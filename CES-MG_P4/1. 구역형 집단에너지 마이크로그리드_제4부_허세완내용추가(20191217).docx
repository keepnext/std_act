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vsd" ContentType="application/vnd.visio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Ind w:w="-3" w:type="dxa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77"/>
        <w:gridCol w:w="3534"/>
        <w:gridCol w:w="3343"/>
      </w:tblGrid>
      <w:tr w:rsidR="002646CB" w:rsidRPr="002646CB" w14:paraId="11A86B46" w14:textId="77777777" w:rsidTr="009F784A">
        <w:tc>
          <w:tcPr>
            <w:tcW w:w="3211" w:type="pct"/>
            <w:gridSpan w:val="2"/>
            <w:shd w:val="clear" w:color="auto" w:fill="auto"/>
          </w:tcPr>
          <w:p w14:paraId="0D4A2E1E" w14:textId="77777777" w:rsidR="00243B65" w:rsidRPr="002646CB" w:rsidRDefault="00243B65" w:rsidP="00597674">
            <w:pPr>
              <w:tabs>
                <w:tab w:val="center" w:pos="2336"/>
              </w:tabs>
              <w:spacing w:line="980" w:lineRule="exact"/>
              <w:rPr>
                <w:rFonts w:eastAsia="돋움"/>
                <w:b/>
                <w:sz w:val="104"/>
              </w:rPr>
            </w:pPr>
            <w:r w:rsidRPr="002646CB">
              <w:rPr>
                <w:rFonts w:eastAsia="돋움" w:hint="eastAsia"/>
                <w:b/>
                <w:sz w:val="104"/>
              </w:rPr>
              <w:t>S</w:t>
            </w:r>
            <w:r w:rsidRPr="002646CB">
              <w:rPr>
                <w:rFonts w:eastAsia="돋움"/>
                <w:b/>
                <w:sz w:val="104"/>
              </w:rPr>
              <w:t>G</w:t>
            </w:r>
            <w:r w:rsidRPr="002646CB">
              <w:rPr>
                <w:rFonts w:eastAsia="돋움" w:hint="eastAsia"/>
                <w:b/>
                <w:sz w:val="104"/>
              </w:rPr>
              <w:t>S</w:t>
            </w:r>
            <w:r w:rsidRPr="002646CB">
              <w:rPr>
                <w:rFonts w:eastAsia="돋움"/>
                <w:b/>
                <w:sz w:val="104"/>
              </w:rPr>
              <w:t>G</w:t>
            </w:r>
            <w:r w:rsidRPr="002646CB">
              <w:rPr>
                <w:rFonts w:eastAsia="돋움" w:hint="eastAsia"/>
                <w:b/>
                <w:sz w:val="104"/>
              </w:rPr>
              <w:t>S</w:t>
            </w:r>
            <w:r w:rsidRPr="002646CB">
              <w:rPr>
                <w:rFonts w:eastAsia="돋움"/>
                <w:b/>
                <w:sz w:val="104"/>
              </w:rPr>
              <w:t>G</w:t>
            </w:r>
            <w:r w:rsidRPr="002646CB">
              <w:rPr>
                <w:rFonts w:eastAsia="돋움" w:hint="eastAsia"/>
                <w:b/>
                <w:sz w:val="104"/>
              </w:rPr>
              <w:t>S</w:t>
            </w:r>
            <w:r w:rsidRPr="002646CB">
              <w:rPr>
                <w:rFonts w:eastAsia="돋움"/>
                <w:b/>
                <w:sz w:val="104"/>
              </w:rPr>
              <w:t>G</w:t>
            </w:r>
          </w:p>
          <w:p w14:paraId="71D7FFF9" w14:textId="77777777" w:rsidR="00243B65" w:rsidRPr="002646CB" w:rsidRDefault="00243B65" w:rsidP="00597674">
            <w:pPr>
              <w:tabs>
                <w:tab w:val="center" w:pos="2336"/>
              </w:tabs>
              <w:spacing w:line="980" w:lineRule="exact"/>
              <w:rPr>
                <w:rFonts w:eastAsia="돋움"/>
                <w:b/>
                <w:sz w:val="104"/>
              </w:rPr>
            </w:pPr>
            <w:r w:rsidRPr="002646CB">
              <w:rPr>
                <w:rFonts w:eastAsia="돋움" w:hint="eastAsia"/>
                <w:b/>
                <w:sz w:val="104"/>
              </w:rPr>
              <w:t>S</w:t>
            </w:r>
            <w:r w:rsidRPr="002646CB">
              <w:rPr>
                <w:rFonts w:eastAsia="돋움"/>
                <w:b/>
                <w:sz w:val="104"/>
              </w:rPr>
              <w:t>G</w:t>
            </w:r>
            <w:r w:rsidRPr="002646CB">
              <w:rPr>
                <w:rFonts w:eastAsia="돋움" w:hint="eastAsia"/>
                <w:b/>
                <w:sz w:val="104"/>
              </w:rPr>
              <w:t>S</w:t>
            </w:r>
            <w:r w:rsidRPr="002646CB">
              <w:rPr>
                <w:rFonts w:eastAsia="돋움"/>
                <w:b/>
                <w:sz w:val="104"/>
              </w:rPr>
              <w:t>G</w:t>
            </w:r>
            <w:r w:rsidRPr="002646CB">
              <w:rPr>
                <w:rFonts w:eastAsia="돋움" w:hint="eastAsia"/>
                <w:b/>
                <w:sz w:val="104"/>
              </w:rPr>
              <w:t>S</w:t>
            </w:r>
            <w:r w:rsidRPr="002646CB">
              <w:rPr>
                <w:rFonts w:eastAsia="돋움"/>
                <w:b/>
                <w:sz w:val="104"/>
              </w:rPr>
              <w:t>G</w:t>
            </w:r>
            <w:r w:rsidRPr="002646CB">
              <w:rPr>
                <w:rFonts w:eastAsia="돋움" w:hint="eastAsia"/>
                <w:b/>
                <w:sz w:val="104"/>
              </w:rPr>
              <w:t>S</w:t>
            </w:r>
          </w:p>
          <w:p w14:paraId="0683F3D0" w14:textId="77777777" w:rsidR="00243B65" w:rsidRPr="002646CB" w:rsidRDefault="00A725B4" w:rsidP="00597674">
            <w:pPr>
              <w:tabs>
                <w:tab w:val="center" w:pos="2336"/>
              </w:tabs>
              <w:spacing w:line="980" w:lineRule="exact"/>
              <w:rPr>
                <w:rFonts w:eastAsia="돋움"/>
                <w:b/>
                <w:sz w:val="104"/>
              </w:rPr>
            </w:pPr>
            <w:r>
              <w:rPr>
                <w:rFonts w:eastAsia="돋움"/>
                <w:b/>
                <w:sz w:val="104"/>
                <w:lang w:val="en-US"/>
              </w:rPr>
              <w:object w:dxaOrig="1440" w:dyaOrig="1440" w14:anchorId="09313AF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9" type="#_x0000_t75" style="position:absolute;left:0;text-align:left;margin-left:226.55pt;margin-top:134.5pt;width:247.8pt;height:205pt;z-index:251658752;visibility:visible;mso-wrap-edited:f;mso-position-vertical-relative:page">
                  <v:imagedata r:id="rId8" o:title=""/>
                  <w10:wrap anchory="page"/>
                </v:shape>
                <o:OLEObject Type="Embed" ProgID="Word.Picture.8" ShapeID="_x0000_s1029" DrawAspect="Content" ObjectID="_1638091562" r:id="rId9"/>
              </w:object>
            </w:r>
            <w:r w:rsidR="00243B65" w:rsidRPr="002646CB">
              <w:rPr>
                <w:rFonts w:eastAsia="돋움" w:hint="eastAsia"/>
                <w:b/>
                <w:sz w:val="104"/>
              </w:rPr>
              <w:t>S</w:t>
            </w:r>
            <w:r w:rsidR="00243B65" w:rsidRPr="002646CB">
              <w:rPr>
                <w:rFonts w:eastAsia="돋움"/>
                <w:b/>
                <w:sz w:val="104"/>
              </w:rPr>
              <w:t>G</w:t>
            </w:r>
            <w:r w:rsidR="00243B65" w:rsidRPr="002646CB">
              <w:rPr>
                <w:rFonts w:eastAsia="돋움" w:hint="eastAsia"/>
                <w:b/>
                <w:sz w:val="104"/>
              </w:rPr>
              <w:t>S</w:t>
            </w:r>
            <w:r w:rsidR="00243B65" w:rsidRPr="002646CB">
              <w:rPr>
                <w:rFonts w:eastAsia="돋움"/>
                <w:b/>
                <w:sz w:val="104"/>
              </w:rPr>
              <w:t>G</w:t>
            </w:r>
            <w:r w:rsidR="00243B65" w:rsidRPr="002646CB">
              <w:rPr>
                <w:rFonts w:eastAsia="돋움" w:hint="eastAsia"/>
                <w:b/>
                <w:sz w:val="104"/>
              </w:rPr>
              <w:t>S</w:t>
            </w:r>
            <w:r w:rsidR="00243B65" w:rsidRPr="002646CB">
              <w:rPr>
                <w:rFonts w:eastAsia="돋움"/>
                <w:b/>
                <w:sz w:val="104"/>
              </w:rPr>
              <w:t>G</w:t>
            </w:r>
          </w:p>
          <w:p w14:paraId="0F2D2BE3" w14:textId="77777777" w:rsidR="00243B65" w:rsidRPr="002646CB" w:rsidRDefault="00243B65" w:rsidP="00597674">
            <w:pPr>
              <w:tabs>
                <w:tab w:val="center" w:pos="2336"/>
              </w:tabs>
              <w:spacing w:line="980" w:lineRule="exact"/>
              <w:rPr>
                <w:rFonts w:eastAsia="돋움"/>
                <w:b/>
                <w:sz w:val="104"/>
              </w:rPr>
            </w:pPr>
            <w:r w:rsidRPr="002646CB">
              <w:rPr>
                <w:rFonts w:eastAsia="돋움" w:hint="eastAsia"/>
                <w:b/>
                <w:sz w:val="104"/>
              </w:rPr>
              <w:t>S</w:t>
            </w:r>
            <w:r w:rsidRPr="002646CB">
              <w:rPr>
                <w:rFonts w:eastAsia="돋움"/>
                <w:b/>
                <w:sz w:val="104"/>
              </w:rPr>
              <w:t>G</w:t>
            </w:r>
            <w:r w:rsidRPr="002646CB">
              <w:rPr>
                <w:rFonts w:eastAsia="돋움" w:hint="eastAsia"/>
                <w:b/>
                <w:sz w:val="104"/>
              </w:rPr>
              <w:t>S</w:t>
            </w:r>
            <w:r w:rsidRPr="002646CB">
              <w:rPr>
                <w:rFonts w:eastAsia="돋움"/>
                <w:b/>
                <w:sz w:val="104"/>
              </w:rPr>
              <w:t>G</w:t>
            </w:r>
            <w:r w:rsidRPr="002646CB">
              <w:rPr>
                <w:rFonts w:eastAsia="돋움" w:hint="eastAsia"/>
                <w:b/>
                <w:sz w:val="104"/>
              </w:rPr>
              <w:t>S</w:t>
            </w:r>
          </w:p>
          <w:p w14:paraId="52F95537" w14:textId="77777777" w:rsidR="00243B65" w:rsidRPr="002646CB" w:rsidRDefault="00243B65" w:rsidP="00597674">
            <w:pPr>
              <w:tabs>
                <w:tab w:val="center" w:pos="2336"/>
              </w:tabs>
              <w:spacing w:line="980" w:lineRule="exact"/>
              <w:rPr>
                <w:rFonts w:eastAsia="돋움"/>
                <w:b/>
                <w:sz w:val="104"/>
              </w:rPr>
            </w:pPr>
            <w:r w:rsidRPr="002646CB">
              <w:rPr>
                <w:rFonts w:eastAsia="돋움" w:hint="eastAsia"/>
                <w:b/>
                <w:sz w:val="104"/>
              </w:rPr>
              <w:t>S</w:t>
            </w:r>
            <w:r w:rsidRPr="002646CB">
              <w:rPr>
                <w:rFonts w:eastAsia="돋움"/>
                <w:b/>
                <w:sz w:val="104"/>
              </w:rPr>
              <w:t>G</w:t>
            </w:r>
            <w:r w:rsidRPr="002646CB">
              <w:rPr>
                <w:rFonts w:eastAsia="돋움" w:hint="eastAsia"/>
                <w:b/>
                <w:sz w:val="104"/>
              </w:rPr>
              <w:t>S</w:t>
            </w:r>
            <w:r w:rsidRPr="002646CB">
              <w:rPr>
                <w:rFonts w:eastAsia="돋움"/>
                <w:b/>
                <w:sz w:val="104"/>
              </w:rPr>
              <w:t>G</w:t>
            </w:r>
          </w:p>
          <w:p w14:paraId="42471033" w14:textId="77777777" w:rsidR="00243B65" w:rsidRPr="002646CB" w:rsidRDefault="00243B65" w:rsidP="00597674">
            <w:pPr>
              <w:tabs>
                <w:tab w:val="center" w:pos="2336"/>
              </w:tabs>
              <w:spacing w:line="980" w:lineRule="exact"/>
              <w:rPr>
                <w:rFonts w:eastAsia="돋움"/>
                <w:b/>
                <w:sz w:val="104"/>
              </w:rPr>
            </w:pPr>
            <w:r w:rsidRPr="002646CB">
              <w:rPr>
                <w:rFonts w:eastAsia="돋움" w:hint="eastAsia"/>
                <w:b/>
                <w:sz w:val="104"/>
              </w:rPr>
              <w:t>S</w:t>
            </w:r>
            <w:r w:rsidRPr="002646CB">
              <w:rPr>
                <w:rFonts w:eastAsia="돋움"/>
                <w:b/>
                <w:sz w:val="104"/>
              </w:rPr>
              <w:t>G</w:t>
            </w:r>
            <w:r w:rsidRPr="002646CB">
              <w:rPr>
                <w:rFonts w:eastAsia="돋움" w:hint="eastAsia"/>
                <w:b/>
                <w:sz w:val="104"/>
              </w:rPr>
              <w:t>S</w:t>
            </w:r>
          </w:p>
          <w:p w14:paraId="3B45399D" w14:textId="77777777" w:rsidR="00243B65" w:rsidRPr="002646CB" w:rsidRDefault="00243B65" w:rsidP="00597674">
            <w:pPr>
              <w:tabs>
                <w:tab w:val="center" w:pos="2336"/>
              </w:tabs>
              <w:spacing w:line="980" w:lineRule="exact"/>
            </w:pPr>
            <w:r w:rsidRPr="002646CB">
              <w:rPr>
                <w:rFonts w:eastAsia="돋움"/>
                <w:b/>
                <w:sz w:val="104"/>
              </w:rPr>
              <w:t>SG</w:t>
            </w:r>
          </w:p>
        </w:tc>
        <w:tc>
          <w:tcPr>
            <w:tcW w:w="1789" w:type="pct"/>
            <w:shd w:val="clear" w:color="auto" w:fill="auto"/>
          </w:tcPr>
          <w:p w14:paraId="69C001A4" w14:textId="00679EF0" w:rsidR="00243B65" w:rsidRPr="002646CB" w:rsidRDefault="00243B65" w:rsidP="00597674">
            <w:pPr>
              <w:jc w:val="right"/>
              <w:rPr>
                <w:rFonts w:eastAsia="돋움"/>
                <w:sz w:val="32"/>
              </w:rPr>
            </w:pPr>
            <w:r w:rsidRPr="002646CB">
              <w:rPr>
                <w:rFonts w:eastAsia="돋움" w:hint="eastAsia"/>
                <w:sz w:val="32"/>
                <w:lang w:val="en-US"/>
              </w:rPr>
              <w:t>SGSF</w:t>
            </w:r>
            <w:r w:rsidRPr="002646CB">
              <w:rPr>
                <w:rFonts w:eastAsia="돋움" w:hint="eastAsia"/>
                <w:sz w:val="32"/>
              </w:rPr>
              <w:t>－</w:t>
            </w:r>
            <w:r w:rsidR="007C0602" w:rsidRPr="002646CB">
              <w:rPr>
                <w:rFonts w:eastAsia="돋움" w:hint="eastAsia"/>
                <w:sz w:val="32"/>
              </w:rPr>
              <w:t>011</w:t>
            </w:r>
            <w:r w:rsidR="007C0602" w:rsidRPr="002646CB">
              <w:rPr>
                <w:rFonts w:eastAsia="돋움" w:hint="eastAsia"/>
                <w:sz w:val="32"/>
              </w:rPr>
              <w:t>－</w:t>
            </w:r>
            <w:r w:rsidR="007C0602" w:rsidRPr="002646CB">
              <w:rPr>
                <w:rFonts w:eastAsia="돋움" w:hint="eastAsia"/>
                <w:sz w:val="32"/>
              </w:rPr>
              <w:t>3</w:t>
            </w:r>
            <w:r w:rsidR="007C0602" w:rsidRPr="002646CB">
              <w:rPr>
                <w:rFonts w:eastAsia="돋움" w:hint="eastAsia"/>
                <w:sz w:val="32"/>
              </w:rPr>
              <w:t>－</w:t>
            </w:r>
            <w:ins w:id="0" w:author="박 진상" w:date="2019-10-08T04:11:00Z">
              <w:r w:rsidR="004D7A0A" w:rsidRPr="002646CB">
                <w:rPr>
                  <w:rFonts w:eastAsia="돋움" w:hint="eastAsia"/>
                  <w:sz w:val="32"/>
                </w:rPr>
                <w:t>4</w:t>
              </w:r>
            </w:ins>
            <w:del w:id="1" w:author="박 진상" w:date="2019-10-08T04:11:00Z">
              <w:r w:rsidR="007C0602" w:rsidRPr="002646CB" w:rsidDel="004D7A0A">
                <w:rPr>
                  <w:rFonts w:eastAsia="돋움"/>
                  <w:sz w:val="32"/>
                </w:rPr>
                <w:delText>3</w:delText>
              </w:r>
            </w:del>
          </w:p>
          <w:p w14:paraId="060BE6F8" w14:textId="77777777" w:rsidR="00243B65" w:rsidRPr="002646CB" w:rsidRDefault="00243B65" w:rsidP="00597674">
            <w:pPr>
              <w:jc w:val="right"/>
              <w:rPr>
                <w:rFonts w:eastAsia="돋움" w:cs="돋움"/>
                <w:bCs/>
                <w:sz w:val="40"/>
              </w:rPr>
            </w:pPr>
          </w:p>
        </w:tc>
      </w:tr>
      <w:tr w:rsidR="002646CB" w:rsidRPr="002646CB" w14:paraId="44B45AC4" w14:textId="77777777" w:rsidTr="00597674">
        <w:trPr>
          <w:trHeight w:val="5182"/>
        </w:trPr>
        <w:tc>
          <w:tcPr>
            <w:tcW w:w="1323" w:type="pct"/>
            <w:shd w:val="clear" w:color="auto" w:fill="auto"/>
          </w:tcPr>
          <w:p w14:paraId="0528123B" w14:textId="77777777" w:rsidR="00243B65" w:rsidRPr="002646CB" w:rsidRDefault="00243B65" w:rsidP="00597674"/>
        </w:tc>
        <w:tc>
          <w:tcPr>
            <w:tcW w:w="3677" w:type="pct"/>
            <w:gridSpan w:val="2"/>
            <w:shd w:val="clear" w:color="auto" w:fill="auto"/>
          </w:tcPr>
          <w:p w14:paraId="36A624A4" w14:textId="6D6D5518" w:rsidR="00243B65" w:rsidRPr="002646CB" w:rsidRDefault="00C2545E" w:rsidP="00EE7182">
            <w:pPr>
              <w:spacing w:line="700" w:lineRule="exact"/>
              <w:jc w:val="right"/>
              <w:rPr>
                <w:rFonts w:eastAsia="돋움"/>
                <w:b/>
                <w:w w:val="60"/>
                <w:sz w:val="62"/>
                <w:szCs w:val="62"/>
                <w:rPrChange w:id="2" w:author="ETRI-김종원" w:date="2019-12-10T10:44:00Z">
                  <w:rPr>
                    <w:rFonts w:eastAsia="돋움"/>
                    <w:b/>
                    <w:color w:val="000000" w:themeColor="text1"/>
                    <w:w w:val="60"/>
                    <w:sz w:val="62"/>
                    <w:szCs w:val="62"/>
                  </w:rPr>
                </w:rPrChange>
              </w:rPr>
            </w:pPr>
            <w:r w:rsidRPr="002646CB">
              <w:rPr>
                <w:rFonts w:eastAsia="돋움" w:hint="eastAsia"/>
                <w:b/>
                <w:w w:val="60"/>
                <w:sz w:val="62"/>
                <w:szCs w:val="62"/>
                <w:rPrChange w:id="3" w:author="ETRI-김종원" w:date="2019-12-10T10:44:00Z">
                  <w:rPr>
                    <w:rFonts w:eastAsia="돋움" w:hint="eastAsia"/>
                    <w:b/>
                    <w:color w:val="000000" w:themeColor="text1"/>
                    <w:w w:val="60"/>
                    <w:sz w:val="62"/>
                    <w:szCs w:val="62"/>
                  </w:rPr>
                </w:rPrChange>
              </w:rPr>
              <w:t>구역형</w:t>
            </w:r>
            <w:r w:rsidRPr="002646CB">
              <w:rPr>
                <w:rFonts w:eastAsia="돋움"/>
                <w:b/>
                <w:w w:val="60"/>
                <w:sz w:val="62"/>
                <w:szCs w:val="62"/>
                <w:rPrChange w:id="4" w:author="ETRI-김종원" w:date="2019-12-10T10:44:00Z">
                  <w:rPr>
                    <w:rFonts w:eastAsia="돋움"/>
                    <w:b/>
                    <w:color w:val="000000" w:themeColor="text1"/>
                    <w:w w:val="60"/>
                    <w:sz w:val="62"/>
                    <w:szCs w:val="62"/>
                  </w:rPr>
                </w:rPrChange>
              </w:rPr>
              <w:t xml:space="preserve"> </w:t>
            </w:r>
            <w:r w:rsidRPr="002646CB">
              <w:rPr>
                <w:rFonts w:eastAsia="돋움" w:hint="eastAsia"/>
                <w:b/>
                <w:w w:val="60"/>
                <w:sz w:val="62"/>
                <w:szCs w:val="62"/>
                <w:rPrChange w:id="5" w:author="ETRI-김종원" w:date="2019-12-10T10:44:00Z">
                  <w:rPr>
                    <w:rFonts w:eastAsia="돋움" w:hint="eastAsia"/>
                    <w:b/>
                    <w:color w:val="000000" w:themeColor="text1"/>
                    <w:w w:val="60"/>
                    <w:sz w:val="62"/>
                    <w:szCs w:val="62"/>
                  </w:rPr>
                </w:rPrChange>
              </w:rPr>
              <w:t>집단에너지</w:t>
            </w:r>
            <w:r w:rsidR="00243B65" w:rsidRPr="002646CB">
              <w:rPr>
                <w:rFonts w:eastAsia="돋움"/>
                <w:b/>
                <w:w w:val="60"/>
                <w:sz w:val="62"/>
                <w:szCs w:val="62"/>
                <w:rPrChange w:id="6" w:author="ETRI-김종원" w:date="2019-12-10T10:44:00Z">
                  <w:rPr>
                    <w:rFonts w:eastAsia="돋움"/>
                    <w:b/>
                    <w:color w:val="000000" w:themeColor="text1"/>
                    <w:w w:val="60"/>
                    <w:sz w:val="62"/>
                    <w:szCs w:val="62"/>
                  </w:rPr>
                </w:rPrChange>
              </w:rPr>
              <w:t xml:space="preserve"> </w:t>
            </w:r>
            <w:r w:rsidR="00243B65" w:rsidRPr="002646CB">
              <w:rPr>
                <w:rFonts w:eastAsia="돋움" w:hint="eastAsia"/>
                <w:b/>
                <w:w w:val="60"/>
                <w:sz w:val="62"/>
                <w:szCs w:val="62"/>
                <w:rPrChange w:id="7" w:author="ETRI-김종원" w:date="2019-12-10T10:44:00Z">
                  <w:rPr>
                    <w:rFonts w:eastAsia="돋움" w:hint="eastAsia"/>
                    <w:b/>
                    <w:color w:val="000000" w:themeColor="text1"/>
                    <w:w w:val="60"/>
                    <w:sz w:val="62"/>
                    <w:szCs w:val="62"/>
                  </w:rPr>
                </w:rPrChange>
              </w:rPr>
              <w:t>마이크로그리드</w:t>
            </w:r>
          </w:p>
          <w:p w14:paraId="1ED8816B" w14:textId="25375EF5" w:rsidR="00243B65" w:rsidRPr="002646CB" w:rsidRDefault="00243B65" w:rsidP="00597674">
            <w:pPr>
              <w:spacing w:line="700" w:lineRule="exact"/>
              <w:jc w:val="right"/>
              <w:rPr>
                <w:rFonts w:eastAsia="돋움"/>
                <w:sz w:val="44"/>
              </w:rPr>
            </w:pPr>
            <w:r w:rsidRPr="002646CB">
              <w:rPr>
                <w:rFonts w:eastAsia="돋움" w:hint="eastAsia"/>
                <w:b/>
                <w:w w:val="60"/>
                <w:sz w:val="62"/>
                <w:szCs w:val="62"/>
                <w:rPrChange w:id="8" w:author="ETRI-김종원" w:date="2019-12-10T10:44:00Z">
                  <w:rPr>
                    <w:rFonts w:eastAsia="돋움" w:hint="eastAsia"/>
                    <w:b/>
                    <w:color w:val="000000" w:themeColor="text1"/>
                    <w:w w:val="60"/>
                    <w:sz w:val="62"/>
                    <w:szCs w:val="62"/>
                  </w:rPr>
                </w:rPrChange>
              </w:rPr>
              <w:t>—</w:t>
            </w:r>
            <w:r w:rsidRPr="002646CB">
              <w:rPr>
                <w:rFonts w:eastAsia="돋움"/>
                <w:b/>
                <w:w w:val="60"/>
                <w:sz w:val="62"/>
                <w:szCs w:val="62"/>
                <w:rPrChange w:id="9" w:author="ETRI-김종원" w:date="2019-12-10T10:44:00Z">
                  <w:rPr>
                    <w:rFonts w:eastAsia="돋움"/>
                    <w:b/>
                    <w:color w:val="000000" w:themeColor="text1"/>
                    <w:w w:val="60"/>
                    <w:sz w:val="62"/>
                    <w:szCs w:val="62"/>
                  </w:rPr>
                </w:rPrChange>
              </w:rPr>
              <w:t xml:space="preserve"> </w:t>
            </w:r>
            <w:r w:rsidRPr="002646CB">
              <w:rPr>
                <w:rFonts w:eastAsia="돋움" w:hint="eastAsia"/>
                <w:b/>
                <w:w w:val="60"/>
                <w:sz w:val="62"/>
                <w:szCs w:val="62"/>
                <w:rPrChange w:id="10" w:author="ETRI-김종원" w:date="2019-12-10T10:44:00Z">
                  <w:rPr>
                    <w:rFonts w:eastAsia="돋움" w:hint="eastAsia"/>
                    <w:b/>
                    <w:color w:val="000000" w:themeColor="text1"/>
                    <w:w w:val="60"/>
                    <w:sz w:val="62"/>
                    <w:szCs w:val="62"/>
                  </w:rPr>
                </w:rPrChange>
              </w:rPr>
              <w:t>제</w:t>
            </w:r>
            <w:ins w:id="11" w:author="박 진상" w:date="2019-10-08T04:11:00Z">
              <w:r w:rsidR="004D7A0A" w:rsidRPr="002646CB">
                <w:rPr>
                  <w:rFonts w:eastAsia="돋움"/>
                  <w:b/>
                  <w:w w:val="60"/>
                  <w:sz w:val="62"/>
                  <w:szCs w:val="62"/>
                  <w:rPrChange w:id="12" w:author="ETRI-김종원" w:date="2019-12-10T10:44:00Z">
                    <w:rPr>
                      <w:rFonts w:eastAsia="돋움"/>
                      <w:b/>
                      <w:color w:val="000000" w:themeColor="text1"/>
                      <w:w w:val="60"/>
                      <w:sz w:val="62"/>
                      <w:szCs w:val="62"/>
                    </w:rPr>
                  </w:rPrChange>
                </w:rPr>
                <w:t>4</w:t>
              </w:r>
            </w:ins>
            <w:del w:id="13" w:author="박 진상" w:date="2019-10-08T04:11:00Z">
              <w:r w:rsidR="004C3527" w:rsidRPr="002646CB" w:rsidDel="004D7A0A">
                <w:rPr>
                  <w:rFonts w:eastAsia="돋움"/>
                  <w:b/>
                  <w:w w:val="60"/>
                  <w:sz w:val="62"/>
                  <w:szCs w:val="62"/>
                  <w:rPrChange w:id="14" w:author="ETRI-김종원" w:date="2019-12-10T10:44:00Z">
                    <w:rPr>
                      <w:rFonts w:eastAsia="돋움"/>
                      <w:b/>
                      <w:color w:val="000000" w:themeColor="text1"/>
                      <w:w w:val="60"/>
                      <w:sz w:val="62"/>
                      <w:szCs w:val="62"/>
                    </w:rPr>
                  </w:rPrChange>
                </w:rPr>
                <w:delText>3</w:delText>
              </w:r>
            </w:del>
            <w:r w:rsidRPr="002646CB">
              <w:rPr>
                <w:rFonts w:eastAsia="돋움" w:hint="eastAsia"/>
                <w:b/>
                <w:w w:val="60"/>
                <w:sz w:val="62"/>
                <w:szCs w:val="62"/>
                <w:rPrChange w:id="15" w:author="ETRI-김종원" w:date="2019-12-10T10:44:00Z">
                  <w:rPr>
                    <w:rFonts w:eastAsia="돋움" w:hint="eastAsia"/>
                    <w:b/>
                    <w:color w:val="000000" w:themeColor="text1"/>
                    <w:w w:val="60"/>
                    <w:sz w:val="62"/>
                    <w:szCs w:val="62"/>
                  </w:rPr>
                </w:rPrChange>
              </w:rPr>
              <w:t>부</w:t>
            </w:r>
            <w:r w:rsidRPr="002646CB">
              <w:rPr>
                <w:rFonts w:eastAsia="돋움"/>
                <w:b/>
                <w:w w:val="60"/>
                <w:sz w:val="62"/>
                <w:szCs w:val="62"/>
                <w:rPrChange w:id="16" w:author="ETRI-김종원" w:date="2019-12-10T10:44:00Z">
                  <w:rPr>
                    <w:rFonts w:eastAsia="돋움"/>
                    <w:b/>
                    <w:color w:val="000000" w:themeColor="text1"/>
                    <w:w w:val="60"/>
                    <w:sz w:val="62"/>
                    <w:szCs w:val="62"/>
                  </w:rPr>
                </w:rPrChange>
              </w:rPr>
              <w:t xml:space="preserve">: </w:t>
            </w:r>
            <w:ins w:id="17" w:author="박 진상" w:date="2019-10-08T04:43:00Z">
              <w:r w:rsidR="006B3701" w:rsidRPr="002646CB">
                <w:rPr>
                  <w:rFonts w:eastAsia="돋움" w:hint="eastAsia"/>
                  <w:b/>
                  <w:w w:val="60"/>
                  <w:sz w:val="62"/>
                  <w:szCs w:val="62"/>
                  <w:rPrChange w:id="18" w:author="ETRI-김종원" w:date="2019-12-10T10:44:00Z">
                    <w:rPr>
                      <w:rFonts w:eastAsia="돋움" w:hint="eastAsia"/>
                      <w:b/>
                      <w:color w:val="000000" w:themeColor="text1"/>
                      <w:w w:val="60"/>
                      <w:sz w:val="62"/>
                      <w:szCs w:val="62"/>
                    </w:rPr>
                  </w:rPrChange>
                </w:rPr>
                <w:t>분산자원</w:t>
              </w:r>
            </w:ins>
            <w:ins w:id="19" w:author="박 진상" w:date="2019-10-08T04:31:00Z">
              <w:r w:rsidR="000A748A" w:rsidRPr="002646CB">
                <w:rPr>
                  <w:rFonts w:eastAsia="돋움"/>
                  <w:b/>
                  <w:w w:val="60"/>
                  <w:sz w:val="62"/>
                  <w:szCs w:val="62"/>
                  <w:rPrChange w:id="20" w:author="ETRI-김종원" w:date="2019-12-10T10:44:00Z">
                    <w:rPr>
                      <w:rFonts w:eastAsia="돋움"/>
                      <w:b/>
                      <w:color w:val="000000" w:themeColor="text1"/>
                      <w:w w:val="60"/>
                      <w:sz w:val="62"/>
                      <w:szCs w:val="62"/>
                    </w:rPr>
                  </w:rPrChange>
                </w:rPr>
                <w:t xml:space="preserve"> </w:t>
              </w:r>
            </w:ins>
            <w:ins w:id="21" w:author="박 진상" w:date="2019-10-08T04:11:00Z">
              <w:r w:rsidR="004D7A0A" w:rsidRPr="002646CB">
                <w:rPr>
                  <w:rFonts w:eastAsia="돋움" w:hint="eastAsia"/>
                  <w:b/>
                  <w:w w:val="60"/>
                  <w:sz w:val="62"/>
                  <w:szCs w:val="62"/>
                  <w:rPrChange w:id="22" w:author="ETRI-김종원" w:date="2019-12-10T10:44:00Z">
                    <w:rPr>
                      <w:rFonts w:eastAsia="돋움" w:hint="eastAsia"/>
                      <w:b/>
                      <w:color w:val="000000" w:themeColor="text1"/>
                      <w:w w:val="60"/>
                      <w:sz w:val="62"/>
                      <w:szCs w:val="62"/>
                    </w:rPr>
                  </w:rPrChange>
                </w:rPr>
                <w:t>안정화</w:t>
              </w:r>
            </w:ins>
            <w:ins w:id="23" w:author="ETRI-김종원" w:date="2019-11-04T21:12:00Z">
              <w:r w:rsidR="008A7B60" w:rsidRPr="002646CB">
                <w:rPr>
                  <w:rFonts w:eastAsia="돋움"/>
                  <w:b/>
                  <w:w w:val="60"/>
                  <w:sz w:val="62"/>
                  <w:szCs w:val="62"/>
                  <w:rPrChange w:id="24" w:author="ETRI-김종원" w:date="2019-12-10T10:44:00Z">
                    <w:rPr>
                      <w:rFonts w:eastAsia="돋움"/>
                      <w:b/>
                      <w:color w:val="000000" w:themeColor="text1"/>
                      <w:w w:val="60"/>
                      <w:sz w:val="62"/>
                      <w:szCs w:val="62"/>
                    </w:rPr>
                  </w:rPrChange>
                </w:rPr>
                <w:t xml:space="preserve"> </w:t>
              </w:r>
            </w:ins>
            <w:ins w:id="25" w:author="박 진상" w:date="2019-10-08T04:11:00Z">
              <w:r w:rsidR="004D7A0A" w:rsidRPr="002646CB">
                <w:rPr>
                  <w:rFonts w:eastAsia="돋움" w:hint="eastAsia"/>
                  <w:b/>
                  <w:w w:val="60"/>
                  <w:sz w:val="62"/>
                  <w:szCs w:val="62"/>
                  <w:rPrChange w:id="26" w:author="ETRI-김종원" w:date="2019-12-10T10:44:00Z">
                    <w:rPr>
                      <w:rFonts w:eastAsia="돋움" w:hint="eastAsia"/>
                      <w:b/>
                      <w:color w:val="000000" w:themeColor="text1"/>
                      <w:w w:val="60"/>
                      <w:sz w:val="62"/>
                      <w:szCs w:val="62"/>
                    </w:rPr>
                  </w:rPrChange>
                </w:rPr>
                <w:t>특성지</w:t>
              </w:r>
            </w:ins>
            <w:ins w:id="27" w:author="박 진상" w:date="2019-10-08T04:12:00Z">
              <w:r w:rsidR="004D7A0A" w:rsidRPr="002646CB">
                <w:rPr>
                  <w:rFonts w:eastAsia="돋움" w:hint="eastAsia"/>
                  <w:b/>
                  <w:w w:val="60"/>
                  <w:sz w:val="62"/>
                  <w:szCs w:val="62"/>
                  <w:rPrChange w:id="28" w:author="ETRI-김종원" w:date="2019-12-10T10:44:00Z">
                    <w:rPr>
                      <w:rFonts w:eastAsia="돋움" w:hint="eastAsia"/>
                      <w:b/>
                      <w:color w:val="000000" w:themeColor="text1"/>
                      <w:w w:val="60"/>
                      <w:sz w:val="62"/>
                      <w:szCs w:val="62"/>
                    </w:rPr>
                  </w:rPrChange>
                </w:rPr>
                <w:t>표</w:t>
              </w:r>
            </w:ins>
            <w:del w:id="29" w:author="박 진상" w:date="2019-10-08T04:12:00Z">
              <w:r w:rsidRPr="002646CB" w:rsidDel="004D7A0A">
                <w:rPr>
                  <w:rFonts w:eastAsia="돋움" w:hint="eastAsia"/>
                  <w:b/>
                  <w:w w:val="60"/>
                  <w:sz w:val="62"/>
                  <w:szCs w:val="62"/>
                  <w:rPrChange w:id="30" w:author="ETRI-김종원" w:date="2019-12-10T10:44:00Z">
                    <w:rPr>
                      <w:rFonts w:eastAsia="돋움" w:hint="eastAsia"/>
                      <w:b/>
                      <w:color w:val="000000" w:themeColor="text1"/>
                      <w:w w:val="60"/>
                      <w:sz w:val="62"/>
                      <w:szCs w:val="62"/>
                    </w:rPr>
                  </w:rPrChange>
                </w:rPr>
                <w:delText>운</w:delText>
              </w:r>
              <w:r w:rsidR="00D8629A" w:rsidRPr="002646CB" w:rsidDel="004D7A0A">
                <w:rPr>
                  <w:rFonts w:eastAsia="돋움" w:hint="eastAsia"/>
                  <w:b/>
                  <w:w w:val="60"/>
                  <w:sz w:val="62"/>
                  <w:szCs w:val="62"/>
                  <w:rPrChange w:id="31" w:author="ETRI-김종원" w:date="2019-12-10T10:44:00Z">
                    <w:rPr>
                      <w:rFonts w:eastAsia="돋움" w:hint="eastAsia"/>
                      <w:b/>
                      <w:color w:val="000000" w:themeColor="text1"/>
                      <w:w w:val="60"/>
                      <w:sz w:val="62"/>
                      <w:szCs w:val="62"/>
                    </w:rPr>
                  </w:rPrChange>
                </w:rPr>
                <w:delText>전</w:delText>
              </w:r>
              <w:r w:rsidRPr="002646CB" w:rsidDel="004D7A0A">
                <w:rPr>
                  <w:rFonts w:eastAsia="돋움"/>
                  <w:b/>
                  <w:w w:val="60"/>
                  <w:sz w:val="62"/>
                  <w:szCs w:val="62"/>
                  <w:rPrChange w:id="32" w:author="ETRI-김종원" w:date="2019-12-10T10:44:00Z">
                    <w:rPr>
                      <w:rFonts w:eastAsia="돋움"/>
                      <w:b/>
                      <w:color w:val="000000" w:themeColor="text1"/>
                      <w:w w:val="60"/>
                      <w:sz w:val="62"/>
                      <w:szCs w:val="62"/>
                    </w:rPr>
                  </w:rPrChange>
                </w:rPr>
                <w:delText xml:space="preserve"> </w:delText>
              </w:r>
              <w:r w:rsidRPr="002646CB" w:rsidDel="004D7A0A">
                <w:rPr>
                  <w:rFonts w:eastAsia="돋움" w:hint="eastAsia"/>
                  <w:b/>
                  <w:w w:val="60"/>
                  <w:sz w:val="62"/>
                  <w:szCs w:val="62"/>
                  <w:rPrChange w:id="33" w:author="ETRI-김종원" w:date="2019-12-10T10:44:00Z">
                    <w:rPr>
                      <w:rFonts w:eastAsia="돋움" w:hint="eastAsia"/>
                      <w:b/>
                      <w:color w:val="000000" w:themeColor="text1"/>
                      <w:w w:val="60"/>
                      <w:sz w:val="62"/>
                      <w:szCs w:val="62"/>
                    </w:rPr>
                  </w:rPrChange>
                </w:rPr>
                <w:delText>및</w:delText>
              </w:r>
              <w:r w:rsidRPr="002646CB" w:rsidDel="004D7A0A">
                <w:rPr>
                  <w:rFonts w:eastAsia="돋움"/>
                  <w:b/>
                  <w:w w:val="60"/>
                  <w:sz w:val="62"/>
                  <w:szCs w:val="62"/>
                  <w:rPrChange w:id="34" w:author="ETRI-김종원" w:date="2019-12-10T10:44:00Z">
                    <w:rPr>
                      <w:rFonts w:eastAsia="돋움"/>
                      <w:b/>
                      <w:color w:val="000000" w:themeColor="text1"/>
                      <w:w w:val="60"/>
                      <w:sz w:val="62"/>
                      <w:szCs w:val="62"/>
                    </w:rPr>
                  </w:rPrChange>
                </w:rPr>
                <w:delText xml:space="preserve"> </w:delText>
              </w:r>
              <w:r w:rsidRPr="002646CB" w:rsidDel="004D7A0A">
                <w:rPr>
                  <w:rFonts w:eastAsia="돋움" w:hint="eastAsia"/>
                  <w:b/>
                  <w:w w:val="60"/>
                  <w:sz w:val="62"/>
                  <w:szCs w:val="62"/>
                  <w:rPrChange w:id="35" w:author="ETRI-김종원" w:date="2019-12-10T10:44:00Z">
                    <w:rPr>
                      <w:rFonts w:eastAsia="돋움" w:hint="eastAsia"/>
                      <w:b/>
                      <w:color w:val="000000" w:themeColor="text1"/>
                      <w:w w:val="60"/>
                      <w:sz w:val="62"/>
                      <w:szCs w:val="62"/>
                    </w:rPr>
                  </w:rPrChange>
                </w:rPr>
                <w:delText>제어</w:delText>
              </w:r>
            </w:del>
          </w:p>
          <w:p w14:paraId="72E9B78A" w14:textId="71304595" w:rsidR="00243B65" w:rsidRPr="002646CB" w:rsidRDefault="00243B65" w:rsidP="00597674">
            <w:pPr>
              <w:jc w:val="right"/>
              <w:textAlignment w:val="center"/>
              <w:rPr>
                <w:rFonts w:eastAsia="돋움"/>
                <w:sz w:val="44"/>
              </w:rPr>
            </w:pPr>
            <w:r w:rsidRPr="002646CB">
              <w:rPr>
                <w:rFonts w:eastAsia="돋움"/>
                <w:sz w:val="44"/>
              </w:rPr>
              <w:t>SGSF</w:t>
            </w:r>
            <w:r w:rsidRPr="002646CB">
              <w:rPr>
                <w:rFonts w:eastAsia="돋움" w:hint="eastAsia"/>
                <w:sz w:val="44"/>
              </w:rPr>
              <w:t>－</w:t>
            </w:r>
            <w:r w:rsidR="007C0602" w:rsidRPr="002646CB">
              <w:rPr>
                <w:rFonts w:eastAsia="돋움"/>
                <w:sz w:val="44"/>
              </w:rPr>
              <w:t>011</w:t>
            </w:r>
            <w:r w:rsidRPr="002646CB">
              <w:rPr>
                <w:rFonts w:eastAsia="돋움" w:hint="eastAsia"/>
                <w:sz w:val="44"/>
              </w:rPr>
              <w:t>－</w:t>
            </w:r>
            <w:r w:rsidR="007C0602" w:rsidRPr="002646CB">
              <w:rPr>
                <w:rFonts w:eastAsia="돋움"/>
                <w:sz w:val="44"/>
              </w:rPr>
              <w:t>3</w:t>
            </w:r>
            <w:r w:rsidR="007C0602" w:rsidRPr="002646CB">
              <w:rPr>
                <w:rFonts w:eastAsia="돋움" w:hint="eastAsia"/>
                <w:sz w:val="44"/>
              </w:rPr>
              <w:t>－</w:t>
            </w:r>
            <w:ins w:id="36" w:author="박 진상" w:date="2019-10-08T04:13:00Z">
              <w:r w:rsidR="004D7A0A" w:rsidRPr="002646CB">
                <w:rPr>
                  <w:rFonts w:eastAsia="돋움"/>
                  <w:sz w:val="44"/>
                </w:rPr>
                <w:t>4</w:t>
              </w:r>
            </w:ins>
            <w:del w:id="37" w:author="박 진상" w:date="2019-10-08T04:13:00Z">
              <w:r w:rsidR="007C0602" w:rsidRPr="002646CB" w:rsidDel="004D7A0A">
                <w:rPr>
                  <w:rFonts w:eastAsia="돋움"/>
                  <w:sz w:val="44"/>
                </w:rPr>
                <w:delText>3</w:delText>
              </w:r>
            </w:del>
            <w:r w:rsidRPr="002646CB">
              <w:rPr>
                <w:rFonts w:eastAsia="돋움"/>
                <w:sz w:val="36"/>
              </w:rPr>
              <w:t>:201</w:t>
            </w:r>
            <w:ins w:id="38" w:author="박 진상" w:date="2019-10-08T04:13:00Z">
              <w:r w:rsidR="004D7A0A" w:rsidRPr="002646CB">
                <w:rPr>
                  <w:rFonts w:eastAsia="돋움"/>
                  <w:sz w:val="36"/>
                </w:rPr>
                <w:t>9</w:t>
              </w:r>
            </w:ins>
            <w:del w:id="39" w:author="박 진상" w:date="2019-10-08T04:13:00Z">
              <w:r w:rsidRPr="002646CB" w:rsidDel="004D7A0A">
                <w:rPr>
                  <w:rFonts w:eastAsia="돋움"/>
                  <w:sz w:val="36"/>
                </w:rPr>
                <w:delText>7</w:delText>
              </w:r>
            </w:del>
          </w:p>
          <w:p w14:paraId="0B3328E4" w14:textId="77777777" w:rsidR="00243B65" w:rsidRPr="002646CB" w:rsidRDefault="00243B65" w:rsidP="00597674">
            <w:pPr>
              <w:jc w:val="right"/>
              <w:rPr>
                <w:rFonts w:eastAsia="돋움"/>
                <w:bCs/>
                <w:sz w:val="44"/>
              </w:rPr>
            </w:pPr>
          </w:p>
        </w:tc>
      </w:tr>
      <w:tr w:rsidR="002646CB" w:rsidRPr="002646CB" w14:paraId="10C3A7B5" w14:textId="77777777" w:rsidTr="009F784A">
        <w:tc>
          <w:tcPr>
            <w:tcW w:w="5000" w:type="pct"/>
            <w:gridSpan w:val="3"/>
            <w:shd w:val="clear" w:color="auto" w:fill="auto"/>
          </w:tcPr>
          <w:p w14:paraId="560AE3EC" w14:textId="77777777" w:rsidR="00243B65" w:rsidRPr="002646CB" w:rsidRDefault="00243B65" w:rsidP="00597674">
            <w:pPr>
              <w:pStyle w:val="aa"/>
              <w:tabs>
                <w:tab w:val="left" w:pos="8289"/>
                <w:tab w:val="left" w:pos="25600"/>
                <w:tab w:val="left" w:pos="26400"/>
                <w:tab w:val="left" w:pos="27200"/>
                <w:tab w:val="left" w:pos="28000"/>
                <w:tab w:val="left" w:pos="28800"/>
                <w:tab w:val="left" w:pos="29600"/>
                <w:tab w:val="left" w:pos="30400"/>
                <w:tab w:val="left" w:pos="31200"/>
              </w:tabs>
              <w:wordWrap/>
              <w:spacing w:line="300" w:lineRule="auto"/>
              <w:jc w:val="right"/>
              <w:rPr>
                <w:rFonts w:ascii="바탕" w:hAnsi="바탕"/>
                <w:b/>
                <w:bCs/>
                <w:color w:val="auto"/>
                <w:sz w:val="48"/>
                <w:szCs w:val="36"/>
                <w:rPrChange w:id="40" w:author="ETRI-김종원" w:date="2019-12-10T10:44:00Z">
                  <w:rPr>
                    <w:rFonts w:ascii="바탕" w:hAnsi="바탕"/>
                    <w:b/>
                    <w:bCs/>
                    <w:sz w:val="48"/>
                    <w:szCs w:val="36"/>
                  </w:rPr>
                </w:rPrChange>
              </w:rPr>
            </w:pPr>
            <w:r w:rsidRPr="002646CB">
              <w:rPr>
                <w:rFonts w:ascii="바탕" w:hAnsi="바탕" w:hint="eastAsia"/>
                <w:b/>
                <w:bCs/>
                <w:color w:val="auto"/>
                <w:w w:val="90"/>
                <w:sz w:val="48"/>
                <w:szCs w:val="36"/>
                <w:rPrChange w:id="41" w:author="ETRI-김종원" w:date="2019-12-10T10:44:00Z">
                  <w:rPr>
                    <w:rFonts w:ascii="바탕" w:hAnsi="바탕" w:hint="eastAsia"/>
                    <w:b/>
                    <w:bCs/>
                    <w:w w:val="90"/>
                    <w:sz w:val="48"/>
                    <w:szCs w:val="36"/>
                  </w:rPr>
                </w:rPrChange>
              </w:rPr>
              <w:t>한</w:t>
            </w:r>
            <w:r w:rsidRPr="002646CB">
              <w:rPr>
                <w:rFonts w:ascii="바탕" w:hAnsi="바탕"/>
                <w:b/>
                <w:bCs/>
                <w:color w:val="auto"/>
                <w:w w:val="90"/>
                <w:sz w:val="48"/>
                <w:szCs w:val="36"/>
                <w:rPrChange w:id="42" w:author="ETRI-김종원" w:date="2019-12-10T10:44:00Z">
                  <w:rPr>
                    <w:rFonts w:ascii="바탕" w:hAnsi="바탕"/>
                    <w:b/>
                    <w:bCs/>
                    <w:w w:val="90"/>
                    <w:sz w:val="48"/>
                    <w:szCs w:val="36"/>
                  </w:rPr>
                </w:rPrChange>
              </w:rPr>
              <w:t xml:space="preserve"> </w:t>
            </w:r>
            <w:r w:rsidRPr="002646CB">
              <w:rPr>
                <w:rFonts w:ascii="바탕" w:hAnsi="바탕" w:hint="eastAsia"/>
                <w:b/>
                <w:bCs/>
                <w:color w:val="auto"/>
                <w:w w:val="90"/>
                <w:sz w:val="48"/>
                <w:szCs w:val="36"/>
                <w:rPrChange w:id="43" w:author="ETRI-김종원" w:date="2019-12-10T10:44:00Z">
                  <w:rPr>
                    <w:rFonts w:ascii="바탕" w:hAnsi="바탕" w:hint="eastAsia"/>
                    <w:b/>
                    <w:bCs/>
                    <w:w w:val="90"/>
                    <w:sz w:val="48"/>
                    <w:szCs w:val="36"/>
                  </w:rPr>
                </w:rPrChange>
              </w:rPr>
              <w:t>국</w:t>
            </w:r>
            <w:r w:rsidRPr="002646CB">
              <w:rPr>
                <w:rFonts w:ascii="바탕" w:hAnsi="바탕"/>
                <w:b/>
                <w:bCs/>
                <w:color w:val="auto"/>
                <w:w w:val="90"/>
                <w:sz w:val="48"/>
                <w:szCs w:val="36"/>
                <w:rPrChange w:id="44" w:author="ETRI-김종원" w:date="2019-12-10T10:44:00Z">
                  <w:rPr>
                    <w:rFonts w:ascii="바탕" w:hAnsi="바탕"/>
                    <w:b/>
                    <w:bCs/>
                    <w:w w:val="90"/>
                    <w:sz w:val="48"/>
                    <w:szCs w:val="36"/>
                  </w:rPr>
                </w:rPrChange>
              </w:rPr>
              <w:t xml:space="preserve"> </w:t>
            </w:r>
            <w:r w:rsidRPr="002646CB">
              <w:rPr>
                <w:rFonts w:ascii="바탕" w:hAnsi="바탕" w:hint="eastAsia"/>
                <w:b/>
                <w:bCs/>
                <w:color w:val="auto"/>
                <w:w w:val="90"/>
                <w:sz w:val="48"/>
                <w:szCs w:val="36"/>
                <w:rPrChange w:id="45" w:author="ETRI-김종원" w:date="2019-12-10T10:44:00Z">
                  <w:rPr>
                    <w:rFonts w:ascii="바탕" w:hAnsi="바탕" w:hint="eastAsia"/>
                    <w:b/>
                    <w:bCs/>
                    <w:w w:val="90"/>
                    <w:sz w:val="48"/>
                    <w:szCs w:val="36"/>
                  </w:rPr>
                </w:rPrChange>
              </w:rPr>
              <w:t>스</w:t>
            </w:r>
            <w:r w:rsidRPr="002646CB">
              <w:rPr>
                <w:rFonts w:ascii="바탕" w:hAnsi="바탕"/>
                <w:b/>
                <w:bCs/>
                <w:color w:val="auto"/>
                <w:w w:val="90"/>
                <w:sz w:val="48"/>
                <w:szCs w:val="36"/>
                <w:rPrChange w:id="46" w:author="ETRI-김종원" w:date="2019-12-10T10:44:00Z">
                  <w:rPr>
                    <w:rFonts w:ascii="바탕" w:hAnsi="바탕"/>
                    <w:b/>
                    <w:bCs/>
                    <w:w w:val="90"/>
                    <w:sz w:val="48"/>
                    <w:szCs w:val="36"/>
                  </w:rPr>
                </w:rPrChange>
              </w:rPr>
              <w:t xml:space="preserve"> </w:t>
            </w:r>
            <w:r w:rsidRPr="002646CB">
              <w:rPr>
                <w:rFonts w:ascii="바탕" w:hAnsi="바탕" w:hint="eastAsia"/>
                <w:b/>
                <w:bCs/>
                <w:color w:val="auto"/>
                <w:w w:val="90"/>
                <w:sz w:val="48"/>
                <w:szCs w:val="36"/>
                <w:rPrChange w:id="47" w:author="ETRI-김종원" w:date="2019-12-10T10:44:00Z">
                  <w:rPr>
                    <w:rFonts w:ascii="바탕" w:hAnsi="바탕" w:hint="eastAsia"/>
                    <w:b/>
                    <w:bCs/>
                    <w:w w:val="90"/>
                    <w:sz w:val="48"/>
                    <w:szCs w:val="36"/>
                  </w:rPr>
                </w:rPrChange>
              </w:rPr>
              <w:t>마</w:t>
            </w:r>
            <w:r w:rsidRPr="002646CB">
              <w:rPr>
                <w:rFonts w:ascii="바탕" w:hAnsi="바탕"/>
                <w:b/>
                <w:bCs/>
                <w:color w:val="auto"/>
                <w:w w:val="90"/>
                <w:sz w:val="48"/>
                <w:szCs w:val="36"/>
                <w:rPrChange w:id="48" w:author="ETRI-김종원" w:date="2019-12-10T10:44:00Z">
                  <w:rPr>
                    <w:rFonts w:ascii="바탕" w:hAnsi="바탕"/>
                    <w:b/>
                    <w:bCs/>
                    <w:w w:val="90"/>
                    <w:sz w:val="48"/>
                    <w:szCs w:val="36"/>
                  </w:rPr>
                </w:rPrChange>
              </w:rPr>
              <w:t xml:space="preserve"> </w:t>
            </w:r>
            <w:r w:rsidRPr="002646CB">
              <w:rPr>
                <w:rFonts w:ascii="바탕" w:hAnsi="바탕" w:hint="eastAsia"/>
                <w:b/>
                <w:bCs/>
                <w:color w:val="auto"/>
                <w:w w:val="90"/>
                <w:sz w:val="48"/>
                <w:szCs w:val="36"/>
                <w:rPrChange w:id="49" w:author="ETRI-김종원" w:date="2019-12-10T10:44:00Z">
                  <w:rPr>
                    <w:rFonts w:ascii="바탕" w:hAnsi="바탕" w:hint="eastAsia"/>
                    <w:b/>
                    <w:bCs/>
                    <w:w w:val="90"/>
                    <w:sz w:val="48"/>
                    <w:szCs w:val="36"/>
                  </w:rPr>
                </w:rPrChange>
              </w:rPr>
              <w:t>트</w:t>
            </w:r>
            <w:r w:rsidRPr="002646CB">
              <w:rPr>
                <w:rFonts w:ascii="바탕" w:hAnsi="바탕"/>
                <w:b/>
                <w:bCs/>
                <w:color w:val="auto"/>
                <w:w w:val="90"/>
                <w:sz w:val="48"/>
                <w:szCs w:val="36"/>
                <w:rPrChange w:id="50" w:author="ETRI-김종원" w:date="2019-12-10T10:44:00Z">
                  <w:rPr>
                    <w:rFonts w:ascii="바탕" w:hAnsi="바탕"/>
                    <w:b/>
                    <w:bCs/>
                    <w:w w:val="90"/>
                    <w:sz w:val="48"/>
                    <w:szCs w:val="36"/>
                  </w:rPr>
                </w:rPrChange>
              </w:rPr>
              <w:t xml:space="preserve"> </w:t>
            </w:r>
            <w:r w:rsidRPr="002646CB">
              <w:rPr>
                <w:rFonts w:ascii="바탕" w:hAnsi="바탕" w:hint="eastAsia"/>
                <w:b/>
                <w:bCs/>
                <w:color w:val="auto"/>
                <w:w w:val="90"/>
                <w:sz w:val="48"/>
                <w:szCs w:val="36"/>
                <w:rPrChange w:id="51" w:author="ETRI-김종원" w:date="2019-12-10T10:44:00Z">
                  <w:rPr>
                    <w:rFonts w:ascii="바탕" w:hAnsi="바탕" w:hint="eastAsia"/>
                    <w:b/>
                    <w:bCs/>
                    <w:w w:val="90"/>
                    <w:sz w:val="48"/>
                    <w:szCs w:val="36"/>
                  </w:rPr>
                </w:rPrChange>
              </w:rPr>
              <w:t>그</w:t>
            </w:r>
            <w:r w:rsidRPr="002646CB">
              <w:rPr>
                <w:rFonts w:ascii="바탕" w:hAnsi="바탕"/>
                <w:b/>
                <w:bCs/>
                <w:color w:val="auto"/>
                <w:w w:val="90"/>
                <w:sz w:val="48"/>
                <w:szCs w:val="36"/>
                <w:rPrChange w:id="52" w:author="ETRI-김종원" w:date="2019-12-10T10:44:00Z">
                  <w:rPr>
                    <w:rFonts w:ascii="바탕" w:hAnsi="바탕"/>
                    <w:b/>
                    <w:bCs/>
                    <w:w w:val="90"/>
                    <w:sz w:val="48"/>
                    <w:szCs w:val="36"/>
                  </w:rPr>
                </w:rPrChange>
              </w:rPr>
              <w:t xml:space="preserve"> </w:t>
            </w:r>
            <w:r w:rsidRPr="002646CB">
              <w:rPr>
                <w:rFonts w:ascii="바탕" w:hAnsi="바탕" w:hint="eastAsia"/>
                <w:b/>
                <w:bCs/>
                <w:color w:val="auto"/>
                <w:w w:val="90"/>
                <w:sz w:val="48"/>
                <w:szCs w:val="36"/>
                <w:rPrChange w:id="53" w:author="ETRI-김종원" w:date="2019-12-10T10:44:00Z">
                  <w:rPr>
                    <w:rFonts w:ascii="바탕" w:hAnsi="바탕" w:hint="eastAsia"/>
                    <w:b/>
                    <w:bCs/>
                    <w:w w:val="90"/>
                    <w:sz w:val="48"/>
                    <w:szCs w:val="36"/>
                  </w:rPr>
                </w:rPrChange>
              </w:rPr>
              <w:t>리</w:t>
            </w:r>
            <w:r w:rsidRPr="002646CB">
              <w:rPr>
                <w:rFonts w:ascii="바탕" w:hAnsi="바탕"/>
                <w:b/>
                <w:bCs/>
                <w:color w:val="auto"/>
                <w:w w:val="90"/>
                <w:sz w:val="48"/>
                <w:szCs w:val="36"/>
                <w:rPrChange w:id="54" w:author="ETRI-김종원" w:date="2019-12-10T10:44:00Z">
                  <w:rPr>
                    <w:rFonts w:ascii="바탕" w:hAnsi="바탕"/>
                    <w:b/>
                    <w:bCs/>
                    <w:w w:val="90"/>
                    <w:sz w:val="48"/>
                    <w:szCs w:val="36"/>
                  </w:rPr>
                </w:rPrChange>
              </w:rPr>
              <w:t xml:space="preserve"> </w:t>
            </w:r>
            <w:r w:rsidRPr="002646CB">
              <w:rPr>
                <w:rFonts w:ascii="바탕" w:hAnsi="바탕" w:hint="eastAsia"/>
                <w:b/>
                <w:bCs/>
                <w:color w:val="auto"/>
                <w:w w:val="90"/>
                <w:sz w:val="48"/>
                <w:szCs w:val="36"/>
                <w:rPrChange w:id="55" w:author="ETRI-김종원" w:date="2019-12-10T10:44:00Z">
                  <w:rPr>
                    <w:rFonts w:ascii="바탕" w:hAnsi="바탕" w:hint="eastAsia"/>
                    <w:b/>
                    <w:bCs/>
                    <w:w w:val="90"/>
                    <w:sz w:val="48"/>
                    <w:szCs w:val="36"/>
                  </w:rPr>
                </w:rPrChange>
              </w:rPr>
              <w:t>드</w:t>
            </w:r>
            <w:r w:rsidRPr="002646CB">
              <w:rPr>
                <w:rFonts w:ascii="바탕" w:hAnsi="바탕"/>
                <w:b/>
                <w:bCs/>
                <w:color w:val="auto"/>
                <w:w w:val="90"/>
                <w:sz w:val="48"/>
                <w:szCs w:val="36"/>
                <w:rPrChange w:id="56" w:author="ETRI-김종원" w:date="2019-12-10T10:44:00Z">
                  <w:rPr>
                    <w:rFonts w:ascii="바탕" w:hAnsi="바탕"/>
                    <w:b/>
                    <w:bCs/>
                    <w:w w:val="90"/>
                    <w:sz w:val="48"/>
                    <w:szCs w:val="36"/>
                  </w:rPr>
                </w:rPrChange>
              </w:rPr>
              <w:t xml:space="preserve"> </w:t>
            </w:r>
            <w:r w:rsidRPr="002646CB">
              <w:rPr>
                <w:rFonts w:ascii="바탕" w:hAnsi="바탕" w:hint="eastAsia"/>
                <w:b/>
                <w:bCs/>
                <w:color w:val="auto"/>
                <w:w w:val="90"/>
                <w:sz w:val="48"/>
                <w:szCs w:val="36"/>
                <w:rPrChange w:id="57" w:author="ETRI-김종원" w:date="2019-12-10T10:44:00Z">
                  <w:rPr>
                    <w:rFonts w:ascii="바탕" w:hAnsi="바탕" w:hint="eastAsia"/>
                    <w:b/>
                    <w:bCs/>
                    <w:w w:val="90"/>
                    <w:sz w:val="48"/>
                    <w:szCs w:val="36"/>
                  </w:rPr>
                </w:rPrChange>
              </w:rPr>
              <w:t>협</w:t>
            </w:r>
            <w:r w:rsidRPr="002646CB">
              <w:rPr>
                <w:rFonts w:ascii="바탕" w:hAnsi="바탕"/>
                <w:b/>
                <w:bCs/>
                <w:color w:val="auto"/>
                <w:w w:val="90"/>
                <w:sz w:val="48"/>
                <w:szCs w:val="36"/>
                <w:rPrChange w:id="58" w:author="ETRI-김종원" w:date="2019-12-10T10:44:00Z">
                  <w:rPr>
                    <w:rFonts w:ascii="바탕" w:hAnsi="바탕"/>
                    <w:b/>
                    <w:bCs/>
                    <w:w w:val="90"/>
                    <w:sz w:val="48"/>
                    <w:szCs w:val="36"/>
                  </w:rPr>
                </w:rPrChange>
              </w:rPr>
              <w:t xml:space="preserve"> </w:t>
            </w:r>
            <w:r w:rsidRPr="002646CB">
              <w:rPr>
                <w:rFonts w:ascii="바탕" w:hAnsi="바탕" w:hint="eastAsia"/>
                <w:b/>
                <w:bCs/>
                <w:color w:val="auto"/>
                <w:w w:val="90"/>
                <w:sz w:val="48"/>
                <w:szCs w:val="36"/>
                <w:rPrChange w:id="59" w:author="ETRI-김종원" w:date="2019-12-10T10:44:00Z">
                  <w:rPr>
                    <w:rFonts w:ascii="바탕" w:hAnsi="바탕" w:hint="eastAsia"/>
                    <w:b/>
                    <w:bCs/>
                    <w:w w:val="90"/>
                    <w:sz w:val="48"/>
                    <w:szCs w:val="36"/>
                  </w:rPr>
                </w:rPrChange>
              </w:rPr>
              <w:t>회</w:t>
            </w:r>
          </w:p>
          <w:p w14:paraId="7AD6C2F3" w14:textId="35167FEE" w:rsidR="00243B65" w:rsidRPr="002646CB" w:rsidRDefault="00243B65" w:rsidP="00597674">
            <w:pPr>
              <w:keepNext/>
              <w:wordWrap/>
              <w:adjustRightInd w:val="0"/>
              <w:spacing w:line="300" w:lineRule="auto"/>
              <w:jc w:val="right"/>
              <w:rPr>
                <w:rFonts w:eastAsia="돋움"/>
                <w:b/>
                <w:sz w:val="24"/>
                <w:szCs w:val="24"/>
                <w:rPrChange w:id="60" w:author="ETRI-김종원" w:date="2019-12-10T10:44:00Z">
                  <w:rPr>
                    <w:rFonts w:eastAsia="돋움"/>
                    <w:b/>
                    <w:color w:val="000000"/>
                    <w:sz w:val="24"/>
                    <w:szCs w:val="24"/>
                  </w:rPr>
                </w:rPrChange>
              </w:rPr>
            </w:pPr>
            <w:r w:rsidRPr="002646CB">
              <w:rPr>
                <w:rFonts w:eastAsia="돋움"/>
                <w:b/>
                <w:spacing w:val="9"/>
                <w:sz w:val="24"/>
                <w:szCs w:val="24"/>
                <w:rPrChange w:id="61" w:author="ETRI-김종원" w:date="2019-12-10T10:44:00Z">
                  <w:rPr>
                    <w:rFonts w:eastAsia="돋움"/>
                    <w:b/>
                    <w:color w:val="000000"/>
                    <w:spacing w:val="9"/>
                    <w:sz w:val="24"/>
                    <w:szCs w:val="24"/>
                  </w:rPr>
                </w:rPrChange>
              </w:rPr>
              <w:t>201</w:t>
            </w:r>
            <w:ins w:id="62" w:author="박 진상" w:date="2019-10-08T04:13:00Z">
              <w:r w:rsidR="004D7A0A" w:rsidRPr="002646CB">
                <w:rPr>
                  <w:rFonts w:eastAsia="돋움"/>
                  <w:b/>
                  <w:spacing w:val="9"/>
                  <w:sz w:val="24"/>
                  <w:szCs w:val="24"/>
                  <w:rPrChange w:id="63" w:author="ETRI-김종원" w:date="2019-12-10T10:44:00Z">
                    <w:rPr>
                      <w:rFonts w:eastAsia="돋움"/>
                      <w:b/>
                      <w:color w:val="000000"/>
                      <w:spacing w:val="9"/>
                      <w:sz w:val="24"/>
                      <w:szCs w:val="24"/>
                    </w:rPr>
                  </w:rPrChange>
                </w:rPr>
                <w:t>9</w:t>
              </w:r>
            </w:ins>
            <w:del w:id="64" w:author="박 진상" w:date="2019-10-08T04:13:00Z">
              <w:r w:rsidRPr="002646CB" w:rsidDel="004D7A0A">
                <w:rPr>
                  <w:rFonts w:eastAsia="돋움"/>
                  <w:b/>
                  <w:spacing w:val="9"/>
                  <w:sz w:val="24"/>
                  <w:szCs w:val="24"/>
                  <w:rPrChange w:id="65" w:author="ETRI-김종원" w:date="2019-12-10T10:44:00Z">
                    <w:rPr>
                      <w:rFonts w:eastAsia="돋움"/>
                      <w:b/>
                      <w:color w:val="000000"/>
                      <w:spacing w:val="9"/>
                      <w:sz w:val="24"/>
                      <w:szCs w:val="24"/>
                    </w:rPr>
                  </w:rPrChange>
                </w:rPr>
                <w:delText>7</w:delText>
              </w:r>
            </w:del>
            <w:r w:rsidRPr="002646CB">
              <w:rPr>
                <w:rFonts w:eastAsia="돋움" w:hint="eastAsia"/>
                <w:b/>
                <w:spacing w:val="9"/>
                <w:sz w:val="24"/>
                <w:szCs w:val="24"/>
                <w:rPrChange w:id="66" w:author="ETRI-김종원" w:date="2019-12-10T10:44:00Z">
                  <w:rPr>
                    <w:rFonts w:eastAsia="돋움" w:hint="eastAsia"/>
                    <w:b/>
                    <w:color w:val="000000"/>
                    <w:spacing w:val="9"/>
                    <w:sz w:val="24"/>
                    <w:szCs w:val="24"/>
                  </w:rPr>
                </w:rPrChange>
              </w:rPr>
              <w:t>년</w:t>
            </w:r>
            <w:r w:rsidRPr="002646CB">
              <w:rPr>
                <w:rFonts w:eastAsia="돋움"/>
                <w:b/>
                <w:spacing w:val="9"/>
                <w:sz w:val="24"/>
                <w:szCs w:val="24"/>
                <w:rPrChange w:id="67" w:author="ETRI-김종원" w:date="2019-12-10T10:44:00Z">
                  <w:rPr>
                    <w:rFonts w:eastAsia="돋움"/>
                    <w:b/>
                    <w:color w:val="000000"/>
                    <w:spacing w:val="9"/>
                    <w:sz w:val="24"/>
                    <w:szCs w:val="24"/>
                  </w:rPr>
                </w:rPrChange>
              </w:rPr>
              <w:t xml:space="preserve"> XX</w:t>
            </w:r>
            <w:r w:rsidRPr="002646CB">
              <w:rPr>
                <w:rFonts w:eastAsia="돋움" w:hint="eastAsia"/>
                <w:b/>
                <w:spacing w:val="9"/>
                <w:sz w:val="24"/>
                <w:szCs w:val="24"/>
                <w:rPrChange w:id="68" w:author="ETRI-김종원" w:date="2019-12-10T10:44:00Z">
                  <w:rPr>
                    <w:rFonts w:eastAsia="돋움" w:hint="eastAsia"/>
                    <w:b/>
                    <w:color w:val="000000"/>
                    <w:spacing w:val="9"/>
                    <w:sz w:val="24"/>
                    <w:szCs w:val="24"/>
                  </w:rPr>
                </w:rPrChange>
              </w:rPr>
              <w:t>월</w:t>
            </w:r>
            <w:r w:rsidRPr="002646CB">
              <w:rPr>
                <w:rFonts w:eastAsia="돋움"/>
                <w:b/>
                <w:spacing w:val="9"/>
                <w:sz w:val="24"/>
                <w:szCs w:val="24"/>
                <w:rPrChange w:id="69" w:author="ETRI-김종원" w:date="2019-12-10T10:44:00Z">
                  <w:rPr>
                    <w:rFonts w:eastAsia="돋움"/>
                    <w:b/>
                    <w:color w:val="000000"/>
                    <w:spacing w:val="9"/>
                    <w:sz w:val="24"/>
                    <w:szCs w:val="24"/>
                  </w:rPr>
                </w:rPrChange>
              </w:rPr>
              <w:t xml:space="preserve"> XX</w:t>
            </w:r>
            <w:r w:rsidRPr="002646CB">
              <w:rPr>
                <w:rFonts w:eastAsia="돋움" w:hint="eastAsia"/>
                <w:b/>
                <w:spacing w:val="9"/>
                <w:sz w:val="24"/>
                <w:szCs w:val="24"/>
                <w:rPrChange w:id="70" w:author="ETRI-김종원" w:date="2019-12-10T10:44:00Z">
                  <w:rPr>
                    <w:rFonts w:eastAsia="돋움" w:hint="eastAsia"/>
                    <w:b/>
                    <w:color w:val="000000"/>
                    <w:spacing w:val="9"/>
                    <w:sz w:val="24"/>
                    <w:szCs w:val="24"/>
                  </w:rPr>
                </w:rPrChange>
              </w:rPr>
              <w:t>일</w:t>
            </w:r>
            <w:r w:rsidRPr="002646CB">
              <w:rPr>
                <w:rFonts w:eastAsia="돋움"/>
                <w:b/>
                <w:spacing w:val="9"/>
                <w:sz w:val="24"/>
                <w:szCs w:val="24"/>
                <w:rPrChange w:id="71" w:author="ETRI-김종원" w:date="2019-12-10T10:44:00Z">
                  <w:rPr>
                    <w:rFonts w:eastAsia="돋움"/>
                    <w:b/>
                    <w:color w:val="000000"/>
                    <w:spacing w:val="9"/>
                    <w:sz w:val="24"/>
                    <w:szCs w:val="24"/>
                  </w:rPr>
                </w:rPrChange>
              </w:rPr>
              <w:t xml:space="preserve"> </w:t>
            </w:r>
            <w:r w:rsidRPr="002646CB">
              <w:rPr>
                <w:rFonts w:eastAsia="돋움"/>
                <w:b/>
                <w:sz w:val="24"/>
                <w:szCs w:val="24"/>
                <w:rPrChange w:id="72" w:author="ETRI-김종원" w:date="2019-12-10T10:44:00Z">
                  <w:rPr>
                    <w:rFonts w:eastAsia="돋움"/>
                    <w:b/>
                    <w:color w:val="000000"/>
                    <w:sz w:val="24"/>
                    <w:szCs w:val="24"/>
                  </w:rPr>
                </w:rPrChange>
              </w:rPr>
              <w:fldChar w:fldCharType="begin"/>
            </w:r>
            <w:r w:rsidRPr="002646CB">
              <w:rPr>
                <w:rFonts w:eastAsia="돋움"/>
                <w:b/>
                <w:sz w:val="24"/>
                <w:szCs w:val="24"/>
                <w:rPrChange w:id="73" w:author="ETRI-김종원" w:date="2019-12-10T10:44:00Z">
                  <w:rPr>
                    <w:rFonts w:eastAsia="돋움"/>
                    <w:b/>
                    <w:color w:val="000000"/>
                    <w:sz w:val="24"/>
                    <w:szCs w:val="24"/>
                  </w:rPr>
                </w:rPrChange>
              </w:rPr>
              <w:instrText xml:space="preserve"> IF </w:instrText>
            </w:r>
            <w:r w:rsidR="00696A14" w:rsidRPr="002646CB">
              <w:rPr>
                <w:rPrChange w:id="74" w:author="ETRI-김종원" w:date="2019-12-10T10:44:00Z">
                  <w:rPr/>
                </w:rPrChange>
              </w:rPr>
              <w:fldChar w:fldCharType="begin"/>
            </w:r>
            <w:r w:rsidR="00696A14" w:rsidRPr="002646CB">
              <w:instrText xml:space="preserve"> DOCPROPERTY "NCKnd"  \* MERGEFORMAT </w:instrText>
            </w:r>
            <w:r w:rsidR="00696A14" w:rsidRPr="002646CB">
              <w:rPr>
                <w:rPrChange w:id="75" w:author="ETRI-김종원" w:date="2019-12-10T10:44:00Z">
                  <w:rPr>
                    <w:rFonts w:eastAsia="돋움"/>
                    <w:b/>
                    <w:color w:val="000000"/>
                    <w:sz w:val="24"/>
                    <w:szCs w:val="24"/>
                  </w:rPr>
                </w:rPrChange>
              </w:rPr>
              <w:fldChar w:fldCharType="separate"/>
            </w:r>
            <w:r w:rsidR="003559F7" w:rsidRPr="002646CB">
              <w:rPr>
                <w:rFonts w:eastAsia="돋움"/>
                <w:b/>
                <w:sz w:val="24"/>
                <w:szCs w:val="24"/>
                <w:rPrChange w:id="76" w:author="ETRI-김종원" w:date="2019-12-10T10:44:00Z">
                  <w:rPr>
                    <w:rFonts w:eastAsia="돋움"/>
                    <w:b/>
                    <w:color w:val="000000"/>
                    <w:sz w:val="24"/>
                    <w:szCs w:val="24"/>
                  </w:rPr>
                </w:rPrChange>
              </w:rPr>
              <w:instrText>1</w:instrText>
            </w:r>
            <w:r w:rsidR="00696A14" w:rsidRPr="002646CB">
              <w:rPr>
                <w:rFonts w:eastAsia="돋움"/>
                <w:b/>
                <w:sz w:val="24"/>
                <w:szCs w:val="24"/>
                <w:rPrChange w:id="77" w:author="ETRI-김종원" w:date="2019-12-10T10:44:00Z">
                  <w:rPr>
                    <w:rFonts w:eastAsia="돋움"/>
                    <w:b/>
                    <w:color w:val="000000"/>
                    <w:sz w:val="24"/>
                    <w:szCs w:val="24"/>
                  </w:rPr>
                </w:rPrChange>
              </w:rPr>
              <w:fldChar w:fldCharType="end"/>
            </w:r>
            <w:r w:rsidRPr="002646CB">
              <w:rPr>
                <w:rFonts w:eastAsia="돋움"/>
                <w:b/>
                <w:sz w:val="24"/>
                <w:szCs w:val="24"/>
                <w:rPrChange w:id="78" w:author="ETRI-김종원" w:date="2019-12-10T10:44:00Z">
                  <w:rPr>
                    <w:rFonts w:eastAsia="돋움"/>
                    <w:b/>
                    <w:color w:val="000000"/>
                    <w:sz w:val="24"/>
                    <w:szCs w:val="24"/>
                  </w:rPr>
                </w:rPrChange>
              </w:rPr>
              <w:instrText xml:space="preserve"> = 1 </w:instrText>
            </w:r>
            <w:r w:rsidRPr="002646CB">
              <w:rPr>
                <w:rFonts w:eastAsia="돋움"/>
                <w:b/>
                <w:sz w:val="24"/>
                <w:szCs w:val="24"/>
                <w:rPrChange w:id="79" w:author="ETRI-김종원" w:date="2019-12-10T10:44:00Z">
                  <w:rPr>
                    <w:rFonts w:eastAsia="돋움"/>
                    <w:b/>
                    <w:color w:val="000000"/>
                    <w:sz w:val="24"/>
                    <w:szCs w:val="24"/>
                  </w:rPr>
                </w:rPrChange>
              </w:rPr>
              <w:fldChar w:fldCharType="begin"/>
            </w:r>
            <w:r w:rsidRPr="002646CB">
              <w:rPr>
                <w:rFonts w:eastAsia="돋움"/>
                <w:b/>
                <w:sz w:val="24"/>
                <w:szCs w:val="24"/>
                <w:rPrChange w:id="80" w:author="ETRI-김종원" w:date="2019-12-10T10:44:00Z">
                  <w:rPr>
                    <w:rFonts w:eastAsia="돋움"/>
                    <w:b/>
                    <w:color w:val="000000"/>
                    <w:sz w:val="24"/>
                    <w:szCs w:val="24"/>
                  </w:rPr>
                </w:rPrChange>
              </w:rPr>
              <w:instrText xml:space="preserve"> QUOTE "</w:instrText>
            </w:r>
            <w:r w:rsidRPr="002646CB">
              <w:rPr>
                <w:rFonts w:eastAsia="돋움" w:hAnsi="airal" w:hint="eastAsia"/>
                <w:b/>
                <w:sz w:val="24"/>
                <w:szCs w:val="24"/>
                <w:rPrChange w:id="81" w:author="ETRI-김종원" w:date="2019-12-10T10:44:00Z">
                  <w:rPr>
                    <w:rFonts w:eastAsia="돋움" w:hAnsi="airal" w:hint="eastAsia"/>
                    <w:b/>
                    <w:color w:val="000000"/>
                    <w:sz w:val="24"/>
                    <w:szCs w:val="24"/>
                  </w:rPr>
                </w:rPrChange>
              </w:rPr>
              <w:instrText>제정</w:instrText>
            </w:r>
            <w:r w:rsidRPr="002646CB">
              <w:rPr>
                <w:rFonts w:eastAsia="돋움"/>
                <w:b/>
                <w:sz w:val="24"/>
                <w:szCs w:val="24"/>
                <w:rPrChange w:id="82" w:author="ETRI-김종원" w:date="2019-12-10T10:44:00Z">
                  <w:rPr>
                    <w:rFonts w:eastAsia="돋움"/>
                    <w:b/>
                    <w:color w:val="000000"/>
                    <w:sz w:val="24"/>
                    <w:szCs w:val="24"/>
                  </w:rPr>
                </w:rPrChange>
              </w:rPr>
              <w:instrText xml:space="preserve">"  \* MERGEFORMAT </w:instrText>
            </w:r>
            <w:r w:rsidRPr="002646CB">
              <w:rPr>
                <w:rFonts w:eastAsia="돋움"/>
                <w:b/>
                <w:sz w:val="24"/>
                <w:szCs w:val="24"/>
                <w:rPrChange w:id="83" w:author="ETRI-김종원" w:date="2019-12-10T10:44:00Z">
                  <w:rPr>
                    <w:rFonts w:eastAsia="돋움"/>
                    <w:b/>
                    <w:color w:val="000000"/>
                    <w:sz w:val="24"/>
                    <w:szCs w:val="24"/>
                  </w:rPr>
                </w:rPrChange>
              </w:rPr>
              <w:fldChar w:fldCharType="separate"/>
            </w:r>
            <w:r w:rsidR="003559F7" w:rsidRPr="002646CB">
              <w:rPr>
                <w:rFonts w:eastAsia="돋움" w:hAnsi="airal" w:hint="eastAsia"/>
                <w:b/>
                <w:sz w:val="24"/>
                <w:szCs w:val="24"/>
                <w:rPrChange w:id="84" w:author="ETRI-김종원" w:date="2019-12-10T10:44:00Z">
                  <w:rPr>
                    <w:rFonts w:eastAsia="돋움" w:hAnsi="airal" w:hint="eastAsia"/>
                    <w:b/>
                    <w:color w:val="000000"/>
                    <w:sz w:val="24"/>
                    <w:szCs w:val="24"/>
                  </w:rPr>
                </w:rPrChange>
              </w:rPr>
              <w:instrText>제정</w:instrText>
            </w:r>
            <w:r w:rsidRPr="002646CB">
              <w:rPr>
                <w:rFonts w:eastAsia="돋움"/>
                <w:b/>
                <w:sz w:val="24"/>
                <w:szCs w:val="24"/>
                <w:rPrChange w:id="85" w:author="ETRI-김종원" w:date="2019-12-10T10:44:00Z">
                  <w:rPr>
                    <w:rFonts w:eastAsia="돋움"/>
                    <w:b/>
                    <w:color w:val="000000"/>
                    <w:sz w:val="24"/>
                    <w:szCs w:val="24"/>
                  </w:rPr>
                </w:rPrChange>
              </w:rPr>
              <w:fldChar w:fldCharType="end"/>
            </w:r>
            <w:r w:rsidRPr="002646CB">
              <w:rPr>
                <w:rFonts w:eastAsia="돋움"/>
                <w:b/>
                <w:sz w:val="24"/>
                <w:szCs w:val="24"/>
                <w:rPrChange w:id="86" w:author="ETRI-김종원" w:date="2019-12-10T10:44:00Z">
                  <w:rPr>
                    <w:rFonts w:eastAsia="돋움"/>
                    <w:b/>
                    <w:color w:val="000000"/>
                    <w:sz w:val="24"/>
                    <w:szCs w:val="24"/>
                  </w:rPr>
                </w:rPrChange>
              </w:rPr>
              <w:fldChar w:fldCharType="separate"/>
            </w:r>
            <w:r w:rsidR="003559F7" w:rsidRPr="002646CB">
              <w:rPr>
                <w:rFonts w:eastAsia="돋움" w:hAnsi="airal" w:hint="eastAsia"/>
                <w:b/>
                <w:sz w:val="24"/>
                <w:szCs w:val="24"/>
                <w:rPrChange w:id="87" w:author="ETRI-김종원" w:date="2019-12-10T10:44:00Z">
                  <w:rPr>
                    <w:rFonts w:eastAsia="돋움" w:hAnsi="airal" w:hint="eastAsia"/>
                    <w:b/>
                    <w:color w:val="000000"/>
                    <w:sz w:val="24"/>
                    <w:szCs w:val="24"/>
                  </w:rPr>
                </w:rPrChange>
              </w:rPr>
              <w:t>제정</w:t>
            </w:r>
            <w:r w:rsidRPr="002646CB">
              <w:rPr>
                <w:rFonts w:eastAsia="돋움"/>
                <w:b/>
                <w:sz w:val="24"/>
                <w:szCs w:val="24"/>
                <w:rPrChange w:id="88" w:author="ETRI-김종원" w:date="2019-12-10T10:44:00Z">
                  <w:rPr>
                    <w:rFonts w:eastAsia="돋움"/>
                    <w:b/>
                    <w:color w:val="000000"/>
                    <w:sz w:val="24"/>
                    <w:szCs w:val="24"/>
                  </w:rPr>
                </w:rPrChange>
              </w:rPr>
              <w:fldChar w:fldCharType="end"/>
            </w:r>
          </w:p>
          <w:p w14:paraId="1C01EBE6" w14:textId="77777777" w:rsidR="00243B65" w:rsidRPr="002646CB" w:rsidRDefault="00243B65" w:rsidP="00597674">
            <w:pPr>
              <w:ind w:right="254"/>
              <w:jc w:val="right"/>
              <w:rPr>
                <w:rStyle w:val="12pt"/>
              </w:rPr>
            </w:pPr>
          </w:p>
        </w:tc>
      </w:tr>
    </w:tbl>
    <w:p w14:paraId="3D05735E" w14:textId="77777777" w:rsidR="00C95124" w:rsidRPr="002646CB" w:rsidRDefault="00C95124">
      <w:pPr>
        <w:widowControl/>
        <w:wordWrap/>
        <w:autoSpaceDE/>
        <w:autoSpaceDN/>
        <w:spacing w:line="240" w:lineRule="auto"/>
        <w:jc w:val="left"/>
        <w:rPr>
          <w:rFonts w:ascii="돋움" w:eastAsia="돋움" w:hAnsi="돋움"/>
          <w:b/>
        </w:rPr>
      </w:pPr>
      <w:bookmarkStart w:id="89" w:name="표지2"/>
      <w:bookmarkEnd w:id="89"/>
    </w:p>
    <w:tbl>
      <w:tblPr>
        <w:tblW w:w="9333" w:type="dxa"/>
        <w:jc w:val="center"/>
        <w:tblLook w:val="01E0" w:firstRow="1" w:lastRow="1" w:firstColumn="1" w:lastColumn="1" w:noHBand="0" w:noVBand="0"/>
      </w:tblPr>
      <w:tblGrid>
        <w:gridCol w:w="1605"/>
        <w:gridCol w:w="371"/>
        <w:gridCol w:w="1055"/>
        <w:gridCol w:w="547"/>
        <w:gridCol w:w="3537"/>
        <w:gridCol w:w="569"/>
        <w:gridCol w:w="1236"/>
        <w:gridCol w:w="413"/>
      </w:tblGrid>
      <w:tr w:rsidR="002646CB" w:rsidRPr="002646CB" w14:paraId="424E5D5A" w14:textId="77777777" w:rsidTr="000C691F">
        <w:trPr>
          <w:trHeight w:val="345"/>
          <w:jc w:val="center"/>
        </w:trPr>
        <w:tc>
          <w:tcPr>
            <w:tcW w:w="5000" w:type="pct"/>
            <w:gridSpan w:val="8"/>
            <w:vAlign w:val="center"/>
          </w:tcPr>
          <w:p w14:paraId="1527A1DC" w14:textId="77777777" w:rsidR="000C691F" w:rsidRPr="002646CB" w:rsidRDefault="000C691F" w:rsidP="000C691F">
            <w:pPr>
              <w:tabs>
                <w:tab w:val="left" w:pos="8100"/>
              </w:tabs>
              <w:snapToGrid w:val="0"/>
              <w:spacing w:line="312" w:lineRule="auto"/>
              <w:jc w:val="center"/>
              <w:rPr>
                <w:rFonts w:ascii="돋움" w:eastAsia="돋움" w:hAnsi="돋움"/>
                <w:b/>
              </w:rPr>
            </w:pPr>
            <w:r w:rsidRPr="002646CB">
              <w:rPr>
                <w:rFonts w:ascii="돋움" w:eastAsia="돋움" w:hAnsi="돋움" w:hint="eastAsia"/>
                <w:b/>
                <w:rPrChange w:id="90" w:author="ETRI-김종원" w:date="2019-12-10T10:44:00Z">
                  <w:rPr>
                    <w:rFonts w:ascii="돋움" w:eastAsia="돋움" w:hAnsi="돋움" w:hint="eastAsia"/>
                    <w:b/>
                    <w:bCs/>
                    <w:spacing w:val="9"/>
                    <w:sz w:val="24"/>
                  </w:rPr>
                </w:rPrChange>
              </w:rPr>
              <w:t>심</w:t>
            </w:r>
            <w:r w:rsidRPr="002646CB">
              <w:rPr>
                <w:rFonts w:ascii="돋움" w:eastAsia="돋움" w:hAnsi="돋움"/>
                <w:b/>
                <w:rPrChange w:id="91" w:author="ETRI-김종원" w:date="2019-12-10T10:44:00Z">
                  <w:rPr>
                    <w:rFonts w:ascii="돋움" w:eastAsia="돋움" w:hAnsi="돋움"/>
                    <w:b/>
                    <w:bCs/>
                    <w:spacing w:val="9"/>
                    <w:sz w:val="24"/>
                  </w:rPr>
                </w:rPrChange>
              </w:rPr>
              <w:t xml:space="preserve">  </w:t>
            </w:r>
            <w:r w:rsidRPr="002646CB">
              <w:rPr>
                <w:rFonts w:ascii="돋움" w:eastAsia="돋움" w:hAnsi="돋움" w:hint="eastAsia"/>
                <w:b/>
                <w:rPrChange w:id="92" w:author="ETRI-김종원" w:date="2019-12-10T10:44:00Z">
                  <w:rPr>
                    <w:rFonts w:ascii="돋움" w:eastAsia="돋움" w:hAnsi="돋움" w:hint="eastAsia"/>
                    <w:b/>
                    <w:bCs/>
                    <w:spacing w:val="9"/>
                    <w:sz w:val="24"/>
                  </w:rPr>
                </w:rPrChange>
              </w:rPr>
              <w:t>의：</w:t>
            </w:r>
            <w:r w:rsidRPr="002646CB">
              <w:rPr>
                <w:rFonts w:ascii="돋움" w:eastAsia="돋움" w:hAnsi="돋움"/>
                <w:b/>
                <w:rPrChange w:id="93" w:author="ETRI-김종원" w:date="2019-12-10T10:44:00Z">
                  <w:rPr>
                    <w:rFonts w:ascii="돋움" w:eastAsia="돋움" w:hAnsi="돋움"/>
                    <w:b/>
                    <w:bCs/>
                    <w:spacing w:val="9"/>
                    <w:sz w:val="24"/>
                  </w:rPr>
                </w:rPrChange>
              </w:rPr>
              <w:t xml:space="preserve"> </w:t>
            </w:r>
            <w:r w:rsidRPr="002646CB">
              <w:rPr>
                <w:rFonts w:ascii="돋움" w:eastAsia="돋움" w:hAnsi="돋움" w:hint="eastAsia"/>
                <w:b/>
                <w:rPrChange w:id="94" w:author="ETRI-김종원" w:date="2019-12-10T10:44:00Z">
                  <w:rPr>
                    <w:rFonts w:ascii="돋움" w:eastAsia="돋움" w:hAnsi="돋움" w:hint="eastAsia"/>
                    <w:b/>
                    <w:bCs/>
                    <w:spacing w:val="9"/>
                    <w:sz w:val="24"/>
                  </w:rPr>
                </w:rPrChange>
              </w:rPr>
              <w:t>운영위원회</w:t>
            </w:r>
          </w:p>
          <w:p w14:paraId="2C793E0E" w14:textId="77777777" w:rsidR="000C691F" w:rsidRPr="002646CB" w:rsidRDefault="000C691F" w:rsidP="000C691F">
            <w:pPr>
              <w:pStyle w:val="aa"/>
              <w:rPr>
                <w:rFonts w:ascii="Arial" w:hAnsi="Arial"/>
                <w:color w:val="auto"/>
                <w:sz w:val="20"/>
              </w:rPr>
            </w:pPr>
          </w:p>
        </w:tc>
      </w:tr>
      <w:tr w:rsidR="002646CB" w:rsidRPr="002646CB" w14:paraId="49D600D1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53601D5C" w14:textId="77777777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199" w:type="pct"/>
            <w:vAlign w:val="center"/>
          </w:tcPr>
          <w:p w14:paraId="29534032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565" w:type="pct"/>
            <w:vAlign w:val="center"/>
          </w:tcPr>
          <w:p w14:paraId="79D2759C" w14:textId="58F6CF7C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</w:rPr>
            </w:pPr>
            <w:r w:rsidRPr="002646CB">
              <w:rPr>
                <w:rFonts w:ascii="Arial" w:hAnsi="Arial" w:hint="eastAsia"/>
                <w:color w:val="auto"/>
                <w:sz w:val="20"/>
                <w:rPrChange w:id="95" w:author="ETRI-김종원" w:date="2019-12-10T10:44:00Z">
                  <w:rPr>
                    <w:rFonts w:ascii="Arial" w:hAnsi="Arial" w:hint="eastAsia"/>
                    <w:color w:val="000000" w:themeColor="text1"/>
                    <w:sz w:val="20"/>
                  </w:rPr>
                </w:rPrChange>
              </w:rPr>
              <w:t>성명</w:t>
            </w:r>
          </w:p>
        </w:tc>
        <w:tc>
          <w:tcPr>
            <w:tcW w:w="293" w:type="pct"/>
            <w:vAlign w:val="center"/>
          </w:tcPr>
          <w:p w14:paraId="19F6CB66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1895" w:type="pct"/>
            <w:vAlign w:val="center"/>
          </w:tcPr>
          <w:p w14:paraId="2BE5C6EC" w14:textId="0F829E84" w:rsidR="007C0602" w:rsidRPr="002646CB" w:rsidRDefault="007C0602" w:rsidP="00FB6AB8">
            <w:pPr>
              <w:pStyle w:val="aa"/>
              <w:jc w:val="left"/>
              <w:rPr>
                <w:rFonts w:ascii="Arial" w:hAnsi="Arial"/>
                <w:color w:val="auto"/>
                <w:sz w:val="20"/>
              </w:rPr>
            </w:pPr>
            <w:r w:rsidRPr="002646CB">
              <w:rPr>
                <w:rFonts w:ascii="Arial" w:hAnsi="Arial" w:hint="eastAsia"/>
                <w:color w:val="auto"/>
                <w:sz w:val="20"/>
                <w:rPrChange w:id="96" w:author="ETRI-김종원" w:date="2019-12-10T10:44:00Z">
                  <w:rPr>
                    <w:rFonts w:ascii="Arial" w:hAnsi="Arial" w:hint="eastAsia"/>
                    <w:color w:val="000000" w:themeColor="text1"/>
                    <w:sz w:val="20"/>
                  </w:rPr>
                </w:rPrChange>
              </w:rPr>
              <w:t>근</w:t>
            </w:r>
            <w:r w:rsidRPr="002646CB">
              <w:rPr>
                <w:rFonts w:ascii="Arial" w:hAnsi="Arial"/>
                <w:color w:val="auto"/>
                <w:sz w:val="20"/>
                <w:rPrChange w:id="97" w:author="ETRI-김종원" w:date="2019-12-10T10:44:00Z">
                  <w:rPr>
                    <w:rFonts w:ascii="Arial" w:hAnsi="Arial"/>
                    <w:color w:val="000000" w:themeColor="text1"/>
                    <w:sz w:val="20"/>
                  </w:rPr>
                </w:rPrChange>
              </w:rPr>
              <w:t xml:space="preserve">  </w:t>
            </w:r>
            <w:r w:rsidRPr="002646CB">
              <w:rPr>
                <w:rFonts w:ascii="Arial" w:hAnsi="Arial" w:hint="eastAsia"/>
                <w:color w:val="auto"/>
                <w:sz w:val="20"/>
                <w:rPrChange w:id="98" w:author="ETRI-김종원" w:date="2019-12-10T10:44:00Z">
                  <w:rPr>
                    <w:rFonts w:ascii="Arial" w:hAnsi="Arial" w:hint="eastAsia"/>
                    <w:color w:val="000000" w:themeColor="text1"/>
                    <w:sz w:val="20"/>
                  </w:rPr>
                </w:rPrChange>
              </w:rPr>
              <w:t>무</w:t>
            </w:r>
            <w:r w:rsidRPr="002646CB">
              <w:rPr>
                <w:rFonts w:ascii="Arial" w:hAnsi="Arial"/>
                <w:color w:val="auto"/>
                <w:sz w:val="20"/>
                <w:rPrChange w:id="99" w:author="ETRI-김종원" w:date="2019-12-10T10:44:00Z">
                  <w:rPr>
                    <w:rFonts w:ascii="Arial" w:hAnsi="Arial"/>
                    <w:color w:val="000000" w:themeColor="text1"/>
                    <w:sz w:val="20"/>
                  </w:rPr>
                </w:rPrChange>
              </w:rPr>
              <w:t xml:space="preserve">  </w:t>
            </w:r>
            <w:r w:rsidRPr="002646CB">
              <w:rPr>
                <w:rFonts w:ascii="Arial" w:hAnsi="Arial" w:hint="eastAsia"/>
                <w:color w:val="auto"/>
                <w:sz w:val="20"/>
                <w:rPrChange w:id="100" w:author="ETRI-김종원" w:date="2019-12-10T10:44:00Z">
                  <w:rPr>
                    <w:rFonts w:ascii="Arial" w:hAnsi="Arial" w:hint="eastAsia"/>
                    <w:color w:val="000000" w:themeColor="text1"/>
                    <w:sz w:val="20"/>
                  </w:rPr>
                </w:rPrChange>
              </w:rPr>
              <w:t>처</w:t>
            </w:r>
          </w:p>
        </w:tc>
        <w:tc>
          <w:tcPr>
            <w:tcW w:w="305" w:type="pct"/>
            <w:vAlign w:val="center"/>
          </w:tcPr>
          <w:p w14:paraId="290D0E6C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662" w:type="pct"/>
            <w:vAlign w:val="center"/>
          </w:tcPr>
          <w:p w14:paraId="74EF1208" w14:textId="2107F8F5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</w:rPr>
            </w:pPr>
            <w:r w:rsidRPr="002646CB">
              <w:rPr>
                <w:rFonts w:ascii="Arial" w:hAnsi="Arial" w:hint="eastAsia"/>
                <w:color w:val="auto"/>
                <w:sz w:val="20"/>
                <w:rPrChange w:id="101" w:author="ETRI-김종원" w:date="2019-12-10T10:44:00Z">
                  <w:rPr>
                    <w:rFonts w:ascii="Arial" w:hAnsi="Arial" w:hint="eastAsia"/>
                    <w:color w:val="000000" w:themeColor="text1"/>
                    <w:sz w:val="20"/>
                  </w:rPr>
                </w:rPrChange>
              </w:rPr>
              <w:t>직위</w:t>
            </w:r>
          </w:p>
        </w:tc>
        <w:tc>
          <w:tcPr>
            <w:tcW w:w="221" w:type="pct"/>
            <w:vAlign w:val="center"/>
          </w:tcPr>
          <w:p w14:paraId="1293C414" w14:textId="77777777" w:rsidR="007C0602" w:rsidRPr="002646CB" w:rsidRDefault="007C0602" w:rsidP="000C691F">
            <w:pPr>
              <w:pStyle w:val="aa"/>
              <w:rPr>
                <w:rFonts w:ascii="Arial" w:hAnsi="Arial"/>
                <w:color w:val="auto"/>
                <w:sz w:val="20"/>
              </w:rPr>
            </w:pPr>
          </w:p>
        </w:tc>
      </w:tr>
      <w:tr w:rsidR="002646CB" w:rsidRPr="002646CB" w14:paraId="30BAE589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31EA2BB1" w14:textId="24B6F26B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</w:rPr>
            </w:pPr>
            <w:r w:rsidRPr="002646CB">
              <w:rPr>
                <w:rFonts w:ascii="Arial" w:hAnsi="Arial"/>
                <w:color w:val="auto"/>
                <w:sz w:val="20"/>
                <w:rPrChange w:id="102" w:author="ETRI-김종원" w:date="2019-12-10T10:44:00Z">
                  <w:rPr>
                    <w:rFonts w:ascii="Arial" w:hAnsi="Arial"/>
                    <w:color w:val="000000" w:themeColor="text1"/>
                    <w:sz w:val="20"/>
                  </w:rPr>
                </w:rPrChange>
              </w:rPr>
              <w:t>(</w:t>
            </w:r>
            <w:r w:rsidRPr="002646CB">
              <w:rPr>
                <w:rFonts w:ascii="Arial" w:hAnsi="Arial" w:hint="eastAsia"/>
                <w:color w:val="auto"/>
                <w:sz w:val="20"/>
                <w:rPrChange w:id="103" w:author="ETRI-김종원" w:date="2019-12-10T10:44:00Z">
                  <w:rPr>
                    <w:rFonts w:ascii="Arial" w:hAnsi="Arial" w:hint="eastAsia"/>
                    <w:color w:val="000000" w:themeColor="text1"/>
                    <w:sz w:val="20"/>
                  </w:rPr>
                </w:rPrChange>
              </w:rPr>
              <w:t>위원장</w:t>
            </w:r>
            <w:r w:rsidRPr="002646CB">
              <w:rPr>
                <w:rFonts w:ascii="Arial" w:hAnsi="Arial"/>
                <w:color w:val="auto"/>
                <w:sz w:val="20"/>
                <w:rPrChange w:id="104" w:author="ETRI-김종원" w:date="2019-12-10T10:44:00Z">
                  <w:rPr>
                    <w:rFonts w:ascii="Arial" w:hAnsi="Arial"/>
                    <w:color w:val="000000" w:themeColor="text1"/>
                    <w:sz w:val="20"/>
                  </w:rPr>
                </w:rPrChange>
              </w:rPr>
              <w:t>)</w:t>
            </w:r>
          </w:p>
        </w:tc>
        <w:tc>
          <w:tcPr>
            <w:tcW w:w="199" w:type="pct"/>
            <w:vAlign w:val="center"/>
          </w:tcPr>
          <w:p w14:paraId="7F9AF000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565" w:type="pct"/>
            <w:vAlign w:val="center"/>
          </w:tcPr>
          <w:p w14:paraId="75F633DF" w14:textId="25FD94B6" w:rsidR="007C0602" w:rsidRPr="002646CB" w:rsidRDefault="00D643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105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106" w:author="ETRI-김종원" w:date="2019-11-04T18:48:00Z">
              <w:r w:rsidRPr="002646CB">
                <w:rPr>
                  <w:rFonts w:ascii="Arial" w:hAnsi="Arial" w:hint="eastAsia"/>
                  <w:color w:val="auto"/>
                  <w:sz w:val="20"/>
                </w:rPr>
                <w:t>이</w:t>
              </w:r>
              <w:r w:rsidRPr="002646CB">
                <w:rPr>
                  <w:rFonts w:ascii="Arial" w:hAnsi="Arial"/>
                  <w:color w:val="auto"/>
                  <w:sz w:val="20"/>
                </w:rPr>
                <w:t xml:space="preserve"> </w:t>
              </w:r>
              <w:r w:rsidRPr="002646CB">
                <w:rPr>
                  <w:rFonts w:ascii="Arial" w:hAnsi="Arial" w:hint="eastAsia"/>
                  <w:color w:val="auto"/>
                  <w:sz w:val="20"/>
                </w:rPr>
                <w:t>정</w:t>
              </w:r>
              <w:r w:rsidRPr="002646CB">
                <w:rPr>
                  <w:rFonts w:ascii="Arial" w:hAnsi="Arial"/>
                  <w:color w:val="auto"/>
                  <w:sz w:val="20"/>
                </w:rPr>
                <w:t xml:space="preserve"> </w:t>
              </w:r>
              <w:r w:rsidRPr="002646CB">
                <w:rPr>
                  <w:rFonts w:ascii="Arial" w:hAnsi="Arial" w:hint="eastAsia"/>
                  <w:color w:val="auto"/>
                  <w:sz w:val="20"/>
                </w:rPr>
                <w:t>준</w:t>
              </w:r>
            </w:ins>
            <w:del w:id="107" w:author="ETRI-김종원" w:date="2019-11-04T18:48:00Z">
              <w:r w:rsidR="007C0602" w:rsidRPr="002646CB" w:rsidDel="00D64302">
                <w:rPr>
                  <w:rFonts w:ascii="Arial" w:hAnsi="Arial" w:hint="eastAsia"/>
                  <w:color w:val="auto"/>
                  <w:sz w:val="20"/>
                </w:rPr>
                <w:delText>구자윤</w:delText>
              </w:r>
            </w:del>
          </w:p>
        </w:tc>
        <w:tc>
          <w:tcPr>
            <w:tcW w:w="293" w:type="pct"/>
            <w:vAlign w:val="center"/>
          </w:tcPr>
          <w:p w14:paraId="0130E63B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108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vAlign w:val="center"/>
          </w:tcPr>
          <w:p w14:paraId="4BFD0E6B" w14:textId="463F3346" w:rsidR="007C0602" w:rsidRPr="002646CB" w:rsidRDefault="00D64302" w:rsidP="00FB6AB8">
            <w:pPr>
              <w:pStyle w:val="aa"/>
              <w:jc w:val="left"/>
              <w:rPr>
                <w:rFonts w:ascii="Arial" w:hAnsi="Arial"/>
                <w:color w:val="auto"/>
                <w:sz w:val="20"/>
                <w:rPrChange w:id="109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110" w:author="ETRI-김종원" w:date="2019-11-04T18:49:00Z">
              <w:r w:rsidRPr="002646CB">
                <w:rPr>
                  <w:rFonts w:ascii="Arial" w:hAnsi="Arial"/>
                  <w:color w:val="auto"/>
                  <w:sz w:val="20"/>
                </w:rPr>
                <w:t>LS</w:t>
              </w:r>
              <w:r w:rsidRPr="002646CB">
                <w:rPr>
                  <w:rFonts w:ascii="Arial" w:hAnsi="Arial" w:hint="eastAsia"/>
                  <w:color w:val="auto"/>
                  <w:sz w:val="20"/>
                </w:rPr>
                <w:t>산전</w:t>
              </w:r>
            </w:ins>
            <w:del w:id="111" w:author="ETRI-김종원" w:date="2019-11-04T18:49:00Z">
              <w:r w:rsidR="007C0602" w:rsidRPr="002646CB" w:rsidDel="00D64302">
                <w:rPr>
                  <w:rFonts w:ascii="Arial" w:hAnsi="Arial" w:hint="eastAsia"/>
                  <w:color w:val="auto"/>
                  <w:sz w:val="20"/>
                </w:rPr>
                <w:delText>한양대학교</w:delText>
              </w:r>
            </w:del>
          </w:p>
        </w:tc>
        <w:tc>
          <w:tcPr>
            <w:tcW w:w="305" w:type="pct"/>
            <w:vAlign w:val="center"/>
          </w:tcPr>
          <w:p w14:paraId="461F066C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112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vAlign w:val="center"/>
          </w:tcPr>
          <w:p w14:paraId="2F464396" w14:textId="364C319A" w:rsidR="007C0602" w:rsidRPr="002646CB" w:rsidRDefault="004B4C94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113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114" w:author="ETRI-김종원" w:date="2019-11-04T18:50:00Z">
              <w:r w:rsidRPr="002646CB">
                <w:rPr>
                  <w:rFonts w:ascii="Arial" w:hAnsi="Arial" w:hint="eastAsia"/>
                  <w:color w:val="auto"/>
                  <w:sz w:val="20"/>
                </w:rPr>
                <w:t>상무</w:t>
              </w:r>
            </w:ins>
            <w:del w:id="115" w:author="ETRI-김종원" w:date="2019-11-04T18:50:00Z">
              <w:r w:rsidR="007C0602" w:rsidRPr="002646CB" w:rsidDel="004B4C94">
                <w:rPr>
                  <w:rFonts w:ascii="Arial" w:hAnsi="Arial" w:hint="eastAsia"/>
                  <w:color w:val="auto"/>
                  <w:sz w:val="20"/>
                </w:rPr>
                <w:delText>교</w:delText>
              </w:r>
              <w:r w:rsidR="007C0602" w:rsidRPr="002646CB" w:rsidDel="00D64302">
                <w:rPr>
                  <w:rFonts w:ascii="Arial" w:hAnsi="Arial" w:hint="eastAsia"/>
                  <w:color w:val="auto"/>
                  <w:sz w:val="20"/>
                </w:rPr>
                <w:delText>수</w:delText>
              </w:r>
            </w:del>
          </w:p>
        </w:tc>
        <w:tc>
          <w:tcPr>
            <w:tcW w:w="221" w:type="pct"/>
            <w:vAlign w:val="center"/>
          </w:tcPr>
          <w:p w14:paraId="359BAFFA" w14:textId="77777777" w:rsidR="007C0602" w:rsidRPr="002646CB" w:rsidRDefault="007C0602" w:rsidP="000C691F">
            <w:pPr>
              <w:pStyle w:val="aa"/>
              <w:rPr>
                <w:rFonts w:ascii="Arial" w:hAnsi="Arial"/>
                <w:color w:val="auto"/>
                <w:sz w:val="20"/>
                <w:rPrChange w:id="116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2646CB" w:rsidRPr="002646CB" w14:paraId="4FB27AE1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0D0478D6" w14:textId="5782EFDF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</w:rPr>
            </w:pPr>
            <w:r w:rsidRPr="002646CB">
              <w:rPr>
                <w:rFonts w:ascii="Arial" w:hAnsi="Arial"/>
                <w:color w:val="auto"/>
                <w:sz w:val="20"/>
                <w:rPrChange w:id="117" w:author="ETRI-김종원" w:date="2019-12-10T10:44:00Z">
                  <w:rPr>
                    <w:rFonts w:ascii="Arial" w:hAnsi="Arial"/>
                    <w:color w:val="000000" w:themeColor="text1"/>
                    <w:sz w:val="20"/>
                  </w:rPr>
                </w:rPrChange>
              </w:rPr>
              <w:t>(</w:t>
            </w:r>
            <w:r w:rsidRPr="002646CB">
              <w:rPr>
                <w:rFonts w:ascii="Arial" w:hAnsi="Arial" w:hint="eastAsia"/>
                <w:color w:val="auto"/>
                <w:sz w:val="20"/>
                <w:rPrChange w:id="118" w:author="ETRI-김종원" w:date="2019-12-10T10:44:00Z">
                  <w:rPr>
                    <w:rFonts w:ascii="Arial" w:hAnsi="Arial" w:hint="eastAsia"/>
                    <w:color w:val="000000" w:themeColor="text1"/>
                    <w:sz w:val="20"/>
                  </w:rPr>
                </w:rPrChange>
              </w:rPr>
              <w:t>위</w:t>
            </w:r>
            <w:r w:rsidRPr="002646CB">
              <w:rPr>
                <w:rFonts w:ascii="Arial" w:hAnsi="Arial"/>
                <w:color w:val="auto"/>
                <w:sz w:val="20"/>
                <w:rPrChange w:id="119" w:author="ETRI-김종원" w:date="2019-12-10T10:44:00Z">
                  <w:rPr>
                    <w:rFonts w:ascii="Arial" w:hAnsi="Arial"/>
                    <w:color w:val="000000" w:themeColor="text1"/>
                    <w:sz w:val="20"/>
                  </w:rPr>
                </w:rPrChange>
              </w:rPr>
              <w:t xml:space="preserve"> </w:t>
            </w:r>
            <w:r w:rsidRPr="002646CB">
              <w:rPr>
                <w:rFonts w:ascii="Arial" w:hAnsi="Arial" w:hint="eastAsia"/>
                <w:color w:val="auto"/>
                <w:sz w:val="20"/>
                <w:rPrChange w:id="120" w:author="ETRI-김종원" w:date="2019-12-10T10:44:00Z">
                  <w:rPr>
                    <w:rFonts w:ascii="Arial" w:hAnsi="Arial" w:hint="eastAsia"/>
                    <w:color w:val="000000" w:themeColor="text1"/>
                    <w:sz w:val="20"/>
                  </w:rPr>
                </w:rPrChange>
              </w:rPr>
              <w:t>원</w:t>
            </w:r>
            <w:r w:rsidRPr="002646CB">
              <w:rPr>
                <w:rFonts w:ascii="Arial" w:hAnsi="Arial"/>
                <w:color w:val="auto"/>
                <w:sz w:val="20"/>
                <w:rPrChange w:id="121" w:author="ETRI-김종원" w:date="2019-12-10T10:44:00Z">
                  <w:rPr>
                    <w:rFonts w:ascii="Arial" w:hAnsi="Arial"/>
                    <w:color w:val="000000" w:themeColor="text1"/>
                    <w:sz w:val="20"/>
                  </w:rPr>
                </w:rPrChange>
              </w:rPr>
              <w:t>)</w:t>
            </w:r>
          </w:p>
        </w:tc>
        <w:tc>
          <w:tcPr>
            <w:tcW w:w="199" w:type="pct"/>
            <w:vAlign w:val="center"/>
          </w:tcPr>
          <w:p w14:paraId="7F9C68D4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565" w:type="pct"/>
            <w:vAlign w:val="center"/>
          </w:tcPr>
          <w:p w14:paraId="2E6E8AF9" w14:textId="0FB28394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122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123" w:author="ETRI-김종원" w:date="2019-11-04T18:50:00Z">
              <w:r w:rsidRPr="002646CB">
                <w:rPr>
                  <w:rFonts w:ascii="Arial" w:hAnsi="Arial" w:hint="eastAsia"/>
                  <w:color w:val="auto"/>
                  <w:sz w:val="20"/>
                </w:rPr>
                <w:t>김영명</w:t>
              </w:r>
            </w:ins>
            <w:del w:id="124" w:author="ETRI-김종원" w:date="2019-11-04T18:50:00Z">
              <w:r w:rsidRPr="002646CB" w:rsidDel="00D05E4A">
                <w:rPr>
                  <w:rFonts w:ascii="Arial" w:hAnsi="Arial" w:hint="eastAsia"/>
                  <w:color w:val="auto"/>
                  <w:sz w:val="20"/>
                </w:rPr>
                <w:delText>강차녕</w:delText>
              </w:r>
            </w:del>
          </w:p>
        </w:tc>
        <w:tc>
          <w:tcPr>
            <w:tcW w:w="293" w:type="pct"/>
            <w:vAlign w:val="center"/>
          </w:tcPr>
          <w:p w14:paraId="61D632F8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125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vAlign w:val="center"/>
          </w:tcPr>
          <w:p w14:paraId="716E3CFE" w14:textId="7EBA17AF" w:rsidR="004B4C94" w:rsidRPr="002646CB" w:rsidRDefault="004B4C94" w:rsidP="004B4C94">
            <w:pPr>
              <w:pStyle w:val="aa"/>
              <w:jc w:val="left"/>
              <w:rPr>
                <w:rFonts w:ascii="Arial" w:hAnsi="Arial"/>
                <w:color w:val="auto"/>
                <w:sz w:val="20"/>
                <w:rPrChange w:id="126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127" w:author="ETRI-김종원" w:date="2019-11-04T18:50:00Z">
              <w:r w:rsidRPr="002646CB">
                <w:rPr>
                  <w:rFonts w:ascii="Arial" w:hAnsi="Arial"/>
                  <w:color w:val="auto"/>
                  <w:sz w:val="20"/>
                </w:rPr>
                <w:t>KT</w:t>
              </w:r>
            </w:ins>
            <w:del w:id="128" w:author="ETRI-김종원" w:date="2019-11-04T18:50:00Z">
              <w:r w:rsidRPr="002646CB" w:rsidDel="00D05E4A">
                <w:rPr>
                  <w:rFonts w:ascii="Arial" w:hAnsi="Arial" w:hint="eastAsia"/>
                  <w:color w:val="auto"/>
                  <w:sz w:val="20"/>
                </w:rPr>
                <w:delText>한국토지주택공사</w:delText>
              </w:r>
            </w:del>
          </w:p>
        </w:tc>
        <w:tc>
          <w:tcPr>
            <w:tcW w:w="305" w:type="pct"/>
            <w:vAlign w:val="center"/>
          </w:tcPr>
          <w:p w14:paraId="2D26C181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129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vAlign w:val="center"/>
          </w:tcPr>
          <w:p w14:paraId="42DA34A0" w14:textId="07B32808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130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131" w:author="ETRI-김종원" w:date="2019-11-04T18:51:00Z">
              <w:r w:rsidRPr="002646CB">
                <w:rPr>
                  <w:rFonts w:ascii="Arial" w:hAnsi="Arial" w:hint="eastAsia"/>
                  <w:color w:val="auto"/>
                  <w:sz w:val="20"/>
                </w:rPr>
                <w:t>단장</w:t>
              </w:r>
            </w:ins>
            <w:del w:id="132" w:author="ETRI-김종원" w:date="2019-11-04T18:50:00Z">
              <w:r w:rsidRPr="002646CB" w:rsidDel="00D05E4A">
                <w:rPr>
                  <w:rFonts w:ascii="Arial" w:hAnsi="Arial" w:hint="eastAsia"/>
                  <w:color w:val="auto"/>
                  <w:sz w:val="20"/>
                </w:rPr>
                <w:delText>처장</w:delText>
              </w:r>
            </w:del>
          </w:p>
        </w:tc>
        <w:tc>
          <w:tcPr>
            <w:tcW w:w="221" w:type="pct"/>
            <w:vAlign w:val="center"/>
          </w:tcPr>
          <w:p w14:paraId="4821B1E5" w14:textId="77777777" w:rsidR="004B4C94" w:rsidRPr="002646CB" w:rsidRDefault="004B4C94" w:rsidP="004B4C94">
            <w:pPr>
              <w:pStyle w:val="aa"/>
              <w:rPr>
                <w:rFonts w:ascii="Arial" w:hAnsi="Arial"/>
                <w:color w:val="auto"/>
                <w:sz w:val="20"/>
                <w:rPrChange w:id="133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2646CB" w:rsidRPr="002646CB" w14:paraId="63989025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3C281B3F" w14:textId="77777777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199" w:type="pct"/>
            <w:vAlign w:val="center"/>
          </w:tcPr>
          <w:p w14:paraId="69AA0E69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565" w:type="pct"/>
            <w:vAlign w:val="center"/>
          </w:tcPr>
          <w:p w14:paraId="3BF7B9C5" w14:textId="271D3896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134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135" w:author="ETRI-김종원" w:date="2019-11-04T18:51:00Z">
              <w:r w:rsidRPr="002646CB">
                <w:rPr>
                  <w:rFonts w:ascii="Arial" w:hAnsi="Arial" w:hint="eastAsia"/>
                  <w:color w:val="auto"/>
                  <w:sz w:val="20"/>
                </w:rPr>
                <w:t>안혁성</w:t>
              </w:r>
            </w:ins>
            <w:del w:id="136" w:author="ETRI-김종원" w:date="2019-11-04T18:51:00Z">
              <w:r w:rsidRPr="002646CB" w:rsidDel="004B4C94">
                <w:rPr>
                  <w:rFonts w:ascii="Arial" w:hAnsi="Arial" w:hint="eastAsia"/>
                  <w:color w:val="auto"/>
                  <w:sz w:val="20"/>
                </w:rPr>
                <w:delText>김영명</w:delText>
              </w:r>
            </w:del>
          </w:p>
        </w:tc>
        <w:tc>
          <w:tcPr>
            <w:tcW w:w="293" w:type="pct"/>
            <w:vAlign w:val="center"/>
          </w:tcPr>
          <w:p w14:paraId="299E9C6D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137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vAlign w:val="center"/>
          </w:tcPr>
          <w:p w14:paraId="44E3BD9E" w14:textId="57FCC98D" w:rsidR="004B4C94" w:rsidRPr="002646CB" w:rsidRDefault="004B4C94" w:rsidP="004B4C94">
            <w:pPr>
              <w:pStyle w:val="aa"/>
              <w:jc w:val="left"/>
              <w:rPr>
                <w:rFonts w:ascii="Arial" w:hAnsi="Arial"/>
                <w:color w:val="auto"/>
                <w:sz w:val="20"/>
                <w:rPrChange w:id="138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139" w:author="ETRI-김종원" w:date="2019-11-04T18:51:00Z">
              <w:r w:rsidRPr="002646CB">
                <w:rPr>
                  <w:rFonts w:ascii="Arial" w:hAnsi="Arial"/>
                  <w:color w:val="auto"/>
                  <w:sz w:val="20"/>
                </w:rPr>
                <w:t>LG</w:t>
              </w:r>
              <w:r w:rsidRPr="002646CB">
                <w:rPr>
                  <w:rFonts w:ascii="Arial" w:hAnsi="Arial" w:hint="eastAsia"/>
                  <w:color w:val="auto"/>
                  <w:sz w:val="20"/>
                </w:rPr>
                <w:t>전자</w:t>
              </w:r>
            </w:ins>
            <w:del w:id="140" w:author="ETRI-김종원" w:date="2019-11-04T18:51:00Z">
              <w:r w:rsidRPr="002646CB" w:rsidDel="004B4C94">
                <w:rPr>
                  <w:rFonts w:ascii="Arial" w:hAnsi="Arial"/>
                  <w:color w:val="auto"/>
                  <w:sz w:val="20"/>
                </w:rPr>
                <w:delText>KT</w:delText>
              </w:r>
            </w:del>
          </w:p>
        </w:tc>
        <w:tc>
          <w:tcPr>
            <w:tcW w:w="305" w:type="pct"/>
            <w:vAlign w:val="center"/>
          </w:tcPr>
          <w:p w14:paraId="6FEE1CD4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141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vAlign w:val="center"/>
          </w:tcPr>
          <w:p w14:paraId="1CD4E754" w14:textId="5DD7DDB4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142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143" w:author="ETRI-김종원" w:date="2019-11-04T18:51:00Z">
              <w:r w:rsidRPr="002646CB">
                <w:rPr>
                  <w:rFonts w:ascii="Arial" w:hAnsi="Arial" w:hint="eastAsia"/>
                  <w:color w:val="auto"/>
                  <w:sz w:val="20"/>
                </w:rPr>
                <w:t>담</w:t>
              </w:r>
            </w:ins>
            <w:ins w:id="144" w:author="ETRI-김종원" w:date="2019-11-04T18:52:00Z">
              <w:r w:rsidRPr="002646CB">
                <w:rPr>
                  <w:rFonts w:ascii="Arial" w:hAnsi="Arial" w:hint="eastAsia"/>
                  <w:color w:val="auto"/>
                  <w:sz w:val="20"/>
                </w:rPr>
                <w:t>당</w:t>
              </w:r>
            </w:ins>
            <w:del w:id="145" w:author="ETRI-김종원" w:date="2019-11-04T18:51:00Z">
              <w:r w:rsidRPr="002646CB" w:rsidDel="004B4C94">
                <w:rPr>
                  <w:rFonts w:ascii="Arial" w:hAnsi="Arial" w:hint="eastAsia"/>
                  <w:color w:val="auto"/>
                  <w:sz w:val="20"/>
                </w:rPr>
                <w:delText>상무</w:delText>
              </w:r>
            </w:del>
          </w:p>
        </w:tc>
        <w:tc>
          <w:tcPr>
            <w:tcW w:w="221" w:type="pct"/>
            <w:vAlign w:val="center"/>
          </w:tcPr>
          <w:p w14:paraId="2EBB542A" w14:textId="77777777" w:rsidR="004B4C94" w:rsidRPr="002646CB" w:rsidRDefault="004B4C94" w:rsidP="004B4C94">
            <w:pPr>
              <w:pStyle w:val="aa"/>
              <w:rPr>
                <w:rFonts w:ascii="Arial" w:hAnsi="Arial"/>
                <w:color w:val="auto"/>
                <w:sz w:val="20"/>
                <w:rPrChange w:id="146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2646CB" w:rsidRPr="002646CB" w14:paraId="67B1AA5D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3256DA6D" w14:textId="77777777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199" w:type="pct"/>
            <w:vAlign w:val="center"/>
          </w:tcPr>
          <w:p w14:paraId="49066688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565" w:type="pct"/>
            <w:vAlign w:val="center"/>
          </w:tcPr>
          <w:p w14:paraId="15984E91" w14:textId="09FFB46A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147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148" w:author="ETRI-김종원" w:date="2019-11-04T18:52:00Z">
              <w:r w:rsidRPr="002646CB">
                <w:rPr>
                  <w:rFonts w:ascii="Arial" w:hAnsi="Arial" w:hint="eastAsia"/>
                  <w:color w:val="auto"/>
                  <w:sz w:val="20"/>
                </w:rPr>
                <w:t>신용식</w:t>
              </w:r>
            </w:ins>
            <w:del w:id="149" w:author="ETRI-김종원" w:date="2019-11-04T18:52:00Z">
              <w:r w:rsidRPr="002646CB" w:rsidDel="004B4C94">
                <w:rPr>
                  <w:rFonts w:ascii="Arial" w:hAnsi="Arial" w:hint="eastAsia"/>
                  <w:color w:val="auto"/>
                  <w:sz w:val="20"/>
                </w:rPr>
                <w:delText>박희찬</w:delText>
              </w:r>
            </w:del>
          </w:p>
        </w:tc>
        <w:tc>
          <w:tcPr>
            <w:tcW w:w="293" w:type="pct"/>
            <w:vAlign w:val="center"/>
          </w:tcPr>
          <w:p w14:paraId="0F0ADE61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150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vAlign w:val="center"/>
          </w:tcPr>
          <w:p w14:paraId="2F01F094" w14:textId="14B7D5C5" w:rsidR="004B4C94" w:rsidRPr="002646CB" w:rsidRDefault="004B4C94" w:rsidP="004B4C94">
            <w:pPr>
              <w:pStyle w:val="aa"/>
              <w:jc w:val="left"/>
              <w:rPr>
                <w:rFonts w:ascii="Arial" w:hAnsi="Arial"/>
                <w:color w:val="auto"/>
                <w:sz w:val="20"/>
                <w:rPrChange w:id="151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152" w:author="ETRI-김종원" w:date="2019-11-04T18:52:00Z">
              <w:r w:rsidRPr="002646CB">
                <w:rPr>
                  <w:rFonts w:ascii="Arial" w:hAnsi="Arial"/>
                  <w:color w:val="auto"/>
                  <w:sz w:val="20"/>
                </w:rPr>
                <w:t>SK</w:t>
              </w:r>
              <w:r w:rsidRPr="002646CB">
                <w:rPr>
                  <w:rFonts w:ascii="Arial" w:hAnsi="Arial" w:hint="eastAsia"/>
                  <w:color w:val="auto"/>
                  <w:sz w:val="20"/>
                </w:rPr>
                <w:t>텔레콤</w:t>
              </w:r>
            </w:ins>
            <w:del w:id="153" w:author="ETRI-김종원" w:date="2019-11-04T18:52:00Z">
              <w:r w:rsidRPr="002646CB" w:rsidDel="004B4C94">
                <w:rPr>
                  <w:rFonts w:ascii="Arial" w:hAnsi="Arial"/>
                  <w:color w:val="auto"/>
                  <w:sz w:val="20"/>
                </w:rPr>
                <w:delText>LG</w:delText>
              </w:r>
              <w:r w:rsidRPr="002646CB" w:rsidDel="004B4C94">
                <w:rPr>
                  <w:rFonts w:ascii="Arial" w:hAnsi="Arial" w:hint="eastAsia"/>
                  <w:color w:val="auto"/>
                  <w:sz w:val="20"/>
                </w:rPr>
                <w:delText>전자</w:delText>
              </w:r>
            </w:del>
          </w:p>
        </w:tc>
        <w:tc>
          <w:tcPr>
            <w:tcW w:w="305" w:type="pct"/>
            <w:vAlign w:val="center"/>
          </w:tcPr>
          <w:p w14:paraId="78772039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154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vAlign w:val="center"/>
          </w:tcPr>
          <w:p w14:paraId="0D1C2F55" w14:textId="495D908F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155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156" w:author="ETRI-김종원" w:date="2019-11-04T18:52:00Z">
              <w:r w:rsidRPr="002646CB">
                <w:rPr>
                  <w:rFonts w:ascii="Arial" w:hAnsi="Arial" w:hint="eastAsia"/>
                  <w:color w:val="auto"/>
                  <w:sz w:val="20"/>
                </w:rPr>
                <w:t>본부장</w:t>
              </w:r>
            </w:ins>
            <w:del w:id="157" w:author="ETRI-김종원" w:date="2019-11-04T18:52:00Z">
              <w:r w:rsidRPr="002646CB" w:rsidDel="004B4C94">
                <w:rPr>
                  <w:rFonts w:ascii="Arial" w:hAnsi="Arial" w:hint="eastAsia"/>
                  <w:color w:val="auto"/>
                  <w:sz w:val="20"/>
                </w:rPr>
                <w:delText>상무</w:delText>
              </w:r>
            </w:del>
          </w:p>
        </w:tc>
        <w:tc>
          <w:tcPr>
            <w:tcW w:w="221" w:type="pct"/>
            <w:vAlign w:val="center"/>
          </w:tcPr>
          <w:p w14:paraId="0D5096B1" w14:textId="77777777" w:rsidR="004B4C94" w:rsidRPr="002646CB" w:rsidRDefault="004B4C94" w:rsidP="004B4C94">
            <w:pPr>
              <w:pStyle w:val="aa"/>
              <w:rPr>
                <w:rFonts w:ascii="Arial" w:hAnsi="Arial"/>
                <w:color w:val="auto"/>
                <w:sz w:val="20"/>
                <w:rPrChange w:id="158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2646CB" w:rsidRPr="002646CB" w14:paraId="65BBEDB4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06BBB6C0" w14:textId="77777777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199" w:type="pct"/>
            <w:vAlign w:val="center"/>
          </w:tcPr>
          <w:p w14:paraId="6A5EA65C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565" w:type="pct"/>
            <w:vAlign w:val="center"/>
          </w:tcPr>
          <w:p w14:paraId="4C21039E" w14:textId="3E2B2EB6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159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160" w:author="ETRI-김종원" w:date="2019-11-04T18:53:00Z">
              <w:r w:rsidRPr="002646CB">
                <w:rPr>
                  <w:rFonts w:ascii="Arial" w:hAnsi="Arial" w:hint="eastAsia"/>
                  <w:color w:val="auto"/>
                  <w:sz w:val="20"/>
                </w:rPr>
                <w:t>김병진</w:t>
              </w:r>
            </w:ins>
            <w:del w:id="161" w:author="ETRI-김종원" w:date="2019-11-04T18:53:00Z">
              <w:r w:rsidRPr="002646CB" w:rsidDel="004B4C94">
                <w:rPr>
                  <w:rFonts w:ascii="Arial" w:hAnsi="Arial" w:hint="eastAsia"/>
                  <w:color w:val="auto"/>
                  <w:sz w:val="20"/>
                </w:rPr>
                <w:delText>이정준</w:delText>
              </w:r>
            </w:del>
          </w:p>
        </w:tc>
        <w:tc>
          <w:tcPr>
            <w:tcW w:w="293" w:type="pct"/>
            <w:vAlign w:val="center"/>
          </w:tcPr>
          <w:p w14:paraId="2994A954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162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vAlign w:val="center"/>
          </w:tcPr>
          <w:p w14:paraId="4730C8B1" w14:textId="62686DBC" w:rsidR="004B4C94" w:rsidRPr="002646CB" w:rsidRDefault="004B4C94" w:rsidP="004B4C94">
            <w:pPr>
              <w:pStyle w:val="aa"/>
              <w:jc w:val="left"/>
              <w:rPr>
                <w:rFonts w:ascii="Arial" w:hAnsi="Arial"/>
                <w:color w:val="auto"/>
                <w:sz w:val="20"/>
                <w:rPrChange w:id="163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164" w:author="ETRI-김종원" w:date="2019-11-04T18:53:00Z">
              <w:r w:rsidRPr="002646CB">
                <w:rPr>
                  <w:rFonts w:ascii="Arial" w:hAnsi="Arial" w:hint="eastAsia"/>
                  <w:color w:val="auto"/>
                  <w:sz w:val="20"/>
                </w:rPr>
                <w:t>현대일렉트릭앤에너지시스템</w:t>
              </w:r>
            </w:ins>
            <w:del w:id="165" w:author="ETRI-김종원" w:date="2019-11-04T18:53:00Z">
              <w:r w:rsidRPr="002646CB" w:rsidDel="004B4C94">
                <w:rPr>
                  <w:rFonts w:ascii="Arial" w:hAnsi="Arial"/>
                  <w:color w:val="auto"/>
                  <w:sz w:val="20"/>
                </w:rPr>
                <w:delText>LS</w:delText>
              </w:r>
              <w:r w:rsidRPr="002646CB" w:rsidDel="004B4C94">
                <w:rPr>
                  <w:rFonts w:ascii="Arial" w:hAnsi="Arial" w:hint="eastAsia"/>
                  <w:color w:val="auto"/>
                  <w:sz w:val="20"/>
                </w:rPr>
                <w:delText>산전</w:delText>
              </w:r>
            </w:del>
          </w:p>
        </w:tc>
        <w:tc>
          <w:tcPr>
            <w:tcW w:w="305" w:type="pct"/>
            <w:vAlign w:val="center"/>
          </w:tcPr>
          <w:p w14:paraId="35900B96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166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vAlign w:val="center"/>
          </w:tcPr>
          <w:p w14:paraId="721958CC" w14:textId="55510D2B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167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168" w:author="ETRI-김종원" w:date="2019-11-04T18:53:00Z">
              <w:r w:rsidRPr="002646CB">
                <w:rPr>
                  <w:rFonts w:ascii="Arial" w:hAnsi="Arial" w:hint="eastAsia"/>
                  <w:color w:val="auto"/>
                  <w:sz w:val="20"/>
                </w:rPr>
                <w:t>상무</w:t>
              </w:r>
            </w:ins>
            <w:del w:id="169" w:author="ETRI-김종원" w:date="2019-11-04T18:53:00Z">
              <w:r w:rsidRPr="002646CB" w:rsidDel="004B4C94">
                <w:rPr>
                  <w:rFonts w:ascii="Arial" w:hAnsi="Arial" w:hint="eastAsia"/>
                  <w:color w:val="auto"/>
                  <w:sz w:val="20"/>
                </w:rPr>
                <w:delText>단장</w:delText>
              </w:r>
            </w:del>
          </w:p>
        </w:tc>
        <w:tc>
          <w:tcPr>
            <w:tcW w:w="221" w:type="pct"/>
            <w:vAlign w:val="center"/>
          </w:tcPr>
          <w:p w14:paraId="51708C1C" w14:textId="77777777" w:rsidR="004B4C94" w:rsidRPr="002646CB" w:rsidRDefault="004B4C94" w:rsidP="004B4C94">
            <w:pPr>
              <w:pStyle w:val="aa"/>
              <w:rPr>
                <w:rFonts w:ascii="Arial" w:hAnsi="Arial"/>
                <w:color w:val="auto"/>
                <w:sz w:val="20"/>
                <w:rPrChange w:id="170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2646CB" w:rsidRPr="002646CB" w14:paraId="7A1C8F55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0E38EA25" w14:textId="77777777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199" w:type="pct"/>
            <w:vAlign w:val="center"/>
          </w:tcPr>
          <w:p w14:paraId="387B341B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565" w:type="pct"/>
            <w:vAlign w:val="center"/>
          </w:tcPr>
          <w:p w14:paraId="698ABF28" w14:textId="5CDF400C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171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172" w:author="ETRI-김종원" w:date="2019-11-04T18:53:00Z">
              <w:r w:rsidRPr="002646CB">
                <w:rPr>
                  <w:rFonts w:ascii="Arial" w:hAnsi="Arial" w:hint="eastAsia"/>
                  <w:color w:val="auto"/>
                  <w:sz w:val="20"/>
                </w:rPr>
                <w:t>이준호</w:t>
              </w:r>
            </w:ins>
            <w:del w:id="173" w:author="ETRI-김종원" w:date="2019-11-04T18:53:00Z">
              <w:r w:rsidRPr="002646CB" w:rsidDel="004B4C94">
                <w:rPr>
                  <w:rFonts w:ascii="Arial" w:hAnsi="Arial" w:hint="eastAsia"/>
                  <w:color w:val="auto"/>
                  <w:sz w:val="20"/>
                </w:rPr>
                <w:delText>허일규</w:delText>
              </w:r>
            </w:del>
          </w:p>
        </w:tc>
        <w:tc>
          <w:tcPr>
            <w:tcW w:w="293" w:type="pct"/>
            <w:vAlign w:val="center"/>
          </w:tcPr>
          <w:p w14:paraId="0AD44916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174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vAlign w:val="center"/>
          </w:tcPr>
          <w:p w14:paraId="0D048585" w14:textId="73354C09" w:rsidR="004B4C94" w:rsidRPr="002646CB" w:rsidRDefault="004B4C94" w:rsidP="004B4C94">
            <w:pPr>
              <w:pStyle w:val="aa"/>
              <w:jc w:val="left"/>
              <w:rPr>
                <w:rFonts w:ascii="Arial" w:hAnsi="Arial"/>
                <w:color w:val="auto"/>
                <w:sz w:val="20"/>
                <w:rPrChange w:id="175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176" w:author="ETRI-김종원" w:date="2019-11-04T18:53:00Z">
              <w:r w:rsidRPr="002646CB">
                <w:rPr>
                  <w:rFonts w:ascii="Arial" w:hAnsi="Arial" w:hint="eastAsia"/>
                  <w:color w:val="auto"/>
                  <w:sz w:val="20"/>
                </w:rPr>
                <w:t>한</w:t>
              </w:r>
            </w:ins>
            <w:ins w:id="177" w:author="ETRI-김종원" w:date="2019-11-04T18:54:00Z">
              <w:r w:rsidRPr="002646CB">
                <w:rPr>
                  <w:rFonts w:ascii="Arial" w:hAnsi="Arial" w:hint="eastAsia"/>
                  <w:color w:val="auto"/>
                  <w:sz w:val="20"/>
                </w:rPr>
                <w:t>국전력공사</w:t>
              </w:r>
            </w:ins>
            <w:del w:id="178" w:author="ETRI-김종원" w:date="2019-11-04T18:53:00Z">
              <w:r w:rsidRPr="002646CB" w:rsidDel="004B4C94">
                <w:rPr>
                  <w:rFonts w:ascii="Arial" w:hAnsi="Arial"/>
                  <w:color w:val="auto"/>
                  <w:sz w:val="20"/>
                </w:rPr>
                <w:delText>SK</w:delText>
              </w:r>
              <w:r w:rsidRPr="002646CB" w:rsidDel="004B4C94">
                <w:rPr>
                  <w:rFonts w:ascii="Arial" w:hAnsi="Arial" w:hint="eastAsia"/>
                  <w:color w:val="auto"/>
                  <w:sz w:val="20"/>
                </w:rPr>
                <w:delText>텔레콤</w:delText>
              </w:r>
            </w:del>
          </w:p>
        </w:tc>
        <w:tc>
          <w:tcPr>
            <w:tcW w:w="305" w:type="pct"/>
            <w:vAlign w:val="center"/>
          </w:tcPr>
          <w:p w14:paraId="0182FF76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179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vAlign w:val="center"/>
          </w:tcPr>
          <w:p w14:paraId="198EF191" w14:textId="3F8EB8B2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180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181" w:author="ETRI-김종원" w:date="2019-11-04T18:54:00Z">
              <w:r w:rsidRPr="002646CB">
                <w:rPr>
                  <w:rFonts w:ascii="Arial" w:hAnsi="Arial" w:hint="eastAsia"/>
                  <w:color w:val="auto"/>
                  <w:sz w:val="20"/>
                </w:rPr>
                <w:t>처장</w:t>
              </w:r>
            </w:ins>
            <w:del w:id="182" w:author="ETRI-김종원" w:date="2019-11-04T18:54:00Z">
              <w:r w:rsidRPr="002646CB" w:rsidDel="004B4C94">
                <w:rPr>
                  <w:rFonts w:ascii="Arial" w:hAnsi="Arial" w:hint="eastAsia"/>
                  <w:color w:val="auto"/>
                  <w:sz w:val="20"/>
                </w:rPr>
                <w:delText>본부장</w:delText>
              </w:r>
            </w:del>
          </w:p>
        </w:tc>
        <w:tc>
          <w:tcPr>
            <w:tcW w:w="221" w:type="pct"/>
            <w:vAlign w:val="center"/>
          </w:tcPr>
          <w:p w14:paraId="1BD5F4C9" w14:textId="77777777" w:rsidR="004B4C94" w:rsidRPr="002646CB" w:rsidRDefault="004B4C94" w:rsidP="004B4C94">
            <w:pPr>
              <w:pStyle w:val="aa"/>
              <w:rPr>
                <w:rFonts w:ascii="Arial" w:hAnsi="Arial"/>
                <w:color w:val="auto"/>
                <w:sz w:val="20"/>
                <w:rPrChange w:id="183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2646CB" w:rsidRPr="002646CB" w14:paraId="3C314F92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1BE91E3E" w14:textId="77777777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199" w:type="pct"/>
            <w:vAlign w:val="center"/>
          </w:tcPr>
          <w:p w14:paraId="593A03FE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565" w:type="pct"/>
            <w:vAlign w:val="center"/>
          </w:tcPr>
          <w:p w14:paraId="21B80E74" w14:textId="3501B163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184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185" w:author="ETRI-김종원" w:date="2019-11-04T18:54:00Z">
              <w:r w:rsidRPr="002646CB">
                <w:rPr>
                  <w:rFonts w:ascii="Arial" w:hAnsi="Arial" w:hint="eastAsia"/>
                  <w:color w:val="auto"/>
                  <w:sz w:val="20"/>
                </w:rPr>
                <w:t>남성우</w:t>
              </w:r>
            </w:ins>
            <w:del w:id="186" w:author="ETRI-김종원" w:date="2019-11-04T18:54:00Z">
              <w:r w:rsidRPr="002646CB" w:rsidDel="004B4C94">
                <w:rPr>
                  <w:rFonts w:ascii="Arial" w:hAnsi="Arial" w:hint="eastAsia"/>
                  <w:color w:val="auto"/>
                  <w:sz w:val="20"/>
                </w:rPr>
                <w:delText>박세웅</w:delText>
              </w:r>
            </w:del>
          </w:p>
        </w:tc>
        <w:tc>
          <w:tcPr>
            <w:tcW w:w="293" w:type="pct"/>
            <w:vAlign w:val="center"/>
          </w:tcPr>
          <w:p w14:paraId="2D0F3030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187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vAlign w:val="center"/>
          </w:tcPr>
          <w:p w14:paraId="3AB8762F" w14:textId="25AEA5A9" w:rsidR="004B4C94" w:rsidRPr="002646CB" w:rsidRDefault="004B4C94" w:rsidP="004B4C94">
            <w:pPr>
              <w:pStyle w:val="aa"/>
              <w:jc w:val="left"/>
              <w:rPr>
                <w:rFonts w:ascii="Arial" w:hAnsi="Arial"/>
                <w:color w:val="auto"/>
                <w:sz w:val="20"/>
                <w:rPrChange w:id="188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189" w:author="ETRI-김종원" w:date="2019-11-04T18:54:00Z">
              <w:r w:rsidRPr="002646CB">
                <w:rPr>
                  <w:rFonts w:ascii="Arial" w:hAnsi="Arial" w:hint="eastAsia"/>
                  <w:color w:val="auto"/>
                  <w:sz w:val="20"/>
                </w:rPr>
                <w:t>한전</w:t>
              </w:r>
              <w:r w:rsidRPr="002646CB">
                <w:rPr>
                  <w:rFonts w:ascii="Arial" w:hAnsi="Arial"/>
                  <w:color w:val="auto"/>
                  <w:sz w:val="20"/>
                </w:rPr>
                <w:t>KDN</w:t>
              </w:r>
            </w:ins>
            <w:del w:id="190" w:author="ETRI-김종원" w:date="2019-11-04T18:54:00Z">
              <w:r w:rsidRPr="002646CB" w:rsidDel="004B4C94">
                <w:rPr>
                  <w:rFonts w:ascii="Arial" w:hAnsi="Arial" w:hint="eastAsia"/>
                  <w:color w:val="auto"/>
                  <w:sz w:val="20"/>
                </w:rPr>
                <w:delText>삼성</w:delText>
              </w:r>
              <w:r w:rsidRPr="002646CB" w:rsidDel="004B4C94">
                <w:rPr>
                  <w:rFonts w:ascii="Arial" w:hAnsi="Arial"/>
                  <w:color w:val="auto"/>
                  <w:sz w:val="20"/>
                </w:rPr>
                <w:delText>SDI</w:delText>
              </w:r>
            </w:del>
          </w:p>
        </w:tc>
        <w:tc>
          <w:tcPr>
            <w:tcW w:w="305" w:type="pct"/>
            <w:vAlign w:val="center"/>
          </w:tcPr>
          <w:p w14:paraId="519AAD42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191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vAlign w:val="center"/>
          </w:tcPr>
          <w:p w14:paraId="35F5A20E" w14:textId="3C92636D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192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193" w:author="ETRI-김종원" w:date="2019-11-04T18:55:00Z">
              <w:r w:rsidRPr="002646CB">
                <w:rPr>
                  <w:rFonts w:ascii="Arial" w:hAnsi="Arial" w:hint="eastAsia"/>
                  <w:color w:val="auto"/>
                  <w:sz w:val="20"/>
                </w:rPr>
                <w:t>본부장</w:t>
              </w:r>
            </w:ins>
            <w:del w:id="194" w:author="ETRI-김종원" w:date="2019-11-04T18:55:00Z">
              <w:r w:rsidRPr="002646CB" w:rsidDel="004B4C94">
                <w:rPr>
                  <w:rFonts w:ascii="Arial" w:hAnsi="Arial" w:hint="eastAsia"/>
                  <w:color w:val="auto"/>
                  <w:sz w:val="20"/>
                </w:rPr>
                <w:delText>상무</w:delText>
              </w:r>
            </w:del>
          </w:p>
        </w:tc>
        <w:tc>
          <w:tcPr>
            <w:tcW w:w="221" w:type="pct"/>
            <w:vAlign w:val="center"/>
          </w:tcPr>
          <w:p w14:paraId="2B56CE33" w14:textId="77777777" w:rsidR="004B4C94" w:rsidRPr="002646CB" w:rsidRDefault="004B4C94" w:rsidP="004B4C94">
            <w:pPr>
              <w:pStyle w:val="aa"/>
              <w:rPr>
                <w:rFonts w:ascii="Arial" w:hAnsi="Arial"/>
                <w:color w:val="auto"/>
                <w:sz w:val="20"/>
                <w:rPrChange w:id="195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2646CB" w:rsidRPr="002646CB" w14:paraId="50E1154B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7B8EBC78" w14:textId="77777777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199" w:type="pct"/>
            <w:vAlign w:val="center"/>
          </w:tcPr>
          <w:p w14:paraId="2DE141F4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565" w:type="pct"/>
            <w:vAlign w:val="center"/>
          </w:tcPr>
          <w:p w14:paraId="35ABF8F2" w14:textId="50B69A5C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196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197" w:author="ETRI-김종원" w:date="2019-11-04T18:55:00Z">
              <w:r w:rsidRPr="002646CB">
                <w:rPr>
                  <w:rFonts w:ascii="Arial" w:hAnsi="Arial" w:hint="eastAsia"/>
                  <w:color w:val="auto"/>
                  <w:sz w:val="20"/>
                </w:rPr>
                <w:t>양성배</w:t>
              </w:r>
            </w:ins>
            <w:del w:id="198" w:author="ETRI-김종원" w:date="2019-11-04T18:55:00Z">
              <w:r w:rsidRPr="002646CB" w:rsidDel="004B4C94">
                <w:rPr>
                  <w:rFonts w:ascii="Arial" w:hAnsi="Arial" w:hint="eastAsia"/>
                  <w:color w:val="auto"/>
                  <w:sz w:val="20"/>
                </w:rPr>
                <w:delText>김종현</w:delText>
              </w:r>
            </w:del>
          </w:p>
        </w:tc>
        <w:tc>
          <w:tcPr>
            <w:tcW w:w="293" w:type="pct"/>
            <w:vAlign w:val="center"/>
          </w:tcPr>
          <w:p w14:paraId="217A2472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199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vAlign w:val="center"/>
          </w:tcPr>
          <w:p w14:paraId="65D4FCA8" w14:textId="591AC251" w:rsidR="004B4C94" w:rsidRPr="002646CB" w:rsidRDefault="004B4C94" w:rsidP="004B4C94">
            <w:pPr>
              <w:pStyle w:val="aa"/>
              <w:jc w:val="left"/>
              <w:rPr>
                <w:rFonts w:ascii="Arial" w:hAnsi="Arial"/>
                <w:color w:val="auto"/>
                <w:sz w:val="20"/>
                <w:rPrChange w:id="200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201" w:author="ETRI-김종원" w:date="2019-11-04T18:55:00Z">
              <w:r w:rsidRPr="002646CB">
                <w:rPr>
                  <w:rFonts w:ascii="Arial" w:hAnsi="Arial" w:hint="eastAsia"/>
                  <w:color w:val="auto"/>
                  <w:sz w:val="20"/>
                </w:rPr>
                <w:t>한국전력거래소</w:t>
              </w:r>
            </w:ins>
            <w:del w:id="202" w:author="ETRI-김종원" w:date="2019-11-04T18:55:00Z">
              <w:r w:rsidRPr="002646CB" w:rsidDel="004B4C94">
                <w:rPr>
                  <w:rFonts w:ascii="Arial" w:hAnsi="Arial" w:hint="eastAsia"/>
                  <w:color w:val="auto"/>
                  <w:sz w:val="20"/>
                </w:rPr>
                <w:delText>포스코</w:delText>
              </w:r>
              <w:r w:rsidRPr="002646CB" w:rsidDel="004B4C94">
                <w:rPr>
                  <w:rFonts w:ascii="Arial" w:hAnsi="Arial"/>
                  <w:color w:val="auto"/>
                  <w:sz w:val="20"/>
                </w:rPr>
                <w:delText>ICT</w:delText>
              </w:r>
            </w:del>
          </w:p>
        </w:tc>
        <w:tc>
          <w:tcPr>
            <w:tcW w:w="305" w:type="pct"/>
            <w:vAlign w:val="center"/>
          </w:tcPr>
          <w:p w14:paraId="36EDB1AB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203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vAlign w:val="center"/>
          </w:tcPr>
          <w:p w14:paraId="57C5B188" w14:textId="4912DBFA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204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205" w:author="ETRI-김종원" w:date="2019-11-04T18:55:00Z">
              <w:r w:rsidRPr="002646CB">
                <w:rPr>
                  <w:rFonts w:ascii="Arial" w:hAnsi="Arial" w:hint="eastAsia"/>
                  <w:color w:val="auto"/>
                  <w:sz w:val="20"/>
                </w:rPr>
                <w:t>본부장</w:t>
              </w:r>
            </w:ins>
            <w:del w:id="206" w:author="ETRI-김종원" w:date="2019-11-04T18:55:00Z">
              <w:r w:rsidRPr="002646CB" w:rsidDel="004B4C94">
                <w:rPr>
                  <w:rFonts w:ascii="Arial" w:hAnsi="Arial" w:hint="eastAsia"/>
                  <w:color w:val="auto"/>
                  <w:sz w:val="20"/>
                </w:rPr>
                <w:delText>상무</w:delText>
              </w:r>
            </w:del>
          </w:p>
        </w:tc>
        <w:tc>
          <w:tcPr>
            <w:tcW w:w="221" w:type="pct"/>
            <w:vAlign w:val="center"/>
          </w:tcPr>
          <w:p w14:paraId="56388206" w14:textId="77777777" w:rsidR="004B4C94" w:rsidRPr="002646CB" w:rsidRDefault="004B4C94" w:rsidP="004B4C94">
            <w:pPr>
              <w:pStyle w:val="aa"/>
              <w:rPr>
                <w:rFonts w:ascii="Arial" w:hAnsi="Arial"/>
                <w:color w:val="auto"/>
                <w:sz w:val="20"/>
                <w:rPrChange w:id="207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2646CB" w:rsidRPr="002646CB" w14:paraId="5D32B541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63301C09" w14:textId="77777777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199" w:type="pct"/>
            <w:vAlign w:val="center"/>
          </w:tcPr>
          <w:p w14:paraId="47B060AF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565" w:type="pct"/>
            <w:vAlign w:val="center"/>
          </w:tcPr>
          <w:p w14:paraId="5479E420" w14:textId="7B82982E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208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209" w:author="ETRI-김종원" w:date="2019-11-04T18:56:00Z">
              <w:r w:rsidRPr="002646CB">
                <w:rPr>
                  <w:rFonts w:ascii="Arial" w:hAnsi="Arial" w:hint="eastAsia"/>
                  <w:color w:val="auto"/>
                  <w:sz w:val="20"/>
                </w:rPr>
                <w:t>박승용</w:t>
              </w:r>
            </w:ins>
            <w:del w:id="210" w:author="ETRI-김종원" w:date="2019-11-04T18:56:00Z">
              <w:r w:rsidRPr="002646CB" w:rsidDel="004B4C94">
                <w:rPr>
                  <w:rFonts w:ascii="Arial" w:hAnsi="Arial" w:hint="eastAsia"/>
                  <w:color w:val="auto"/>
                  <w:sz w:val="20"/>
                </w:rPr>
                <w:delText>김은수</w:delText>
              </w:r>
            </w:del>
          </w:p>
        </w:tc>
        <w:tc>
          <w:tcPr>
            <w:tcW w:w="293" w:type="pct"/>
            <w:vAlign w:val="center"/>
          </w:tcPr>
          <w:p w14:paraId="6331958F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211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vAlign w:val="center"/>
          </w:tcPr>
          <w:p w14:paraId="00438B69" w14:textId="6443DF76" w:rsidR="004B4C94" w:rsidRPr="002646CB" w:rsidRDefault="004B4C94" w:rsidP="004B4C94">
            <w:pPr>
              <w:pStyle w:val="aa"/>
              <w:jc w:val="left"/>
              <w:rPr>
                <w:rFonts w:ascii="Arial" w:hAnsi="Arial"/>
                <w:color w:val="auto"/>
                <w:sz w:val="20"/>
                <w:rPrChange w:id="212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213" w:author="ETRI-김종원" w:date="2019-11-04T18:56:00Z">
              <w:r w:rsidRPr="002646CB">
                <w:rPr>
                  <w:rFonts w:ascii="Arial" w:hAnsi="Arial" w:hint="eastAsia"/>
                  <w:color w:val="auto"/>
                  <w:sz w:val="20"/>
                </w:rPr>
                <w:t>효성</w:t>
              </w:r>
            </w:ins>
            <w:del w:id="214" w:author="ETRI-김종원" w:date="2019-11-04T18:56:00Z">
              <w:r w:rsidRPr="002646CB" w:rsidDel="004B4C94">
                <w:rPr>
                  <w:rFonts w:ascii="Arial" w:hAnsi="Arial" w:hint="eastAsia"/>
                  <w:color w:val="auto"/>
                  <w:sz w:val="20"/>
                </w:rPr>
                <w:delText>한국전력거래소</w:delText>
              </w:r>
            </w:del>
          </w:p>
        </w:tc>
        <w:tc>
          <w:tcPr>
            <w:tcW w:w="305" w:type="pct"/>
            <w:vAlign w:val="center"/>
          </w:tcPr>
          <w:p w14:paraId="3A47E34F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215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vAlign w:val="center"/>
          </w:tcPr>
          <w:p w14:paraId="72E80EF6" w14:textId="4FEE8B92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216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217" w:author="ETRI-김종원" w:date="2019-11-04T18:56:00Z">
              <w:r w:rsidRPr="002646CB">
                <w:rPr>
                  <w:rFonts w:ascii="Arial" w:hAnsi="Arial" w:hint="eastAsia"/>
                  <w:color w:val="auto"/>
                  <w:sz w:val="20"/>
                </w:rPr>
                <w:t>전무</w:t>
              </w:r>
            </w:ins>
            <w:del w:id="218" w:author="ETRI-김종원" w:date="2019-11-04T18:56:00Z">
              <w:r w:rsidRPr="002646CB" w:rsidDel="004B4C94">
                <w:rPr>
                  <w:rFonts w:ascii="Arial" w:hAnsi="Arial" w:hint="eastAsia"/>
                  <w:color w:val="auto"/>
                  <w:sz w:val="20"/>
                </w:rPr>
                <w:delText>본부장</w:delText>
              </w:r>
            </w:del>
          </w:p>
        </w:tc>
        <w:tc>
          <w:tcPr>
            <w:tcW w:w="221" w:type="pct"/>
            <w:vAlign w:val="center"/>
          </w:tcPr>
          <w:p w14:paraId="4B92E39C" w14:textId="77777777" w:rsidR="004B4C94" w:rsidRPr="002646CB" w:rsidRDefault="004B4C94" w:rsidP="004B4C94">
            <w:pPr>
              <w:pStyle w:val="aa"/>
              <w:rPr>
                <w:rFonts w:ascii="Arial" w:hAnsi="Arial"/>
                <w:color w:val="auto"/>
                <w:sz w:val="20"/>
                <w:rPrChange w:id="219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2646CB" w:rsidRPr="002646CB" w14:paraId="08881F85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7002635F" w14:textId="77777777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199" w:type="pct"/>
            <w:vAlign w:val="center"/>
          </w:tcPr>
          <w:p w14:paraId="26AB2508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565" w:type="pct"/>
            <w:vAlign w:val="center"/>
          </w:tcPr>
          <w:p w14:paraId="0EB85E94" w14:textId="5FD02AA2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220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221" w:author="ETRI-김종원" w:date="2019-11-04T18:56:00Z">
              <w:r w:rsidRPr="002646CB">
                <w:rPr>
                  <w:rFonts w:ascii="Arial" w:hAnsi="Arial" w:hint="eastAsia"/>
                  <w:color w:val="auto"/>
                  <w:sz w:val="20"/>
                </w:rPr>
                <w:t>서경훈</w:t>
              </w:r>
            </w:ins>
            <w:del w:id="222" w:author="ETRI-김종원" w:date="2019-11-04T18:56:00Z">
              <w:r w:rsidRPr="002646CB" w:rsidDel="004B4C94">
                <w:rPr>
                  <w:rFonts w:ascii="Arial" w:hAnsi="Arial" w:hint="eastAsia"/>
                  <w:color w:val="auto"/>
                  <w:sz w:val="20"/>
                </w:rPr>
                <w:delText>정금영</w:delText>
              </w:r>
            </w:del>
          </w:p>
        </w:tc>
        <w:tc>
          <w:tcPr>
            <w:tcW w:w="293" w:type="pct"/>
            <w:vAlign w:val="center"/>
          </w:tcPr>
          <w:p w14:paraId="52110FDB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223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vAlign w:val="center"/>
          </w:tcPr>
          <w:p w14:paraId="739A3852" w14:textId="629F6704" w:rsidR="004B4C94" w:rsidRPr="002646CB" w:rsidRDefault="004B4C94" w:rsidP="004B4C94">
            <w:pPr>
              <w:pStyle w:val="aa"/>
              <w:jc w:val="left"/>
              <w:rPr>
                <w:rFonts w:ascii="Arial" w:hAnsi="Arial"/>
                <w:color w:val="auto"/>
                <w:sz w:val="20"/>
                <w:rPrChange w:id="224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225" w:author="ETRI-김종원" w:date="2019-11-04T18:56:00Z">
              <w:r w:rsidRPr="002646CB">
                <w:rPr>
                  <w:rFonts w:ascii="Arial" w:hAnsi="Arial" w:hint="eastAsia"/>
                  <w:color w:val="auto"/>
                  <w:sz w:val="20"/>
                </w:rPr>
                <w:t>삼성</w:t>
              </w:r>
              <w:r w:rsidRPr="002646CB">
                <w:rPr>
                  <w:rFonts w:ascii="Arial" w:hAnsi="Arial"/>
                  <w:color w:val="auto"/>
                  <w:sz w:val="20"/>
                </w:rPr>
                <w:t>SDI</w:t>
              </w:r>
            </w:ins>
            <w:del w:id="226" w:author="ETRI-김종원" w:date="2019-11-04T18:56:00Z">
              <w:r w:rsidRPr="002646CB" w:rsidDel="004B4C94">
                <w:rPr>
                  <w:rFonts w:ascii="Arial" w:hAnsi="Arial" w:hint="eastAsia"/>
                  <w:color w:val="auto"/>
                  <w:sz w:val="20"/>
                </w:rPr>
                <w:delText>한국전력공사</w:delText>
              </w:r>
            </w:del>
          </w:p>
        </w:tc>
        <w:tc>
          <w:tcPr>
            <w:tcW w:w="305" w:type="pct"/>
            <w:vAlign w:val="center"/>
          </w:tcPr>
          <w:p w14:paraId="7E6F93FA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227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vAlign w:val="center"/>
          </w:tcPr>
          <w:p w14:paraId="198CD722" w14:textId="6E09334D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228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229" w:author="ETRI-김종원" w:date="2019-11-04T18:57:00Z">
              <w:r w:rsidRPr="002646CB">
                <w:rPr>
                  <w:rFonts w:ascii="Arial" w:hAnsi="Arial" w:hint="eastAsia"/>
                  <w:color w:val="auto"/>
                  <w:sz w:val="20"/>
                </w:rPr>
                <w:t>상무</w:t>
              </w:r>
            </w:ins>
            <w:del w:id="230" w:author="ETRI-김종원" w:date="2019-11-04T18:56:00Z">
              <w:r w:rsidRPr="002646CB" w:rsidDel="004B4C94">
                <w:rPr>
                  <w:rFonts w:ascii="Arial" w:hAnsi="Arial" w:hint="eastAsia"/>
                  <w:color w:val="auto"/>
                  <w:sz w:val="20"/>
                </w:rPr>
                <w:delText>처장</w:delText>
              </w:r>
            </w:del>
          </w:p>
        </w:tc>
        <w:tc>
          <w:tcPr>
            <w:tcW w:w="221" w:type="pct"/>
            <w:vAlign w:val="center"/>
          </w:tcPr>
          <w:p w14:paraId="4B25E9D3" w14:textId="77777777" w:rsidR="004B4C94" w:rsidRPr="002646CB" w:rsidRDefault="004B4C94" w:rsidP="004B4C94">
            <w:pPr>
              <w:pStyle w:val="aa"/>
              <w:rPr>
                <w:rFonts w:ascii="Arial" w:hAnsi="Arial"/>
                <w:color w:val="auto"/>
                <w:sz w:val="20"/>
                <w:rPrChange w:id="231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2646CB" w:rsidRPr="002646CB" w14:paraId="04010A6D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73967089" w14:textId="77777777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199" w:type="pct"/>
            <w:vAlign w:val="center"/>
          </w:tcPr>
          <w:p w14:paraId="6D681FEB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565" w:type="pct"/>
            <w:vAlign w:val="center"/>
          </w:tcPr>
          <w:p w14:paraId="4E9D66A4" w14:textId="1E8625B6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232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233" w:author="ETRI-김종원" w:date="2019-11-04T18:57:00Z">
              <w:r w:rsidRPr="002646CB">
                <w:rPr>
                  <w:rFonts w:ascii="Arial" w:hAnsi="Arial" w:hint="eastAsia"/>
                  <w:color w:val="auto"/>
                  <w:sz w:val="20"/>
                </w:rPr>
                <w:t>위성복</w:t>
              </w:r>
            </w:ins>
            <w:del w:id="234" w:author="ETRI-김종원" w:date="2019-11-04T18:57:00Z">
              <w:r w:rsidRPr="002646CB" w:rsidDel="004B4C94">
                <w:rPr>
                  <w:rFonts w:ascii="Arial" w:hAnsi="Arial" w:hint="eastAsia"/>
                  <w:color w:val="auto"/>
                  <w:sz w:val="20"/>
                </w:rPr>
                <w:delText>윤석열</w:delText>
              </w:r>
            </w:del>
          </w:p>
        </w:tc>
        <w:tc>
          <w:tcPr>
            <w:tcW w:w="293" w:type="pct"/>
            <w:vAlign w:val="center"/>
          </w:tcPr>
          <w:p w14:paraId="07778D8E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235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vAlign w:val="center"/>
          </w:tcPr>
          <w:p w14:paraId="107E2A40" w14:textId="17CF5617" w:rsidR="004B4C94" w:rsidRPr="002646CB" w:rsidRDefault="004B4C94" w:rsidP="004B4C94">
            <w:pPr>
              <w:pStyle w:val="aa"/>
              <w:jc w:val="left"/>
              <w:rPr>
                <w:rFonts w:ascii="Arial" w:hAnsi="Arial"/>
                <w:color w:val="auto"/>
                <w:sz w:val="20"/>
                <w:rPrChange w:id="236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r w:rsidRPr="002646CB">
              <w:rPr>
                <w:rFonts w:ascii="Arial" w:hAnsi="Arial" w:hint="eastAsia"/>
                <w:color w:val="auto"/>
                <w:sz w:val="20"/>
              </w:rPr>
              <w:t>한</w:t>
            </w:r>
            <w:ins w:id="237" w:author="ETRI-김종원" w:date="2019-11-04T18:57:00Z">
              <w:r w:rsidRPr="002646CB">
                <w:rPr>
                  <w:rFonts w:ascii="Arial" w:hAnsi="Arial" w:hint="eastAsia"/>
                  <w:color w:val="auto"/>
                  <w:sz w:val="20"/>
                </w:rPr>
                <w:t>국토지주택공사</w:t>
              </w:r>
            </w:ins>
            <w:del w:id="238" w:author="ETRI-김종원" w:date="2019-11-04T18:57:00Z">
              <w:r w:rsidRPr="002646CB" w:rsidDel="004B4C94">
                <w:rPr>
                  <w:rFonts w:ascii="Arial" w:hAnsi="Arial" w:hint="eastAsia"/>
                  <w:color w:val="auto"/>
                  <w:sz w:val="20"/>
                </w:rPr>
                <w:delText>전</w:delText>
              </w:r>
              <w:r w:rsidRPr="002646CB" w:rsidDel="004B4C94">
                <w:rPr>
                  <w:rFonts w:ascii="Arial" w:hAnsi="Arial"/>
                  <w:color w:val="auto"/>
                  <w:sz w:val="20"/>
                </w:rPr>
                <w:delText>KDN</w:delText>
              </w:r>
            </w:del>
          </w:p>
        </w:tc>
        <w:tc>
          <w:tcPr>
            <w:tcW w:w="305" w:type="pct"/>
            <w:vAlign w:val="center"/>
          </w:tcPr>
          <w:p w14:paraId="53278C6D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239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vAlign w:val="center"/>
          </w:tcPr>
          <w:p w14:paraId="2F430DC3" w14:textId="057668F9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240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241" w:author="ETRI-김종원" w:date="2019-11-04T18:57:00Z">
              <w:r w:rsidRPr="002646CB">
                <w:rPr>
                  <w:rFonts w:ascii="Arial" w:hAnsi="Arial" w:hint="eastAsia"/>
                  <w:color w:val="auto"/>
                  <w:sz w:val="20"/>
                </w:rPr>
                <w:t>단장</w:t>
              </w:r>
            </w:ins>
            <w:del w:id="242" w:author="ETRI-김종원" w:date="2019-11-04T18:57:00Z">
              <w:r w:rsidRPr="002646CB" w:rsidDel="004B4C94">
                <w:rPr>
                  <w:rFonts w:ascii="Arial" w:hAnsi="Arial" w:hint="eastAsia"/>
                  <w:color w:val="auto"/>
                  <w:sz w:val="20"/>
                </w:rPr>
                <w:delText>본부장</w:delText>
              </w:r>
            </w:del>
          </w:p>
        </w:tc>
        <w:tc>
          <w:tcPr>
            <w:tcW w:w="221" w:type="pct"/>
            <w:vAlign w:val="center"/>
          </w:tcPr>
          <w:p w14:paraId="3A73B55A" w14:textId="77777777" w:rsidR="004B4C94" w:rsidRPr="002646CB" w:rsidRDefault="004B4C94" w:rsidP="004B4C94">
            <w:pPr>
              <w:pStyle w:val="aa"/>
              <w:rPr>
                <w:rFonts w:ascii="Arial" w:hAnsi="Arial"/>
                <w:color w:val="auto"/>
                <w:sz w:val="20"/>
                <w:rPrChange w:id="243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2646CB" w:rsidRPr="002646CB" w14:paraId="5B558F6A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7932D3D7" w14:textId="77777777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199" w:type="pct"/>
            <w:vAlign w:val="center"/>
          </w:tcPr>
          <w:p w14:paraId="2DF5C8AE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565" w:type="pct"/>
            <w:vAlign w:val="center"/>
          </w:tcPr>
          <w:p w14:paraId="49209281" w14:textId="3D0E2FA1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244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245" w:author="ETRI-김종원" w:date="2019-11-04T18:58:00Z">
              <w:r w:rsidRPr="002646CB">
                <w:rPr>
                  <w:rFonts w:ascii="Arial" w:hAnsi="Arial" w:hint="eastAsia"/>
                  <w:color w:val="auto"/>
                  <w:sz w:val="20"/>
                </w:rPr>
                <w:t>장태헌</w:t>
              </w:r>
            </w:ins>
            <w:del w:id="246" w:author="ETRI-김종원" w:date="2019-11-04T18:58:00Z">
              <w:r w:rsidRPr="002646CB" w:rsidDel="004B4C94">
                <w:rPr>
                  <w:rFonts w:ascii="Arial" w:hAnsi="Arial" w:hint="eastAsia"/>
                  <w:color w:val="auto"/>
                  <w:sz w:val="20"/>
                </w:rPr>
                <w:delText>박진수</w:delText>
              </w:r>
            </w:del>
          </w:p>
        </w:tc>
        <w:tc>
          <w:tcPr>
            <w:tcW w:w="293" w:type="pct"/>
            <w:vAlign w:val="center"/>
          </w:tcPr>
          <w:p w14:paraId="01A129CC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247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vAlign w:val="center"/>
          </w:tcPr>
          <w:p w14:paraId="1ECD1CCD" w14:textId="04C2D32D" w:rsidR="004B4C94" w:rsidRPr="002646CB" w:rsidRDefault="004B4C94" w:rsidP="004B4C94">
            <w:pPr>
              <w:pStyle w:val="aa"/>
              <w:jc w:val="left"/>
              <w:rPr>
                <w:rFonts w:ascii="Arial" w:hAnsi="Arial"/>
                <w:color w:val="auto"/>
                <w:sz w:val="20"/>
                <w:rPrChange w:id="248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249" w:author="ETRI-김종원" w:date="2019-11-04T18:58:00Z">
              <w:r w:rsidRPr="002646CB">
                <w:rPr>
                  <w:rFonts w:ascii="Arial" w:hAnsi="Arial" w:hint="eastAsia"/>
                  <w:color w:val="auto"/>
                  <w:sz w:val="20"/>
                </w:rPr>
                <w:t>한국산업기술시험원</w:t>
              </w:r>
            </w:ins>
            <w:del w:id="250" w:author="ETRI-김종원" w:date="2019-11-04T18:58:00Z">
              <w:r w:rsidRPr="002646CB" w:rsidDel="004B4C94">
                <w:rPr>
                  <w:rFonts w:ascii="Arial" w:hAnsi="Arial" w:hint="eastAsia"/>
                  <w:color w:val="auto"/>
                  <w:sz w:val="20"/>
                </w:rPr>
                <w:delText>현대중공업</w:delText>
              </w:r>
            </w:del>
          </w:p>
        </w:tc>
        <w:tc>
          <w:tcPr>
            <w:tcW w:w="305" w:type="pct"/>
            <w:vAlign w:val="center"/>
          </w:tcPr>
          <w:p w14:paraId="3DD6A5F6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251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vAlign w:val="center"/>
          </w:tcPr>
          <w:p w14:paraId="6EA9AA44" w14:textId="4979D6F5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252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253" w:author="ETRI-김종원" w:date="2019-11-04T18:58:00Z">
              <w:r w:rsidRPr="002646CB">
                <w:rPr>
                  <w:rFonts w:ascii="Arial" w:hAnsi="Arial" w:hint="eastAsia"/>
                  <w:color w:val="auto"/>
                  <w:sz w:val="20"/>
                </w:rPr>
                <w:t>본부장</w:t>
              </w:r>
            </w:ins>
            <w:del w:id="254" w:author="ETRI-김종원" w:date="2019-11-04T18:58:00Z">
              <w:r w:rsidRPr="002646CB" w:rsidDel="004B4C94">
                <w:rPr>
                  <w:rFonts w:ascii="Arial" w:hAnsi="Arial" w:hint="eastAsia"/>
                  <w:color w:val="auto"/>
                  <w:sz w:val="20"/>
                </w:rPr>
                <w:delText>소장</w:delText>
              </w:r>
            </w:del>
          </w:p>
        </w:tc>
        <w:tc>
          <w:tcPr>
            <w:tcW w:w="221" w:type="pct"/>
            <w:vAlign w:val="center"/>
          </w:tcPr>
          <w:p w14:paraId="7DF5D767" w14:textId="22F1A67F" w:rsidR="004B4C94" w:rsidRPr="002646CB" w:rsidRDefault="004B4C94" w:rsidP="004B4C94">
            <w:pPr>
              <w:pStyle w:val="aa"/>
              <w:rPr>
                <w:rFonts w:ascii="Arial" w:hAnsi="Arial"/>
                <w:color w:val="auto"/>
                <w:sz w:val="20"/>
                <w:rPrChange w:id="255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2646CB" w:rsidRPr="002646CB" w14:paraId="69728E65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03A75D23" w14:textId="77777777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199" w:type="pct"/>
            <w:vAlign w:val="center"/>
          </w:tcPr>
          <w:p w14:paraId="46ACBD5D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565" w:type="pct"/>
            <w:vAlign w:val="center"/>
          </w:tcPr>
          <w:p w14:paraId="6BE974B8" w14:textId="00E17DC8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256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r w:rsidRPr="002646CB">
              <w:rPr>
                <w:rFonts w:ascii="Arial" w:hAnsi="Arial" w:hint="eastAsia"/>
                <w:color w:val="auto"/>
                <w:sz w:val="20"/>
              </w:rPr>
              <w:t>박</w:t>
            </w:r>
            <w:ins w:id="257" w:author="ETRI-김종원" w:date="2019-11-04T18:58:00Z">
              <w:r w:rsidRPr="002646CB">
                <w:rPr>
                  <w:rFonts w:ascii="Arial" w:hAnsi="Arial" w:hint="eastAsia"/>
                  <w:color w:val="auto"/>
                  <w:sz w:val="20"/>
                </w:rPr>
                <w:t>응기</w:t>
              </w:r>
            </w:ins>
            <w:del w:id="258" w:author="ETRI-김종원" w:date="2019-11-04T18:58:00Z">
              <w:r w:rsidRPr="002646CB" w:rsidDel="004B4C94">
                <w:rPr>
                  <w:rFonts w:ascii="Arial" w:hAnsi="Arial" w:hint="eastAsia"/>
                  <w:color w:val="auto"/>
                  <w:sz w:val="20"/>
                </w:rPr>
                <w:delText>승용</w:delText>
              </w:r>
            </w:del>
          </w:p>
        </w:tc>
        <w:tc>
          <w:tcPr>
            <w:tcW w:w="293" w:type="pct"/>
            <w:vAlign w:val="center"/>
          </w:tcPr>
          <w:p w14:paraId="762FB22C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259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vAlign w:val="center"/>
          </w:tcPr>
          <w:p w14:paraId="1ED34171" w14:textId="26D6FF15" w:rsidR="004B4C94" w:rsidRPr="002646CB" w:rsidRDefault="004B4C94" w:rsidP="004B4C94">
            <w:pPr>
              <w:pStyle w:val="aa"/>
              <w:jc w:val="left"/>
              <w:rPr>
                <w:rFonts w:ascii="Arial" w:hAnsi="Arial"/>
                <w:color w:val="auto"/>
                <w:sz w:val="20"/>
                <w:rPrChange w:id="260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261" w:author="ETRI-김종원" w:date="2019-11-04T18:59:00Z">
              <w:r w:rsidRPr="002646CB">
                <w:rPr>
                  <w:rFonts w:ascii="Arial" w:hAnsi="Arial" w:hint="eastAsia"/>
                  <w:color w:val="auto"/>
                  <w:sz w:val="20"/>
                </w:rPr>
                <w:t>국가보안기술연구소</w:t>
              </w:r>
            </w:ins>
            <w:del w:id="262" w:author="ETRI-김종원" w:date="2019-11-04T18:59:00Z">
              <w:r w:rsidRPr="002646CB" w:rsidDel="004B4C94">
                <w:rPr>
                  <w:rFonts w:ascii="Arial" w:hAnsi="Arial" w:hint="eastAsia"/>
                  <w:color w:val="auto"/>
                  <w:sz w:val="20"/>
                </w:rPr>
                <w:delText>효성</w:delText>
              </w:r>
            </w:del>
          </w:p>
        </w:tc>
        <w:tc>
          <w:tcPr>
            <w:tcW w:w="305" w:type="pct"/>
            <w:vAlign w:val="center"/>
          </w:tcPr>
          <w:p w14:paraId="29823E7B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263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vAlign w:val="center"/>
          </w:tcPr>
          <w:p w14:paraId="04A3B188" w14:textId="5D515B34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264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265" w:author="ETRI-김종원" w:date="2019-11-04T18:59:00Z">
              <w:r w:rsidRPr="002646CB">
                <w:rPr>
                  <w:rFonts w:ascii="Arial" w:hAnsi="Arial" w:hint="eastAsia"/>
                  <w:color w:val="auto"/>
                  <w:sz w:val="20"/>
                </w:rPr>
                <w:t>본부장</w:t>
              </w:r>
            </w:ins>
            <w:del w:id="266" w:author="ETRI-김종원" w:date="2019-11-04T18:59:00Z">
              <w:r w:rsidRPr="002646CB" w:rsidDel="004B4C94">
                <w:rPr>
                  <w:rFonts w:ascii="Arial" w:hAnsi="Arial" w:hint="eastAsia"/>
                  <w:color w:val="auto"/>
                  <w:sz w:val="20"/>
                </w:rPr>
                <w:delText>전문</w:delText>
              </w:r>
            </w:del>
          </w:p>
        </w:tc>
        <w:tc>
          <w:tcPr>
            <w:tcW w:w="221" w:type="pct"/>
            <w:vAlign w:val="center"/>
          </w:tcPr>
          <w:p w14:paraId="16DE4E67" w14:textId="77777777" w:rsidR="004B4C94" w:rsidRPr="002646CB" w:rsidRDefault="004B4C94" w:rsidP="004B4C94">
            <w:pPr>
              <w:pStyle w:val="aa"/>
              <w:rPr>
                <w:rFonts w:ascii="Arial" w:hAnsi="Arial"/>
                <w:color w:val="auto"/>
                <w:sz w:val="20"/>
                <w:rPrChange w:id="267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2646CB" w:rsidRPr="002646CB" w14:paraId="75915A2B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2819EA32" w14:textId="77777777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199" w:type="pct"/>
            <w:vAlign w:val="center"/>
          </w:tcPr>
          <w:p w14:paraId="053A3C1C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565" w:type="pct"/>
            <w:vAlign w:val="center"/>
          </w:tcPr>
          <w:p w14:paraId="2620BDA3" w14:textId="42C889BF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268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269" w:author="ETRI-김종원" w:date="2019-11-04T18:59:00Z">
              <w:r w:rsidRPr="002646CB">
                <w:rPr>
                  <w:rFonts w:ascii="Arial" w:hAnsi="Arial" w:hint="eastAsia"/>
                  <w:color w:val="auto"/>
                  <w:sz w:val="20"/>
                </w:rPr>
                <w:t>이동준</w:t>
              </w:r>
            </w:ins>
            <w:del w:id="270" w:author="ETRI-김종원" w:date="2019-11-04T18:59:00Z">
              <w:r w:rsidRPr="002646CB" w:rsidDel="004B4C94">
                <w:rPr>
                  <w:rFonts w:ascii="Arial" w:hAnsi="Arial" w:hint="eastAsia"/>
                  <w:color w:val="auto"/>
                  <w:sz w:val="20"/>
                </w:rPr>
                <w:delText>강정민</w:delText>
              </w:r>
            </w:del>
          </w:p>
        </w:tc>
        <w:tc>
          <w:tcPr>
            <w:tcW w:w="293" w:type="pct"/>
            <w:vAlign w:val="center"/>
          </w:tcPr>
          <w:p w14:paraId="5117EA49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271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vAlign w:val="center"/>
          </w:tcPr>
          <w:p w14:paraId="1D83C4B8" w14:textId="23C27F9E" w:rsidR="004B4C94" w:rsidRPr="002646CB" w:rsidRDefault="004B4C94" w:rsidP="004B4C94">
            <w:pPr>
              <w:pStyle w:val="aa"/>
              <w:jc w:val="left"/>
              <w:rPr>
                <w:rFonts w:ascii="Arial" w:hAnsi="Arial"/>
                <w:color w:val="auto"/>
                <w:sz w:val="20"/>
                <w:rPrChange w:id="272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273" w:author="ETRI-김종원" w:date="2019-11-04T18:59:00Z">
              <w:r w:rsidRPr="002646CB">
                <w:rPr>
                  <w:rFonts w:ascii="Arial" w:hAnsi="Arial" w:hint="eastAsia"/>
                  <w:color w:val="auto"/>
                  <w:sz w:val="20"/>
                </w:rPr>
                <w:t>한국전기연구원</w:t>
              </w:r>
            </w:ins>
            <w:del w:id="274" w:author="ETRI-김종원" w:date="2019-11-04T18:59:00Z">
              <w:r w:rsidRPr="002646CB" w:rsidDel="004B4C94">
                <w:rPr>
                  <w:rFonts w:ascii="Arial" w:hAnsi="Arial" w:hint="eastAsia"/>
                  <w:color w:val="auto"/>
                  <w:sz w:val="20"/>
                </w:rPr>
                <w:delText>국가보안기술연구소</w:delText>
              </w:r>
            </w:del>
          </w:p>
        </w:tc>
        <w:tc>
          <w:tcPr>
            <w:tcW w:w="305" w:type="pct"/>
            <w:vAlign w:val="center"/>
          </w:tcPr>
          <w:p w14:paraId="631E8448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275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vAlign w:val="center"/>
          </w:tcPr>
          <w:p w14:paraId="24C5BC43" w14:textId="5FF2C6BF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276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277" w:author="ETRI-김종원" w:date="2019-11-04T19:00:00Z">
              <w:r w:rsidRPr="002646CB">
                <w:rPr>
                  <w:rFonts w:ascii="Arial" w:hAnsi="Arial" w:hint="eastAsia"/>
                  <w:color w:val="auto"/>
                  <w:sz w:val="20"/>
                </w:rPr>
                <w:t>본부장</w:t>
              </w:r>
            </w:ins>
            <w:del w:id="278" w:author="ETRI-김종원" w:date="2019-11-04T19:00:00Z">
              <w:r w:rsidRPr="002646CB" w:rsidDel="004B4C94">
                <w:rPr>
                  <w:rFonts w:ascii="Arial" w:hAnsi="Arial" w:hint="eastAsia"/>
                  <w:color w:val="auto"/>
                  <w:sz w:val="20"/>
                </w:rPr>
                <w:delText>실장</w:delText>
              </w:r>
            </w:del>
          </w:p>
        </w:tc>
        <w:tc>
          <w:tcPr>
            <w:tcW w:w="221" w:type="pct"/>
            <w:vAlign w:val="center"/>
          </w:tcPr>
          <w:p w14:paraId="50D424B7" w14:textId="77777777" w:rsidR="004B4C94" w:rsidRPr="002646CB" w:rsidRDefault="004B4C94" w:rsidP="004B4C94">
            <w:pPr>
              <w:pStyle w:val="aa"/>
              <w:rPr>
                <w:rFonts w:ascii="Arial" w:hAnsi="Arial"/>
                <w:color w:val="auto"/>
                <w:sz w:val="20"/>
                <w:rPrChange w:id="279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2646CB" w:rsidRPr="002646CB" w14:paraId="5B8FEB81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16923619" w14:textId="77777777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199" w:type="pct"/>
            <w:vAlign w:val="center"/>
          </w:tcPr>
          <w:p w14:paraId="02322CBC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565" w:type="pct"/>
            <w:vAlign w:val="center"/>
          </w:tcPr>
          <w:p w14:paraId="59EADEFE" w14:textId="03597C2F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280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r w:rsidRPr="002646CB">
              <w:rPr>
                <w:rFonts w:ascii="Arial" w:hAnsi="Arial" w:hint="eastAsia"/>
                <w:color w:val="auto"/>
                <w:sz w:val="20"/>
              </w:rPr>
              <w:t>이백행</w:t>
            </w:r>
          </w:p>
        </w:tc>
        <w:tc>
          <w:tcPr>
            <w:tcW w:w="293" w:type="pct"/>
            <w:vAlign w:val="center"/>
          </w:tcPr>
          <w:p w14:paraId="2279A70C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281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vAlign w:val="center"/>
          </w:tcPr>
          <w:p w14:paraId="300A29A3" w14:textId="7E4A1775" w:rsidR="004B4C94" w:rsidRPr="002646CB" w:rsidRDefault="00214C22" w:rsidP="004B4C94">
            <w:pPr>
              <w:pStyle w:val="aa"/>
              <w:jc w:val="left"/>
              <w:rPr>
                <w:rFonts w:ascii="Arial" w:hAnsi="Arial"/>
                <w:color w:val="auto"/>
                <w:sz w:val="20"/>
                <w:rPrChange w:id="282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283" w:author="ETRI-김종원" w:date="2019-11-04T19:00:00Z">
              <w:r w:rsidRPr="002646CB">
                <w:rPr>
                  <w:rFonts w:ascii="Arial" w:hAnsi="Arial" w:hint="eastAsia"/>
                  <w:color w:val="auto"/>
                  <w:sz w:val="20"/>
                </w:rPr>
                <w:t>한국산업기술평가관리원</w:t>
              </w:r>
            </w:ins>
            <w:del w:id="284" w:author="ETRI-김종원" w:date="2019-11-04T19:00:00Z">
              <w:r w:rsidR="004B4C94" w:rsidRPr="002646CB" w:rsidDel="00214C22">
                <w:rPr>
                  <w:rFonts w:ascii="Arial" w:hAnsi="Arial" w:hint="eastAsia"/>
                  <w:color w:val="auto"/>
                  <w:sz w:val="20"/>
                </w:rPr>
                <w:delText>자동차부품연구원</w:delText>
              </w:r>
            </w:del>
          </w:p>
        </w:tc>
        <w:tc>
          <w:tcPr>
            <w:tcW w:w="305" w:type="pct"/>
            <w:vAlign w:val="center"/>
          </w:tcPr>
          <w:p w14:paraId="10EC277D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285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vAlign w:val="center"/>
          </w:tcPr>
          <w:p w14:paraId="4EB38EA5" w14:textId="61262829" w:rsidR="004B4C94" w:rsidRPr="002646CB" w:rsidRDefault="00214C22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286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287" w:author="ETRI-김종원" w:date="2019-11-04T19:00:00Z">
              <w:r w:rsidRPr="002646CB">
                <w:rPr>
                  <w:rFonts w:ascii="Arial" w:hAnsi="Arial"/>
                  <w:color w:val="auto"/>
                  <w:sz w:val="20"/>
                </w:rPr>
                <w:t>PD</w:t>
              </w:r>
            </w:ins>
            <w:del w:id="288" w:author="ETRI-김종원" w:date="2019-11-04T19:00:00Z">
              <w:r w:rsidR="004B4C94" w:rsidRPr="002646CB" w:rsidDel="00214C22">
                <w:rPr>
                  <w:rFonts w:ascii="Arial" w:hAnsi="Arial" w:hint="eastAsia"/>
                  <w:color w:val="auto"/>
                  <w:sz w:val="20"/>
                </w:rPr>
                <w:delText>본부장</w:delText>
              </w:r>
            </w:del>
          </w:p>
        </w:tc>
        <w:tc>
          <w:tcPr>
            <w:tcW w:w="221" w:type="pct"/>
            <w:vAlign w:val="center"/>
          </w:tcPr>
          <w:p w14:paraId="59743E89" w14:textId="77777777" w:rsidR="004B4C94" w:rsidRPr="002646CB" w:rsidRDefault="004B4C94" w:rsidP="004B4C94">
            <w:pPr>
              <w:pStyle w:val="aa"/>
              <w:rPr>
                <w:rFonts w:ascii="Arial" w:hAnsi="Arial"/>
                <w:color w:val="auto"/>
                <w:sz w:val="20"/>
                <w:rPrChange w:id="289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2646CB" w:rsidRPr="002646CB" w14:paraId="5E4E8D02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61C4BE08" w14:textId="77777777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199" w:type="pct"/>
            <w:vAlign w:val="center"/>
          </w:tcPr>
          <w:p w14:paraId="53BB3104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565" w:type="pct"/>
            <w:vAlign w:val="center"/>
          </w:tcPr>
          <w:p w14:paraId="4F5446CF" w14:textId="63B42813" w:rsidR="004B4C94" w:rsidRPr="002646CB" w:rsidRDefault="00214C22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290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291" w:author="ETRI-김종원" w:date="2019-11-04T19:01:00Z">
              <w:r w:rsidRPr="002646CB">
                <w:rPr>
                  <w:rFonts w:ascii="Arial" w:hAnsi="Arial" w:hint="eastAsia"/>
                  <w:color w:val="auto"/>
                  <w:sz w:val="20"/>
                </w:rPr>
                <w:t>성길웅</w:t>
              </w:r>
            </w:ins>
            <w:del w:id="292" w:author="ETRI-김종원" w:date="2019-11-04T19:00:00Z">
              <w:r w:rsidR="004B4C94" w:rsidRPr="002646CB" w:rsidDel="00214C22">
                <w:rPr>
                  <w:rFonts w:ascii="Arial" w:hAnsi="Arial" w:hint="eastAsia"/>
                  <w:color w:val="auto"/>
                  <w:sz w:val="20"/>
                </w:rPr>
                <w:delText>조원서</w:delText>
              </w:r>
            </w:del>
          </w:p>
        </w:tc>
        <w:tc>
          <w:tcPr>
            <w:tcW w:w="293" w:type="pct"/>
            <w:vAlign w:val="center"/>
          </w:tcPr>
          <w:p w14:paraId="6F2D63AA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293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vAlign w:val="center"/>
          </w:tcPr>
          <w:p w14:paraId="3B556340" w14:textId="49675320" w:rsidR="004B4C94" w:rsidRPr="002646CB" w:rsidRDefault="004B4C94" w:rsidP="004B4C94">
            <w:pPr>
              <w:pStyle w:val="aa"/>
              <w:jc w:val="left"/>
              <w:rPr>
                <w:rFonts w:ascii="Arial" w:hAnsi="Arial"/>
                <w:color w:val="auto"/>
                <w:sz w:val="20"/>
                <w:rPrChange w:id="294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r w:rsidRPr="002646CB">
              <w:rPr>
                <w:rFonts w:ascii="Arial" w:hAnsi="Arial" w:hint="eastAsia"/>
                <w:color w:val="auto"/>
                <w:sz w:val="20"/>
              </w:rPr>
              <w:t>한국</w:t>
            </w:r>
            <w:ins w:id="295" w:author="ETRI-김종원" w:date="2019-11-04T19:01:00Z">
              <w:r w:rsidR="00214C22" w:rsidRPr="002646CB">
                <w:rPr>
                  <w:rFonts w:ascii="Arial" w:hAnsi="Arial" w:hint="eastAsia"/>
                  <w:color w:val="auto"/>
                  <w:sz w:val="20"/>
                </w:rPr>
                <w:t>스마트그리드사업단</w:t>
              </w:r>
            </w:ins>
            <w:del w:id="296" w:author="ETRI-김종원" w:date="2019-11-04T19:01:00Z">
              <w:r w:rsidRPr="002646CB" w:rsidDel="00214C22">
                <w:rPr>
                  <w:rFonts w:ascii="Arial" w:hAnsi="Arial" w:hint="eastAsia"/>
                  <w:color w:val="auto"/>
                  <w:sz w:val="20"/>
                </w:rPr>
                <w:delText>산업기술시험원</w:delText>
              </w:r>
            </w:del>
          </w:p>
        </w:tc>
        <w:tc>
          <w:tcPr>
            <w:tcW w:w="305" w:type="pct"/>
            <w:vAlign w:val="center"/>
          </w:tcPr>
          <w:p w14:paraId="55CD56B4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297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vAlign w:val="center"/>
          </w:tcPr>
          <w:p w14:paraId="41842A08" w14:textId="7E26921C" w:rsidR="004B4C94" w:rsidRPr="002646CB" w:rsidRDefault="00214C22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298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299" w:author="ETRI-김종원" w:date="2019-11-04T19:01:00Z">
              <w:r w:rsidRPr="002646CB">
                <w:rPr>
                  <w:rFonts w:ascii="Arial" w:hAnsi="Arial" w:hint="eastAsia"/>
                  <w:color w:val="auto"/>
                  <w:sz w:val="20"/>
                </w:rPr>
                <w:t>실장</w:t>
              </w:r>
            </w:ins>
            <w:del w:id="300" w:author="ETRI-김종원" w:date="2019-11-04T19:01:00Z">
              <w:r w:rsidR="004B4C94" w:rsidRPr="002646CB" w:rsidDel="00214C22">
                <w:rPr>
                  <w:rFonts w:ascii="Arial" w:hAnsi="Arial" w:hint="eastAsia"/>
                  <w:color w:val="auto"/>
                  <w:sz w:val="20"/>
                </w:rPr>
                <w:delText>본부장</w:delText>
              </w:r>
            </w:del>
          </w:p>
        </w:tc>
        <w:tc>
          <w:tcPr>
            <w:tcW w:w="221" w:type="pct"/>
            <w:vAlign w:val="center"/>
          </w:tcPr>
          <w:p w14:paraId="064D4B4D" w14:textId="77777777" w:rsidR="004B4C94" w:rsidRPr="002646CB" w:rsidRDefault="004B4C94" w:rsidP="004B4C94">
            <w:pPr>
              <w:pStyle w:val="aa"/>
              <w:rPr>
                <w:rFonts w:ascii="Arial" w:hAnsi="Arial"/>
                <w:color w:val="auto"/>
                <w:sz w:val="20"/>
                <w:rPrChange w:id="301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2646CB" w:rsidRPr="002646CB" w14:paraId="6FA1320E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74E44DE5" w14:textId="77777777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199" w:type="pct"/>
            <w:vAlign w:val="center"/>
          </w:tcPr>
          <w:p w14:paraId="758D4825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565" w:type="pct"/>
            <w:vAlign w:val="center"/>
          </w:tcPr>
          <w:p w14:paraId="48159A51" w14:textId="4C954BAA" w:rsidR="004B4C94" w:rsidRPr="002646CB" w:rsidRDefault="00214C22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302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303" w:author="ETRI-김종원" w:date="2019-11-04T19:01:00Z">
              <w:r w:rsidRPr="002646CB">
                <w:rPr>
                  <w:rFonts w:ascii="Arial" w:hAnsi="Arial" w:hint="eastAsia"/>
                  <w:color w:val="auto"/>
                  <w:sz w:val="20"/>
                </w:rPr>
                <w:t>이경훈</w:t>
              </w:r>
            </w:ins>
            <w:del w:id="304" w:author="ETRI-김종원" w:date="2019-11-04T19:01:00Z">
              <w:r w:rsidR="004B4C94" w:rsidRPr="002646CB" w:rsidDel="00214C22">
                <w:rPr>
                  <w:rFonts w:ascii="Arial" w:hAnsi="Arial" w:hint="eastAsia"/>
                  <w:color w:val="auto"/>
                  <w:sz w:val="20"/>
                </w:rPr>
                <w:delText>박지식</w:delText>
              </w:r>
            </w:del>
          </w:p>
        </w:tc>
        <w:tc>
          <w:tcPr>
            <w:tcW w:w="293" w:type="pct"/>
            <w:vAlign w:val="center"/>
          </w:tcPr>
          <w:p w14:paraId="7FCDFE66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305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vAlign w:val="center"/>
          </w:tcPr>
          <w:p w14:paraId="1CA57B41" w14:textId="3D4E058C" w:rsidR="004B4C94" w:rsidRPr="002646CB" w:rsidRDefault="00214C22" w:rsidP="004B4C94">
            <w:pPr>
              <w:pStyle w:val="aa"/>
              <w:jc w:val="left"/>
              <w:rPr>
                <w:rFonts w:ascii="Arial" w:hAnsi="Arial"/>
                <w:color w:val="auto"/>
                <w:sz w:val="20"/>
                <w:rPrChange w:id="306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307" w:author="ETRI-김종원" w:date="2019-11-04T19:01:00Z">
              <w:r w:rsidRPr="002646CB">
                <w:rPr>
                  <w:rFonts w:ascii="Arial" w:hAnsi="Arial" w:hint="eastAsia"/>
                  <w:color w:val="auto"/>
                  <w:sz w:val="20"/>
                </w:rPr>
                <w:t>산업통상자원부</w:t>
              </w:r>
            </w:ins>
            <w:ins w:id="308" w:author="ETRI-김종원" w:date="2019-11-04T19:19:00Z">
              <w:r w:rsidR="00076AAF" w:rsidRPr="002646CB">
                <w:rPr>
                  <w:rFonts w:ascii="Arial" w:hAnsi="Arial"/>
                  <w:color w:val="auto"/>
                  <w:sz w:val="20"/>
                </w:rPr>
                <w:t>(</w:t>
              </w:r>
              <w:r w:rsidR="00076AAF" w:rsidRPr="002646CB">
                <w:rPr>
                  <w:rFonts w:ascii="Arial" w:hAnsi="Arial" w:hint="eastAsia"/>
                  <w:color w:val="auto"/>
                  <w:sz w:val="20"/>
                </w:rPr>
                <w:t>분산에너지과</w:t>
              </w:r>
              <w:r w:rsidR="00076AAF" w:rsidRPr="002646CB">
                <w:rPr>
                  <w:rFonts w:ascii="Arial" w:hAnsi="Arial"/>
                  <w:color w:val="auto"/>
                  <w:sz w:val="20"/>
                </w:rPr>
                <w:t>)</w:t>
              </w:r>
            </w:ins>
            <w:del w:id="309" w:author="ETRI-김종원" w:date="2019-11-04T19:01:00Z">
              <w:r w:rsidR="004B4C94" w:rsidRPr="002646CB" w:rsidDel="00214C22">
                <w:rPr>
                  <w:rFonts w:ascii="Arial" w:hAnsi="Arial" w:hint="eastAsia"/>
                  <w:color w:val="auto"/>
                  <w:sz w:val="20"/>
                </w:rPr>
                <w:delText>한국에너지기술평가원</w:delText>
              </w:r>
            </w:del>
          </w:p>
        </w:tc>
        <w:tc>
          <w:tcPr>
            <w:tcW w:w="305" w:type="pct"/>
            <w:vAlign w:val="center"/>
          </w:tcPr>
          <w:p w14:paraId="13762B2E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310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vAlign w:val="center"/>
          </w:tcPr>
          <w:p w14:paraId="376350E3" w14:textId="04F53ABE" w:rsidR="004B4C94" w:rsidRPr="002646CB" w:rsidRDefault="00214C22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311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312" w:author="ETRI-김종원" w:date="2019-11-04T19:02:00Z">
              <w:r w:rsidRPr="002646CB">
                <w:rPr>
                  <w:rFonts w:ascii="Arial" w:hAnsi="Arial" w:hint="eastAsia"/>
                  <w:color w:val="auto"/>
                  <w:sz w:val="20"/>
                </w:rPr>
                <w:t>과장</w:t>
              </w:r>
            </w:ins>
            <w:del w:id="313" w:author="ETRI-김종원" w:date="2019-11-04T19:02:00Z">
              <w:r w:rsidR="004B4C94" w:rsidRPr="002646CB" w:rsidDel="00214C22">
                <w:rPr>
                  <w:rFonts w:ascii="Arial" w:hAnsi="Arial"/>
                  <w:color w:val="auto"/>
                  <w:sz w:val="20"/>
                </w:rPr>
                <w:delText>SG PD</w:delText>
              </w:r>
            </w:del>
          </w:p>
        </w:tc>
        <w:tc>
          <w:tcPr>
            <w:tcW w:w="221" w:type="pct"/>
            <w:vAlign w:val="center"/>
          </w:tcPr>
          <w:p w14:paraId="7822F1BF" w14:textId="77777777" w:rsidR="004B4C94" w:rsidRPr="002646CB" w:rsidRDefault="004B4C94" w:rsidP="004B4C94">
            <w:pPr>
              <w:pStyle w:val="aa"/>
              <w:rPr>
                <w:rFonts w:ascii="Arial" w:hAnsi="Arial"/>
                <w:color w:val="auto"/>
                <w:sz w:val="20"/>
                <w:rPrChange w:id="314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2646CB" w:rsidRPr="002646CB" w14:paraId="60B98636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11F1277D" w14:textId="77777777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199" w:type="pct"/>
            <w:vAlign w:val="center"/>
          </w:tcPr>
          <w:p w14:paraId="6B84A533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565" w:type="pct"/>
            <w:vAlign w:val="center"/>
          </w:tcPr>
          <w:p w14:paraId="5AC2779B" w14:textId="3119B5F1" w:rsidR="004B4C94" w:rsidRPr="002646CB" w:rsidRDefault="00214C22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315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316" w:author="ETRI-김종원" w:date="2019-11-04T19:02:00Z">
              <w:r w:rsidRPr="002646CB">
                <w:rPr>
                  <w:rFonts w:ascii="Arial" w:hAnsi="Arial" w:hint="eastAsia"/>
                  <w:color w:val="auto"/>
                  <w:sz w:val="20"/>
                </w:rPr>
                <w:t>배진석</w:t>
              </w:r>
            </w:ins>
            <w:del w:id="317" w:author="ETRI-김종원" w:date="2019-11-04T19:02:00Z">
              <w:r w:rsidR="004B4C94" w:rsidRPr="002646CB" w:rsidDel="00214C22">
                <w:rPr>
                  <w:rFonts w:ascii="Arial" w:hAnsi="Arial" w:hint="eastAsia"/>
                  <w:color w:val="auto"/>
                  <w:sz w:val="20"/>
                </w:rPr>
                <w:delText>이용준</w:delText>
              </w:r>
            </w:del>
          </w:p>
        </w:tc>
        <w:tc>
          <w:tcPr>
            <w:tcW w:w="293" w:type="pct"/>
            <w:vAlign w:val="center"/>
          </w:tcPr>
          <w:p w14:paraId="71736CAB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318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vAlign w:val="center"/>
          </w:tcPr>
          <w:p w14:paraId="741CC385" w14:textId="244C59E5" w:rsidR="004B4C94" w:rsidRPr="002646CB" w:rsidRDefault="00214C22" w:rsidP="004B4C94">
            <w:pPr>
              <w:pStyle w:val="aa"/>
              <w:jc w:val="left"/>
              <w:rPr>
                <w:rFonts w:ascii="Arial" w:hAnsi="Arial"/>
                <w:color w:val="auto"/>
                <w:spacing w:val="-2"/>
                <w:sz w:val="20"/>
                <w:rPrChange w:id="319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320" w:author="ETRI-김종원" w:date="2019-11-04T19:02:00Z">
              <w:r w:rsidRPr="002646CB">
                <w:rPr>
                  <w:rFonts w:ascii="Arial" w:hAnsi="Arial" w:hint="eastAsia"/>
                  <w:color w:val="auto"/>
                  <w:spacing w:val="-2"/>
                  <w:sz w:val="20"/>
                  <w:rPrChange w:id="321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국가기술표준원</w:t>
              </w:r>
            </w:ins>
            <w:ins w:id="322" w:author="ETRI-김종원" w:date="2019-11-04T19:20:00Z">
              <w:r w:rsidR="00076AAF" w:rsidRPr="002646CB">
                <w:rPr>
                  <w:rFonts w:ascii="Arial" w:hAnsi="Arial"/>
                  <w:color w:val="auto"/>
                  <w:spacing w:val="-2"/>
                  <w:sz w:val="20"/>
                  <w:rPrChange w:id="323" w:author="ETRI-김종원" w:date="2019-12-10T10:44:00Z">
                    <w:rPr>
                      <w:rFonts w:ascii="Arial" w:hAnsi="Arial"/>
                      <w:color w:val="auto"/>
                      <w:sz w:val="20"/>
                    </w:rPr>
                  </w:rPrChange>
                </w:rPr>
                <w:t>(</w:t>
              </w:r>
              <w:r w:rsidR="00076AAF" w:rsidRPr="002646CB">
                <w:rPr>
                  <w:rFonts w:ascii="Arial" w:hAnsi="Arial" w:hint="eastAsia"/>
                  <w:color w:val="auto"/>
                  <w:spacing w:val="-2"/>
                  <w:sz w:val="20"/>
                  <w:rPrChange w:id="324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전기전자정보표준과</w:t>
              </w:r>
              <w:r w:rsidR="0054727E" w:rsidRPr="002646CB">
                <w:rPr>
                  <w:rFonts w:ascii="Arial" w:hAnsi="Arial"/>
                  <w:color w:val="auto"/>
                  <w:spacing w:val="-2"/>
                  <w:sz w:val="20"/>
                  <w:rPrChange w:id="325" w:author="ETRI-김종원" w:date="2019-12-10T10:44:00Z">
                    <w:rPr>
                      <w:rFonts w:ascii="Arial" w:hAnsi="Arial"/>
                      <w:color w:val="auto"/>
                      <w:sz w:val="20"/>
                    </w:rPr>
                  </w:rPrChange>
                </w:rPr>
                <w:t>)</w:t>
              </w:r>
            </w:ins>
            <w:del w:id="326" w:author="ETRI-김종원" w:date="2019-11-04T19:02:00Z">
              <w:r w:rsidR="004B4C94" w:rsidRPr="002646CB" w:rsidDel="00214C22">
                <w:rPr>
                  <w:rFonts w:ascii="Arial" w:hAnsi="Arial" w:hint="eastAsia"/>
                  <w:color w:val="auto"/>
                  <w:spacing w:val="-2"/>
                  <w:sz w:val="20"/>
                  <w:rPrChange w:id="327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한국전기연구원</w:delText>
              </w:r>
            </w:del>
          </w:p>
        </w:tc>
        <w:tc>
          <w:tcPr>
            <w:tcW w:w="305" w:type="pct"/>
            <w:vAlign w:val="center"/>
          </w:tcPr>
          <w:p w14:paraId="0E85B8A2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328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vAlign w:val="center"/>
          </w:tcPr>
          <w:p w14:paraId="3B08E74F" w14:textId="7B08A86A" w:rsidR="004B4C94" w:rsidRPr="002646CB" w:rsidRDefault="00214C22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329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330" w:author="ETRI-김종원" w:date="2019-11-04T19:02:00Z">
              <w:r w:rsidRPr="002646CB">
                <w:rPr>
                  <w:rFonts w:ascii="Arial" w:hAnsi="Arial" w:hint="eastAsia"/>
                  <w:color w:val="auto"/>
                  <w:sz w:val="20"/>
                </w:rPr>
                <w:t>과장</w:t>
              </w:r>
            </w:ins>
            <w:del w:id="331" w:author="ETRI-김종원" w:date="2019-11-04T19:02:00Z">
              <w:r w:rsidR="004B4C94" w:rsidRPr="002646CB" w:rsidDel="00214C22">
                <w:rPr>
                  <w:rFonts w:ascii="Arial" w:hAnsi="Arial" w:hint="eastAsia"/>
                  <w:color w:val="auto"/>
                  <w:sz w:val="20"/>
                </w:rPr>
                <w:delText>본부장</w:delText>
              </w:r>
            </w:del>
          </w:p>
        </w:tc>
        <w:tc>
          <w:tcPr>
            <w:tcW w:w="221" w:type="pct"/>
            <w:vAlign w:val="center"/>
          </w:tcPr>
          <w:p w14:paraId="5F9E8DFA" w14:textId="77777777" w:rsidR="004B4C94" w:rsidRPr="002646CB" w:rsidRDefault="004B4C94" w:rsidP="004B4C94">
            <w:pPr>
              <w:pStyle w:val="aa"/>
              <w:rPr>
                <w:rFonts w:ascii="Arial" w:hAnsi="Arial"/>
                <w:color w:val="auto"/>
                <w:sz w:val="20"/>
                <w:rPrChange w:id="332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2646CB" w:rsidRPr="002646CB" w14:paraId="6542EB08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658B46E2" w14:textId="77777777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199" w:type="pct"/>
            <w:vAlign w:val="center"/>
          </w:tcPr>
          <w:p w14:paraId="2B2B4A22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565" w:type="pct"/>
            <w:vAlign w:val="center"/>
          </w:tcPr>
          <w:p w14:paraId="36C7C1C2" w14:textId="1A1562E5" w:rsidR="004B4C94" w:rsidRPr="002646CB" w:rsidRDefault="004B4C94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333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r w:rsidRPr="002646CB">
              <w:rPr>
                <w:rFonts w:ascii="Arial" w:hAnsi="Arial" w:hint="eastAsia"/>
                <w:color w:val="auto"/>
                <w:sz w:val="20"/>
              </w:rPr>
              <w:t>김</w:t>
            </w:r>
            <w:ins w:id="334" w:author="ETRI-김종원" w:date="2019-11-04T19:02:00Z">
              <w:r w:rsidR="00214C22" w:rsidRPr="002646CB">
                <w:rPr>
                  <w:rFonts w:ascii="Arial" w:hAnsi="Arial" w:hint="eastAsia"/>
                  <w:color w:val="auto"/>
                  <w:sz w:val="20"/>
                </w:rPr>
                <w:t>동재</w:t>
              </w:r>
            </w:ins>
            <w:del w:id="335" w:author="ETRI-김종원" w:date="2019-11-04T19:02:00Z">
              <w:r w:rsidRPr="002646CB" w:rsidDel="00214C22">
                <w:rPr>
                  <w:rFonts w:ascii="Arial" w:hAnsi="Arial" w:hint="eastAsia"/>
                  <w:color w:val="auto"/>
                  <w:sz w:val="20"/>
                </w:rPr>
                <w:delText>종열</w:delText>
              </w:r>
            </w:del>
          </w:p>
        </w:tc>
        <w:tc>
          <w:tcPr>
            <w:tcW w:w="293" w:type="pct"/>
            <w:vAlign w:val="center"/>
          </w:tcPr>
          <w:p w14:paraId="28610D4A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336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vAlign w:val="center"/>
          </w:tcPr>
          <w:p w14:paraId="2E47933F" w14:textId="77D27222" w:rsidR="004B4C94" w:rsidRPr="002646CB" w:rsidRDefault="004B4C94" w:rsidP="004B4C94">
            <w:pPr>
              <w:pStyle w:val="aa"/>
              <w:jc w:val="left"/>
              <w:rPr>
                <w:rFonts w:ascii="Arial" w:hAnsi="Arial"/>
                <w:color w:val="auto"/>
                <w:sz w:val="20"/>
                <w:rPrChange w:id="337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r w:rsidRPr="002646CB">
              <w:rPr>
                <w:rFonts w:ascii="Arial" w:hAnsi="Arial" w:hint="eastAsia"/>
                <w:color w:val="auto"/>
                <w:sz w:val="20"/>
              </w:rPr>
              <w:t>한국스마트그리드</w:t>
            </w:r>
            <w:ins w:id="338" w:author="ETRI-김종원" w:date="2019-11-04T19:03:00Z">
              <w:r w:rsidR="00214C22" w:rsidRPr="002646CB">
                <w:rPr>
                  <w:rFonts w:ascii="Arial" w:hAnsi="Arial" w:hint="eastAsia"/>
                  <w:color w:val="auto"/>
                  <w:sz w:val="20"/>
                </w:rPr>
                <w:t>협회</w:t>
              </w:r>
            </w:ins>
            <w:del w:id="339" w:author="ETRI-김종원" w:date="2019-11-04T19:03:00Z">
              <w:r w:rsidRPr="002646CB" w:rsidDel="00214C22">
                <w:rPr>
                  <w:rFonts w:ascii="Arial" w:hAnsi="Arial" w:hint="eastAsia"/>
                  <w:color w:val="auto"/>
                  <w:sz w:val="20"/>
                </w:rPr>
                <w:delText>사업단</w:delText>
              </w:r>
            </w:del>
          </w:p>
        </w:tc>
        <w:tc>
          <w:tcPr>
            <w:tcW w:w="305" w:type="pct"/>
            <w:vAlign w:val="center"/>
          </w:tcPr>
          <w:p w14:paraId="0AE896AE" w14:textId="77777777" w:rsidR="004B4C94" w:rsidRPr="002646CB" w:rsidRDefault="004B4C94" w:rsidP="004B4C94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340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vAlign w:val="center"/>
          </w:tcPr>
          <w:p w14:paraId="17E94CEE" w14:textId="7A568F56" w:rsidR="004B4C94" w:rsidRPr="002646CB" w:rsidRDefault="00214C22" w:rsidP="004B4C94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341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342" w:author="ETRI-김종원" w:date="2019-11-04T19:03:00Z">
              <w:r w:rsidRPr="002646CB">
                <w:rPr>
                  <w:rFonts w:ascii="Arial" w:hAnsi="Arial" w:hint="eastAsia"/>
                  <w:color w:val="auto"/>
                  <w:sz w:val="20"/>
                </w:rPr>
                <w:t>본부장</w:t>
              </w:r>
            </w:ins>
            <w:del w:id="343" w:author="ETRI-김종원" w:date="2019-11-04T19:03:00Z">
              <w:r w:rsidR="004B4C94" w:rsidRPr="002646CB" w:rsidDel="00214C22">
                <w:rPr>
                  <w:rFonts w:ascii="Arial" w:hAnsi="Arial" w:hint="eastAsia"/>
                  <w:color w:val="auto"/>
                  <w:sz w:val="20"/>
                </w:rPr>
                <w:delText>사무국장</w:delText>
              </w:r>
            </w:del>
          </w:p>
        </w:tc>
        <w:tc>
          <w:tcPr>
            <w:tcW w:w="221" w:type="pct"/>
            <w:vAlign w:val="center"/>
          </w:tcPr>
          <w:p w14:paraId="6C391762" w14:textId="77777777" w:rsidR="004B4C94" w:rsidRPr="002646CB" w:rsidRDefault="004B4C94" w:rsidP="004B4C94">
            <w:pPr>
              <w:pStyle w:val="aa"/>
              <w:rPr>
                <w:rFonts w:ascii="Arial" w:hAnsi="Arial"/>
                <w:color w:val="auto"/>
                <w:sz w:val="20"/>
                <w:rPrChange w:id="344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2646CB" w:rsidRPr="002646CB" w:rsidDel="00214C22" w14:paraId="5F548748" w14:textId="4CAE46CD" w:rsidTr="000C691F">
        <w:trPr>
          <w:trHeight w:val="345"/>
          <w:jc w:val="center"/>
          <w:del w:id="345" w:author="ETRI-김종원" w:date="2019-11-04T19:04:00Z"/>
        </w:trPr>
        <w:tc>
          <w:tcPr>
            <w:tcW w:w="860" w:type="pct"/>
            <w:vAlign w:val="center"/>
          </w:tcPr>
          <w:p w14:paraId="05228574" w14:textId="760E57F4" w:rsidR="004B4C94" w:rsidRPr="002646CB" w:rsidDel="00214C22" w:rsidRDefault="004B4C94" w:rsidP="004B4C94">
            <w:pPr>
              <w:pStyle w:val="aa"/>
              <w:jc w:val="distribute"/>
              <w:rPr>
                <w:del w:id="346" w:author="ETRI-김종원" w:date="2019-11-04T19:04:00Z"/>
                <w:rFonts w:ascii="Arial" w:hAnsi="Arial"/>
                <w:color w:val="auto"/>
                <w:sz w:val="20"/>
              </w:rPr>
            </w:pPr>
          </w:p>
        </w:tc>
        <w:tc>
          <w:tcPr>
            <w:tcW w:w="199" w:type="pct"/>
            <w:vAlign w:val="center"/>
          </w:tcPr>
          <w:p w14:paraId="1866571C" w14:textId="1F512B8C" w:rsidR="004B4C94" w:rsidRPr="002646CB" w:rsidDel="00214C22" w:rsidRDefault="004B4C94" w:rsidP="004B4C94">
            <w:pPr>
              <w:pStyle w:val="aa"/>
              <w:jc w:val="center"/>
              <w:rPr>
                <w:del w:id="347" w:author="ETRI-김종원" w:date="2019-11-04T19:04:00Z"/>
                <w:rFonts w:ascii="Arial" w:hAnsi="Arial"/>
                <w:color w:val="auto"/>
                <w:sz w:val="20"/>
              </w:rPr>
            </w:pPr>
          </w:p>
        </w:tc>
        <w:tc>
          <w:tcPr>
            <w:tcW w:w="565" w:type="pct"/>
            <w:vAlign w:val="center"/>
          </w:tcPr>
          <w:p w14:paraId="292887D8" w14:textId="08004FBD" w:rsidR="004B4C94" w:rsidRPr="002646CB" w:rsidDel="00214C22" w:rsidRDefault="004B4C94" w:rsidP="004B4C94">
            <w:pPr>
              <w:pStyle w:val="aa"/>
              <w:jc w:val="distribute"/>
              <w:rPr>
                <w:del w:id="348" w:author="ETRI-김종원" w:date="2019-11-04T19:04:00Z"/>
                <w:rFonts w:ascii="Arial" w:hAnsi="Arial"/>
                <w:color w:val="auto"/>
                <w:sz w:val="20"/>
                <w:rPrChange w:id="349" w:author="ETRI-김종원" w:date="2019-12-10T10:44:00Z">
                  <w:rPr>
                    <w:del w:id="350" w:author="ETRI-김종원" w:date="2019-11-04T19:04:00Z"/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del w:id="351" w:author="ETRI-김종원" w:date="2019-11-04T19:04:00Z">
              <w:r w:rsidRPr="002646CB" w:rsidDel="00214C22">
                <w:rPr>
                  <w:rFonts w:hint="eastAsia"/>
                </w:rPr>
                <w:delText>남경모</w:delText>
              </w:r>
            </w:del>
          </w:p>
        </w:tc>
        <w:tc>
          <w:tcPr>
            <w:tcW w:w="293" w:type="pct"/>
            <w:vAlign w:val="center"/>
          </w:tcPr>
          <w:p w14:paraId="12F02590" w14:textId="0EFFA9C7" w:rsidR="004B4C94" w:rsidRPr="002646CB" w:rsidDel="00214C22" w:rsidRDefault="004B4C94" w:rsidP="004B4C94">
            <w:pPr>
              <w:pStyle w:val="aa"/>
              <w:jc w:val="center"/>
              <w:rPr>
                <w:del w:id="352" w:author="ETRI-김종원" w:date="2019-11-04T19:04:00Z"/>
                <w:rFonts w:ascii="Arial" w:hAnsi="Arial"/>
                <w:color w:val="auto"/>
                <w:sz w:val="20"/>
                <w:rPrChange w:id="353" w:author="ETRI-김종원" w:date="2019-12-10T10:44:00Z">
                  <w:rPr>
                    <w:del w:id="354" w:author="ETRI-김종원" w:date="2019-11-04T19:04:00Z"/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vAlign w:val="center"/>
          </w:tcPr>
          <w:p w14:paraId="21DDD2B7" w14:textId="0120FFE7" w:rsidR="004B4C94" w:rsidRPr="002646CB" w:rsidDel="00214C22" w:rsidRDefault="004B4C94" w:rsidP="004B4C94">
            <w:pPr>
              <w:pStyle w:val="aa"/>
              <w:jc w:val="left"/>
              <w:rPr>
                <w:del w:id="355" w:author="ETRI-김종원" w:date="2019-11-04T19:04:00Z"/>
                <w:rFonts w:ascii="Arial" w:hAnsi="Arial"/>
                <w:color w:val="auto"/>
                <w:sz w:val="20"/>
                <w:rPrChange w:id="356" w:author="ETRI-김종원" w:date="2019-12-10T10:44:00Z">
                  <w:rPr>
                    <w:del w:id="357" w:author="ETRI-김종원" w:date="2019-11-04T19:04:00Z"/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del w:id="358" w:author="ETRI-김종원" w:date="2019-11-04T19:04:00Z">
              <w:r w:rsidRPr="002646CB" w:rsidDel="00214C22">
                <w:rPr>
                  <w:rFonts w:hint="eastAsia"/>
                </w:rPr>
                <w:delText>산업통상자원부</w:delText>
              </w:r>
              <w:r w:rsidRPr="002646CB" w:rsidDel="00214C22">
                <w:delText xml:space="preserve"> </w:delText>
              </w:r>
              <w:r w:rsidRPr="002646CB" w:rsidDel="00214C22">
                <w:rPr>
                  <w:rFonts w:hint="eastAsia"/>
                </w:rPr>
                <w:delText>전력진흥과</w:delText>
              </w:r>
            </w:del>
          </w:p>
        </w:tc>
        <w:tc>
          <w:tcPr>
            <w:tcW w:w="305" w:type="pct"/>
            <w:vAlign w:val="center"/>
          </w:tcPr>
          <w:p w14:paraId="55E9824F" w14:textId="6A05F4C4" w:rsidR="004B4C94" w:rsidRPr="002646CB" w:rsidDel="00214C22" w:rsidRDefault="004B4C94" w:rsidP="004B4C94">
            <w:pPr>
              <w:pStyle w:val="aa"/>
              <w:jc w:val="center"/>
              <w:rPr>
                <w:del w:id="359" w:author="ETRI-김종원" w:date="2019-11-04T19:04:00Z"/>
                <w:rFonts w:ascii="Arial" w:hAnsi="Arial"/>
                <w:color w:val="auto"/>
                <w:sz w:val="20"/>
                <w:rPrChange w:id="360" w:author="ETRI-김종원" w:date="2019-12-10T10:44:00Z">
                  <w:rPr>
                    <w:del w:id="361" w:author="ETRI-김종원" w:date="2019-11-04T19:04:00Z"/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vAlign w:val="center"/>
          </w:tcPr>
          <w:p w14:paraId="7A38E3A4" w14:textId="018BF7B9" w:rsidR="004B4C94" w:rsidRPr="002646CB" w:rsidDel="00214C22" w:rsidRDefault="004B4C94" w:rsidP="004B4C94">
            <w:pPr>
              <w:pStyle w:val="aa"/>
              <w:jc w:val="distribute"/>
              <w:rPr>
                <w:del w:id="362" w:author="ETRI-김종원" w:date="2019-11-04T19:04:00Z"/>
                <w:rFonts w:ascii="Arial" w:hAnsi="Arial"/>
                <w:color w:val="auto"/>
                <w:sz w:val="20"/>
                <w:rPrChange w:id="363" w:author="ETRI-김종원" w:date="2019-12-10T10:44:00Z">
                  <w:rPr>
                    <w:del w:id="364" w:author="ETRI-김종원" w:date="2019-11-04T19:04:00Z"/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del w:id="365" w:author="ETRI-김종원" w:date="2019-11-04T19:04:00Z">
              <w:r w:rsidRPr="002646CB" w:rsidDel="00214C22">
                <w:rPr>
                  <w:rFonts w:hint="eastAsia"/>
                </w:rPr>
                <w:delText>과장</w:delText>
              </w:r>
            </w:del>
          </w:p>
        </w:tc>
        <w:tc>
          <w:tcPr>
            <w:tcW w:w="221" w:type="pct"/>
            <w:vAlign w:val="center"/>
          </w:tcPr>
          <w:p w14:paraId="73820DB3" w14:textId="71AB1E17" w:rsidR="004B4C94" w:rsidRPr="002646CB" w:rsidDel="00214C22" w:rsidRDefault="004B4C94" w:rsidP="004B4C94">
            <w:pPr>
              <w:pStyle w:val="aa"/>
              <w:rPr>
                <w:del w:id="366" w:author="ETRI-김종원" w:date="2019-11-04T19:04:00Z"/>
                <w:rFonts w:ascii="Arial" w:hAnsi="Arial"/>
                <w:color w:val="auto"/>
                <w:sz w:val="20"/>
                <w:rPrChange w:id="367" w:author="ETRI-김종원" w:date="2019-12-10T10:44:00Z">
                  <w:rPr>
                    <w:del w:id="368" w:author="ETRI-김종원" w:date="2019-11-04T19:04:00Z"/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2646CB" w:rsidRPr="002646CB" w:rsidDel="00214C22" w14:paraId="100A29AA" w14:textId="2CEBBAE6" w:rsidTr="000C691F">
        <w:trPr>
          <w:trHeight w:val="345"/>
          <w:jc w:val="center"/>
          <w:del w:id="369" w:author="ETRI-김종원" w:date="2019-11-04T19:04:00Z"/>
        </w:trPr>
        <w:tc>
          <w:tcPr>
            <w:tcW w:w="860" w:type="pct"/>
            <w:vAlign w:val="center"/>
          </w:tcPr>
          <w:p w14:paraId="29AFD608" w14:textId="54DF01CF" w:rsidR="004B4C94" w:rsidRPr="002646CB" w:rsidDel="00214C22" w:rsidRDefault="004B4C94" w:rsidP="004B4C94">
            <w:pPr>
              <w:pStyle w:val="aa"/>
              <w:jc w:val="distribute"/>
              <w:rPr>
                <w:del w:id="370" w:author="ETRI-김종원" w:date="2019-11-04T19:04:00Z"/>
                <w:rFonts w:ascii="Arial" w:hAnsi="Arial"/>
                <w:color w:val="auto"/>
                <w:sz w:val="20"/>
              </w:rPr>
            </w:pPr>
          </w:p>
        </w:tc>
        <w:tc>
          <w:tcPr>
            <w:tcW w:w="199" w:type="pct"/>
            <w:vAlign w:val="center"/>
          </w:tcPr>
          <w:p w14:paraId="59B2C50D" w14:textId="0A554C27" w:rsidR="004B4C94" w:rsidRPr="002646CB" w:rsidDel="00214C22" w:rsidRDefault="004B4C94" w:rsidP="004B4C94">
            <w:pPr>
              <w:pStyle w:val="aa"/>
              <w:jc w:val="center"/>
              <w:rPr>
                <w:del w:id="371" w:author="ETRI-김종원" w:date="2019-11-04T19:04:00Z"/>
                <w:rFonts w:ascii="Arial" w:hAnsi="Arial"/>
                <w:color w:val="auto"/>
                <w:sz w:val="20"/>
              </w:rPr>
            </w:pPr>
          </w:p>
        </w:tc>
        <w:tc>
          <w:tcPr>
            <w:tcW w:w="565" w:type="pct"/>
            <w:vAlign w:val="center"/>
          </w:tcPr>
          <w:p w14:paraId="3A3E5CE3" w14:textId="05572181" w:rsidR="004B4C94" w:rsidRPr="002646CB" w:rsidDel="00214C22" w:rsidRDefault="004B4C94" w:rsidP="004B4C94">
            <w:pPr>
              <w:pStyle w:val="aa"/>
              <w:jc w:val="distribute"/>
              <w:rPr>
                <w:del w:id="372" w:author="ETRI-김종원" w:date="2019-11-04T19:04:00Z"/>
                <w:rFonts w:ascii="Arial" w:hAnsi="Arial"/>
                <w:color w:val="auto"/>
                <w:sz w:val="20"/>
              </w:rPr>
            </w:pPr>
            <w:del w:id="373" w:author="ETRI-김종원" w:date="2019-11-04T19:04:00Z">
              <w:r w:rsidRPr="002646CB" w:rsidDel="00214C22">
                <w:rPr>
                  <w:rFonts w:hint="eastAsia"/>
                </w:rPr>
                <w:delText>오광해</w:delText>
              </w:r>
            </w:del>
          </w:p>
        </w:tc>
        <w:tc>
          <w:tcPr>
            <w:tcW w:w="293" w:type="pct"/>
            <w:vAlign w:val="center"/>
          </w:tcPr>
          <w:p w14:paraId="057E5027" w14:textId="7AAD0137" w:rsidR="004B4C94" w:rsidRPr="002646CB" w:rsidDel="00214C22" w:rsidRDefault="004B4C94" w:rsidP="004B4C94">
            <w:pPr>
              <w:pStyle w:val="aa"/>
              <w:jc w:val="center"/>
              <w:rPr>
                <w:del w:id="374" w:author="ETRI-김종원" w:date="2019-11-04T19:04:00Z"/>
                <w:rFonts w:ascii="Arial" w:hAnsi="Arial"/>
                <w:color w:val="auto"/>
                <w:sz w:val="20"/>
                <w:rPrChange w:id="375" w:author="ETRI-김종원" w:date="2019-12-10T10:44:00Z">
                  <w:rPr>
                    <w:del w:id="376" w:author="ETRI-김종원" w:date="2019-11-04T19:04:00Z"/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vAlign w:val="center"/>
          </w:tcPr>
          <w:p w14:paraId="59D599EB" w14:textId="5A149364" w:rsidR="004B4C94" w:rsidRPr="002646CB" w:rsidDel="00214C22" w:rsidRDefault="004B4C94" w:rsidP="004B4C94">
            <w:pPr>
              <w:pStyle w:val="aa"/>
              <w:jc w:val="left"/>
              <w:rPr>
                <w:del w:id="377" w:author="ETRI-김종원" w:date="2019-11-04T19:04:00Z"/>
                <w:rFonts w:ascii="Arial" w:hAnsi="Arial"/>
                <w:color w:val="auto"/>
                <w:sz w:val="20"/>
              </w:rPr>
            </w:pPr>
            <w:del w:id="378" w:author="ETRI-김종원" w:date="2019-11-04T19:04:00Z">
              <w:r w:rsidRPr="002646CB" w:rsidDel="00214C22">
                <w:rPr>
                  <w:rFonts w:hint="eastAsia"/>
                </w:rPr>
                <w:delText>국각기술표준원</w:delText>
              </w:r>
              <w:r w:rsidRPr="002646CB" w:rsidDel="00214C22">
                <w:delText xml:space="preserve"> </w:delText>
              </w:r>
              <w:r w:rsidRPr="002646CB" w:rsidDel="00214C22">
                <w:rPr>
                  <w:rFonts w:hint="eastAsia"/>
                </w:rPr>
                <w:delText>전기전자표준과</w:delText>
              </w:r>
            </w:del>
          </w:p>
        </w:tc>
        <w:tc>
          <w:tcPr>
            <w:tcW w:w="305" w:type="pct"/>
            <w:vAlign w:val="center"/>
          </w:tcPr>
          <w:p w14:paraId="727EBD96" w14:textId="62673945" w:rsidR="004B4C94" w:rsidRPr="002646CB" w:rsidDel="00214C22" w:rsidRDefault="004B4C94" w:rsidP="004B4C94">
            <w:pPr>
              <w:pStyle w:val="aa"/>
              <w:jc w:val="center"/>
              <w:rPr>
                <w:del w:id="379" w:author="ETRI-김종원" w:date="2019-11-04T19:04:00Z"/>
                <w:rFonts w:ascii="Arial" w:hAnsi="Arial"/>
                <w:color w:val="auto"/>
                <w:sz w:val="20"/>
                <w:rPrChange w:id="380" w:author="ETRI-김종원" w:date="2019-12-10T10:44:00Z">
                  <w:rPr>
                    <w:del w:id="381" w:author="ETRI-김종원" w:date="2019-11-04T19:04:00Z"/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vAlign w:val="center"/>
          </w:tcPr>
          <w:p w14:paraId="033C0EF2" w14:textId="2D0CF305" w:rsidR="004B4C94" w:rsidRPr="002646CB" w:rsidDel="00214C22" w:rsidRDefault="004B4C94" w:rsidP="004B4C94">
            <w:pPr>
              <w:pStyle w:val="aa"/>
              <w:jc w:val="distribute"/>
              <w:rPr>
                <w:del w:id="382" w:author="ETRI-김종원" w:date="2019-11-04T19:04:00Z"/>
                <w:rFonts w:ascii="Arial" w:hAnsi="Arial"/>
                <w:color w:val="auto"/>
                <w:sz w:val="20"/>
              </w:rPr>
            </w:pPr>
            <w:del w:id="383" w:author="ETRI-김종원" w:date="2019-11-04T19:04:00Z">
              <w:r w:rsidRPr="002646CB" w:rsidDel="00214C22">
                <w:rPr>
                  <w:rFonts w:hint="eastAsia"/>
                </w:rPr>
                <w:delText>과장</w:delText>
              </w:r>
            </w:del>
          </w:p>
        </w:tc>
        <w:tc>
          <w:tcPr>
            <w:tcW w:w="221" w:type="pct"/>
            <w:vAlign w:val="center"/>
          </w:tcPr>
          <w:p w14:paraId="3215F94F" w14:textId="64D3D052" w:rsidR="004B4C94" w:rsidRPr="002646CB" w:rsidDel="00214C22" w:rsidRDefault="004B4C94" w:rsidP="004B4C94">
            <w:pPr>
              <w:pStyle w:val="aa"/>
              <w:rPr>
                <w:del w:id="384" w:author="ETRI-김종원" w:date="2019-11-04T19:04:00Z"/>
                <w:rFonts w:ascii="Arial" w:hAnsi="Arial"/>
                <w:color w:val="auto"/>
                <w:sz w:val="20"/>
                <w:rPrChange w:id="385" w:author="ETRI-김종원" w:date="2019-12-10T10:44:00Z">
                  <w:rPr>
                    <w:del w:id="386" w:author="ETRI-김종원" w:date="2019-11-04T19:04:00Z"/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2646CB" w:rsidRPr="002646CB" w:rsidDel="00214C22" w14:paraId="19071518" w14:textId="462BCF91" w:rsidTr="000C691F">
        <w:trPr>
          <w:trHeight w:val="345"/>
          <w:jc w:val="center"/>
          <w:del w:id="387" w:author="ETRI-김종원" w:date="2019-11-04T19:04:00Z"/>
        </w:trPr>
        <w:tc>
          <w:tcPr>
            <w:tcW w:w="860" w:type="pct"/>
            <w:vAlign w:val="center"/>
          </w:tcPr>
          <w:p w14:paraId="2A8489F8" w14:textId="6A6DCC9D" w:rsidR="004B4C94" w:rsidRPr="002646CB" w:rsidDel="00214C22" w:rsidRDefault="004B4C94" w:rsidP="004B4C94">
            <w:pPr>
              <w:pStyle w:val="aa"/>
              <w:jc w:val="distribute"/>
              <w:rPr>
                <w:del w:id="388" w:author="ETRI-김종원" w:date="2019-11-04T19:04:00Z"/>
                <w:rFonts w:ascii="Arial" w:hAnsi="Arial"/>
                <w:color w:val="auto"/>
                <w:sz w:val="20"/>
              </w:rPr>
            </w:pPr>
          </w:p>
        </w:tc>
        <w:tc>
          <w:tcPr>
            <w:tcW w:w="199" w:type="pct"/>
            <w:vAlign w:val="center"/>
          </w:tcPr>
          <w:p w14:paraId="39ADCBC8" w14:textId="114F92AE" w:rsidR="004B4C94" w:rsidRPr="002646CB" w:rsidDel="00214C22" w:rsidRDefault="004B4C94" w:rsidP="004B4C94">
            <w:pPr>
              <w:pStyle w:val="aa"/>
              <w:jc w:val="center"/>
              <w:rPr>
                <w:del w:id="389" w:author="ETRI-김종원" w:date="2019-11-04T19:04:00Z"/>
                <w:rFonts w:ascii="Arial" w:hAnsi="Arial"/>
                <w:color w:val="auto"/>
                <w:sz w:val="20"/>
              </w:rPr>
            </w:pPr>
          </w:p>
        </w:tc>
        <w:tc>
          <w:tcPr>
            <w:tcW w:w="565" w:type="pct"/>
            <w:vAlign w:val="center"/>
          </w:tcPr>
          <w:p w14:paraId="5B6F8595" w14:textId="34BAE96A" w:rsidR="004B4C94" w:rsidRPr="002646CB" w:rsidDel="00214C22" w:rsidRDefault="004B4C94" w:rsidP="004B4C94">
            <w:pPr>
              <w:pStyle w:val="aa"/>
              <w:jc w:val="distribute"/>
              <w:rPr>
                <w:del w:id="390" w:author="ETRI-김종원" w:date="2019-11-04T19:04:00Z"/>
                <w:rFonts w:ascii="Arial" w:hAnsi="Arial"/>
                <w:color w:val="auto"/>
                <w:sz w:val="20"/>
                <w:rPrChange w:id="391" w:author="ETRI-김종원" w:date="2019-12-10T10:44:00Z">
                  <w:rPr>
                    <w:del w:id="392" w:author="ETRI-김종원" w:date="2019-11-04T19:04:00Z"/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del w:id="393" w:author="ETRI-김종원" w:date="2019-11-04T19:04:00Z">
              <w:r w:rsidRPr="002646CB" w:rsidDel="00214C22">
                <w:rPr>
                  <w:rFonts w:hint="eastAsia"/>
                </w:rPr>
                <w:delText>김동재</w:delText>
              </w:r>
            </w:del>
          </w:p>
        </w:tc>
        <w:tc>
          <w:tcPr>
            <w:tcW w:w="293" w:type="pct"/>
            <w:vAlign w:val="center"/>
          </w:tcPr>
          <w:p w14:paraId="60647B5F" w14:textId="019956F0" w:rsidR="004B4C94" w:rsidRPr="002646CB" w:rsidDel="00214C22" w:rsidRDefault="004B4C94" w:rsidP="004B4C94">
            <w:pPr>
              <w:pStyle w:val="aa"/>
              <w:jc w:val="center"/>
              <w:rPr>
                <w:del w:id="394" w:author="ETRI-김종원" w:date="2019-11-04T19:04:00Z"/>
                <w:rFonts w:ascii="Arial" w:hAnsi="Arial"/>
                <w:color w:val="auto"/>
                <w:sz w:val="20"/>
                <w:rPrChange w:id="395" w:author="ETRI-김종원" w:date="2019-12-10T10:44:00Z">
                  <w:rPr>
                    <w:del w:id="396" w:author="ETRI-김종원" w:date="2019-11-04T19:04:00Z"/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vAlign w:val="center"/>
          </w:tcPr>
          <w:p w14:paraId="09DDC7FA" w14:textId="72A8D6FA" w:rsidR="004B4C94" w:rsidRPr="002646CB" w:rsidDel="00214C22" w:rsidRDefault="004B4C94" w:rsidP="004B4C94">
            <w:pPr>
              <w:pStyle w:val="aa"/>
              <w:jc w:val="left"/>
              <w:rPr>
                <w:del w:id="397" w:author="ETRI-김종원" w:date="2019-11-04T19:04:00Z"/>
                <w:rFonts w:ascii="Arial" w:hAnsi="Arial"/>
                <w:color w:val="auto"/>
                <w:sz w:val="20"/>
                <w:rPrChange w:id="398" w:author="ETRI-김종원" w:date="2019-12-10T10:44:00Z">
                  <w:rPr>
                    <w:del w:id="399" w:author="ETRI-김종원" w:date="2019-11-04T19:04:00Z"/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del w:id="400" w:author="ETRI-김종원" w:date="2019-11-04T19:04:00Z">
              <w:r w:rsidRPr="002646CB" w:rsidDel="00214C22">
                <w:rPr>
                  <w:rFonts w:hint="eastAsia"/>
                </w:rPr>
                <w:delText>한국스마트그리드협회</w:delText>
              </w:r>
            </w:del>
          </w:p>
        </w:tc>
        <w:tc>
          <w:tcPr>
            <w:tcW w:w="305" w:type="pct"/>
            <w:vAlign w:val="center"/>
          </w:tcPr>
          <w:p w14:paraId="1C4D7AD8" w14:textId="524C31F3" w:rsidR="004B4C94" w:rsidRPr="002646CB" w:rsidDel="00214C22" w:rsidRDefault="004B4C94" w:rsidP="004B4C94">
            <w:pPr>
              <w:pStyle w:val="aa"/>
              <w:jc w:val="center"/>
              <w:rPr>
                <w:del w:id="401" w:author="ETRI-김종원" w:date="2019-11-04T19:04:00Z"/>
                <w:rFonts w:ascii="Arial" w:hAnsi="Arial"/>
                <w:color w:val="auto"/>
                <w:sz w:val="20"/>
                <w:rPrChange w:id="402" w:author="ETRI-김종원" w:date="2019-12-10T10:44:00Z">
                  <w:rPr>
                    <w:del w:id="403" w:author="ETRI-김종원" w:date="2019-11-04T19:04:00Z"/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vAlign w:val="center"/>
          </w:tcPr>
          <w:p w14:paraId="636E6CB6" w14:textId="502529B1" w:rsidR="004B4C94" w:rsidRPr="002646CB" w:rsidDel="00214C22" w:rsidRDefault="004B4C94" w:rsidP="004B4C94">
            <w:pPr>
              <w:pStyle w:val="aa"/>
              <w:jc w:val="distribute"/>
              <w:rPr>
                <w:del w:id="404" w:author="ETRI-김종원" w:date="2019-11-04T19:04:00Z"/>
                <w:rFonts w:ascii="Arial" w:hAnsi="Arial"/>
                <w:color w:val="auto"/>
                <w:sz w:val="20"/>
                <w:rPrChange w:id="405" w:author="ETRI-김종원" w:date="2019-12-10T10:44:00Z">
                  <w:rPr>
                    <w:del w:id="406" w:author="ETRI-김종원" w:date="2019-11-04T19:04:00Z"/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del w:id="407" w:author="ETRI-김종원" w:date="2019-11-04T19:04:00Z">
              <w:r w:rsidRPr="002646CB" w:rsidDel="00214C22">
                <w:rPr>
                  <w:rFonts w:hint="eastAsia"/>
                </w:rPr>
                <w:delText>본부장</w:delText>
              </w:r>
            </w:del>
          </w:p>
        </w:tc>
        <w:tc>
          <w:tcPr>
            <w:tcW w:w="221" w:type="pct"/>
            <w:vAlign w:val="center"/>
          </w:tcPr>
          <w:p w14:paraId="1E4D5D75" w14:textId="3CBD5327" w:rsidR="004B4C94" w:rsidRPr="002646CB" w:rsidDel="00214C22" w:rsidRDefault="004B4C94" w:rsidP="004B4C94">
            <w:pPr>
              <w:pStyle w:val="aa"/>
              <w:rPr>
                <w:del w:id="408" w:author="ETRI-김종원" w:date="2019-11-04T19:04:00Z"/>
                <w:rFonts w:ascii="Arial" w:hAnsi="Arial"/>
                <w:color w:val="auto"/>
                <w:sz w:val="20"/>
                <w:rPrChange w:id="409" w:author="ETRI-김종원" w:date="2019-12-10T10:44:00Z">
                  <w:rPr>
                    <w:del w:id="410" w:author="ETRI-김종원" w:date="2019-11-04T19:04:00Z"/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4B4C94" w:rsidRPr="002646CB" w:rsidDel="005D3198" w14:paraId="27637AB6" w14:textId="578DE28C" w:rsidTr="000C691F">
        <w:trPr>
          <w:trHeight w:val="345"/>
          <w:jc w:val="center"/>
          <w:del w:id="411" w:author="ETRI-김종원" w:date="2019-11-04T19:14:00Z"/>
        </w:trPr>
        <w:tc>
          <w:tcPr>
            <w:tcW w:w="860" w:type="pct"/>
            <w:vAlign w:val="center"/>
          </w:tcPr>
          <w:p w14:paraId="102CB916" w14:textId="12DA6E55" w:rsidR="004B4C94" w:rsidRPr="002646CB" w:rsidDel="005D3198" w:rsidRDefault="004B4C94" w:rsidP="004B4C94">
            <w:pPr>
              <w:pStyle w:val="aa"/>
              <w:jc w:val="distribute"/>
              <w:rPr>
                <w:del w:id="412" w:author="ETRI-김종원" w:date="2019-11-04T19:14:00Z"/>
                <w:rFonts w:ascii="Arial" w:hAnsi="Arial"/>
                <w:color w:val="auto"/>
                <w:sz w:val="20"/>
              </w:rPr>
            </w:pPr>
            <w:del w:id="413" w:author="ETRI-김종원" w:date="2019-11-04T19:14:00Z">
              <w:r w:rsidRPr="002646CB" w:rsidDel="005D3198">
                <w:delText>(</w:delText>
              </w:r>
              <w:r w:rsidRPr="002646CB" w:rsidDel="005D3198">
                <w:rPr>
                  <w:rFonts w:hint="eastAsia"/>
                </w:rPr>
                <w:delText>간사</w:delText>
              </w:r>
              <w:r w:rsidRPr="002646CB" w:rsidDel="005D3198">
                <w:delText>)</w:delText>
              </w:r>
            </w:del>
          </w:p>
        </w:tc>
        <w:tc>
          <w:tcPr>
            <w:tcW w:w="199" w:type="pct"/>
            <w:vAlign w:val="center"/>
          </w:tcPr>
          <w:p w14:paraId="1EC53705" w14:textId="60C75EDC" w:rsidR="004B4C94" w:rsidRPr="002646CB" w:rsidDel="005D3198" w:rsidRDefault="004B4C94" w:rsidP="004B4C94">
            <w:pPr>
              <w:pStyle w:val="aa"/>
              <w:jc w:val="center"/>
              <w:rPr>
                <w:del w:id="414" w:author="ETRI-김종원" w:date="2019-11-04T19:14:00Z"/>
                <w:rFonts w:ascii="Arial" w:hAnsi="Arial"/>
                <w:color w:val="auto"/>
                <w:sz w:val="20"/>
              </w:rPr>
            </w:pPr>
          </w:p>
        </w:tc>
        <w:tc>
          <w:tcPr>
            <w:tcW w:w="565" w:type="pct"/>
            <w:vAlign w:val="center"/>
          </w:tcPr>
          <w:p w14:paraId="0EDC6CDF" w14:textId="1A58BC42" w:rsidR="004B4C94" w:rsidRPr="002646CB" w:rsidDel="005D3198" w:rsidRDefault="004B4C94" w:rsidP="004B4C94">
            <w:pPr>
              <w:pStyle w:val="aa"/>
              <w:jc w:val="distribute"/>
              <w:rPr>
                <w:del w:id="415" w:author="ETRI-김종원" w:date="2019-11-04T19:14:00Z"/>
                <w:rFonts w:ascii="Arial" w:hAnsi="Arial"/>
                <w:color w:val="auto"/>
                <w:sz w:val="20"/>
                <w:rPrChange w:id="416" w:author="ETRI-김종원" w:date="2019-12-10T10:44:00Z">
                  <w:rPr>
                    <w:del w:id="417" w:author="ETRI-김종원" w:date="2019-11-04T19:14:00Z"/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del w:id="418" w:author="ETRI-김종원" w:date="2019-11-04T19:14:00Z">
              <w:r w:rsidRPr="002646CB" w:rsidDel="005D3198">
                <w:rPr>
                  <w:rFonts w:hint="eastAsia"/>
                </w:rPr>
                <w:delText>이현기</w:delText>
              </w:r>
            </w:del>
          </w:p>
        </w:tc>
        <w:tc>
          <w:tcPr>
            <w:tcW w:w="293" w:type="pct"/>
            <w:vAlign w:val="center"/>
          </w:tcPr>
          <w:p w14:paraId="39496760" w14:textId="593AFF1A" w:rsidR="004B4C94" w:rsidRPr="002646CB" w:rsidDel="005D3198" w:rsidRDefault="004B4C94" w:rsidP="004B4C94">
            <w:pPr>
              <w:pStyle w:val="aa"/>
              <w:jc w:val="center"/>
              <w:rPr>
                <w:del w:id="419" w:author="ETRI-김종원" w:date="2019-11-04T19:14:00Z"/>
                <w:rFonts w:ascii="Arial" w:hAnsi="Arial"/>
                <w:color w:val="auto"/>
                <w:sz w:val="20"/>
                <w:rPrChange w:id="420" w:author="ETRI-김종원" w:date="2019-12-10T10:44:00Z">
                  <w:rPr>
                    <w:del w:id="421" w:author="ETRI-김종원" w:date="2019-11-04T19:14:00Z"/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vAlign w:val="center"/>
          </w:tcPr>
          <w:p w14:paraId="500FA8D6" w14:textId="4A08689B" w:rsidR="004B4C94" w:rsidRPr="002646CB" w:rsidDel="005D3198" w:rsidRDefault="004B4C94" w:rsidP="004B4C94">
            <w:pPr>
              <w:pStyle w:val="aa"/>
              <w:jc w:val="left"/>
              <w:rPr>
                <w:del w:id="422" w:author="ETRI-김종원" w:date="2019-11-04T19:14:00Z"/>
                <w:rFonts w:ascii="Arial" w:hAnsi="Arial"/>
                <w:color w:val="auto"/>
                <w:sz w:val="20"/>
                <w:rPrChange w:id="423" w:author="ETRI-김종원" w:date="2019-12-10T10:44:00Z">
                  <w:rPr>
                    <w:del w:id="424" w:author="ETRI-김종원" w:date="2019-11-04T19:14:00Z"/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del w:id="425" w:author="ETRI-김종원" w:date="2019-11-04T19:14:00Z">
              <w:r w:rsidRPr="002646CB" w:rsidDel="005D3198">
                <w:rPr>
                  <w:rFonts w:hint="eastAsia"/>
                </w:rPr>
                <w:delText>한국스마트그리드협회</w:delText>
              </w:r>
            </w:del>
          </w:p>
        </w:tc>
        <w:tc>
          <w:tcPr>
            <w:tcW w:w="305" w:type="pct"/>
            <w:vAlign w:val="center"/>
          </w:tcPr>
          <w:p w14:paraId="03CD0737" w14:textId="3FA1E7B0" w:rsidR="004B4C94" w:rsidRPr="002646CB" w:rsidDel="005D3198" w:rsidRDefault="004B4C94" w:rsidP="004B4C94">
            <w:pPr>
              <w:pStyle w:val="aa"/>
              <w:jc w:val="center"/>
              <w:rPr>
                <w:del w:id="426" w:author="ETRI-김종원" w:date="2019-11-04T19:14:00Z"/>
                <w:rFonts w:ascii="Arial" w:hAnsi="Arial"/>
                <w:color w:val="auto"/>
                <w:sz w:val="20"/>
                <w:rPrChange w:id="427" w:author="ETRI-김종원" w:date="2019-12-10T10:44:00Z">
                  <w:rPr>
                    <w:del w:id="428" w:author="ETRI-김종원" w:date="2019-11-04T19:14:00Z"/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vAlign w:val="center"/>
          </w:tcPr>
          <w:p w14:paraId="6B9A8AEA" w14:textId="202827E0" w:rsidR="004B4C94" w:rsidRPr="002646CB" w:rsidDel="005D3198" w:rsidRDefault="004B4C94" w:rsidP="004B4C94">
            <w:pPr>
              <w:pStyle w:val="aa"/>
              <w:jc w:val="distribute"/>
              <w:rPr>
                <w:del w:id="429" w:author="ETRI-김종원" w:date="2019-11-04T19:14:00Z"/>
                <w:rFonts w:ascii="Arial" w:hAnsi="Arial"/>
                <w:color w:val="auto"/>
                <w:sz w:val="20"/>
                <w:rPrChange w:id="430" w:author="ETRI-김종원" w:date="2019-12-10T10:44:00Z">
                  <w:rPr>
                    <w:del w:id="431" w:author="ETRI-김종원" w:date="2019-11-04T19:14:00Z"/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del w:id="432" w:author="ETRI-김종원" w:date="2019-11-04T19:14:00Z">
              <w:r w:rsidRPr="002646CB" w:rsidDel="005D3198">
                <w:rPr>
                  <w:rFonts w:hint="eastAsia"/>
                </w:rPr>
                <w:delText>팀장</w:delText>
              </w:r>
            </w:del>
          </w:p>
        </w:tc>
        <w:tc>
          <w:tcPr>
            <w:tcW w:w="221" w:type="pct"/>
            <w:vAlign w:val="center"/>
          </w:tcPr>
          <w:p w14:paraId="22D02D38" w14:textId="3F8E7792" w:rsidR="004B4C94" w:rsidRPr="002646CB" w:rsidDel="005D3198" w:rsidRDefault="004B4C94" w:rsidP="004B4C94">
            <w:pPr>
              <w:pStyle w:val="aa"/>
              <w:rPr>
                <w:del w:id="433" w:author="ETRI-김종원" w:date="2019-11-04T19:14:00Z"/>
                <w:rFonts w:ascii="Arial" w:hAnsi="Arial"/>
                <w:color w:val="auto"/>
                <w:sz w:val="20"/>
                <w:rPrChange w:id="434" w:author="ETRI-김종원" w:date="2019-12-10T10:44:00Z">
                  <w:rPr>
                    <w:del w:id="435" w:author="ETRI-김종원" w:date="2019-11-04T19:14:00Z"/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</w:tbl>
    <w:p w14:paraId="0D20D7AB" w14:textId="77777777" w:rsidR="000C691F" w:rsidRPr="002646CB" w:rsidRDefault="000C691F" w:rsidP="000C691F">
      <w:pPr>
        <w:tabs>
          <w:tab w:val="left" w:pos="8100"/>
        </w:tabs>
        <w:snapToGrid w:val="0"/>
        <w:spacing w:line="312" w:lineRule="auto"/>
        <w:rPr>
          <w:rFonts w:ascii="돋움" w:eastAsia="돋움" w:hAnsi="돋움"/>
          <w:b/>
        </w:rPr>
      </w:pPr>
    </w:p>
    <w:tbl>
      <w:tblPr>
        <w:tblW w:w="9333" w:type="dxa"/>
        <w:jc w:val="center"/>
        <w:tblLook w:val="01E0" w:firstRow="1" w:lastRow="1" w:firstColumn="1" w:lastColumn="1" w:noHBand="0" w:noVBand="0"/>
      </w:tblPr>
      <w:tblGrid>
        <w:gridCol w:w="1606"/>
        <w:gridCol w:w="371"/>
        <w:gridCol w:w="9"/>
        <w:gridCol w:w="1045"/>
        <w:gridCol w:w="547"/>
        <w:gridCol w:w="28"/>
        <w:gridCol w:w="3487"/>
        <w:gridCol w:w="22"/>
        <w:gridCol w:w="575"/>
        <w:gridCol w:w="1219"/>
        <w:gridCol w:w="17"/>
        <w:gridCol w:w="407"/>
      </w:tblGrid>
      <w:tr w:rsidR="002646CB" w:rsidRPr="002646CB" w14:paraId="40337D40" w14:textId="77777777" w:rsidTr="000C691F">
        <w:trPr>
          <w:trHeight w:val="345"/>
          <w:jc w:val="center"/>
        </w:trPr>
        <w:tc>
          <w:tcPr>
            <w:tcW w:w="5000" w:type="pct"/>
            <w:gridSpan w:val="12"/>
            <w:vAlign w:val="center"/>
          </w:tcPr>
          <w:p w14:paraId="3FFE6B00" w14:textId="77777777" w:rsidR="000C691F" w:rsidRPr="002646CB" w:rsidRDefault="000C691F" w:rsidP="000C691F">
            <w:pPr>
              <w:tabs>
                <w:tab w:val="left" w:pos="8100"/>
              </w:tabs>
              <w:snapToGrid w:val="0"/>
              <w:spacing w:line="312" w:lineRule="auto"/>
              <w:jc w:val="center"/>
              <w:rPr>
                <w:rFonts w:ascii="돋움" w:eastAsia="돋움" w:hAnsi="돋움"/>
                <w:b/>
              </w:rPr>
            </w:pPr>
            <w:r w:rsidRPr="002646CB">
              <w:rPr>
                <w:rFonts w:ascii="돋움" w:eastAsia="돋움" w:hAnsi="돋움" w:hint="eastAsia"/>
                <w:b/>
              </w:rPr>
              <w:t>심</w:t>
            </w:r>
            <w:r w:rsidRPr="002646CB">
              <w:rPr>
                <w:rFonts w:ascii="돋움" w:eastAsia="돋움" w:hAnsi="돋움"/>
                <w:b/>
              </w:rPr>
              <w:t xml:space="preserve">  </w:t>
            </w:r>
            <w:r w:rsidRPr="002646CB">
              <w:rPr>
                <w:rFonts w:ascii="돋움" w:eastAsia="돋움" w:hAnsi="돋움" w:hint="eastAsia"/>
                <w:b/>
              </w:rPr>
              <w:t>의：</w:t>
            </w:r>
            <w:r w:rsidRPr="002646CB">
              <w:rPr>
                <w:rFonts w:ascii="돋움" w:eastAsia="돋움" w:hAnsi="돋움"/>
                <w:b/>
              </w:rPr>
              <w:t xml:space="preserve"> </w:t>
            </w:r>
            <w:r w:rsidRPr="002646CB">
              <w:rPr>
                <w:rFonts w:ascii="돋움" w:eastAsia="돋움" w:hAnsi="돋움" w:hint="eastAsia"/>
                <w:b/>
              </w:rPr>
              <w:t>표준관리위원회</w:t>
            </w:r>
          </w:p>
          <w:p w14:paraId="1E5BBB77" w14:textId="77777777" w:rsidR="000C691F" w:rsidRPr="002646CB" w:rsidRDefault="000C691F" w:rsidP="000C691F">
            <w:pPr>
              <w:pStyle w:val="aa"/>
              <w:rPr>
                <w:rFonts w:ascii="Arial" w:hAnsi="Arial"/>
                <w:color w:val="auto"/>
                <w:sz w:val="20"/>
              </w:rPr>
            </w:pPr>
          </w:p>
        </w:tc>
      </w:tr>
      <w:tr w:rsidR="002646CB" w:rsidRPr="002646CB" w14:paraId="44C88174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1258E2DC" w14:textId="77777777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199" w:type="pct"/>
            <w:vAlign w:val="center"/>
          </w:tcPr>
          <w:p w14:paraId="7703C6E5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565" w:type="pct"/>
            <w:gridSpan w:val="2"/>
            <w:vAlign w:val="center"/>
          </w:tcPr>
          <w:p w14:paraId="66F22923" w14:textId="4550DE25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</w:rPr>
            </w:pPr>
            <w:r w:rsidRPr="002646CB">
              <w:rPr>
                <w:rFonts w:ascii="Arial" w:hAnsi="Arial" w:hint="eastAsia"/>
                <w:color w:val="auto"/>
                <w:sz w:val="20"/>
                <w:rPrChange w:id="436" w:author="ETRI-김종원" w:date="2019-12-10T10:44:00Z">
                  <w:rPr>
                    <w:rFonts w:ascii="Arial" w:hAnsi="Arial" w:hint="eastAsia"/>
                    <w:color w:val="000000" w:themeColor="text1"/>
                    <w:sz w:val="20"/>
                  </w:rPr>
                </w:rPrChange>
              </w:rPr>
              <w:t>성명</w:t>
            </w:r>
          </w:p>
        </w:tc>
        <w:tc>
          <w:tcPr>
            <w:tcW w:w="293" w:type="pct"/>
            <w:vAlign w:val="center"/>
          </w:tcPr>
          <w:p w14:paraId="73211DEC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1895" w:type="pct"/>
            <w:gridSpan w:val="3"/>
            <w:vAlign w:val="center"/>
          </w:tcPr>
          <w:p w14:paraId="5885CA63" w14:textId="6DE95DAC" w:rsidR="007C0602" w:rsidRPr="002646CB" w:rsidRDefault="007C0602" w:rsidP="00FB6AB8">
            <w:pPr>
              <w:pStyle w:val="aa"/>
              <w:jc w:val="left"/>
              <w:rPr>
                <w:rFonts w:ascii="Arial" w:hAnsi="Arial"/>
                <w:color w:val="auto"/>
                <w:sz w:val="20"/>
              </w:rPr>
            </w:pPr>
            <w:r w:rsidRPr="002646CB">
              <w:rPr>
                <w:rFonts w:ascii="Arial" w:hAnsi="Arial" w:hint="eastAsia"/>
                <w:color w:val="auto"/>
                <w:sz w:val="20"/>
                <w:rPrChange w:id="437" w:author="ETRI-김종원" w:date="2019-12-10T10:44:00Z">
                  <w:rPr>
                    <w:rFonts w:ascii="Arial" w:hAnsi="Arial" w:hint="eastAsia"/>
                    <w:color w:val="000000" w:themeColor="text1"/>
                    <w:sz w:val="20"/>
                  </w:rPr>
                </w:rPrChange>
              </w:rPr>
              <w:t>근</w:t>
            </w:r>
            <w:r w:rsidRPr="002646CB">
              <w:rPr>
                <w:rFonts w:ascii="Arial" w:hAnsi="Arial"/>
                <w:color w:val="auto"/>
                <w:sz w:val="20"/>
                <w:rPrChange w:id="438" w:author="ETRI-김종원" w:date="2019-12-10T10:44:00Z">
                  <w:rPr>
                    <w:rFonts w:ascii="Arial" w:hAnsi="Arial"/>
                    <w:color w:val="000000" w:themeColor="text1"/>
                    <w:sz w:val="20"/>
                  </w:rPr>
                </w:rPrChange>
              </w:rPr>
              <w:t xml:space="preserve">  </w:t>
            </w:r>
            <w:r w:rsidRPr="002646CB">
              <w:rPr>
                <w:rFonts w:ascii="Arial" w:hAnsi="Arial" w:hint="eastAsia"/>
                <w:color w:val="auto"/>
                <w:sz w:val="20"/>
                <w:rPrChange w:id="439" w:author="ETRI-김종원" w:date="2019-12-10T10:44:00Z">
                  <w:rPr>
                    <w:rFonts w:ascii="Arial" w:hAnsi="Arial" w:hint="eastAsia"/>
                    <w:color w:val="000000" w:themeColor="text1"/>
                    <w:sz w:val="20"/>
                  </w:rPr>
                </w:rPrChange>
              </w:rPr>
              <w:t>무</w:t>
            </w:r>
            <w:r w:rsidRPr="002646CB">
              <w:rPr>
                <w:rFonts w:ascii="Arial" w:hAnsi="Arial"/>
                <w:color w:val="auto"/>
                <w:sz w:val="20"/>
                <w:rPrChange w:id="440" w:author="ETRI-김종원" w:date="2019-12-10T10:44:00Z">
                  <w:rPr>
                    <w:rFonts w:ascii="Arial" w:hAnsi="Arial"/>
                    <w:color w:val="000000" w:themeColor="text1"/>
                    <w:sz w:val="20"/>
                  </w:rPr>
                </w:rPrChange>
              </w:rPr>
              <w:t xml:space="preserve">  </w:t>
            </w:r>
            <w:r w:rsidRPr="002646CB">
              <w:rPr>
                <w:rFonts w:ascii="Arial" w:hAnsi="Arial" w:hint="eastAsia"/>
                <w:color w:val="auto"/>
                <w:sz w:val="20"/>
                <w:rPrChange w:id="441" w:author="ETRI-김종원" w:date="2019-12-10T10:44:00Z">
                  <w:rPr>
                    <w:rFonts w:ascii="Arial" w:hAnsi="Arial" w:hint="eastAsia"/>
                    <w:color w:val="000000" w:themeColor="text1"/>
                    <w:sz w:val="20"/>
                  </w:rPr>
                </w:rPrChange>
              </w:rPr>
              <w:t>처</w:t>
            </w:r>
          </w:p>
        </w:tc>
        <w:tc>
          <w:tcPr>
            <w:tcW w:w="308" w:type="pct"/>
            <w:vAlign w:val="center"/>
          </w:tcPr>
          <w:p w14:paraId="1FB22849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662" w:type="pct"/>
            <w:gridSpan w:val="2"/>
            <w:vAlign w:val="center"/>
          </w:tcPr>
          <w:p w14:paraId="10C036B7" w14:textId="2EC9CF9F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</w:rPr>
            </w:pPr>
            <w:r w:rsidRPr="002646CB">
              <w:rPr>
                <w:rFonts w:ascii="Arial" w:hAnsi="Arial" w:hint="eastAsia"/>
                <w:color w:val="auto"/>
                <w:sz w:val="20"/>
                <w:rPrChange w:id="442" w:author="ETRI-김종원" w:date="2019-12-10T10:44:00Z">
                  <w:rPr>
                    <w:rFonts w:ascii="Arial" w:hAnsi="Arial" w:hint="eastAsia"/>
                    <w:color w:val="000000" w:themeColor="text1"/>
                    <w:sz w:val="20"/>
                  </w:rPr>
                </w:rPrChange>
              </w:rPr>
              <w:t>직위</w:t>
            </w:r>
          </w:p>
        </w:tc>
        <w:tc>
          <w:tcPr>
            <w:tcW w:w="218" w:type="pct"/>
            <w:vAlign w:val="center"/>
          </w:tcPr>
          <w:p w14:paraId="38FFB4D1" w14:textId="77777777" w:rsidR="007C0602" w:rsidRPr="002646CB" w:rsidRDefault="007C0602" w:rsidP="000C691F">
            <w:pPr>
              <w:pStyle w:val="aa"/>
              <w:rPr>
                <w:rFonts w:ascii="Arial" w:hAnsi="Arial"/>
                <w:color w:val="auto"/>
                <w:sz w:val="20"/>
              </w:rPr>
            </w:pPr>
          </w:p>
        </w:tc>
      </w:tr>
      <w:tr w:rsidR="002646CB" w:rsidRPr="002646CB" w14:paraId="3CD75893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5B1B1C93" w14:textId="1376F09D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</w:rPr>
            </w:pPr>
            <w:r w:rsidRPr="002646CB">
              <w:rPr>
                <w:rFonts w:ascii="Arial" w:hAnsi="Arial"/>
                <w:color w:val="auto"/>
                <w:sz w:val="20"/>
                <w:rPrChange w:id="443" w:author="ETRI-김종원" w:date="2019-12-10T10:44:00Z">
                  <w:rPr>
                    <w:rFonts w:ascii="Arial" w:hAnsi="Arial"/>
                    <w:color w:val="000000" w:themeColor="text1"/>
                    <w:sz w:val="20"/>
                  </w:rPr>
                </w:rPrChange>
              </w:rPr>
              <w:t>(</w:t>
            </w:r>
            <w:r w:rsidRPr="002646CB">
              <w:rPr>
                <w:rFonts w:ascii="Arial" w:hAnsi="Arial" w:hint="eastAsia"/>
                <w:color w:val="auto"/>
                <w:sz w:val="20"/>
                <w:rPrChange w:id="444" w:author="ETRI-김종원" w:date="2019-12-10T10:44:00Z">
                  <w:rPr>
                    <w:rFonts w:ascii="Arial" w:hAnsi="Arial" w:hint="eastAsia"/>
                    <w:color w:val="000000" w:themeColor="text1"/>
                    <w:sz w:val="20"/>
                  </w:rPr>
                </w:rPrChange>
              </w:rPr>
              <w:t>위원장</w:t>
            </w:r>
            <w:r w:rsidRPr="002646CB">
              <w:rPr>
                <w:rFonts w:ascii="Arial" w:hAnsi="Arial"/>
                <w:color w:val="auto"/>
                <w:sz w:val="20"/>
                <w:rPrChange w:id="445" w:author="ETRI-김종원" w:date="2019-12-10T10:44:00Z">
                  <w:rPr>
                    <w:rFonts w:ascii="Arial" w:hAnsi="Arial"/>
                    <w:color w:val="000000" w:themeColor="text1"/>
                    <w:sz w:val="20"/>
                  </w:rPr>
                </w:rPrChange>
              </w:rPr>
              <w:t>)</w:t>
            </w:r>
          </w:p>
        </w:tc>
        <w:tc>
          <w:tcPr>
            <w:tcW w:w="199" w:type="pct"/>
            <w:vAlign w:val="center"/>
          </w:tcPr>
          <w:p w14:paraId="3A2420A6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565" w:type="pct"/>
            <w:gridSpan w:val="2"/>
            <w:vAlign w:val="center"/>
          </w:tcPr>
          <w:p w14:paraId="170553B4" w14:textId="48A21CCF" w:rsidR="007C0602" w:rsidRPr="002646CB" w:rsidRDefault="00214C2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446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447" w:author="ETRI-김종원" w:date="2019-11-04T19:05:00Z">
              <w:r w:rsidRPr="002646CB">
                <w:rPr>
                  <w:rFonts w:ascii="Arial" w:hAnsi="Arial" w:hint="eastAsia"/>
                  <w:color w:val="auto"/>
                  <w:sz w:val="20"/>
                </w:rPr>
                <w:t>이중호</w:t>
              </w:r>
            </w:ins>
            <w:del w:id="448" w:author="ETRI-김종원" w:date="2019-11-04T19:05:00Z">
              <w:r w:rsidR="007C0602" w:rsidRPr="002646CB" w:rsidDel="00214C22">
                <w:rPr>
                  <w:rFonts w:ascii="Arial" w:hAnsi="Arial" w:hint="eastAsia"/>
                  <w:color w:val="auto"/>
                  <w:sz w:val="20"/>
                </w:rPr>
                <w:delText>안규선</w:delText>
              </w:r>
            </w:del>
          </w:p>
        </w:tc>
        <w:tc>
          <w:tcPr>
            <w:tcW w:w="293" w:type="pct"/>
            <w:vAlign w:val="center"/>
          </w:tcPr>
          <w:p w14:paraId="4268DA3C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449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gridSpan w:val="3"/>
            <w:vAlign w:val="center"/>
          </w:tcPr>
          <w:p w14:paraId="4B891254" w14:textId="116AC488" w:rsidR="007C0602" w:rsidRPr="002646CB" w:rsidRDefault="007C0602" w:rsidP="00FB6AB8">
            <w:pPr>
              <w:pStyle w:val="aa"/>
              <w:jc w:val="left"/>
              <w:rPr>
                <w:rFonts w:ascii="Arial" w:hAnsi="Arial"/>
                <w:color w:val="auto"/>
                <w:sz w:val="20"/>
                <w:rPrChange w:id="450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r w:rsidRPr="002646CB">
              <w:rPr>
                <w:rFonts w:ascii="Arial" w:hAnsi="Arial" w:hint="eastAsia"/>
                <w:color w:val="auto"/>
                <w:sz w:val="20"/>
              </w:rPr>
              <w:t>한국전력공사</w:t>
            </w:r>
          </w:p>
        </w:tc>
        <w:tc>
          <w:tcPr>
            <w:tcW w:w="308" w:type="pct"/>
            <w:vAlign w:val="center"/>
          </w:tcPr>
          <w:p w14:paraId="6490F4E2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451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gridSpan w:val="2"/>
            <w:vAlign w:val="center"/>
          </w:tcPr>
          <w:p w14:paraId="280F702C" w14:textId="1D08BCE0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452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r w:rsidRPr="002646CB">
              <w:rPr>
                <w:rFonts w:ascii="Arial" w:hAnsi="Arial" w:hint="eastAsia"/>
                <w:color w:val="auto"/>
                <w:sz w:val="20"/>
              </w:rPr>
              <w:t>처장</w:t>
            </w:r>
          </w:p>
        </w:tc>
        <w:tc>
          <w:tcPr>
            <w:tcW w:w="218" w:type="pct"/>
            <w:vAlign w:val="center"/>
          </w:tcPr>
          <w:p w14:paraId="734F1B4D" w14:textId="77777777" w:rsidR="007C0602" w:rsidRPr="002646CB" w:rsidRDefault="007C0602" w:rsidP="000C691F">
            <w:pPr>
              <w:pStyle w:val="aa"/>
              <w:rPr>
                <w:rFonts w:ascii="Arial" w:hAnsi="Arial"/>
                <w:color w:val="auto"/>
                <w:sz w:val="20"/>
                <w:rPrChange w:id="453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2646CB" w:rsidRPr="002646CB" w14:paraId="756519A4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2C6DE621" w14:textId="5F706230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</w:rPr>
            </w:pPr>
            <w:r w:rsidRPr="002646CB">
              <w:rPr>
                <w:rFonts w:ascii="Arial" w:hAnsi="Arial"/>
                <w:color w:val="auto"/>
                <w:sz w:val="20"/>
                <w:rPrChange w:id="454" w:author="ETRI-김종원" w:date="2019-12-10T10:44:00Z">
                  <w:rPr>
                    <w:rFonts w:ascii="Arial" w:hAnsi="Arial"/>
                    <w:color w:val="000000" w:themeColor="text1"/>
                    <w:sz w:val="20"/>
                  </w:rPr>
                </w:rPrChange>
              </w:rPr>
              <w:t>(</w:t>
            </w:r>
            <w:r w:rsidRPr="002646CB">
              <w:rPr>
                <w:rFonts w:ascii="Arial" w:hAnsi="Arial" w:hint="eastAsia"/>
                <w:color w:val="auto"/>
                <w:sz w:val="20"/>
                <w:rPrChange w:id="455" w:author="ETRI-김종원" w:date="2019-12-10T10:44:00Z">
                  <w:rPr>
                    <w:rFonts w:ascii="Arial" w:hAnsi="Arial" w:hint="eastAsia"/>
                    <w:color w:val="000000" w:themeColor="text1"/>
                    <w:sz w:val="20"/>
                  </w:rPr>
                </w:rPrChange>
              </w:rPr>
              <w:t>위</w:t>
            </w:r>
            <w:r w:rsidRPr="002646CB">
              <w:rPr>
                <w:rFonts w:ascii="Arial" w:hAnsi="Arial"/>
                <w:color w:val="auto"/>
                <w:sz w:val="20"/>
                <w:rPrChange w:id="456" w:author="ETRI-김종원" w:date="2019-12-10T10:44:00Z">
                  <w:rPr>
                    <w:rFonts w:ascii="Arial" w:hAnsi="Arial"/>
                    <w:color w:val="000000" w:themeColor="text1"/>
                    <w:sz w:val="20"/>
                  </w:rPr>
                </w:rPrChange>
              </w:rPr>
              <w:t xml:space="preserve"> </w:t>
            </w:r>
            <w:r w:rsidRPr="002646CB">
              <w:rPr>
                <w:rFonts w:ascii="Arial" w:hAnsi="Arial" w:hint="eastAsia"/>
                <w:color w:val="auto"/>
                <w:sz w:val="20"/>
                <w:rPrChange w:id="457" w:author="ETRI-김종원" w:date="2019-12-10T10:44:00Z">
                  <w:rPr>
                    <w:rFonts w:ascii="Arial" w:hAnsi="Arial" w:hint="eastAsia"/>
                    <w:color w:val="000000" w:themeColor="text1"/>
                    <w:sz w:val="20"/>
                  </w:rPr>
                </w:rPrChange>
              </w:rPr>
              <w:t>원</w:t>
            </w:r>
            <w:r w:rsidRPr="002646CB">
              <w:rPr>
                <w:rFonts w:ascii="Arial" w:hAnsi="Arial"/>
                <w:color w:val="auto"/>
                <w:sz w:val="20"/>
                <w:rPrChange w:id="458" w:author="ETRI-김종원" w:date="2019-12-10T10:44:00Z">
                  <w:rPr>
                    <w:rFonts w:ascii="Arial" w:hAnsi="Arial"/>
                    <w:color w:val="000000" w:themeColor="text1"/>
                    <w:sz w:val="20"/>
                  </w:rPr>
                </w:rPrChange>
              </w:rPr>
              <w:t>)</w:t>
            </w:r>
          </w:p>
        </w:tc>
        <w:tc>
          <w:tcPr>
            <w:tcW w:w="199" w:type="pct"/>
            <w:vAlign w:val="center"/>
          </w:tcPr>
          <w:p w14:paraId="0F225AF4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565" w:type="pct"/>
            <w:gridSpan w:val="2"/>
            <w:vAlign w:val="center"/>
          </w:tcPr>
          <w:p w14:paraId="340809C0" w14:textId="4513FD85" w:rsidR="007C0602" w:rsidRPr="002646CB" w:rsidRDefault="00214C2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459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460" w:author="ETRI-김종원" w:date="2019-11-04T19:07:00Z">
              <w:r w:rsidRPr="002646CB">
                <w:rPr>
                  <w:rFonts w:ascii="Arial" w:hAnsi="Arial" w:hint="eastAsia"/>
                  <w:color w:val="auto"/>
                  <w:sz w:val="20"/>
                </w:rPr>
                <w:t>서정원</w:t>
              </w:r>
            </w:ins>
            <w:del w:id="461" w:author="ETRI-김종원" w:date="2019-11-04T19:07:00Z">
              <w:r w:rsidR="007C0602" w:rsidRPr="002646CB" w:rsidDel="00214C22">
                <w:rPr>
                  <w:rFonts w:ascii="Arial" w:hAnsi="Arial" w:hint="eastAsia"/>
                  <w:color w:val="auto"/>
                  <w:sz w:val="20"/>
                </w:rPr>
                <w:delText>임용배</w:delText>
              </w:r>
            </w:del>
          </w:p>
        </w:tc>
        <w:tc>
          <w:tcPr>
            <w:tcW w:w="293" w:type="pct"/>
            <w:vAlign w:val="center"/>
          </w:tcPr>
          <w:p w14:paraId="336ACCB0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462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gridSpan w:val="3"/>
            <w:vAlign w:val="center"/>
          </w:tcPr>
          <w:p w14:paraId="233B4FC9" w14:textId="28A1D8C0" w:rsidR="007C0602" w:rsidRPr="002646CB" w:rsidRDefault="007C0602" w:rsidP="00FB6AB8">
            <w:pPr>
              <w:pStyle w:val="aa"/>
              <w:jc w:val="left"/>
              <w:rPr>
                <w:rFonts w:ascii="Arial" w:hAnsi="Arial"/>
                <w:color w:val="auto"/>
                <w:sz w:val="20"/>
                <w:rPrChange w:id="463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r w:rsidRPr="002646CB">
              <w:rPr>
                <w:rFonts w:ascii="Arial" w:hAnsi="Arial" w:hint="eastAsia"/>
                <w:color w:val="auto"/>
                <w:sz w:val="20"/>
              </w:rPr>
              <w:t>한국전</w:t>
            </w:r>
            <w:ins w:id="464" w:author="ETRI-김종원" w:date="2019-11-04T19:07:00Z">
              <w:r w:rsidR="00214C22" w:rsidRPr="002646CB">
                <w:rPr>
                  <w:rFonts w:ascii="Arial" w:hAnsi="Arial" w:hint="eastAsia"/>
                  <w:color w:val="auto"/>
                  <w:sz w:val="20"/>
                </w:rPr>
                <w:t>력공사</w:t>
              </w:r>
            </w:ins>
            <w:del w:id="465" w:author="ETRI-김종원" w:date="2019-11-04T19:07:00Z">
              <w:r w:rsidRPr="002646CB" w:rsidDel="00214C22">
                <w:rPr>
                  <w:rFonts w:ascii="Arial" w:hAnsi="Arial" w:hint="eastAsia"/>
                  <w:color w:val="auto"/>
                  <w:sz w:val="20"/>
                </w:rPr>
                <w:delText>기안전공사</w:delText>
              </w:r>
            </w:del>
          </w:p>
        </w:tc>
        <w:tc>
          <w:tcPr>
            <w:tcW w:w="308" w:type="pct"/>
            <w:vAlign w:val="center"/>
          </w:tcPr>
          <w:p w14:paraId="35708F50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466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gridSpan w:val="2"/>
            <w:vAlign w:val="center"/>
          </w:tcPr>
          <w:p w14:paraId="3A36B9DE" w14:textId="6094A7CD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467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r w:rsidRPr="002646CB">
              <w:rPr>
                <w:rFonts w:ascii="Arial" w:hAnsi="Arial" w:hint="eastAsia"/>
                <w:color w:val="auto"/>
                <w:sz w:val="20"/>
              </w:rPr>
              <w:t>부장</w:t>
            </w:r>
          </w:p>
        </w:tc>
        <w:tc>
          <w:tcPr>
            <w:tcW w:w="218" w:type="pct"/>
            <w:vAlign w:val="center"/>
          </w:tcPr>
          <w:p w14:paraId="60855044" w14:textId="77777777" w:rsidR="007C0602" w:rsidRPr="002646CB" w:rsidRDefault="007C0602" w:rsidP="000C691F">
            <w:pPr>
              <w:pStyle w:val="aa"/>
              <w:rPr>
                <w:rFonts w:ascii="Arial" w:hAnsi="Arial"/>
                <w:color w:val="auto"/>
                <w:sz w:val="20"/>
                <w:rPrChange w:id="468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2646CB" w:rsidRPr="002646CB" w14:paraId="6C89C604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40B4634E" w14:textId="77777777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199" w:type="pct"/>
            <w:vAlign w:val="center"/>
          </w:tcPr>
          <w:p w14:paraId="63527F4D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565" w:type="pct"/>
            <w:gridSpan w:val="2"/>
            <w:vAlign w:val="center"/>
          </w:tcPr>
          <w:p w14:paraId="6EEA9040" w14:textId="37083CF8" w:rsidR="007C0602" w:rsidRPr="002646CB" w:rsidRDefault="00214C2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469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470" w:author="ETRI-김종원" w:date="2019-11-04T19:07:00Z">
              <w:r w:rsidRPr="002646CB">
                <w:rPr>
                  <w:rFonts w:ascii="Arial" w:hAnsi="Arial" w:hint="eastAsia"/>
                  <w:color w:val="auto"/>
                  <w:sz w:val="20"/>
                </w:rPr>
                <w:t>임용배</w:t>
              </w:r>
            </w:ins>
            <w:del w:id="471" w:author="ETRI-김종원" w:date="2019-11-04T19:07:00Z">
              <w:r w:rsidR="007C0602" w:rsidRPr="002646CB" w:rsidDel="00214C22">
                <w:rPr>
                  <w:rFonts w:ascii="Arial" w:hAnsi="Arial" w:hint="eastAsia"/>
                  <w:color w:val="auto"/>
                  <w:sz w:val="20"/>
                </w:rPr>
                <w:delText>이백행</w:delText>
              </w:r>
            </w:del>
          </w:p>
        </w:tc>
        <w:tc>
          <w:tcPr>
            <w:tcW w:w="293" w:type="pct"/>
            <w:vAlign w:val="center"/>
          </w:tcPr>
          <w:p w14:paraId="37ACDAF1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472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gridSpan w:val="3"/>
            <w:vAlign w:val="center"/>
          </w:tcPr>
          <w:p w14:paraId="7D581468" w14:textId="6F743435" w:rsidR="007C0602" w:rsidRPr="002646CB" w:rsidRDefault="00214C22" w:rsidP="00FB6AB8">
            <w:pPr>
              <w:pStyle w:val="aa"/>
              <w:jc w:val="left"/>
              <w:rPr>
                <w:rFonts w:ascii="Arial" w:hAnsi="Arial"/>
                <w:color w:val="auto"/>
                <w:sz w:val="20"/>
                <w:rPrChange w:id="473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474" w:author="ETRI-김종원" w:date="2019-11-04T19:08:00Z">
              <w:r w:rsidRPr="002646CB">
                <w:rPr>
                  <w:rFonts w:ascii="Arial" w:hAnsi="Arial" w:hint="eastAsia"/>
                  <w:color w:val="auto"/>
                  <w:sz w:val="20"/>
                </w:rPr>
                <w:t>한국전기안전공사</w:t>
              </w:r>
            </w:ins>
            <w:del w:id="475" w:author="ETRI-김종원" w:date="2019-11-04T19:08:00Z">
              <w:r w:rsidR="007C0602" w:rsidRPr="002646CB" w:rsidDel="00214C22">
                <w:rPr>
                  <w:rFonts w:ascii="Arial" w:hAnsi="Arial" w:hint="eastAsia"/>
                  <w:color w:val="auto"/>
                  <w:sz w:val="20"/>
                </w:rPr>
                <w:delText>자동차부품연구원</w:delText>
              </w:r>
            </w:del>
          </w:p>
        </w:tc>
        <w:tc>
          <w:tcPr>
            <w:tcW w:w="308" w:type="pct"/>
            <w:vAlign w:val="center"/>
          </w:tcPr>
          <w:p w14:paraId="3713D736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476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gridSpan w:val="2"/>
            <w:vAlign w:val="center"/>
          </w:tcPr>
          <w:p w14:paraId="0F340F02" w14:textId="701FFBA9" w:rsidR="007C0602" w:rsidRPr="002646CB" w:rsidRDefault="00214C2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477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478" w:author="ETRI-김종원" w:date="2019-11-04T19:08:00Z">
              <w:r w:rsidRPr="002646CB">
                <w:rPr>
                  <w:rFonts w:ascii="Arial" w:hAnsi="Arial" w:hint="eastAsia"/>
                  <w:color w:val="auto"/>
                  <w:sz w:val="20"/>
                </w:rPr>
                <w:t>부장</w:t>
              </w:r>
            </w:ins>
            <w:del w:id="479" w:author="ETRI-김종원" w:date="2019-11-04T19:08:00Z">
              <w:r w:rsidR="007C0602" w:rsidRPr="002646CB" w:rsidDel="00214C22">
                <w:rPr>
                  <w:rFonts w:ascii="Arial" w:hAnsi="Arial" w:hint="eastAsia"/>
                  <w:color w:val="auto"/>
                  <w:sz w:val="20"/>
                </w:rPr>
                <w:delText>본부장</w:delText>
              </w:r>
            </w:del>
          </w:p>
        </w:tc>
        <w:tc>
          <w:tcPr>
            <w:tcW w:w="218" w:type="pct"/>
            <w:vAlign w:val="center"/>
          </w:tcPr>
          <w:p w14:paraId="5B3071C7" w14:textId="77777777" w:rsidR="007C0602" w:rsidRPr="002646CB" w:rsidRDefault="007C0602" w:rsidP="000C691F">
            <w:pPr>
              <w:pStyle w:val="aa"/>
              <w:rPr>
                <w:rFonts w:ascii="Arial" w:hAnsi="Arial"/>
                <w:color w:val="auto"/>
                <w:sz w:val="20"/>
                <w:rPrChange w:id="480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2646CB" w:rsidRPr="002646CB" w14:paraId="4D621979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2DEFDB3D" w14:textId="77777777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199" w:type="pct"/>
            <w:vAlign w:val="center"/>
          </w:tcPr>
          <w:p w14:paraId="65BA7685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565" w:type="pct"/>
            <w:gridSpan w:val="2"/>
            <w:vAlign w:val="center"/>
          </w:tcPr>
          <w:p w14:paraId="3D61B178" w14:textId="6E3849A5" w:rsidR="007C0602" w:rsidRPr="002646CB" w:rsidRDefault="00214C2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481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482" w:author="ETRI-김종원" w:date="2019-11-04T19:08:00Z">
              <w:r w:rsidRPr="002646CB">
                <w:rPr>
                  <w:rFonts w:ascii="Arial" w:hAnsi="Arial" w:hint="eastAsia"/>
                  <w:color w:val="auto"/>
                  <w:sz w:val="20"/>
                </w:rPr>
                <w:t>정진범</w:t>
              </w:r>
            </w:ins>
            <w:del w:id="483" w:author="ETRI-김종원" w:date="2019-11-04T19:08:00Z">
              <w:r w:rsidR="007C0602" w:rsidRPr="002646CB" w:rsidDel="00214C22">
                <w:rPr>
                  <w:rFonts w:ascii="Arial" w:hAnsi="Arial" w:hint="eastAsia"/>
                  <w:color w:val="auto"/>
                  <w:sz w:val="20"/>
                </w:rPr>
                <w:delText>이일우</w:delText>
              </w:r>
            </w:del>
          </w:p>
        </w:tc>
        <w:tc>
          <w:tcPr>
            <w:tcW w:w="293" w:type="pct"/>
            <w:vAlign w:val="center"/>
          </w:tcPr>
          <w:p w14:paraId="67E22AAC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484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gridSpan w:val="3"/>
            <w:vAlign w:val="center"/>
          </w:tcPr>
          <w:p w14:paraId="6A8BFFC5" w14:textId="01C8BBCF" w:rsidR="007C0602" w:rsidRPr="002646CB" w:rsidRDefault="00214C22" w:rsidP="00FB6AB8">
            <w:pPr>
              <w:pStyle w:val="aa"/>
              <w:jc w:val="left"/>
              <w:rPr>
                <w:rFonts w:ascii="Arial" w:hAnsi="Arial"/>
                <w:color w:val="auto"/>
                <w:sz w:val="20"/>
                <w:rPrChange w:id="485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486" w:author="ETRI-김종원" w:date="2019-11-04T19:08:00Z">
              <w:r w:rsidRPr="002646CB">
                <w:rPr>
                  <w:rFonts w:ascii="Arial" w:hAnsi="Arial" w:hint="eastAsia"/>
                  <w:color w:val="auto"/>
                  <w:sz w:val="20"/>
                </w:rPr>
                <w:t>자동차부품연구원</w:t>
              </w:r>
            </w:ins>
            <w:del w:id="487" w:author="ETRI-김종원" w:date="2019-11-04T19:08:00Z">
              <w:r w:rsidR="007C0602" w:rsidRPr="002646CB" w:rsidDel="00214C22">
                <w:rPr>
                  <w:rFonts w:ascii="Arial" w:hAnsi="Arial" w:hint="eastAsia"/>
                  <w:color w:val="auto"/>
                  <w:sz w:val="20"/>
                </w:rPr>
                <w:delText>한국전자통신연구원</w:delText>
              </w:r>
            </w:del>
          </w:p>
        </w:tc>
        <w:tc>
          <w:tcPr>
            <w:tcW w:w="308" w:type="pct"/>
            <w:vAlign w:val="center"/>
          </w:tcPr>
          <w:p w14:paraId="17E00900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488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gridSpan w:val="2"/>
            <w:vAlign w:val="center"/>
          </w:tcPr>
          <w:p w14:paraId="08C61613" w14:textId="4786A699" w:rsidR="007C0602" w:rsidRPr="002646CB" w:rsidRDefault="00214C2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489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490" w:author="ETRI-김종원" w:date="2019-11-04T19:09:00Z">
              <w:r w:rsidRPr="002646CB">
                <w:rPr>
                  <w:rFonts w:ascii="Arial" w:hAnsi="Arial" w:hint="eastAsia"/>
                  <w:color w:val="auto"/>
                  <w:sz w:val="20"/>
                </w:rPr>
                <w:t>팀장</w:t>
              </w:r>
            </w:ins>
            <w:del w:id="491" w:author="ETRI-김종원" w:date="2019-11-04T19:09:00Z">
              <w:r w:rsidR="007C0602" w:rsidRPr="002646CB" w:rsidDel="00214C22">
                <w:rPr>
                  <w:rFonts w:ascii="Arial" w:hAnsi="Arial" w:hint="eastAsia"/>
                  <w:color w:val="auto"/>
                  <w:sz w:val="20"/>
                </w:rPr>
                <w:delText>실장</w:delText>
              </w:r>
            </w:del>
          </w:p>
        </w:tc>
        <w:tc>
          <w:tcPr>
            <w:tcW w:w="218" w:type="pct"/>
            <w:vAlign w:val="center"/>
          </w:tcPr>
          <w:p w14:paraId="32499EE9" w14:textId="77777777" w:rsidR="007C0602" w:rsidRPr="002646CB" w:rsidRDefault="007C0602" w:rsidP="000C691F">
            <w:pPr>
              <w:pStyle w:val="aa"/>
              <w:rPr>
                <w:rFonts w:ascii="Arial" w:hAnsi="Arial"/>
                <w:color w:val="auto"/>
                <w:sz w:val="20"/>
                <w:rPrChange w:id="492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2646CB" w:rsidRPr="002646CB" w14:paraId="13DC0DD5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221E09F4" w14:textId="77777777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199" w:type="pct"/>
            <w:vAlign w:val="center"/>
          </w:tcPr>
          <w:p w14:paraId="75709374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565" w:type="pct"/>
            <w:gridSpan w:val="2"/>
            <w:vAlign w:val="center"/>
          </w:tcPr>
          <w:p w14:paraId="7AD5C3B8" w14:textId="42709A38" w:rsidR="007C0602" w:rsidRPr="002646CB" w:rsidRDefault="00214C2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493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494" w:author="ETRI-김종원" w:date="2019-11-04T19:09:00Z">
              <w:r w:rsidRPr="002646CB">
                <w:rPr>
                  <w:rFonts w:ascii="Arial" w:hAnsi="Arial" w:hint="eastAsia"/>
                  <w:color w:val="auto"/>
                  <w:sz w:val="20"/>
                </w:rPr>
                <w:t>공재준</w:t>
              </w:r>
            </w:ins>
            <w:del w:id="495" w:author="ETRI-김종원" w:date="2019-11-04T19:09:00Z">
              <w:r w:rsidR="007C0602" w:rsidRPr="002646CB" w:rsidDel="00214C22">
                <w:rPr>
                  <w:rFonts w:ascii="Arial" w:hAnsi="Arial" w:hint="eastAsia"/>
                  <w:color w:val="auto"/>
                  <w:sz w:val="20"/>
                </w:rPr>
                <w:delText>이훈</w:delText>
              </w:r>
            </w:del>
          </w:p>
        </w:tc>
        <w:tc>
          <w:tcPr>
            <w:tcW w:w="293" w:type="pct"/>
            <w:vAlign w:val="center"/>
          </w:tcPr>
          <w:p w14:paraId="75C27056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496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gridSpan w:val="3"/>
            <w:vAlign w:val="center"/>
          </w:tcPr>
          <w:p w14:paraId="3F5C953E" w14:textId="4D5BE5CC" w:rsidR="007C0602" w:rsidRPr="002646CB" w:rsidRDefault="007C0602" w:rsidP="00FB6AB8">
            <w:pPr>
              <w:pStyle w:val="aa"/>
              <w:jc w:val="left"/>
              <w:rPr>
                <w:rFonts w:ascii="Arial" w:hAnsi="Arial"/>
                <w:color w:val="auto"/>
                <w:sz w:val="20"/>
                <w:rPrChange w:id="497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r w:rsidRPr="002646CB">
              <w:rPr>
                <w:rFonts w:ascii="Arial" w:hAnsi="Arial" w:hint="eastAsia"/>
                <w:color w:val="auto"/>
                <w:sz w:val="20"/>
              </w:rPr>
              <w:t>한전</w:t>
            </w:r>
            <w:r w:rsidRPr="002646CB">
              <w:rPr>
                <w:rFonts w:ascii="Arial" w:hAnsi="Arial"/>
                <w:color w:val="auto"/>
                <w:sz w:val="20"/>
              </w:rPr>
              <w:t>KDN</w:t>
            </w:r>
          </w:p>
        </w:tc>
        <w:tc>
          <w:tcPr>
            <w:tcW w:w="308" w:type="pct"/>
            <w:vAlign w:val="center"/>
          </w:tcPr>
          <w:p w14:paraId="5DD64B0E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498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gridSpan w:val="2"/>
            <w:vAlign w:val="center"/>
          </w:tcPr>
          <w:p w14:paraId="010A48A2" w14:textId="7CFFC541" w:rsidR="007C0602" w:rsidRPr="002646CB" w:rsidRDefault="00214C2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499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500" w:author="ETRI-김종원" w:date="2019-11-04T19:09:00Z">
              <w:r w:rsidRPr="002646CB">
                <w:rPr>
                  <w:rFonts w:ascii="Arial" w:hAnsi="Arial" w:hint="eastAsia"/>
                  <w:color w:val="auto"/>
                  <w:sz w:val="20"/>
                </w:rPr>
                <w:t>부장</w:t>
              </w:r>
            </w:ins>
            <w:del w:id="501" w:author="ETRI-김종원" w:date="2019-11-04T19:09:00Z">
              <w:r w:rsidR="007C0602" w:rsidRPr="002646CB" w:rsidDel="00214C22">
                <w:rPr>
                  <w:rFonts w:ascii="Arial" w:hAnsi="Arial" w:hint="eastAsia"/>
                  <w:color w:val="auto"/>
                  <w:sz w:val="20"/>
                </w:rPr>
                <w:delText>처장</w:delText>
              </w:r>
            </w:del>
          </w:p>
        </w:tc>
        <w:tc>
          <w:tcPr>
            <w:tcW w:w="218" w:type="pct"/>
            <w:vAlign w:val="center"/>
          </w:tcPr>
          <w:p w14:paraId="02911B96" w14:textId="77777777" w:rsidR="007C0602" w:rsidRPr="002646CB" w:rsidRDefault="007C0602" w:rsidP="000C691F">
            <w:pPr>
              <w:pStyle w:val="aa"/>
              <w:rPr>
                <w:rFonts w:ascii="Arial" w:hAnsi="Arial"/>
                <w:color w:val="auto"/>
                <w:sz w:val="20"/>
                <w:rPrChange w:id="502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2646CB" w:rsidRPr="002646CB" w14:paraId="2689ADF7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0B466B44" w14:textId="77777777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199" w:type="pct"/>
            <w:vAlign w:val="center"/>
          </w:tcPr>
          <w:p w14:paraId="278DB5FE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565" w:type="pct"/>
            <w:gridSpan w:val="2"/>
            <w:vAlign w:val="center"/>
          </w:tcPr>
          <w:p w14:paraId="028BA426" w14:textId="61BC5382" w:rsidR="007C0602" w:rsidRPr="002646CB" w:rsidRDefault="00214C2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503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504" w:author="ETRI-김종원" w:date="2019-11-04T19:09:00Z">
              <w:r w:rsidRPr="002646CB">
                <w:rPr>
                  <w:rFonts w:ascii="Arial" w:hAnsi="Arial" w:hint="eastAsia"/>
                  <w:color w:val="auto"/>
                  <w:sz w:val="20"/>
                </w:rPr>
                <w:t>이일우</w:t>
              </w:r>
            </w:ins>
            <w:del w:id="505" w:author="ETRI-김종원" w:date="2019-11-04T19:09:00Z">
              <w:r w:rsidR="007C0602" w:rsidRPr="002646CB" w:rsidDel="00214C22">
                <w:rPr>
                  <w:rFonts w:ascii="Arial" w:hAnsi="Arial" w:hint="eastAsia"/>
                  <w:color w:val="auto"/>
                  <w:sz w:val="20"/>
                </w:rPr>
                <w:delText>김응상</w:delText>
              </w:r>
            </w:del>
          </w:p>
        </w:tc>
        <w:tc>
          <w:tcPr>
            <w:tcW w:w="293" w:type="pct"/>
            <w:vAlign w:val="center"/>
          </w:tcPr>
          <w:p w14:paraId="4224F53C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506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gridSpan w:val="3"/>
            <w:vAlign w:val="center"/>
          </w:tcPr>
          <w:p w14:paraId="1EE0D7D1" w14:textId="6284282A" w:rsidR="007C0602" w:rsidRPr="002646CB" w:rsidRDefault="007C0602" w:rsidP="00FB6AB8">
            <w:pPr>
              <w:pStyle w:val="aa"/>
              <w:jc w:val="left"/>
              <w:rPr>
                <w:rFonts w:ascii="Arial" w:hAnsi="Arial"/>
                <w:color w:val="auto"/>
                <w:sz w:val="20"/>
                <w:rPrChange w:id="507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r w:rsidRPr="002646CB">
              <w:rPr>
                <w:rFonts w:ascii="Arial" w:hAnsi="Arial" w:hint="eastAsia"/>
                <w:color w:val="auto"/>
                <w:sz w:val="20"/>
              </w:rPr>
              <w:t>한국전</w:t>
            </w:r>
            <w:ins w:id="508" w:author="ETRI-김종원" w:date="2019-11-04T19:09:00Z">
              <w:r w:rsidR="00214C22" w:rsidRPr="002646CB">
                <w:rPr>
                  <w:rFonts w:ascii="Arial" w:hAnsi="Arial" w:hint="eastAsia"/>
                  <w:color w:val="auto"/>
                  <w:sz w:val="20"/>
                </w:rPr>
                <w:t>자통신</w:t>
              </w:r>
            </w:ins>
            <w:del w:id="509" w:author="ETRI-김종원" w:date="2019-11-04T19:09:00Z">
              <w:r w:rsidRPr="002646CB" w:rsidDel="00214C22">
                <w:rPr>
                  <w:rFonts w:ascii="Arial" w:hAnsi="Arial" w:hint="eastAsia"/>
                  <w:color w:val="auto"/>
                  <w:sz w:val="20"/>
                </w:rPr>
                <w:delText>기</w:delText>
              </w:r>
            </w:del>
            <w:r w:rsidRPr="002646CB">
              <w:rPr>
                <w:rFonts w:ascii="Arial" w:hAnsi="Arial" w:hint="eastAsia"/>
                <w:color w:val="auto"/>
                <w:sz w:val="20"/>
              </w:rPr>
              <w:t>연구원</w:t>
            </w:r>
          </w:p>
        </w:tc>
        <w:tc>
          <w:tcPr>
            <w:tcW w:w="308" w:type="pct"/>
            <w:vAlign w:val="center"/>
          </w:tcPr>
          <w:p w14:paraId="32C42F50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510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gridSpan w:val="2"/>
            <w:vAlign w:val="center"/>
          </w:tcPr>
          <w:p w14:paraId="2B57E75B" w14:textId="5604BD8A" w:rsidR="007C0602" w:rsidRPr="002646CB" w:rsidRDefault="00214C2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511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512" w:author="ETRI-김종원" w:date="2019-11-04T19:09:00Z">
              <w:r w:rsidRPr="002646CB">
                <w:rPr>
                  <w:rFonts w:ascii="Arial" w:hAnsi="Arial" w:hint="eastAsia"/>
                  <w:color w:val="auto"/>
                  <w:sz w:val="20"/>
                </w:rPr>
                <w:t>단장</w:t>
              </w:r>
            </w:ins>
            <w:del w:id="513" w:author="ETRI-김종원" w:date="2019-11-04T19:09:00Z">
              <w:r w:rsidR="007C0602" w:rsidRPr="002646CB" w:rsidDel="00214C22">
                <w:rPr>
                  <w:rFonts w:ascii="Arial" w:hAnsi="Arial" w:hint="eastAsia"/>
                  <w:color w:val="auto"/>
                  <w:sz w:val="20"/>
                </w:rPr>
                <w:delText>책임</w:delText>
              </w:r>
            </w:del>
          </w:p>
        </w:tc>
        <w:tc>
          <w:tcPr>
            <w:tcW w:w="218" w:type="pct"/>
            <w:vAlign w:val="center"/>
          </w:tcPr>
          <w:p w14:paraId="665358FC" w14:textId="77777777" w:rsidR="007C0602" w:rsidRPr="002646CB" w:rsidRDefault="007C0602" w:rsidP="000C691F">
            <w:pPr>
              <w:pStyle w:val="aa"/>
              <w:rPr>
                <w:rFonts w:ascii="Arial" w:hAnsi="Arial"/>
                <w:color w:val="auto"/>
                <w:sz w:val="20"/>
                <w:rPrChange w:id="514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2646CB" w:rsidRPr="002646CB" w14:paraId="5EF7CABA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41F4FE7B" w14:textId="77777777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199" w:type="pct"/>
            <w:vAlign w:val="center"/>
          </w:tcPr>
          <w:p w14:paraId="6ED3824F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565" w:type="pct"/>
            <w:gridSpan w:val="2"/>
            <w:vAlign w:val="center"/>
          </w:tcPr>
          <w:p w14:paraId="433AF16F" w14:textId="320E6876" w:rsidR="007C0602" w:rsidRPr="002646CB" w:rsidRDefault="00214C2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515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516" w:author="ETRI-김종원" w:date="2019-11-04T19:10:00Z">
              <w:r w:rsidRPr="002646CB">
                <w:rPr>
                  <w:rFonts w:ascii="Arial" w:hAnsi="Arial" w:hint="eastAsia"/>
                  <w:color w:val="auto"/>
                  <w:sz w:val="20"/>
                </w:rPr>
                <w:t>김응상</w:t>
              </w:r>
            </w:ins>
            <w:del w:id="517" w:author="ETRI-김종원" w:date="2019-11-04T19:10:00Z">
              <w:r w:rsidR="007C0602" w:rsidRPr="002646CB" w:rsidDel="00214C22">
                <w:rPr>
                  <w:rFonts w:ascii="Arial" w:hAnsi="Arial" w:hint="eastAsia"/>
                  <w:color w:val="auto"/>
                  <w:sz w:val="20"/>
                </w:rPr>
                <w:delText>박세주</w:delText>
              </w:r>
            </w:del>
          </w:p>
        </w:tc>
        <w:tc>
          <w:tcPr>
            <w:tcW w:w="293" w:type="pct"/>
            <w:vAlign w:val="center"/>
          </w:tcPr>
          <w:p w14:paraId="474CF5FB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518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gridSpan w:val="3"/>
            <w:vAlign w:val="center"/>
          </w:tcPr>
          <w:p w14:paraId="6E858309" w14:textId="5BF5CCFD" w:rsidR="007C0602" w:rsidRPr="002646CB" w:rsidRDefault="00214C22" w:rsidP="00FB6AB8">
            <w:pPr>
              <w:pStyle w:val="aa"/>
              <w:jc w:val="left"/>
              <w:rPr>
                <w:rFonts w:ascii="Arial" w:hAnsi="Arial"/>
                <w:color w:val="auto"/>
                <w:sz w:val="20"/>
                <w:rPrChange w:id="519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520" w:author="ETRI-김종원" w:date="2019-11-04T19:10:00Z">
              <w:r w:rsidRPr="002646CB">
                <w:rPr>
                  <w:rFonts w:ascii="Arial" w:hAnsi="Arial" w:hint="eastAsia"/>
                  <w:color w:val="auto"/>
                  <w:sz w:val="20"/>
                </w:rPr>
                <w:t>한국전기연구원</w:t>
              </w:r>
            </w:ins>
            <w:del w:id="521" w:author="ETRI-김종원" w:date="2019-11-04T19:10:00Z">
              <w:r w:rsidR="007C0602" w:rsidRPr="002646CB" w:rsidDel="00214C22">
                <w:rPr>
                  <w:rFonts w:ascii="Arial" w:hAnsi="Arial"/>
                  <w:color w:val="auto"/>
                  <w:sz w:val="20"/>
                </w:rPr>
                <w:delText>KT</w:delText>
              </w:r>
            </w:del>
          </w:p>
        </w:tc>
        <w:tc>
          <w:tcPr>
            <w:tcW w:w="308" w:type="pct"/>
            <w:vAlign w:val="center"/>
          </w:tcPr>
          <w:p w14:paraId="1300DCD8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522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gridSpan w:val="2"/>
            <w:vAlign w:val="center"/>
          </w:tcPr>
          <w:p w14:paraId="23250597" w14:textId="72AEE6E3" w:rsidR="007C0602" w:rsidRPr="002646CB" w:rsidRDefault="005D3198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523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524" w:author="ETRI-김종원" w:date="2019-11-04T19:10:00Z">
              <w:r w:rsidRPr="002646CB">
                <w:rPr>
                  <w:rFonts w:ascii="Arial" w:hAnsi="Arial" w:hint="eastAsia"/>
                  <w:color w:val="auto"/>
                  <w:sz w:val="20"/>
                </w:rPr>
                <w:t>책임</w:t>
              </w:r>
            </w:ins>
            <w:del w:id="525" w:author="ETRI-김종원" w:date="2019-11-04T19:10:00Z">
              <w:r w:rsidR="007C0602" w:rsidRPr="002646CB" w:rsidDel="005D3198">
                <w:rPr>
                  <w:rFonts w:ascii="Arial" w:hAnsi="Arial" w:hint="eastAsia"/>
                  <w:color w:val="auto"/>
                  <w:sz w:val="20"/>
                </w:rPr>
                <w:delText>팀장</w:delText>
              </w:r>
            </w:del>
          </w:p>
        </w:tc>
        <w:tc>
          <w:tcPr>
            <w:tcW w:w="218" w:type="pct"/>
            <w:vAlign w:val="center"/>
          </w:tcPr>
          <w:p w14:paraId="5E543165" w14:textId="77777777" w:rsidR="007C0602" w:rsidRPr="002646CB" w:rsidRDefault="007C0602" w:rsidP="000C691F">
            <w:pPr>
              <w:pStyle w:val="aa"/>
              <w:rPr>
                <w:rFonts w:ascii="Arial" w:hAnsi="Arial"/>
                <w:color w:val="auto"/>
                <w:sz w:val="20"/>
                <w:rPrChange w:id="526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2646CB" w:rsidRPr="002646CB" w14:paraId="54E5FE91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747BE88B" w14:textId="77777777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199" w:type="pct"/>
            <w:vAlign w:val="center"/>
          </w:tcPr>
          <w:p w14:paraId="509513DB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565" w:type="pct"/>
            <w:gridSpan w:val="2"/>
            <w:vAlign w:val="center"/>
          </w:tcPr>
          <w:p w14:paraId="0227A00A" w14:textId="0D27CD36" w:rsidR="007C0602" w:rsidRPr="002646CB" w:rsidRDefault="005D3198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527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528" w:author="ETRI-김종원" w:date="2019-11-04T19:10:00Z">
              <w:r w:rsidRPr="002646CB">
                <w:rPr>
                  <w:rFonts w:ascii="Arial" w:hAnsi="Arial" w:hint="eastAsia"/>
                  <w:color w:val="auto"/>
                  <w:sz w:val="20"/>
                </w:rPr>
                <w:t>이상</w:t>
              </w:r>
            </w:ins>
            <w:ins w:id="529" w:author="ETRI-김종원" w:date="2019-11-04T19:11:00Z">
              <w:r w:rsidRPr="002646CB">
                <w:rPr>
                  <w:rFonts w:ascii="Arial" w:hAnsi="Arial" w:hint="eastAsia"/>
                  <w:color w:val="auto"/>
                  <w:sz w:val="20"/>
                </w:rPr>
                <w:t>현</w:t>
              </w:r>
            </w:ins>
            <w:del w:id="530" w:author="ETRI-김종원" w:date="2019-11-04T19:10:00Z">
              <w:r w:rsidR="007C0602" w:rsidRPr="002646CB" w:rsidDel="005D3198">
                <w:rPr>
                  <w:rFonts w:ascii="Arial" w:hAnsi="Arial" w:hint="eastAsia"/>
                  <w:color w:val="auto"/>
                  <w:sz w:val="20"/>
                </w:rPr>
                <w:delText>김경호</w:delText>
              </w:r>
            </w:del>
          </w:p>
        </w:tc>
        <w:tc>
          <w:tcPr>
            <w:tcW w:w="293" w:type="pct"/>
            <w:vAlign w:val="center"/>
          </w:tcPr>
          <w:p w14:paraId="45334D30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531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gridSpan w:val="3"/>
            <w:vAlign w:val="center"/>
          </w:tcPr>
          <w:p w14:paraId="5C251510" w14:textId="33DCF610" w:rsidR="007C0602" w:rsidRPr="002646CB" w:rsidRDefault="005D3198" w:rsidP="00FB6AB8">
            <w:pPr>
              <w:pStyle w:val="aa"/>
              <w:jc w:val="left"/>
              <w:rPr>
                <w:rFonts w:ascii="Arial" w:hAnsi="Arial"/>
                <w:color w:val="auto"/>
                <w:sz w:val="20"/>
                <w:rPrChange w:id="532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533" w:author="ETRI-김종원" w:date="2019-11-04T19:11:00Z">
              <w:r w:rsidRPr="002646CB">
                <w:rPr>
                  <w:rFonts w:ascii="Arial" w:hAnsi="Arial"/>
                  <w:color w:val="auto"/>
                  <w:sz w:val="20"/>
                </w:rPr>
                <w:t>KT</w:t>
              </w:r>
            </w:ins>
            <w:del w:id="534" w:author="ETRI-김종원" w:date="2019-11-04T19:11:00Z">
              <w:r w:rsidR="007C0602" w:rsidRPr="002646CB" w:rsidDel="005D3198">
                <w:rPr>
                  <w:rFonts w:ascii="Arial" w:hAnsi="Arial"/>
                  <w:color w:val="auto"/>
                  <w:sz w:val="20"/>
                </w:rPr>
                <w:delText>LS</w:delText>
              </w:r>
              <w:r w:rsidR="007C0602" w:rsidRPr="002646CB" w:rsidDel="005D3198">
                <w:rPr>
                  <w:rFonts w:ascii="Arial" w:hAnsi="Arial" w:hint="eastAsia"/>
                  <w:color w:val="auto"/>
                  <w:sz w:val="20"/>
                </w:rPr>
                <w:delText>산전</w:delText>
              </w:r>
            </w:del>
          </w:p>
        </w:tc>
        <w:tc>
          <w:tcPr>
            <w:tcW w:w="308" w:type="pct"/>
            <w:vAlign w:val="center"/>
          </w:tcPr>
          <w:p w14:paraId="15A5E380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535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gridSpan w:val="2"/>
            <w:vAlign w:val="center"/>
          </w:tcPr>
          <w:p w14:paraId="1815736E" w14:textId="154FCD8A" w:rsidR="007C0602" w:rsidRPr="002646CB" w:rsidRDefault="005D3198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536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537" w:author="ETRI-김종원" w:date="2019-11-04T19:11:00Z">
              <w:r w:rsidRPr="002646CB">
                <w:rPr>
                  <w:rFonts w:ascii="Arial" w:hAnsi="Arial" w:hint="eastAsia"/>
                  <w:color w:val="auto"/>
                  <w:sz w:val="20"/>
                </w:rPr>
                <w:t>팀장</w:t>
              </w:r>
            </w:ins>
            <w:del w:id="538" w:author="ETRI-김종원" w:date="2019-11-04T19:11:00Z">
              <w:r w:rsidR="007C0602" w:rsidRPr="002646CB" w:rsidDel="005D3198">
                <w:rPr>
                  <w:rFonts w:ascii="Arial" w:hAnsi="Arial" w:hint="eastAsia"/>
                  <w:color w:val="auto"/>
                  <w:sz w:val="20"/>
                </w:rPr>
                <w:delText>책임</w:delText>
              </w:r>
            </w:del>
          </w:p>
        </w:tc>
        <w:tc>
          <w:tcPr>
            <w:tcW w:w="218" w:type="pct"/>
            <w:vAlign w:val="center"/>
          </w:tcPr>
          <w:p w14:paraId="09F9F2D8" w14:textId="77777777" w:rsidR="007C0602" w:rsidRPr="002646CB" w:rsidRDefault="007C0602" w:rsidP="000C691F">
            <w:pPr>
              <w:pStyle w:val="aa"/>
              <w:rPr>
                <w:rFonts w:ascii="Arial" w:hAnsi="Arial"/>
                <w:color w:val="auto"/>
                <w:sz w:val="20"/>
                <w:rPrChange w:id="539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2646CB" w:rsidRPr="002646CB" w14:paraId="760132D8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6855D343" w14:textId="77777777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199" w:type="pct"/>
            <w:vAlign w:val="center"/>
          </w:tcPr>
          <w:p w14:paraId="3F96A1CF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565" w:type="pct"/>
            <w:gridSpan w:val="2"/>
            <w:vAlign w:val="center"/>
          </w:tcPr>
          <w:p w14:paraId="10CA4E54" w14:textId="6D95389D" w:rsidR="007C0602" w:rsidRPr="002646CB" w:rsidRDefault="005D3198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540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541" w:author="ETRI-김종원" w:date="2019-11-04T19:11:00Z">
              <w:r w:rsidRPr="002646CB">
                <w:rPr>
                  <w:rFonts w:ascii="Arial" w:hAnsi="Arial" w:hint="eastAsia"/>
                  <w:color w:val="auto"/>
                  <w:sz w:val="20"/>
                </w:rPr>
                <w:t>김경호</w:t>
              </w:r>
            </w:ins>
            <w:del w:id="542" w:author="ETRI-김종원" w:date="2019-11-04T19:11:00Z">
              <w:r w:rsidR="007C0602" w:rsidRPr="002646CB" w:rsidDel="005D3198">
                <w:rPr>
                  <w:rFonts w:ascii="Arial" w:hAnsi="Arial" w:hint="eastAsia"/>
                  <w:color w:val="auto"/>
                  <w:sz w:val="20"/>
                </w:rPr>
                <w:delText>권영진</w:delText>
              </w:r>
            </w:del>
          </w:p>
        </w:tc>
        <w:tc>
          <w:tcPr>
            <w:tcW w:w="293" w:type="pct"/>
            <w:vAlign w:val="center"/>
          </w:tcPr>
          <w:p w14:paraId="3C2BB4F9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543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gridSpan w:val="3"/>
            <w:vAlign w:val="center"/>
          </w:tcPr>
          <w:p w14:paraId="73CA80BB" w14:textId="2F7B7D0F" w:rsidR="007C0602" w:rsidRPr="002646CB" w:rsidRDefault="005D3198" w:rsidP="00FB6AB8">
            <w:pPr>
              <w:pStyle w:val="aa"/>
              <w:jc w:val="left"/>
              <w:rPr>
                <w:rFonts w:ascii="Arial" w:hAnsi="Arial"/>
                <w:color w:val="auto"/>
                <w:sz w:val="20"/>
                <w:rPrChange w:id="544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545" w:author="ETRI-김종원" w:date="2019-11-04T19:11:00Z">
              <w:r w:rsidRPr="002646CB">
                <w:rPr>
                  <w:rFonts w:ascii="Arial" w:hAnsi="Arial"/>
                  <w:color w:val="auto"/>
                  <w:sz w:val="20"/>
                </w:rPr>
                <w:t>LS</w:t>
              </w:r>
              <w:r w:rsidRPr="002646CB">
                <w:rPr>
                  <w:rFonts w:ascii="Arial" w:hAnsi="Arial" w:hint="eastAsia"/>
                  <w:color w:val="auto"/>
                  <w:sz w:val="20"/>
                </w:rPr>
                <w:t>산전</w:t>
              </w:r>
            </w:ins>
            <w:del w:id="546" w:author="ETRI-김종원" w:date="2019-11-04T19:11:00Z">
              <w:r w:rsidR="007C0602" w:rsidRPr="002646CB" w:rsidDel="005D3198">
                <w:rPr>
                  <w:rFonts w:ascii="Arial" w:hAnsi="Arial" w:hint="eastAsia"/>
                  <w:color w:val="auto"/>
                  <w:sz w:val="20"/>
                </w:rPr>
                <w:delText>효성</w:delText>
              </w:r>
            </w:del>
          </w:p>
        </w:tc>
        <w:tc>
          <w:tcPr>
            <w:tcW w:w="308" w:type="pct"/>
            <w:vAlign w:val="center"/>
          </w:tcPr>
          <w:p w14:paraId="3AB982B1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547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gridSpan w:val="2"/>
            <w:vAlign w:val="center"/>
          </w:tcPr>
          <w:p w14:paraId="79D78468" w14:textId="545DE4FE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548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r w:rsidRPr="002646CB">
              <w:rPr>
                <w:rFonts w:ascii="Arial" w:hAnsi="Arial" w:hint="eastAsia"/>
                <w:color w:val="auto"/>
                <w:sz w:val="20"/>
              </w:rPr>
              <w:t>수석</w:t>
            </w:r>
          </w:p>
        </w:tc>
        <w:tc>
          <w:tcPr>
            <w:tcW w:w="218" w:type="pct"/>
            <w:vAlign w:val="center"/>
          </w:tcPr>
          <w:p w14:paraId="5BFF8E41" w14:textId="77777777" w:rsidR="007C0602" w:rsidRPr="002646CB" w:rsidRDefault="007C0602" w:rsidP="000C691F">
            <w:pPr>
              <w:pStyle w:val="aa"/>
              <w:rPr>
                <w:rFonts w:ascii="Arial" w:hAnsi="Arial"/>
                <w:color w:val="auto"/>
                <w:sz w:val="20"/>
                <w:rPrChange w:id="549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2646CB" w:rsidRPr="002646CB" w14:paraId="084B990C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26CC5456" w14:textId="77777777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199" w:type="pct"/>
            <w:vAlign w:val="center"/>
          </w:tcPr>
          <w:p w14:paraId="07CC29DB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565" w:type="pct"/>
            <w:gridSpan w:val="2"/>
            <w:vAlign w:val="center"/>
          </w:tcPr>
          <w:p w14:paraId="3E6E7C64" w14:textId="52A523DD" w:rsidR="007C0602" w:rsidRPr="002646CB" w:rsidRDefault="005D3198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550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551" w:author="ETRI-김종원" w:date="2019-11-04T19:11:00Z">
              <w:r w:rsidRPr="002646CB">
                <w:rPr>
                  <w:rFonts w:ascii="Arial" w:hAnsi="Arial" w:hint="eastAsia"/>
                  <w:color w:val="auto"/>
                  <w:sz w:val="20"/>
                </w:rPr>
                <w:t>권영진</w:t>
              </w:r>
            </w:ins>
            <w:del w:id="552" w:author="ETRI-김종원" w:date="2019-11-04T19:11:00Z">
              <w:r w:rsidR="007C0602" w:rsidRPr="002646CB" w:rsidDel="005D3198">
                <w:rPr>
                  <w:rFonts w:ascii="Arial" w:hAnsi="Arial" w:hint="eastAsia"/>
                  <w:color w:val="auto"/>
                  <w:sz w:val="20"/>
                </w:rPr>
                <w:delText>김지효</w:delText>
              </w:r>
            </w:del>
          </w:p>
        </w:tc>
        <w:tc>
          <w:tcPr>
            <w:tcW w:w="293" w:type="pct"/>
            <w:vAlign w:val="center"/>
          </w:tcPr>
          <w:p w14:paraId="2FA6ED42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553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gridSpan w:val="3"/>
            <w:vAlign w:val="center"/>
          </w:tcPr>
          <w:p w14:paraId="31E8CA27" w14:textId="249F0E43" w:rsidR="007C0602" w:rsidRPr="002646CB" w:rsidRDefault="005D3198" w:rsidP="00FB6AB8">
            <w:pPr>
              <w:pStyle w:val="aa"/>
              <w:jc w:val="left"/>
              <w:rPr>
                <w:rFonts w:ascii="Arial" w:hAnsi="Arial"/>
                <w:color w:val="auto"/>
                <w:sz w:val="20"/>
                <w:rPrChange w:id="554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555" w:author="ETRI-김종원" w:date="2019-11-04T19:12:00Z">
              <w:r w:rsidRPr="002646CB">
                <w:rPr>
                  <w:rFonts w:ascii="Arial" w:hAnsi="Arial" w:hint="eastAsia"/>
                  <w:color w:val="auto"/>
                  <w:sz w:val="20"/>
                </w:rPr>
                <w:t>효성</w:t>
              </w:r>
            </w:ins>
            <w:del w:id="556" w:author="ETRI-김종원" w:date="2019-11-04T19:12:00Z">
              <w:r w:rsidR="007C0602" w:rsidRPr="002646CB" w:rsidDel="005D3198">
                <w:rPr>
                  <w:rFonts w:ascii="Arial" w:hAnsi="Arial" w:hint="eastAsia"/>
                  <w:color w:val="auto"/>
                  <w:sz w:val="20"/>
                </w:rPr>
                <w:delText>옴니</w:delText>
              </w:r>
            </w:del>
            <w:del w:id="557" w:author="ETRI-김종원" w:date="2019-11-04T19:11:00Z">
              <w:r w:rsidR="007C0602" w:rsidRPr="002646CB" w:rsidDel="005D3198">
                <w:rPr>
                  <w:rFonts w:ascii="Arial" w:hAnsi="Arial" w:hint="eastAsia"/>
                  <w:color w:val="auto"/>
                  <w:sz w:val="20"/>
                </w:rPr>
                <w:delText>시스템</w:delText>
              </w:r>
            </w:del>
          </w:p>
        </w:tc>
        <w:tc>
          <w:tcPr>
            <w:tcW w:w="308" w:type="pct"/>
            <w:vAlign w:val="center"/>
          </w:tcPr>
          <w:p w14:paraId="4AA01774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558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gridSpan w:val="2"/>
            <w:vAlign w:val="center"/>
          </w:tcPr>
          <w:p w14:paraId="7AB09C72" w14:textId="72A4E444" w:rsidR="007C0602" w:rsidRPr="002646CB" w:rsidRDefault="005D3198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559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560" w:author="ETRI-김종원" w:date="2019-11-04T19:12:00Z">
              <w:r w:rsidRPr="002646CB">
                <w:rPr>
                  <w:rFonts w:ascii="Arial" w:hAnsi="Arial" w:hint="eastAsia"/>
                  <w:color w:val="auto"/>
                  <w:sz w:val="20"/>
                </w:rPr>
                <w:t>수석</w:t>
              </w:r>
            </w:ins>
            <w:del w:id="561" w:author="ETRI-김종원" w:date="2019-11-04T19:12:00Z">
              <w:r w:rsidR="007C0602" w:rsidRPr="002646CB" w:rsidDel="005D3198">
                <w:rPr>
                  <w:rFonts w:ascii="Arial" w:hAnsi="Arial" w:hint="eastAsia"/>
                  <w:color w:val="auto"/>
                  <w:sz w:val="20"/>
                </w:rPr>
                <w:delText>소장</w:delText>
              </w:r>
            </w:del>
          </w:p>
        </w:tc>
        <w:tc>
          <w:tcPr>
            <w:tcW w:w="218" w:type="pct"/>
            <w:vAlign w:val="center"/>
          </w:tcPr>
          <w:p w14:paraId="646EC36A" w14:textId="77777777" w:rsidR="007C0602" w:rsidRPr="002646CB" w:rsidRDefault="007C0602" w:rsidP="000C691F">
            <w:pPr>
              <w:pStyle w:val="aa"/>
              <w:rPr>
                <w:rFonts w:ascii="Arial" w:hAnsi="Arial"/>
                <w:color w:val="auto"/>
                <w:sz w:val="20"/>
                <w:rPrChange w:id="562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2646CB" w:rsidRPr="002646CB" w14:paraId="109C8CC4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69B3D105" w14:textId="77777777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199" w:type="pct"/>
            <w:vAlign w:val="center"/>
          </w:tcPr>
          <w:p w14:paraId="3266AAFF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565" w:type="pct"/>
            <w:gridSpan w:val="2"/>
            <w:vAlign w:val="center"/>
          </w:tcPr>
          <w:p w14:paraId="27BACDFB" w14:textId="4BA95538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563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r w:rsidRPr="002646CB">
              <w:rPr>
                <w:rFonts w:ascii="Arial" w:hAnsi="Arial" w:hint="eastAsia"/>
                <w:color w:val="auto"/>
                <w:sz w:val="20"/>
              </w:rPr>
              <w:t>김</w:t>
            </w:r>
            <w:ins w:id="564" w:author="ETRI-김종원" w:date="2019-11-04T19:12:00Z">
              <w:r w:rsidR="005D3198" w:rsidRPr="002646CB">
                <w:rPr>
                  <w:rFonts w:ascii="Arial" w:hAnsi="Arial" w:hint="eastAsia"/>
                  <w:color w:val="auto"/>
                  <w:sz w:val="20"/>
                </w:rPr>
                <w:t>지효</w:t>
              </w:r>
            </w:ins>
            <w:del w:id="565" w:author="ETRI-김종원" w:date="2019-11-04T19:12:00Z">
              <w:r w:rsidRPr="002646CB" w:rsidDel="005D3198">
                <w:rPr>
                  <w:rFonts w:ascii="Arial" w:hAnsi="Arial" w:hint="eastAsia"/>
                  <w:color w:val="auto"/>
                  <w:sz w:val="20"/>
                </w:rPr>
                <w:delText>태헌</w:delText>
              </w:r>
            </w:del>
          </w:p>
        </w:tc>
        <w:tc>
          <w:tcPr>
            <w:tcW w:w="293" w:type="pct"/>
            <w:vAlign w:val="center"/>
          </w:tcPr>
          <w:p w14:paraId="447CEBC0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566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gridSpan w:val="3"/>
            <w:vAlign w:val="center"/>
          </w:tcPr>
          <w:p w14:paraId="076D0F3A" w14:textId="3A03E703" w:rsidR="007C0602" w:rsidRPr="002646CB" w:rsidRDefault="005D3198" w:rsidP="00FB6AB8">
            <w:pPr>
              <w:pStyle w:val="aa"/>
              <w:jc w:val="left"/>
              <w:rPr>
                <w:rFonts w:ascii="Arial" w:hAnsi="Arial"/>
                <w:color w:val="auto"/>
                <w:sz w:val="20"/>
                <w:rPrChange w:id="567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568" w:author="ETRI-김종원" w:date="2019-11-04T19:12:00Z">
              <w:r w:rsidRPr="002646CB">
                <w:rPr>
                  <w:rFonts w:ascii="Arial" w:hAnsi="Arial" w:hint="eastAsia"/>
                  <w:color w:val="auto"/>
                  <w:sz w:val="20"/>
                </w:rPr>
                <w:t>옴니시스템</w:t>
              </w:r>
            </w:ins>
            <w:del w:id="569" w:author="ETRI-김종원" w:date="2019-11-04T19:12:00Z">
              <w:r w:rsidR="007C0602" w:rsidRPr="002646CB" w:rsidDel="005D3198">
                <w:rPr>
                  <w:rFonts w:ascii="Arial" w:hAnsi="Arial" w:hint="eastAsia"/>
                  <w:color w:val="auto"/>
                  <w:sz w:val="20"/>
                </w:rPr>
                <w:delText>한국스마트그리드사업단</w:delText>
              </w:r>
            </w:del>
          </w:p>
        </w:tc>
        <w:tc>
          <w:tcPr>
            <w:tcW w:w="308" w:type="pct"/>
            <w:vAlign w:val="center"/>
          </w:tcPr>
          <w:p w14:paraId="7DEDDBD0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570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gridSpan w:val="2"/>
            <w:vAlign w:val="center"/>
          </w:tcPr>
          <w:p w14:paraId="2916C029" w14:textId="23515FB3" w:rsidR="007C0602" w:rsidRPr="002646CB" w:rsidRDefault="005D3198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571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572" w:author="ETRI-김종원" w:date="2019-11-04T19:12:00Z">
              <w:r w:rsidRPr="002646CB">
                <w:rPr>
                  <w:rFonts w:ascii="Arial" w:hAnsi="Arial" w:hint="eastAsia"/>
                  <w:color w:val="auto"/>
                  <w:sz w:val="20"/>
                </w:rPr>
                <w:t>소장</w:t>
              </w:r>
            </w:ins>
            <w:del w:id="573" w:author="ETRI-김종원" w:date="2019-11-04T19:12:00Z">
              <w:r w:rsidR="007C0602" w:rsidRPr="002646CB" w:rsidDel="005D3198">
                <w:rPr>
                  <w:rFonts w:ascii="Arial" w:hAnsi="Arial" w:hint="eastAsia"/>
                  <w:color w:val="auto"/>
                  <w:sz w:val="20"/>
                </w:rPr>
                <w:delText>팀장</w:delText>
              </w:r>
            </w:del>
          </w:p>
        </w:tc>
        <w:tc>
          <w:tcPr>
            <w:tcW w:w="218" w:type="pct"/>
            <w:vAlign w:val="center"/>
          </w:tcPr>
          <w:p w14:paraId="68D6B9A3" w14:textId="77777777" w:rsidR="007C0602" w:rsidRPr="002646CB" w:rsidRDefault="007C0602" w:rsidP="000C691F">
            <w:pPr>
              <w:pStyle w:val="aa"/>
              <w:rPr>
                <w:rFonts w:ascii="Arial" w:hAnsi="Arial"/>
                <w:color w:val="auto"/>
                <w:sz w:val="20"/>
                <w:rPrChange w:id="574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2646CB" w:rsidRPr="002646CB" w14:paraId="00C89ECC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51C7BE87" w14:textId="77777777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199" w:type="pct"/>
            <w:vAlign w:val="center"/>
          </w:tcPr>
          <w:p w14:paraId="76E521EC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565" w:type="pct"/>
            <w:gridSpan w:val="2"/>
            <w:vAlign w:val="center"/>
          </w:tcPr>
          <w:p w14:paraId="4F53559E" w14:textId="636F7CB1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575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r w:rsidRPr="002646CB">
              <w:rPr>
                <w:rFonts w:ascii="Arial" w:hAnsi="Arial" w:hint="eastAsia"/>
                <w:color w:val="auto"/>
                <w:sz w:val="20"/>
              </w:rPr>
              <w:t>김정훈</w:t>
            </w:r>
          </w:p>
        </w:tc>
        <w:tc>
          <w:tcPr>
            <w:tcW w:w="293" w:type="pct"/>
            <w:vAlign w:val="center"/>
          </w:tcPr>
          <w:p w14:paraId="4B08640B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576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gridSpan w:val="3"/>
            <w:vAlign w:val="center"/>
          </w:tcPr>
          <w:p w14:paraId="1BF2C514" w14:textId="470F8205" w:rsidR="007C0602" w:rsidRPr="002646CB" w:rsidRDefault="007C0602" w:rsidP="00FB6AB8">
            <w:pPr>
              <w:pStyle w:val="aa"/>
              <w:jc w:val="left"/>
              <w:rPr>
                <w:rFonts w:ascii="Arial" w:hAnsi="Arial"/>
                <w:color w:val="auto"/>
                <w:sz w:val="20"/>
                <w:rPrChange w:id="577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r w:rsidRPr="002646CB">
              <w:rPr>
                <w:rFonts w:ascii="Arial" w:hAnsi="Arial" w:hint="eastAsia"/>
                <w:color w:val="auto"/>
                <w:sz w:val="20"/>
              </w:rPr>
              <w:t>홍익대학교</w:t>
            </w:r>
          </w:p>
        </w:tc>
        <w:tc>
          <w:tcPr>
            <w:tcW w:w="308" w:type="pct"/>
            <w:vAlign w:val="center"/>
          </w:tcPr>
          <w:p w14:paraId="4B7F43E4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578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gridSpan w:val="2"/>
            <w:vAlign w:val="center"/>
          </w:tcPr>
          <w:p w14:paraId="6C5C616F" w14:textId="38FBCCFD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579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r w:rsidRPr="002646CB">
              <w:rPr>
                <w:rFonts w:ascii="Arial" w:hAnsi="Arial" w:hint="eastAsia"/>
                <w:color w:val="auto"/>
                <w:sz w:val="20"/>
              </w:rPr>
              <w:t>교수</w:t>
            </w:r>
          </w:p>
        </w:tc>
        <w:tc>
          <w:tcPr>
            <w:tcW w:w="218" w:type="pct"/>
            <w:vAlign w:val="center"/>
          </w:tcPr>
          <w:p w14:paraId="2F12D6D6" w14:textId="77777777" w:rsidR="007C0602" w:rsidRPr="002646CB" w:rsidRDefault="007C0602" w:rsidP="000C691F">
            <w:pPr>
              <w:pStyle w:val="aa"/>
              <w:rPr>
                <w:rFonts w:ascii="Arial" w:hAnsi="Arial"/>
                <w:color w:val="auto"/>
                <w:sz w:val="20"/>
                <w:rPrChange w:id="580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2646CB" w:rsidRPr="002646CB" w14:paraId="570E3748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1680BDC9" w14:textId="77777777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199" w:type="pct"/>
            <w:vAlign w:val="center"/>
          </w:tcPr>
          <w:p w14:paraId="63FD7640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565" w:type="pct"/>
            <w:gridSpan w:val="2"/>
            <w:vAlign w:val="center"/>
          </w:tcPr>
          <w:p w14:paraId="0DAE51DD" w14:textId="2EF3D137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581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r w:rsidRPr="002646CB">
              <w:rPr>
                <w:rFonts w:ascii="Arial" w:hAnsi="Arial" w:hint="eastAsia"/>
                <w:color w:val="auto"/>
                <w:sz w:val="20"/>
              </w:rPr>
              <w:t>홍승호</w:t>
            </w:r>
          </w:p>
        </w:tc>
        <w:tc>
          <w:tcPr>
            <w:tcW w:w="293" w:type="pct"/>
            <w:vAlign w:val="center"/>
          </w:tcPr>
          <w:p w14:paraId="7387523D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582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gridSpan w:val="3"/>
            <w:vAlign w:val="center"/>
          </w:tcPr>
          <w:p w14:paraId="296AEEE3" w14:textId="5AADF382" w:rsidR="007C0602" w:rsidRPr="002646CB" w:rsidRDefault="007C0602" w:rsidP="00FB6AB8">
            <w:pPr>
              <w:pStyle w:val="aa"/>
              <w:jc w:val="left"/>
              <w:rPr>
                <w:rFonts w:ascii="Arial" w:hAnsi="Arial"/>
                <w:color w:val="auto"/>
                <w:sz w:val="20"/>
                <w:rPrChange w:id="583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r w:rsidRPr="002646CB">
              <w:rPr>
                <w:rFonts w:ascii="Arial" w:hAnsi="Arial" w:hint="eastAsia"/>
                <w:color w:val="auto"/>
                <w:sz w:val="20"/>
              </w:rPr>
              <w:t>한양대학교</w:t>
            </w:r>
          </w:p>
        </w:tc>
        <w:tc>
          <w:tcPr>
            <w:tcW w:w="308" w:type="pct"/>
            <w:vAlign w:val="center"/>
          </w:tcPr>
          <w:p w14:paraId="065B568E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584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gridSpan w:val="2"/>
            <w:vAlign w:val="center"/>
          </w:tcPr>
          <w:p w14:paraId="79144220" w14:textId="5E63BBD5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585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r w:rsidRPr="002646CB">
              <w:rPr>
                <w:rFonts w:ascii="Arial" w:hAnsi="Arial" w:hint="eastAsia"/>
                <w:color w:val="auto"/>
                <w:sz w:val="20"/>
              </w:rPr>
              <w:t>교수</w:t>
            </w:r>
          </w:p>
        </w:tc>
        <w:tc>
          <w:tcPr>
            <w:tcW w:w="218" w:type="pct"/>
            <w:vAlign w:val="center"/>
          </w:tcPr>
          <w:p w14:paraId="1939BCD7" w14:textId="77777777" w:rsidR="007C0602" w:rsidRPr="002646CB" w:rsidRDefault="007C0602" w:rsidP="000C691F">
            <w:pPr>
              <w:pStyle w:val="aa"/>
              <w:rPr>
                <w:rFonts w:ascii="Arial" w:hAnsi="Arial"/>
                <w:color w:val="auto"/>
                <w:sz w:val="20"/>
                <w:rPrChange w:id="586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2646CB" w:rsidRPr="002646CB" w14:paraId="3EB79B91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11E8FD44" w14:textId="77777777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199" w:type="pct"/>
            <w:vAlign w:val="center"/>
          </w:tcPr>
          <w:p w14:paraId="3248CDC8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565" w:type="pct"/>
            <w:gridSpan w:val="2"/>
            <w:vAlign w:val="center"/>
          </w:tcPr>
          <w:p w14:paraId="2E0B2E59" w14:textId="10A2ECF6" w:rsidR="007C0602" w:rsidRPr="002646CB" w:rsidRDefault="005D3198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587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588" w:author="ETRI-김종원" w:date="2019-11-04T19:13:00Z">
              <w:r w:rsidRPr="002646CB">
                <w:rPr>
                  <w:rFonts w:ascii="Arial" w:hAnsi="Arial" w:hint="eastAsia"/>
                  <w:color w:val="auto"/>
                  <w:sz w:val="20"/>
                </w:rPr>
                <w:t>이현기</w:t>
              </w:r>
            </w:ins>
            <w:del w:id="589" w:author="ETRI-김종원" w:date="2019-11-04T19:13:00Z">
              <w:r w:rsidR="007C0602" w:rsidRPr="002646CB" w:rsidDel="005D3198">
                <w:rPr>
                  <w:rFonts w:ascii="Arial" w:hAnsi="Arial" w:hint="eastAsia"/>
                  <w:color w:val="auto"/>
                  <w:sz w:val="20"/>
                </w:rPr>
                <w:delText>서정택</w:delText>
              </w:r>
            </w:del>
          </w:p>
        </w:tc>
        <w:tc>
          <w:tcPr>
            <w:tcW w:w="293" w:type="pct"/>
            <w:vAlign w:val="center"/>
          </w:tcPr>
          <w:p w14:paraId="7DFDEB1D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590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gridSpan w:val="3"/>
            <w:vAlign w:val="center"/>
          </w:tcPr>
          <w:p w14:paraId="1131AF20" w14:textId="756B0AF6" w:rsidR="007C0602" w:rsidRPr="002646CB" w:rsidRDefault="005D3198" w:rsidP="00FB6AB8">
            <w:pPr>
              <w:pStyle w:val="aa"/>
              <w:jc w:val="left"/>
              <w:rPr>
                <w:rFonts w:ascii="Arial" w:hAnsi="Arial"/>
                <w:color w:val="auto"/>
                <w:sz w:val="20"/>
                <w:rPrChange w:id="591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592" w:author="ETRI-김종원" w:date="2019-11-04T19:13:00Z">
              <w:r w:rsidRPr="002646CB">
                <w:rPr>
                  <w:rFonts w:ascii="Arial" w:hAnsi="Arial" w:hint="eastAsia"/>
                  <w:color w:val="auto"/>
                  <w:sz w:val="20"/>
                </w:rPr>
                <w:t>한국스마트그리드협회</w:t>
              </w:r>
            </w:ins>
            <w:del w:id="593" w:author="ETRI-김종원" w:date="2019-11-04T19:13:00Z">
              <w:r w:rsidR="007C0602" w:rsidRPr="002646CB" w:rsidDel="005D3198">
                <w:rPr>
                  <w:rFonts w:ascii="Arial" w:hAnsi="Arial" w:hint="eastAsia"/>
                  <w:color w:val="auto"/>
                  <w:sz w:val="20"/>
                </w:rPr>
                <w:delText>순천향대학교</w:delText>
              </w:r>
            </w:del>
          </w:p>
        </w:tc>
        <w:tc>
          <w:tcPr>
            <w:tcW w:w="308" w:type="pct"/>
            <w:vAlign w:val="center"/>
          </w:tcPr>
          <w:p w14:paraId="3A180E35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  <w:rPrChange w:id="594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gridSpan w:val="2"/>
            <w:vAlign w:val="center"/>
          </w:tcPr>
          <w:p w14:paraId="47E5C7D8" w14:textId="6914863C" w:rsidR="007C0602" w:rsidRPr="002646CB" w:rsidRDefault="005D3198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  <w:rPrChange w:id="595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ins w:id="596" w:author="ETRI-김종원" w:date="2019-11-04T19:13:00Z">
              <w:r w:rsidRPr="002646CB">
                <w:rPr>
                  <w:rFonts w:ascii="Arial" w:hAnsi="Arial" w:hint="eastAsia"/>
                  <w:color w:val="auto"/>
                  <w:sz w:val="20"/>
                </w:rPr>
                <w:t>팀장</w:t>
              </w:r>
            </w:ins>
            <w:del w:id="597" w:author="ETRI-김종원" w:date="2019-11-04T19:13:00Z">
              <w:r w:rsidR="007C0602" w:rsidRPr="002646CB" w:rsidDel="005D3198">
                <w:rPr>
                  <w:rFonts w:ascii="Arial" w:hAnsi="Arial" w:hint="eastAsia"/>
                  <w:color w:val="auto"/>
                  <w:sz w:val="20"/>
                </w:rPr>
                <w:delText>교수</w:delText>
              </w:r>
            </w:del>
          </w:p>
        </w:tc>
        <w:tc>
          <w:tcPr>
            <w:tcW w:w="218" w:type="pct"/>
            <w:vAlign w:val="center"/>
          </w:tcPr>
          <w:p w14:paraId="553072F9" w14:textId="77777777" w:rsidR="007C0602" w:rsidRPr="002646CB" w:rsidRDefault="007C0602" w:rsidP="000C691F">
            <w:pPr>
              <w:pStyle w:val="aa"/>
              <w:rPr>
                <w:rFonts w:ascii="Arial" w:hAnsi="Arial"/>
                <w:color w:val="auto"/>
                <w:sz w:val="20"/>
                <w:rPrChange w:id="598" w:author="ETRI-김종원" w:date="2019-12-10T10:44:00Z">
                  <w:rPr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2646CB" w:rsidRPr="002646CB" w:rsidDel="005D3198" w14:paraId="3C37BAB0" w14:textId="54EED386" w:rsidTr="000C691F">
        <w:trPr>
          <w:trHeight w:val="345"/>
          <w:jc w:val="center"/>
          <w:del w:id="599" w:author="ETRI-김종원" w:date="2019-11-04T19:13:00Z"/>
        </w:trPr>
        <w:tc>
          <w:tcPr>
            <w:tcW w:w="860" w:type="pct"/>
            <w:vAlign w:val="center"/>
          </w:tcPr>
          <w:p w14:paraId="0035C150" w14:textId="3118D2B5" w:rsidR="007C0602" w:rsidRPr="002646CB" w:rsidDel="005D3198" w:rsidRDefault="007C0602" w:rsidP="000C691F">
            <w:pPr>
              <w:pStyle w:val="aa"/>
              <w:jc w:val="distribute"/>
              <w:rPr>
                <w:del w:id="600" w:author="ETRI-김종원" w:date="2019-11-04T19:13:00Z"/>
                <w:rFonts w:ascii="Arial" w:hAnsi="Arial"/>
                <w:color w:val="auto"/>
                <w:sz w:val="20"/>
              </w:rPr>
            </w:pPr>
            <w:del w:id="601" w:author="ETRI-김종원" w:date="2019-11-04T19:13:00Z">
              <w:r w:rsidRPr="002646CB" w:rsidDel="005D3198">
                <w:rPr>
                  <w:color w:val="auto"/>
                  <w:rPrChange w:id="602" w:author="ETRI-김종원" w:date="2019-12-10T10:44:00Z">
                    <w:rPr>
                      <w:color w:val="000000" w:themeColor="text1"/>
                    </w:rPr>
                  </w:rPrChange>
                </w:rPr>
                <w:delText>(</w:delText>
              </w:r>
              <w:r w:rsidRPr="002646CB" w:rsidDel="005D3198">
                <w:rPr>
                  <w:rFonts w:hint="eastAsia"/>
                  <w:color w:val="auto"/>
                  <w:rPrChange w:id="603" w:author="ETRI-김종원" w:date="2019-12-10T10:44:00Z">
                    <w:rPr>
                      <w:rFonts w:hint="eastAsia"/>
                      <w:color w:val="000000" w:themeColor="text1"/>
                    </w:rPr>
                  </w:rPrChange>
                </w:rPr>
                <w:delText>간사</w:delText>
              </w:r>
              <w:r w:rsidRPr="002646CB" w:rsidDel="005D3198">
                <w:rPr>
                  <w:color w:val="auto"/>
                  <w:rPrChange w:id="604" w:author="ETRI-김종원" w:date="2019-12-10T10:44:00Z">
                    <w:rPr>
                      <w:color w:val="000000" w:themeColor="text1"/>
                    </w:rPr>
                  </w:rPrChange>
                </w:rPr>
                <w:delText>)</w:delText>
              </w:r>
            </w:del>
          </w:p>
        </w:tc>
        <w:tc>
          <w:tcPr>
            <w:tcW w:w="199" w:type="pct"/>
            <w:vAlign w:val="center"/>
          </w:tcPr>
          <w:p w14:paraId="2945D568" w14:textId="20583BCD" w:rsidR="007C0602" w:rsidRPr="002646CB" w:rsidDel="005D3198" w:rsidRDefault="007C0602" w:rsidP="000C691F">
            <w:pPr>
              <w:pStyle w:val="aa"/>
              <w:jc w:val="center"/>
              <w:rPr>
                <w:del w:id="605" w:author="ETRI-김종원" w:date="2019-11-04T19:13:00Z"/>
                <w:rFonts w:ascii="Arial" w:hAnsi="Arial"/>
                <w:color w:val="auto"/>
                <w:sz w:val="20"/>
              </w:rPr>
            </w:pPr>
          </w:p>
        </w:tc>
        <w:tc>
          <w:tcPr>
            <w:tcW w:w="565" w:type="pct"/>
            <w:gridSpan w:val="2"/>
            <w:vAlign w:val="center"/>
          </w:tcPr>
          <w:p w14:paraId="7718CB39" w14:textId="7ED5D296" w:rsidR="007C0602" w:rsidRPr="002646CB" w:rsidDel="005D3198" w:rsidRDefault="007C0602" w:rsidP="000C691F">
            <w:pPr>
              <w:pStyle w:val="aa"/>
              <w:jc w:val="distribute"/>
              <w:rPr>
                <w:del w:id="606" w:author="ETRI-김종원" w:date="2019-11-04T19:13:00Z"/>
                <w:rFonts w:ascii="Arial" w:hAnsi="Arial"/>
                <w:color w:val="auto"/>
                <w:sz w:val="20"/>
                <w:rPrChange w:id="607" w:author="ETRI-김종원" w:date="2019-12-10T10:44:00Z">
                  <w:rPr>
                    <w:del w:id="608" w:author="ETRI-김종원" w:date="2019-11-04T19:13:00Z"/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del w:id="609" w:author="ETRI-김종원" w:date="2019-11-04T19:13:00Z">
              <w:r w:rsidRPr="002646CB" w:rsidDel="005D3198">
                <w:rPr>
                  <w:rFonts w:hint="eastAsia"/>
                </w:rPr>
                <w:delText>이현기</w:delText>
              </w:r>
            </w:del>
          </w:p>
        </w:tc>
        <w:tc>
          <w:tcPr>
            <w:tcW w:w="293" w:type="pct"/>
            <w:vAlign w:val="center"/>
          </w:tcPr>
          <w:p w14:paraId="0D394D22" w14:textId="6BFCB88E" w:rsidR="007C0602" w:rsidRPr="002646CB" w:rsidDel="005D3198" w:rsidRDefault="007C0602" w:rsidP="000C691F">
            <w:pPr>
              <w:pStyle w:val="aa"/>
              <w:jc w:val="center"/>
              <w:rPr>
                <w:del w:id="610" w:author="ETRI-김종원" w:date="2019-11-04T19:13:00Z"/>
                <w:rFonts w:ascii="Arial" w:hAnsi="Arial"/>
                <w:color w:val="auto"/>
                <w:sz w:val="20"/>
                <w:rPrChange w:id="611" w:author="ETRI-김종원" w:date="2019-12-10T10:44:00Z">
                  <w:rPr>
                    <w:del w:id="612" w:author="ETRI-김종원" w:date="2019-11-04T19:13:00Z"/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1895" w:type="pct"/>
            <w:gridSpan w:val="3"/>
            <w:vAlign w:val="center"/>
          </w:tcPr>
          <w:p w14:paraId="6A50DBC1" w14:textId="2EC4444B" w:rsidR="007C0602" w:rsidRPr="002646CB" w:rsidDel="005D3198" w:rsidRDefault="007C0602" w:rsidP="00FB6AB8">
            <w:pPr>
              <w:pStyle w:val="aa"/>
              <w:jc w:val="left"/>
              <w:rPr>
                <w:del w:id="613" w:author="ETRI-김종원" w:date="2019-11-04T19:13:00Z"/>
                <w:rFonts w:ascii="Arial" w:hAnsi="Arial"/>
                <w:color w:val="auto"/>
                <w:sz w:val="20"/>
                <w:rPrChange w:id="614" w:author="ETRI-김종원" w:date="2019-12-10T10:44:00Z">
                  <w:rPr>
                    <w:del w:id="615" w:author="ETRI-김종원" w:date="2019-11-04T19:13:00Z"/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del w:id="616" w:author="ETRI-김종원" w:date="2019-11-04T19:13:00Z">
              <w:r w:rsidRPr="002646CB" w:rsidDel="005D3198">
                <w:rPr>
                  <w:rFonts w:hint="eastAsia"/>
                </w:rPr>
                <w:delText>한국스마트그리드협회</w:delText>
              </w:r>
            </w:del>
          </w:p>
        </w:tc>
        <w:tc>
          <w:tcPr>
            <w:tcW w:w="308" w:type="pct"/>
            <w:vAlign w:val="center"/>
          </w:tcPr>
          <w:p w14:paraId="3B0B631D" w14:textId="3A7CABFE" w:rsidR="007C0602" w:rsidRPr="002646CB" w:rsidDel="005D3198" w:rsidRDefault="007C0602" w:rsidP="000C691F">
            <w:pPr>
              <w:pStyle w:val="aa"/>
              <w:jc w:val="center"/>
              <w:rPr>
                <w:del w:id="617" w:author="ETRI-김종원" w:date="2019-11-04T19:13:00Z"/>
                <w:rFonts w:ascii="Arial" w:hAnsi="Arial"/>
                <w:color w:val="auto"/>
                <w:sz w:val="20"/>
                <w:rPrChange w:id="618" w:author="ETRI-김종원" w:date="2019-12-10T10:44:00Z">
                  <w:rPr>
                    <w:del w:id="619" w:author="ETRI-김종원" w:date="2019-11-04T19:13:00Z"/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  <w:tc>
          <w:tcPr>
            <w:tcW w:w="662" w:type="pct"/>
            <w:gridSpan w:val="2"/>
            <w:vAlign w:val="center"/>
          </w:tcPr>
          <w:p w14:paraId="3EE62DDF" w14:textId="13039686" w:rsidR="007C0602" w:rsidRPr="002646CB" w:rsidDel="005D3198" w:rsidRDefault="007C0602" w:rsidP="000C691F">
            <w:pPr>
              <w:pStyle w:val="aa"/>
              <w:jc w:val="distribute"/>
              <w:rPr>
                <w:del w:id="620" w:author="ETRI-김종원" w:date="2019-11-04T19:13:00Z"/>
                <w:rFonts w:ascii="Arial" w:hAnsi="Arial"/>
                <w:color w:val="auto"/>
                <w:sz w:val="20"/>
                <w:rPrChange w:id="621" w:author="ETRI-김종원" w:date="2019-12-10T10:44:00Z">
                  <w:rPr>
                    <w:del w:id="622" w:author="ETRI-김종원" w:date="2019-11-04T19:13:00Z"/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  <w:del w:id="623" w:author="ETRI-김종원" w:date="2019-11-04T19:13:00Z">
              <w:r w:rsidRPr="002646CB" w:rsidDel="005D3198">
                <w:rPr>
                  <w:rFonts w:hint="eastAsia"/>
                </w:rPr>
                <w:delText>팀장</w:delText>
              </w:r>
            </w:del>
          </w:p>
        </w:tc>
        <w:tc>
          <w:tcPr>
            <w:tcW w:w="218" w:type="pct"/>
            <w:vAlign w:val="center"/>
          </w:tcPr>
          <w:p w14:paraId="1F7A91CA" w14:textId="0BB25EE3" w:rsidR="007C0602" w:rsidRPr="002646CB" w:rsidDel="005D3198" w:rsidRDefault="007C0602" w:rsidP="000C691F">
            <w:pPr>
              <w:pStyle w:val="aa"/>
              <w:rPr>
                <w:del w:id="624" w:author="ETRI-김종원" w:date="2019-11-04T19:13:00Z"/>
                <w:rFonts w:ascii="Arial" w:hAnsi="Arial"/>
                <w:color w:val="auto"/>
                <w:sz w:val="20"/>
                <w:rPrChange w:id="625" w:author="ETRI-김종원" w:date="2019-12-10T10:44:00Z">
                  <w:rPr>
                    <w:del w:id="626" w:author="ETRI-김종원" w:date="2019-11-04T19:13:00Z"/>
                    <w:rFonts w:ascii="Arial" w:hAnsi="Arial"/>
                    <w:color w:val="FFFFFF" w:themeColor="background1"/>
                    <w:sz w:val="20"/>
                  </w:rPr>
                </w:rPrChange>
              </w:rPr>
            </w:pPr>
          </w:p>
        </w:tc>
      </w:tr>
      <w:tr w:rsidR="002646CB" w:rsidRPr="002646CB" w14:paraId="516FA288" w14:textId="77777777" w:rsidTr="000C691F">
        <w:trPr>
          <w:trHeight w:val="345"/>
          <w:jc w:val="center"/>
        </w:trPr>
        <w:tc>
          <w:tcPr>
            <w:tcW w:w="5000" w:type="pct"/>
            <w:gridSpan w:val="12"/>
            <w:vAlign w:val="center"/>
          </w:tcPr>
          <w:p w14:paraId="429599B8" w14:textId="77777777" w:rsidR="007C0602" w:rsidRPr="002646CB" w:rsidRDefault="007C0602" w:rsidP="000C691F">
            <w:pPr>
              <w:tabs>
                <w:tab w:val="left" w:pos="8100"/>
              </w:tabs>
              <w:snapToGrid w:val="0"/>
              <w:spacing w:line="312" w:lineRule="auto"/>
              <w:jc w:val="center"/>
              <w:rPr>
                <w:rFonts w:ascii="돋움" w:eastAsia="돋움" w:hAnsi="돋움"/>
                <w:b/>
              </w:rPr>
            </w:pPr>
          </w:p>
          <w:p w14:paraId="00370C7A" w14:textId="77777777" w:rsidR="007C0602" w:rsidRPr="002646CB" w:rsidRDefault="007C0602" w:rsidP="000C691F">
            <w:pPr>
              <w:tabs>
                <w:tab w:val="left" w:pos="8100"/>
              </w:tabs>
              <w:snapToGrid w:val="0"/>
              <w:spacing w:line="312" w:lineRule="auto"/>
              <w:jc w:val="center"/>
              <w:rPr>
                <w:rFonts w:ascii="돋움" w:eastAsia="돋움" w:hAnsi="돋움"/>
                <w:b/>
              </w:rPr>
            </w:pPr>
            <w:r w:rsidRPr="002646CB">
              <w:rPr>
                <w:rFonts w:ascii="돋움" w:eastAsia="돋움" w:hAnsi="돋움" w:hint="eastAsia"/>
                <w:b/>
              </w:rPr>
              <w:t>원안</w:t>
            </w:r>
            <w:r w:rsidRPr="002646CB">
              <w:rPr>
                <w:rFonts w:ascii="돋움" w:eastAsia="돋움" w:hAnsi="돋움"/>
                <w:b/>
              </w:rPr>
              <w:t xml:space="preserve"> </w:t>
            </w:r>
            <w:r w:rsidRPr="002646CB">
              <w:rPr>
                <w:rFonts w:ascii="돋움" w:eastAsia="돋움" w:hAnsi="돋움" w:hint="eastAsia"/>
                <w:b/>
              </w:rPr>
              <w:t>작성</w:t>
            </w:r>
            <w:r w:rsidRPr="002646CB">
              <w:rPr>
                <w:rFonts w:ascii="돋움" w:eastAsia="돋움" w:hAnsi="돋움"/>
                <w:b/>
              </w:rPr>
              <w:t xml:space="preserve"> </w:t>
            </w:r>
            <w:r w:rsidRPr="002646CB">
              <w:rPr>
                <w:rFonts w:ascii="돋움" w:eastAsia="돋움" w:hAnsi="돋움" w:hint="eastAsia"/>
                <w:b/>
              </w:rPr>
              <w:t>및</w:t>
            </w:r>
            <w:r w:rsidRPr="002646CB">
              <w:rPr>
                <w:rFonts w:ascii="돋움" w:eastAsia="돋움" w:hAnsi="돋움"/>
                <w:b/>
              </w:rPr>
              <w:t xml:space="preserve"> </w:t>
            </w:r>
            <w:r w:rsidRPr="002646CB">
              <w:rPr>
                <w:rFonts w:ascii="돋움" w:eastAsia="돋움" w:hAnsi="돋움" w:hint="eastAsia"/>
                <w:b/>
              </w:rPr>
              <w:t>협력</w:t>
            </w:r>
          </w:p>
          <w:p w14:paraId="5AE6559F" w14:textId="77777777" w:rsidR="007C0602" w:rsidRPr="002646CB" w:rsidRDefault="007C0602" w:rsidP="000C691F">
            <w:pPr>
              <w:tabs>
                <w:tab w:val="left" w:pos="8100"/>
              </w:tabs>
              <w:snapToGrid w:val="0"/>
              <w:spacing w:line="312" w:lineRule="auto"/>
              <w:jc w:val="center"/>
              <w:rPr>
                <w:rFonts w:ascii="돋움" w:eastAsia="돋움" w:hAnsi="돋움"/>
                <w:b/>
              </w:rPr>
            </w:pPr>
          </w:p>
        </w:tc>
      </w:tr>
      <w:tr w:rsidR="002646CB" w:rsidRPr="002646CB" w14:paraId="1E5C5D16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42BB279A" w14:textId="77777777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199" w:type="pct"/>
            <w:vAlign w:val="center"/>
          </w:tcPr>
          <w:p w14:paraId="20EB23E0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565" w:type="pct"/>
            <w:gridSpan w:val="2"/>
            <w:vAlign w:val="center"/>
          </w:tcPr>
          <w:p w14:paraId="77CC158C" w14:textId="77777777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</w:rPr>
            </w:pPr>
            <w:r w:rsidRPr="002646CB">
              <w:rPr>
                <w:rFonts w:ascii="Arial" w:hAnsi="Arial" w:hint="eastAsia"/>
                <w:color w:val="auto"/>
                <w:sz w:val="20"/>
              </w:rPr>
              <w:t>성명</w:t>
            </w:r>
          </w:p>
        </w:tc>
        <w:tc>
          <w:tcPr>
            <w:tcW w:w="293" w:type="pct"/>
            <w:vAlign w:val="center"/>
          </w:tcPr>
          <w:p w14:paraId="6B639F82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1895" w:type="pct"/>
            <w:gridSpan w:val="3"/>
            <w:vAlign w:val="center"/>
          </w:tcPr>
          <w:p w14:paraId="67EB1D9C" w14:textId="0886B8FD" w:rsidR="007C0602" w:rsidRPr="002646CB" w:rsidRDefault="007C0602" w:rsidP="00FB6AB8">
            <w:pPr>
              <w:pStyle w:val="aa"/>
              <w:jc w:val="left"/>
              <w:rPr>
                <w:rFonts w:ascii="Arial" w:hAnsi="Arial"/>
                <w:color w:val="auto"/>
                <w:sz w:val="20"/>
              </w:rPr>
            </w:pPr>
            <w:r w:rsidRPr="002646CB">
              <w:rPr>
                <w:rFonts w:ascii="Arial" w:hAnsi="Arial" w:hint="eastAsia"/>
                <w:color w:val="auto"/>
                <w:sz w:val="20"/>
              </w:rPr>
              <w:t>근</w:t>
            </w:r>
            <w:r w:rsidR="00816865" w:rsidRPr="002646CB">
              <w:rPr>
                <w:rFonts w:ascii="Arial" w:hAnsi="Arial"/>
                <w:color w:val="auto"/>
                <w:sz w:val="20"/>
              </w:rPr>
              <w:t xml:space="preserve"> </w:t>
            </w:r>
            <w:r w:rsidRPr="002646CB">
              <w:rPr>
                <w:rFonts w:ascii="Arial" w:hAnsi="Arial" w:hint="eastAsia"/>
                <w:color w:val="auto"/>
                <w:sz w:val="20"/>
              </w:rPr>
              <w:t>무</w:t>
            </w:r>
            <w:r w:rsidR="00816865" w:rsidRPr="002646CB">
              <w:rPr>
                <w:rFonts w:ascii="Arial" w:hAnsi="Arial"/>
                <w:color w:val="auto"/>
                <w:sz w:val="20"/>
              </w:rPr>
              <w:t xml:space="preserve"> </w:t>
            </w:r>
            <w:r w:rsidRPr="002646CB">
              <w:rPr>
                <w:rFonts w:ascii="Arial" w:hAnsi="Arial" w:hint="eastAsia"/>
                <w:color w:val="auto"/>
                <w:sz w:val="20"/>
              </w:rPr>
              <w:t>처</w:t>
            </w:r>
          </w:p>
        </w:tc>
        <w:tc>
          <w:tcPr>
            <w:tcW w:w="308" w:type="pct"/>
            <w:vAlign w:val="center"/>
          </w:tcPr>
          <w:p w14:paraId="41DBCC5A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662" w:type="pct"/>
            <w:gridSpan w:val="2"/>
            <w:vAlign w:val="center"/>
          </w:tcPr>
          <w:p w14:paraId="283B7B01" w14:textId="77777777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</w:rPr>
            </w:pPr>
            <w:r w:rsidRPr="002646CB">
              <w:rPr>
                <w:rFonts w:ascii="Arial" w:hAnsi="Arial" w:hint="eastAsia"/>
                <w:color w:val="auto"/>
                <w:sz w:val="20"/>
              </w:rPr>
              <w:t>직위</w:t>
            </w:r>
          </w:p>
        </w:tc>
        <w:tc>
          <w:tcPr>
            <w:tcW w:w="218" w:type="pct"/>
            <w:vAlign w:val="center"/>
          </w:tcPr>
          <w:p w14:paraId="0CEA94D5" w14:textId="77777777" w:rsidR="007C0602" w:rsidRPr="002646CB" w:rsidRDefault="007C0602" w:rsidP="000C691F">
            <w:pPr>
              <w:pStyle w:val="aa"/>
              <w:rPr>
                <w:rFonts w:ascii="Arial" w:hAnsi="Arial"/>
                <w:color w:val="auto"/>
                <w:sz w:val="20"/>
              </w:rPr>
            </w:pPr>
          </w:p>
        </w:tc>
      </w:tr>
      <w:tr w:rsidR="002646CB" w:rsidRPr="002646CB" w14:paraId="39792101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586BE730" w14:textId="77777777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</w:rPr>
            </w:pPr>
            <w:r w:rsidRPr="002646CB">
              <w:rPr>
                <w:rFonts w:ascii="Arial" w:hAnsi="Arial"/>
                <w:color w:val="auto"/>
                <w:sz w:val="20"/>
              </w:rPr>
              <w:t>(</w:t>
            </w:r>
            <w:r w:rsidRPr="002646CB">
              <w:rPr>
                <w:rFonts w:ascii="Arial" w:hAnsi="Arial" w:hint="eastAsia"/>
                <w:color w:val="auto"/>
                <w:sz w:val="20"/>
              </w:rPr>
              <w:t>위원장</w:t>
            </w:r>
            <w:r w:rsidRPr="002646CB">
              <w:rPr>
                <w:rFonts w:ascii="Arial" w:hAnsi="Arial"/>
                <w:color w:val="auto"/>
                <w:sz w:val="20"/>
              </w:rPr>
              <w:t>)</w:t>
            </w:r>
          </w:p>
        </w:tc>
        <w:tc>
          <w:tcPr>
            <w:tcW w:w="199" w:type="pct"/>
            <w:vAlign w:val="center"/>
          </w:tcPr>
          <w:p w14:paraId="3E91003E" w14:textId="77777777" w:rsidR="007C0602" w:rsidRPr="002646CB" w:rsidRDefault="007C0602" w:rsidP="000C691F">
            <w:pPr>
              <w:pStyle w:val="aa"/>
              <w:jc w:val="center"/>
              <w:rPr>
                <w:rFonts w:ascii="바탕" w:hAnsi="바탕"/>
                <w:color w:val="auto"/>
                <w:sz w:val="20"/>
                <w:rPrChange w:id="627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565" w:type="pct"/>
            <w:gridSpan w:val="2"/>
            <w:vAlign w:val="center"/>
          </w:tcPr>
          <w:p w14:paraId="5BC32243" w14:textId="77777777" w:rsidR="007C0602" w:rsidRPr="002646CB" w:rsidRDefault="007C0602" w:rsidP="000C691F">
            <w:pPr>
              <w:pStyle w:val="aa"/>
              <w:jc w:val="distribute"/>
              <w:rPr>
                <w:rFonts w:ascii="바탕" w:hAnsi="바탕"/>
                <w:color w:val="auto"/>
                <w:sz w:val="20"/>
                <w:rPrChange w:id="628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  <w:r w:rsidRPr="002646CB">
              <w:rPr>
                <w:rFonts w:ascii="바탕" w:hAnsi="바탕" w:hint="eastAsia"/>
                <w:color w:val="auto"/>
                <w:sz w:val="20"/>
                <w:rPrChange w:id="629" w:author="ETRI-김종원" w:date="2019-12-10T10:44:00Z">
                  <w:rPr>
                    <w:rFonts w:ascii="맑은 고딕" w:eastAsia="맑은 고딕" w:hAnsi="맑은 고딕" w:hint="eastAsia"/>
                    <w:color w:val="auto"/>
                    <w:sz w:val="20"/>
                  </w:rPr>
                </w:rPrChange>
              </w:rPr>
              <w:t>박</w:t>
            </w:r>
            <w:r w:rsidRPr="002646CB">
              <w:rPr>
                <w:rFonts w:ascii="바탕" w:hAnsi="바탕"/>
                <w:color w:val="auto"/>
                <w:sz w:val="20"/>
                <w:rPrChange w:id="630" w:author="ETRI-김종원" w:date="2019-12-10T10:44:00Z">
                  <w:rPr>
                    <w:rFonts w:ascii="맑은 고딕" w:eastAsia="맑은 고딕" w:hAnsi="맑은 고딕"/>
                    <w:color w:val="auto"/>
                    <w:sz w:val="20"/>
                  </w:rPr>
                </w:rPrChange>
              </w:rPr>
              <w:t xml:space="preserve"> </w:t>
            </w:r>
            <w:r w:rsidRPr="002646CB">
              <w:rPr>
                <w:rFonts w:ascii="바탕" w:hAnsi="바탕" w:hint="eastAsia"/>
                <w:color w:val="auto"/>
                <w:sz w:val="20"/>
                <w:rPrChange w:id="631" w:author="ETRI-김종원" w:date="2019-12-10T10:44:00Z">
                  <w:rPr>
                    <w:rFonts w:ascii="맑은 고딕" w:eastAsia="맑은 고딕" w:hAnsi="맑은 고딕" w:hint="eastAsia"/>
                    <w:color w:val="auto"/>
                    <w:sz w:val="20"/>
                  </w:rPr>
                </w:rPrChange>
              </w:rPr>
              <w:t>완</w:t>
            </w:r>
            <w:r w:rsidRPr="002646CB">
              <w:rPr>
                <w:rFonts w:ascii="바탕" w:hAnsi="바탕"/>
                <w:color w:val="auto"/>
                <w:sz w:val="20"/>
                <w:rPrChange w:id="632" w:author="ETRI-김종원" w:date="2019-12-10T10:44:00Z">
                  <w:rPr>
                    <w:rFonts w:ascii="맑은 고딕" w:eastAsia="맑은 고딕" w:hAnsi="맑은 고딕"/>
                    <w:color w:val="auto"/>
                    <w:sz w:val="20"/>
                  </w:rPr>
                </w:rPrChange>
              </w:rPr>
              <w:t xml:space="preserve"> 기</w:t>
            </w:r>
          </w:p>
        </w:tc>
        <w:tc>
          <w:tcPr>
            <w:tcW w:w="293" w:type="pct"/>
            <w:vAlign w:val="center"/>
          </w:tcPr>
          <w:p w14:paraId="68065913" w14:textId="77777777" w:rsidR="007C0602" w:rsidRPr="002646CB" w:rsidRDefault="007C0602" w:rsidP="000C691F">
            <w:pPr>
              <w:pStyle w:val="aa"/>
              <w:jc w:val="center"/>
              <w:rPr>
                <w:rFonts w:ascii="바탕" w:hAnsi="바탕"/>
                <w:color w:val="auto"/>
                <w:sz w:val="20"/>
                <w:rPrChange w:id="633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1895" w:type="pct"/>
            <w:gridSpan w:val="3"/>
            <w:vAlign w:val="center"/>
          </w:tcPr>
          <w:p w14:paraId="56942DF4" w14:textId="77777777" w:rsidR="007C0602" w:rsidRPr="002646CB" w:rsidRDefault="007C0602" w:rsidP="00FB6AB8">
            <w:pPr>
              <w:pStyle w:val="aa"/>
              <w:jc w:val="left"/>
              <w:rPr>
                <w:rFonts w:ascii="바탕" w:hAnsi="바탕"/>
                <w:color w:val="auto"/>
                <w:sz w:val="20"/>
                <w:rPrChange w:id="634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  <w:r w:rsidRPr="002646CB">
              <w:rPr>
                <w:rFonts w:ascii="바탕" w:hAnsi="바탕" w:hint="eastAsia"/>
                <w:color w:val="auto"/>
                <w:sz w:val="20"/>
                <w:rPrChange w:id="635" w:author="ETRI-김종원" w:date="2019-12-10T10:44:00Z">
                  <w:rPr>
                    <w:rFonts w:ascii="Arial" w:hAnsi="Arial" w:hint="eastAsia"/>
                    <w:color w:val="auto"/>
                    <w:sz w:val="20"/>
                  </w:rPr>
                </w:rPrChange>
              </w:rPr>
              <w:t>한국전자통신연구원</w:t>
            </w:r>
          </w:p>
        </w:tc>
        <w:tc>
          <w:tcPr>
            <w:tcW w:w="308" w:type="pct"/>
            <w:vAlign w:val="center"/>
          </w:tcPr>
          <w:p w14:paraId="0DB3D3BE" w14:textId="77777777" w:rsidR="007C0602" w:rsidRPr="002646CB" w:rsidRDefault="007C0602" w:rsidP="000C691F">
            <w:pPr>
              <w:pStyle w:val="aa"/>
              <w:jc w:val="center"/>
              <w:rPr>
                <w:rFonts w:ascii="바탕" w:hAnsi="바탕"/>
                <w:color w:val="auto"/>
                <w:sz w:val="20"/>
                <w:rPrChange w:id="636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662" w:type="pct"/>
            <w:gridSpan w:val="2"/>
            <w:vAlign w:val="center"/>
          </w:tcPr>
          <w:p w14:paraId="46CEDB4B" w14:textId="2C86C3A6" w:rsidR="007C0602" w:rsidRPr="002646CB" w:rsidRDefault="002607BC" w:rsidP="000C691F">
            <w:pPr>
              <w:pStyle w:val="aa"/>
              <w:jc w:val="distribute"/>
              <w:rPr>
                <w:rFonts w:ascii="바탕" w:hAnsi="바탕"/>
                <w:color w:val="auto"/>
                <w:sz w:val="20"/>
                <w:rPrChange w:id="637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  <w:ins w:id="638" w:author="박 진상" w:date="2019-10-15T14:07:00Z">
              <w:r w:rsidRPr="002646CB">
                <w:rPr>
                  <w:rFonts w:ascii="바탕" w:hAnsi="바탕" w:hint="eastAsia"/>
                  <w:color w:val="auto"/>
                  <w:sz w:val="20"/>
                </w:rPr>
                <w:t>실장</w:t>
              </w:r>
            </w:ins>
            <w:del w:id="639" w:author="박 진상" w:date="2019-10-15T14:07:00Z">
              <w:r w:rsidR="007C0602" w:rsidRPr="002646CB" w:rsidDel="002607BC">
                <w:rPr>
                  <w:rFonts w:ascii="바탕" w:hAnsi="바탕"/>
                  <w:color w:val="auto"/>
                  <w:sz w:val="20"/>
                  <w:rPrChange w:id="640" w:author="ETRI-김종원" w:date="2019-12-10T10:44:00Z">
                    <w:rPr>
                      <w:rFonts w:ascii="Arial" w:hAnsi="Arial"/>
                      <w:color w:val="auto"/>
                      <w:sz w:val="20"/>
                    </w:rPr>
                  </w:rPrChange>
                </w:rPr>
                <w:delText>PL</w:delText>
              </w:r>
            </w:del>
          </w:p>
        </w:tc>
        <w:tc>
          <w:tcPr>
            <w:tcW w:w="218" w:type="pct"/>
            <w:vAlign w:val="center"/>
          </w:tcPr>
          <w:p w14:paraId="08BF99BA" w14:textId="77777777" w:rsidR="007C0602" w:rsidRPr="002646CB" w:rsidRDefault="007C0602" w:rsidP="000C691F">
            <w:pPr>
              <w:pStyle w:val="aa"/>
              <w:rPr>
                <w:rFonts w:ascii="바탕" w:hAnsi="바탕"/>
                <w:color w:val="auto"/>
                <w:sz w:val="20"/>
                <w:rPrChange w:id="641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</w:tr>
      <w:tr w:rsidR="002646CB" w:rsidRPr="002646CB" w14:paraId="79335CBC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76F3F22F" w14:textId="77777777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</w:rPr>
            </w:pPr>
            <w:r w:rsidRPr="002646CB">
              <w:rPr>
                <w:rFonts w:ascii="Arial" w:hAnsi="Arial"/>
                <w:color w:val="auto"/>
                <w:sz w:val="20"/>
              </w:rPr>
              <w:t>(</w:t>
            </w:r>
            <w:r w:rsidRPr="002646CB">
              <w:rPr>
                <w:rFonts w:ascii="Arial" w:hAnsi="Arial" w:hint="eastAsia"/>
                <w:color w:val="auto"/>
                <w:sz w:val="20"/>
              </w:rPr>
              <w:t>위</w:t>
            </w:r>
            <w:r w:rsidRPr="002646CB">
              <w:rPr>
                <w:rFonts w:ascii="Arial" w:hAnsi="Arial"/>
                <w:color w:val="auto"/>
                <w:sz w:val="20"/>
              </w:rPr>
              <w:t xml:space="preserve"> </w:t>
            </w:r>
            <w:r w:rsidRPr="002646CB">
              <w:rPr>
                <w:rFonts w:ascii="Arial" w:hAnsi="Arial" w:hint="eastAsia"/>
                <w:color w:val="auto"/>
                <w:sz w:val="20"/>
              </w:rPr>
              <w:t>원</w:t>
            </w:r>
            <w:r w:rsidRPr="002646CB">
              <w:rPr>
                <w:rFonts w:ascii="Arial" w:hAnsi="Arial"/>
                <w:color w:val="auto"/>
                <w:sz w:val="20"/>
              </w:rPr>
              <w:t>)</w:t>
            </w:r>
          </w:p>
        </w:tc>
        <w:tc>
          <w:tcPr>
            <w:tcW w:w="199" w:type="pct"/>
            <w:vAlign w:val="center"/>
          </w:tcPr>
          <w:p w14:paraId="079EF894" w14:textId="77777777" w:rsidR="007C0602" w:rsidRPr="002646CB" w:rsidRDefault="007C0602" w:rsidP="000C691F">
            <w:pPr>
              <w:pStyle w:val="aa"/>
              <w:jc w:val="center"/>
              <w:rPr>
                <w:rFonts w:ascii="바탕" w:hAnsi="바탕"/>
                <w:color w:val="auto"/>
                <w:sz w:val="20"/>
                <w:rPrChange w:id="642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565" w:type="pct"/>
            <w:gridSpan w:val="2"/>
            <w:vAlign w:val="center"/>
          </w:tcPr>
          <w:p w14:paraId="78B2F0D9" w14:textId="520490F1" w:rsidR="007C0602" w:rsidRPr="002646CB" w:rsidRDefault="004D7A0A" w:rsidP="000C691F">
            <w:pPr>
              <w:pStyle w:val="aa"/>
              <w:jc w:val="distribute"/>
              <w:rPr>
                <w:rFonts w:ascii="바탕" w:hAnsi="바탕"/>
                <w:color w:val="auto"/>
                <w:sz w:val="20"/>
                <w:rPrChange w:id="643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  <w:ins w:id="644" w:author="박 진상" w:date="2019-10-08T04:13:00Z">
              <w:r w:rsidRPr="002646CB">
                <w:rPr>
                  <w:rFonts w:ascii="바탕" w:hAnsi="바탕" w:hint="eastAsia"/>
                  <w:color w:val="auto"/>
                  <w:sz w:val="20"/>
                  <w:rPrChange w:id="645" w:author="ETRI-김종원" w:date="2019-12-10T10:44:00Z">
                    <w:rPr>
                      <w:rFonts w:ascii="맑은 고딕" w:eastAsia="맑은 고딕" w:hAnsi="맑은 고딕" w:hint="eastAsia"/>
                      <w:color w:val="auto"/>
                      <w:sz w:val="20"/>
                    </w:rPr>
                  </w:rPrChange>
                </w:rPr>
                <w:t>김</w:t>
              </w:r>
            </w:ins>
            <w:del w:id="646" w:author="박 진상" w:date="2019-10-08T04:13:00Z">
              <w:r w:rsidR="007C0602" w:rsidRPr="002646CB" w:rsidDel="004D7A0A">
                <w:rPr>
                  <w:rFonts w:ascii="바탕" w:hAnsi="바탕" w:hint="eastAsia"/>
                  <w:color w:val="auto"/>
                  <w:sz w:val="20"/>
                  <w:rPrChange w:id="647" w:author="ETRI-김종원" w:date="2019-12-10T10:44:00Z">
                    <w:rPr>
                      <w:rFonts w:ascii="맑은 고딕" w:eastAsia="맑은 고딕" w:hAnsi="맑은 고딕" w:hint="eastAsia"/>
                      <w:color w:val="auto"/>
                      <w:sz w:val="20"/>
                    </w:rPr>
                  </w:rPrChange>
                </w:rPr>
                <w:delText>박진상</w:delText>
              </w:r>
            </w:del>
            <w:ins w:id="648" w:author="박 진상" w:date="2019-10-08T04:14:00Z">
              <w:r w:rsidRPr="002646CB">
                <w:rPr>
                  <w:rFonts w:ascii="바탕" w:hAnsi="바탕" w:hint="eastAsia"/>
                  <w:color w:val="auto"/>
                  <w:sz w:val="20"/>
                  <w:rPrChange w:id="649" w:author="ETRI-김종원" w:date="2019-12-10T10:44:00Z">
                    <w:rPr>
                      <w:rFonts w:ascii="맑은 고딕" w:eastAsia="맑은 고딕" w:hAnsi="맑은 고딕" w:hint="eastAsia"/>
                      <w:color w:val="auto"/>
                      <w:sz w:val="20"/>
                    </w:rPr>
                  </w:rPrChange>
                </w:rPr>
                <w:t>종원</w:t>
              </w:r>
            </w:ins>
          </w:p>
        </w:tc>
        <w:tc>
          <w:tcPr>
            <w:tcW w:w="293" w:type="pct"/>
            <w:vAlign w:val="center"/>
          </w:tcPr>
          <w:p w14:paraId="03CE9FAF" w14:textId="77777777" w:rsidR="007C0602" w:rsidRPr="002646CB" w:rsidRDefault="007C0602" w:rsidP="000C691F">
            <w:pPr>
              <w:pStyle w:val="aa"/>
              <w:jc w:val="center"/>
              <w:rPr>
                <w:rFonts w:ascii="바탕" w:hAnsi="바탕"/>
                <w:color w:val="auto"/>
                <w:sz w:val="20"/>
                <w:rPrChange w:id="650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1895" w:type="pct"/>
            <w:gridSpan w:val="3"/>
            <w:vAlign w:val="center"/>
          </w:tcPr>
          <w:p w14:paraId="28D0B0F3" w14:textId="77777777" w:rsidR="007C0602" w:rsidRPr="002646CB" w:rsidRDefault="007C0602" w:rsidP="00FB6AB8">
            <w:pPr>
              <w:pStyle w:val="aa"/>
              <w:jc w:val="left"/>
              <w:rPr>
                <w:rFonts w:ascii="바탕" w:hAnsi="바탕"/>
                <w:color w:val="auto"/>
                <w:sz w:val="20"/>
                <w:rPrChange w:id="651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  <w:r w:rsidRPr="002646CB">
              <w:rPr>
                <w:rFonts w:ascii="바탕" w:hAnsi="바탕" w:hint="eastAsia"/>
                <w:color w:val="auto"/>
                <w:sz w:val="20"/>
                <w:rPrChange w:id="652" w:author="ETRI-김종원" w:date="2019-12-10T10:44:00Z">
                  <w:rPr>
                    <w:rFonts w:ascii="Arial" w:hAnsi="Arial" w:hint="eastAsia"/>
                    <w:color w:val="auto"/>
                    <w:sz w:val="20"/>
                  </w:rPr>
                </w:rPrChange>
              </w:rPr>
              <w:t>한국전자통신연구원</w:t>
            </w:r>
          </w:p>
        </w:tc>
        <w:tc>
          <w:tcPr>
            <w:tcW w:w="308" w:type="pct"/>
            <w:vAlign w:val="center"/>
          </w:tcPr>
          <w:p w14:paraId="692132D7" w14:textId="77777777" w:rsidR="007C0602" w:rsidRPr="002646CB" w:rsidRDefault="007C0602" w:rsidP="000C691F">
            <w:pPr>
              <w:pStyle w:val="aa"/>
              <w:jc w:val="center"/>
              <w:rPr>
                <w:rFonts w:ascii="바탕" w:hAnsi="바탕"/>
                <w:color w:val="auto"/>
                <w:sz w:val="20"/>
                <w:rPrChange w:id="653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662" w:type="pct"/>
            <w:gridSpan w:val="2"/>
            <w:vAlign w:val="center"/>
          </w:tcPr>
          <w:p w14:paraId="39A856C5" w14:textId="77777777" w:rsidR="007C0602" w:rsidRPr="002646CB" w:rsidRDefault="007C0602" w:rsidP="000C691F">
            <w:pPr>
              <w:pStyle w:val="aa"/>
              <w:jc w:val="distribute"/>
              <w:rPr>
                <w:rFonts w:ascii="바탕" w:hAnsi="바탕"/>
                <w:color w:val="auto"/>
                <w:sz w:val="20"/>
                <w:rPrChange w:id="654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  <w:r w:rsidRPr="002646CB">
              <w:rPr>
                <w:rFonts w:ascii="바탕" w:hAnsi="바탕" w:hint="eastAsia"/>
                <w:color w:val="auto"/>
                <w:sz w:val="20"/>
                <w:rPrChange w:id="655" w:author="ETRI-김종원" w:date="2019-12-10T10:44:00Z">
                  <w:rPr>
                    <w:rFonts w:ascii="Arial" w:hAnsi="Arial" w:hint="eastAsia"/>
                    <w:color w:val="auto"/>
                    <w:sz w:val="20"/>
                  </w:rPr>
                </w:rPrChange>
              </w:rPr>
              <w:t>책임</w:t>
            </w:r>
          </w:p>
        </w:tc>
        <w:tc>
          <w:tcPr>
            <w:tcW w:w="218" w:type="pct"/>
            <w:vAlign w:val="center"/>
          </w:tcPr>
          <w:p w14:paraId="0A15964A" w14:textId="77777777" w:rsidR="007C0602" w:rsidRPr="002646CB" w:rsidRDefault="007C0602" w:rsidP="000C691F">
            <w:pPr>
              <w:pStyle w:val="aa"/>
              <w:rPr>
                <w:rFonts w:ascii="바탕" w:hAnsi="바탕"/>
                <w:color w:val="auto"/>
                <w:sz w:val="20"/>
                <w:rPrChange w:id="656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</w:tr>
      <w:tr w:rsidR="002646CB" w:rsidRPr="002646CB" w14:paraId="5BBBE4C1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42799FEB" w14:textId="77777777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199" w:type="pct"/>
            <w:vAlign w:val="center"/>
          </w:tcPr>
          <w:p w14:paraId="4EF8CB85" w14:textId="77777777" w:rsidR="007C0602" w:rsidRPr="002646CB" w:rsidRDefault="007C0602" w:rsidP="000C691F">
            <w:pPr>
              <w:pStyle w:val="aa"/>
              <w:jc w:val="center"/>
              <w:rPr>
                <w:rFonts w:ascii="바탕" w:hAnsi="바탕"/>
                <w:color w:val="auto"/>
                <w:sz w:val="20"/>
                <w:rPrChange w:id="657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565" w:type="pct"/>
            <w:gridSpan w:val="2"/>
            <w:vAlign w:val="center"/>
          </w:tcPr>
          <w:p w14:paraId="39A47C4B" w14:textId="7BF7E3C1" w:rsidR="007C0602" w:rsidRPr="002646CB" w:rsidRDefault="004D7A0A" w:rsidP="000C691F">
            <w:pPr>
              <w:pStyle w:val="aa"/>
              <w:jc w:val="distribute"/>
              <w:rPr>
                <w:rFonts w:ascii="바탕" w:hAnsi="바탕"/>
                <w:color w:val="auto"/>
                <w:sz w:val="20"/>
                <w:rPrChange w:id="658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  <w:ins w:id="659" w:author="박 진상" w:date="2019-10-08T04:14:00Z">
              <w:r w:rsidRPr="002646CB">
                <w:rPr>
                  <w:rFonts w:ascii="바탕" w:hAnsi="바탕" w:hint="eastAsia"/>
                  <w:color w:val="auto"/>
                  <w:sz w:val="20"/>
                  <w:rPrChange w:id="660" w:author="ETRI-김종원" w:date="2019-12-10T10:44:00Z">
                    <w:rPr>
                      <w:rFonts w:ascii="맑은 고딕" w:eastAsia="맑은 고딕" w:hAnsi="맑은 고딕" w:hint="eastAsia"/>
                      <w:color w:val="auto"/>
                      <w:sz w:val="20"/>
                    </w:rPr>
                  </w:rPrChange>
                </w:rPr>
                <w:t>허</w:t>
              </w:r>
            </w:ins>
            <w:ins w:id="661" w:author="박 진상" w:date="2019-10-15T14:07:00Z">
              <w:r w:rsidR="002607BC" w:rsidRPr="002646CB">
                <w:rPr>
                  <w:rFonts w:ascii="바탕" w:hAnsi="바탕" w:hint="eastAsia"/>
                  <w:color w:val="auto"/>
                  <w:sz w:val="20"/>
                </w:rPr>
                <w:t>세</w:t>
              </w:r>
            </w:ins>
            <w:ins w:id="662" w:author="박 진상" w:date="2019-10-08T04:14:00Z">
              <w:r w:rsidRPr="002646CB">
                <w:rPr>
                  <w:rFonts w:ascii="바탕" w:hAnsi="바탕" w:hint="eastAsia"/>
                  <w:color w:val="auto"/>
                  <w:sz w:val="20"/>
                  <w:rPrChange w:id="663" w:author="ETRI-김종원" w:date="2019-12-10T10:44:00Z">
                    <w:rPr>
                      <w:rFonts w:ascii="맑은 고딕" w:eastAsia="맑은 고딕" w:hAnsi="맑은 고딕" w:hint="eastAsia"/>
                      <w:color w:val="auto"/>
                      <w:sz w:val="20"/>
                    </w:rPr>
                  </w:rPrChange>
                </w:rPr>
                <w:t>완</w:t>
              </w:r>
            </w:ins>
            <w:del w:id="664" w:author="박 진상" w:date="2019-10-08T04:14:00Z">
              <w:r w:rsidR="007C0602" w:rsidRPr="002646CB" w:rsidDel="004D7A0A">
                <w:rPr>
                  <w:rFonts w:ascii="바탕" w:hAnsi="바탕" w:hint="eastAsia"/>
                  <w:color w:val="auto"/>
                  <w:sz w:val="20"/>
                  <w:rPrChange w:id="665" w:author="ETRI-김종원" w:date="2019-12-10T10:44:00Z">
                    <w:rPr>
                      <w:rFonts w:ascii="맑은 고딕" w:eastAsia="맑은 고딕" w:hAnsi="맑은 고딕" w:hint="eastAsia"/>
                      <w:color w:val="auto"/>
                      <w:sz w:val="20"/>
                    </w:rPr>
                  </w:rPrChange>
                </w:rPr>
                <w:delText>박재성</w:delText>
              </w:r>
            </w:del>
          </w:p>
        </w:tc>
        <w:tc>
          <w:tcPr>
            <w:tcW w:w="293" w:type="pct"/>
            <w:vAlign w:val="center"/>
          </w:tcPr>
          <w:p w14:paraId="76410DF4" w14:textId="77777777" w:rsidR="007C0602" w:rsidRPr="002646CB" w:rsidRDefault="007C0602" w:rsidP="000C691F">
            <w:pPr>
              <w:pStyle w:val="aa"/>
              <w:jc w:val="center"/>
              <w:rPr>
                <w:rFonts w:ascii="바탕" w:hAnsi="바탕"/>
                <w:color w:val="auto"/>
                <w:sz w:val="20"/>
                <w:rPrChange w:id="666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1895" w:type="pct"/>
            <w:gridSpan w:val="3"/>
            <w:vAlign w:val="center"/>
          </w:tcPr>
          <w:p w14:paraId="38C13922" w14:textId="05F378C1" w:rsidR="007C0602" w:rsidRPr="002646CB" w:rsidRDefault="007C0602" w:rsidP="00FB6AB8">
            <w:pPr>
              <w:pStyle w:val="aa"/>
              <w:jc w:val="left"/>
              <w:rPr>
                <w:rFonts w:ascii="바탕" w:hAnsi="바탕"/>
                <w:color w:val="auto"/>
                <w:sz w:val="20"/>
                <w:rPrChange w:id="667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  <w:del w:id="668" w:author="박 진상" w:date="2019-10-08T04:14:00Z">
              <w:r w:rsidRPr="002646CB" w:rsidDel="004D7A0A">
                <w:rPr>
                  <w:rFonts w:ascii="바탕" w:hAnsi="바탕" w:hint="eastAsia"/>
                  <w:color w:val="auto"/>
                  <w:sz w:val="20"/>
                  <w:rPrChange w:id="669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한국스마트홈산업협회</w:delText>
              </w:r>
            </w:del>
            <w:ins w:id="670" w:author="박 진상" w:date="2019-10-08T04:14:00Z">
              <w:r w:rsidR="004D7A0A" w:rsidRPr="002646CB">
                <w:rPr>
                  <w:rFonts w:ascii="바탕" w:hAnsi="바탕" w:hint="eastAsia"/>
                  <w:color w:val="auto"/>
                  <w:sz w:val="20"/>
                  <w:rPrChange w:id="671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한국전자통신연구원</w:t>
              </w:r>
            </w:ins>
          </w:p>
        </w:tc>
        <w:tc>
          <w:tcPr>
            <w:tcW w:w="308" w:type="pct"/>
            <w:vAlign w:val="center"/>
          </w:tcPr>
          <w:p w14:paraId="67B9B1FA" w14:textId="77777777" w:rsidR="007C0602" w:rsidRPr="002646CB" w:rsidRDefault="007C0602" w:rsidP="000C691F">
            <w:pPr>
              <w:pStyle w:val="aa"/>
              <w:jc w:val="center"/>
              <w:rPr>
                <w:rFonts w:ascii="바탕" w:hAnsi="바탕"/>
                <w:color w:val="auto"/>
                <w:sz w:val="20"/>
                <w:rPrChange w:id="672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662" w:type="pct"/>
            <w:gridSpan w:val="2"/>
            <w:vAlign w:val="center"/>
          </w:tcPr>
          <w:p w14:paraId="59EDC1D9" w14:textId="4FE0961D" w:rsidR="007C0602" w:rsidRPr="002646CB" w:rsidRDefault="004D7A0A" w:rsidP="000C691F">
            <w:pPr>
              <w:pStyle w:val="aa"/>
              <w:jc w:val="distribute"/>
              <w:rPr>
                <w:rFonts w:ascii="바탕" w:hAnsi="바탕"/>
                <w:color w:val="auto"/>
                <w:sz w:val="20"/>
                <w:rPrChange w:id="673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  <w:ins w:id="674" w:author="박 진상" w:date="2019-10-08T04:14:00Z">
              <w:r w:rsidRPr="002646CB">
                <w:rPr>
                  <w:rFonts w:ascii="바탕" w:hAnsi="바탕" w:hint="eastAsia"/>
                  <w:color w:val="auto"/>
                  <w:sz w:val="20"/>
                  <w:rPrChange w:id="675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선임</w:t>
              </w:r>
            </w:ins>
            <w:del w:id="676" w:author="박 진상" w:date="2019-10-08T04:14:00Z">
              <w:r w:rsidR="007C0602" w:rsidRPr="002646CB" w:rsidDel="004D7A0A">
                <w:rPr>
                  <w:rFonts w:ascii="바탕" w:hAnsi="바탕" w:hint="eastAsia"/>
                  <w:color w:val="auto"/>
                  <w:sz w:val="20"/>
                  <w:rPrChange w:id="677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delText>팀장</w:delText>
              </w:r>
            </w:del>
          </w:p>
        </w:tc>
        <w:tc>
          <w:tcPr>
            <w:tcW w:w="218" w:type="pct"/>
            <w:vAlign w:val="center"/>
          </w:tcPr>
          <w:p w14:paraId="11328F9B" w14:textId="77777777" w:rsidR="007C0602" w:rsidRPr="002646CB" w:rsidRDefault="007C0602" w:rsidP="000C691F">
            <w:pPr>
              <w:pStyle w:val="aa"/>
              <w:rPr>
                <w:rFonts w:ascii="바탕" w:hAnsi="바탕"/>
                <w:color w:val="auto"/>
                <w:sz w:val="20"/>
                <w:rPrChange w:id="678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</w:tr>
      <w:tr w:rsidR="002646CB" w:rsidRPr="002646CB" w14:paraId="7336C404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5243A9D6" w14:textId="77777777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199" w:type="pct"/>
            <w:vAlign w:val="center"/>
          </w:tcPr>
          <w:p w14:paraId="08D75BE6" w14:textId="77777777" w:rsidR="007C0602" w:rsidRPr="002646CB" w:rsidRDefault="007C0602" w:rsidP="000C691F">
            <w:pPr>
              <w:pStyle w:val="aa"/>
              <w:jc w:val="center"/>
              <w:rPr>
                <w:rFonts w:ascii="바탕" w:hAnsi="바탕"/>
                <w:color w:val="auto"/>
                <w:sz w:val="20"/>
                <w:rPrChange w:id="679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565" w:type="pct"/>
            <w:gridSpan w:val="2"/>
            <w:vAlign w:val="center"/>
          </w:tcPr>
          <w:p w14:paraId="48ED4246" w14:textId="6B1978E0" w:rsidR="007C0602" w:rsidRPr="002646CB" w:rsidRDefault="004D7A0A">
            <w:pPr>
              <w:pStyle w:val="aa"/>
              <w:jc w:val="distribute"/>
              <w:rPr>
                <w:rFonts w:ascii="바탕" w:hAnsi="바탕"/>
                <w:color w:val="auto"/>
                <w:sz w:val="20"/>
                <w:rPrChange w:id="680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  <w:ins w:id="681" w:author="박 진상" w:date="2019-10-08T04:14:00Z">
              <w:r w:rsidRPr="002646CB">
                <w:rPr>
                  <w:rFonts w:ascii="바탕" w:hAnsi="바탕" w:hint="eastAsia"/>
                  <w:color w:val="auto"/>
                  <w:sz w:val="20"/>
                  <w:rPrChange w:id="682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박진상</w:t>
              </w:r>
            </w:ins>
          </w:p>
        </w:tc>
        <w:tc>
          <w:tcPr>
            <w:tcW w:w="293" w:type="pct"/>
            <w:vAlign w:val="center"/>
          </w:tcPr>
          <w:p w14:paraId="5114485A" w14:textId="77777777" w:rsidR="007C0602" w:rsidRPr="002646CB" w:rsidRDefault="007C0602" w:rsidP="000C691F">
            <w:pPr>
              <w:pStyle w:val="aa"/>
              <w:jc w:val="center"/>
              <w:rPr>
                <w:rFonts w:ascii="바탕" w:hAnsi="바탕"/>
                <w:color w:val="auto"/>
                <w:sz w:val="20"/>
                <w:rPrChange w:id="683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1895" w:type="pct"/>
            <w:gridSpan w:val="3"/>
            <w:vAlign w:val="center"/>
          </w:tcPr>
          <w:p w14:paraId="12288522" w14:textId="5608DA30" w:rsidR="007C0602" w:rsidRPr="002646CB" w:rsidRDefault="004D7A0A" w:rsidP="00FB6AB8">
            <w:pPr>
              <w:pStyle w:val="aa"/>
              <w:jc w:val="left"/>
              <w:rPr>
                <w:rFonts w:ascii="바탕" w:hAnsi="바탕"/>
                <w:color w:val="auto"/>
                <w:sz w:val="20"/>
                <w:rPrChange w:id="684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  <w:ins w:id="685" w:author="박 진상" w:date="2019-10-08T04:14:00Z">
              <w:r w:rsidRPr="002646CB">
                <w:rPr>
                  <w:rFonts w:ascii="바탕" w:hAnsi="바탕" w:hint="eastAsia"/>
                  <w:color w:val="auto"/>
                  <w:sz w:val="20"/>
                  <w:rPrChange w:id="686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전략기술경영연구원</w:t>
              </w:r>
            </w:ins>
          </w:p>
        </w:tc>
        <w:tc>
          <w:tcPr>
            <w:tcW w:w="308" w:type="pct"/>
            <w:vAlign w:val="center"/>
          </w:tcPr>
          <w:p w14:paraId="37881410" w14:textId="77777777" w:rsidR="007C0602" w:rsidRPr="002646CB" w:rsidRDefault="007C0602" w:rsidP="000C691F">
            <w:pPr>
              <w:pStyle w:val="aa"/>
              <w:jc w:val="center"/>
              <w:rPr>
                <w:rFonts w:ascii="바탕" w:hAnsi="바탕"/>
                <w:color w:val="auto"/>
                <w:sz w:val="20"/>
                <w:rPrChange w:id="687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  <w:tc>
          <w:tcPr>
            <w:tcW w:w="662" w:type="pct"/>
            <w:gridSpan w:val="2"/>
            <w:vAlign w:val="center"/>
          </w:tcPr>
          <w:p w14:paraId="7A7671D1" w14:textId="7D988ADE" w:rsidR="007C0602" w:rsidRPr="002646CB" w:rsidRDefault="004D7A0A" w:rsidP="000C691F">
            <w:pPr>
              <w:pStyle w:val="aa"/>
              <w:jc w:val="distribute"/>
              <w:rPr>
                <w:rFonts w:ascii="바탕" w:hAnsi="바탕"/>
                <w:color w:val="auto"/>
                <w:sz w:val="20"/>
                <w:rPrChange w:id="688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  <w:ins w:id="689" w:author="박 진상" w:date="2019-10-08T04:14:00Z">
              <w:r w:rsidRPr="002646CB">
                <w:rPr>
                  <w:rFonts w:ascii="바탕" w:hAnsi="바탕" w:hint="eastAsia"/>
                  <w:color w:val="auto"/>
                  <w:sz w:val="20"/>
                  <w:rPrChange w:id="690" w:author="ETRI-김종원" w:date="2019-12-10T10:44:00Z">
                    <w:rPr>
                      <w:rFonts w:ascii="Arial" w:hAnsi="Arial" w:hint="eastAsia"/>
                      <w:color w:val="auto"/>
                      <w:sz w:val="20"/>
                    </w:rPr>
                  </w:rPrChange>
                </w:rPr>
                <w:t>부원장</w:t>
              </w:r>
            </w:ins>
          </w:p>
        </w:tc>
        <w:tc>
          <w:tcPr>
            <w:tcW w:w="218" w:type="pct"/>
            <w:vAlign w:val="center"/>
          </w:tcPr>
          <w:p w14:paraId="2CF94E1F" w14:textId="77777777" w:rsidR="007C0602" w:rsidRPr="002646CB" w:rsidRDefault="007C0602" w:rsidP="000C691F">
            <w:pPr>
              <w:pStyle w:val="aa"/>
              <w:rPr>
                <w:rFonts w:ascii="바탕" w:hAnsi="바탕"/>
                <w:color w:val="auto"/>
                <w:sz w:val="20"/>
                <w:rPrChange w:id="691" w:author="ETRI-김종원" w:date="2019-12-10T10:44:00Z">
                  <w:rPr>
                    <w:rFonts w:ascii="Arial" w:hAnsi="Arial"/>
                    <w:color w:val="auto"/>
                    <w:sz w:val="20"/>
                  </w:rPr>
                </w:rPrChange>
              </w:rPr>
            </w:pPr>
          </w:p>
        </w:tc>
      </w:tr>
      <w:tr w:rsidR="002646CB" w:rsidRPr="002646CB" w14:paraId="6A670FD2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170AB59B" w14:textId="77777777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199" w:type="pct"/>
            <w:vAlign w:val="center"/>
          </w:tcPr>
          <w:p w14:paraId="10E5C15F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565" w:type="pct"/>
            <w:gridSpan w:val="2"/>
            <w:vAlign w:val="center"/>
          </w:tcPr>
          <w:p w14:paraId="5938069E" w14:textId="234BC9B1" w:rsidR="007C0602" w:rsidRPr="002646CB" w:rsidRDefault="00E34BCB">
            <w:pPr>
              <w:pStyle w:val="aa"/>
              <w:jc w:val="distribute"/>
              <w:rPr>
                <w:rFonts w:ascii="Arial" w:hAnsi="Arial"/>
                <w:color w:val="auto"/>
                <w:sz w:val="20"/>
              </w:rPr>
            </w:pPr>
            <w:ins w:id="692" w:author="박 진상" w:date="2019-10-15T19:58:00Z">
              <w:r w:rsidRPr="002646CB">
                <w:rPr>
                  <w:rFonts w:ascii="Arial" w:hAnsi="Arial" w:hint="eastAsia"/>
                  <w:color w:val="auto"/>
                  <w:sz w:val="20"/>
                </w:rPr>
                <w:t>홍대승</w:t>
              </w:r>
            </w:ins>
          </w:p>
        </w:tc>
        <w:tc>
          <w:tcPr>
            <w:tcW w:w="293" w:type="pct"/>
            <w:vAlign w:val="center"/>
          </w:tcPr>
          <w:p w14:paraId="5562C293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1895" w:type="pct"/>
            <w:gridSpan w:val="3"/>
            <w:vAlign w:val="center"/>
          </w:tcPr>
          <w:p w14:paraId="48CF5FD0" w14:textId="32FD46E7" w:rsidR="007C0602" w:rsidRPr="002646CB" w:rsidRDefault="00E34BCB">
            <w:pPr>
              <w:pStyle w:val="aa"/>
              <w:jc w:val="left"/>
              <w:rPr>
                <w:rFonts w:ascii="Arial" w:hAnsi="Arial"/>
                <w:color w:val="auto"/>
                <w:sz w:val="20"/>
              </w:rPr>
              <w:pPrChange w:id="693" w:author="박 진상" w:date="2019-10-15T20:00:00Z">
                <w:pPr>
                  <w:pStyle w:val="aa"/>
                  <w:jc w:val="distribute"/>
                </w:pPr>
              </w:pPrChange>
            </w:pPr>
            <w:ins w:id="694" w:author="박 진상" w:date="2019-10-15T19:58:00Z">
              <w:r w:rsidRPr="002646CB">
                <w:rPr>
                  <w:rFonts w:ascii="Arial" w:hAnsi="Arial" w:hint="eastAsia"/>
                  <w:color w:val="auto"/>
                  <w:sz w:val="20"/>
                </w:rPr>
                <w:t>㈜제니스텍</w:t>
              </w:r>
            </w:ins>
          </w:p>
        </w:tc>
        <w:tc>
          <w:tcPr>
            <w:tcW w:w="308" w:type="pct"/>
            <w:vAlign w:val="center"/>
          </w:tcPr>
          <w:p w14:paraId="569B834E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662" w:type="pct"/>
            <w:gridSpan w:val="2"/>
            <w:vAlign w:val="center"/>
          </w:tcPr>
          <w:p w14:paraId="270931E3" w14:textId="55D66A51" w:rsidR="007C0602" w:rsidRPr="002646CB" w:rsidRDefault="00E34BCB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</w:rPr>
            </w:pPr>
            <w:ins w:id="695" w:author="박 진상" w:date="2019-10-15T19:58:00Z">
              <w:r w:rsidRPr="002646CB">
                <w:rPr>
                  <w:rFonts w:ascii="Arial" w:hAnsi="Arial" w:hint="eastAsia"/>
                  <w:color w:val="auto"/>
                  <w:sz w:val="20"/>
                </w:rPr>
                <w:t>책임</w:t>
              </w:r>
            </w:ins>
          </w:p>
        </w:tc>
        <w:tc>
          <w:tcPr>
            <w:tcW w:w="218" w:type="pct"/>
            <w:vAlign w:val="center"/>
          </w:tcPr>
          <w:p w14:paraId="26CB902F" w14:textId="77777777" w:rsidR="007C0602" w:rsidRPr="002646CB" w:rsidRDefault="007C0602" w:rsidP="000C691F">
            <w:pPr>
              <w:pStyle w:val="aa"/>
              <w:rPr>
                <w:rFonts w:ascii="Arial" w:hAnsi="Arial"/>
                <w:color w:val="auto"/>
                <w:sz w:val="20"/>
              </w:rPr>
            </w:pPr>
          </w:p>
        </w:tc>
      </w:tr>
      <w:tr w:rsidR="002646CB" w:rsidRPr="002646CB" w14:paraId="237BBB9C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0ED6E6B3" w14:textId="77777777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199" w:type="pct"/>
            <w:vAlign w:val="center"/>
          </w:tcPr>
          <w:p w14:paraId="655D1AB8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565" w:type="pct"/>
            <w:gridSpan w:val="2"/>
            <w:vAlign w:val="center"/>
          </w:tcPr>
          <w:p w14:paraId="3FD6FFCD" w14:textId="440B5B18" w:rsidR="007C0602" w:rsidRPr="002646CB" w:rsidRDefault="00E34BCB">
            <w:pPr>
              <w:pStyle w:val="aa"/>
              <w:jc w:val="distribute"/>
              <w:rPr>
                <w:rFonts w:ascii="Arial" w:hAnsi="Arial"/>
                <w:color w:val="auto"/>
                <w:sz w:val="20"/>
              </w:rPr>
            </w:pPr>
            <w:ins w:id="696" w:author="박 진상" w:date="2019-10-15T19:58:00Z">
              <w:r w:rsidRPr="002646CB">
                <w:rPr>
                  <w:rFonts w:ascii="Arial" w:hAnsi="Arial" w:hint="eastAsia"/>
                  <w:color w:val="auto"/>
                  <w:sz w:val="20"/>
                </w:rPr>
                <w:t>신만철</w:t>
              </w:r>
            </w:ins>
          </w:p>
        </w:tc>
        <w:tc>
          <w:tcPr>
            <w:tcW w:w="293" w:type="pct"/>
            <w:vAlign w:val="center"/>
          </w:tcPr>
          <w:p w14:paraId="36203816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1895" w:type="pct"/>
            <w:gridSpan w:val="3"/>
            <w:vAlign w:val="center"/>
          </w:tcPr>
          <w:p w14:paraId="0D146AF4" w14:textId="4590B253" w:rsidR="007C0602" w:rsidRPr="002646CB" w:rsidRDefault="00E34BCB">
            <w:pPr>
              <w:pStyle w:val="aa"/>
              <w:jc w:val="left"/>
              <w:rPr>
                <w:rFonts w:ascii="Arial" w:hAnsi="Arial"/>
                <w:color w:val="auto"/>
                <w:sz w:val="20"/>
              </w:rPr>
              <w:pPrChange w:id="697" w:author="박 진상" w:date="2019-10-15T20:00:00Z">
                <w:pPr>
                  <w:pStyle w:val="aa"/>
                  <w:jc w:val="distribute"/>
                </w:pPr>
              </w:pPrChange>
            </w:pPr>
            <w:ins w:id="698" w:author="박 진상" w:date="2019-10-15T19:59:00Z">
              <w:r w:rsidRPr="002646CB">
                <w:rPr>
                  <w:rFonts w:ascii="Arial" w:hAnsi="Arial" w:hint="eastAsia"/>
                  <w:color w:val="auto"/>
                  <w:sz w:val="20"/>
                </w:rPr>
                <w:t>㈜파워이십일</w:t>
              </w:r>
            </w:ins>
          </w:p>
        </w:tc>
        <w:tc>
          <w:tcPr>
            <w:tcW w:w="308" w:type="pct"/>
            <w:vAlign w:val="center"/>
          </w:tcPr>
          <w:p w14:paraId="6357C6A4" w14:textId="041C06ED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662" w:type="pct"/>
            <w:gridSpan w:val="2"/>
            <w:vAlign w:val="center"/>
          </w:tcPr>
          <w:p w14:paraId="396C5DAA" w14:textId="7B8EBD01" w:rsidR="007C0602" w:rsidRPr="002646CB" w:rsidRDefault="00E34BCB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</w:rPr>
            </w:pPr>
            <w:ins w:id="699" w:author="박 진상" w:date="2019-10-15T19:59:00Z">
              <w:r w:rsidRPr="002646CB">
                <w:rPr>
                  <w:rFonts w:ascii="Arial" w:hAnsi="Arial" w:hint="eastAsia"/>
                  <w:color w:val="auto"/>
                  <w:sz w:val="20"/>
                </w:rPr>
                <w:t>이사</w:t>
              </w:r>
            </w:ins>
          </w:p>
        </w:tc>
        <w:tc>
          <w:tcPr>
            <w:tcW w:w="218" w:type="pct"/>
            <w:vAlign w:val="center"/>
          </w:tcPr>
          <w:p w14:paraId="0D5225AB" w14:textId="77777777" w:rsidR="007C0602" w:rsidRPr="002646CB" w:rsidRDefault="007C0602" w:rsidP="000C691F">
            <w:pPr>
              <w:pStyle w:val="aa"/>
              <w:rPr>
                <w:rFonts w:ascii="Arial" w:hAnsi="Arial"/>
                <w:color w:val="auto"/>
                <w:sz w:val="20"/>
              </w:rPr>
            </w:pPr>
          </w:p>
        </w:tc>
      </w:tr>
      <w:tr w:rsidR="002646CB" w:rsidRPr="002646CB" w14:paraId="44CBD08D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5CD902C6" w14:textId="77777777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204" w:type="pct"/>
            <w:gridSpan w:val="2"/>
            <w:vAlign w:val="center"/>
          </w:tcPr>
          <w:p w14:paraId="0C4C3B20" w14:textId="77777777" w:rsidR="007C0602" w:rsidRPr="002646CB" w:rsidRDefault="007C0602">
            <w:pPr>
              <w:pStyle w:val="aa"/>
              <w:jc w:val="distribute"/>
              <w:rPr>
                <w:rFonts w:ascii="Arial" w:hAnsi="Arial"/>
                <w:color w:val="auto"/>
                <w:sz w:val="20"/>
              </w:rPr>
              <w:pPrChange w:id="700" w:author="박 진상" w:date="2019-10-15T20:00:00Z">
                <w:pPr>
                  <w:pStyle w:val="aa"/>
                  <w:jc w:val="center"/>
                </w:pPr>
              </w:pPrChange>
            </w:pPr>
          </w:p>
        </w:tc>
        <w:tc>
          <w:tcPr>
            <w:tcW w:w="560" w:type="pct"/>
            <w:vAlign w:val="center"/>
          </w:tcPr>
          <w:p w14:paraId="63850241" w14:textId="199DD704" w:rsidR="007C0602" w:rsidRPr="002646CB" w:rsidRDefault="00E34BCB">
            <w:pPr>
              <w:pStyle w:val="aa"/>
              <w:jc w:val="distribute"/>
              <w:rPr>
                <w:rFonts w:ascii="Arial" w:hAnsi="Arial"/>
                <w:color w:val="auto"/>
                <w:sz w:val="20"/>
              </w:rPr>
            </w:pPr>
            <w:ins w:id="701" w:author="박 진상" w:date="2019-10-15T19:59:00Z">
              <w:r w:rsidRPr="002646CB">
                <w:rPr>
                  <w:rFonts w:ascii="Arial" w:hAnsi="Arial" w:hint="eastAsia"/>
                  <w:color w:val="auto"/>
                  <w:sz w:val="20"/>
                </w:rPr>
                <w:t>이철송</w:t>
              </w:r>
            </w:ins>
          </w:p>
        </w:tc>
        <w:tc>
          <w:tcPr>
            <w:tcW w:w="308" w:type="pct"/>
            <w:gridSpan w:val="2"/>
            <w:vAlign w:val="center"/>
          </w:tcPr>
          <w:p w14:paraId="00B46A55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1868" w:type="pct"/>
            <w:vAlign w:val="center"/>
          </w:tcPr>
          <w:p w14:paraId="245FF5E1" w14:textId="52E44BDB" w:rsidR="007C0602" w:rsidRPr="002646CB" w:rsidRDefault="00E34BCB">
            <w:pPr>
              <w:pStyle w:val="aa"/>
              <w:jc w:val="left"/>
              <w:rPr>
                <w:rFonts w:ascii="Arial" w:hAnsi="Arial"/>
                <w:color w:val="auto"/>
                <w:sz w:val="20"/>
              </w:rPr>
              <w:pPrChange w:id="702" w:author="박 진상" w:date="2019-10-15T20:00:00Z">
                <w:pPr>
                  <w:pStyle w:val="aa"/>
                  <w:jc w:val="distribute"/>
                </w:pPr>
              </w:pPrChange>
            </w:pPr>
            <w:ins w:id="703" w:author="박 진상" w:date="2019-10-15T19:59:00Z">
              <w:r w:rsidRPr="002646CB">
                <w:rPr>
                  <w:rFonts w:ascii="Arial" w:hAnsi="Arial" w:hint="eastAsia"/>
                  <w:color w:val="auto"/>
                  <w:sz w:val="20"/>
                </w:rPr>
                <w:t>㈜대은</w:t>
              </w:r>
            </w:ins>
          </w:p>
        </w:tc>
        <w:tc>
          <w:tcPr>
            <w:tcW w:w="320" w:type="pct"/>
            <w:gridSpan w:val="2"/>
            <w:vAlign w:val="center"/>
          </w:tcPr>
          <w:p w14:paraId="106878A8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653" w:type="pct"/>
            <w:vAlign w:val="center"/>
          </w:tcPr>
          <w:p w14:paraId="12E981B0" w14:textId="22711E0E" w:rsidR="007C0602" w:rsidRPr="002646CB" w:rsidRDefault="00E34BCB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</w:rPr>
            </w:pPr>
            <w:ins w:id="704" w:author="박 진상" w:date="2019-10-15T19:59:00Z">
              <w:r w:rsidRPr="002646CB">
                <w:rPr>
                  <w:rFonts w:ascii="Arial" w:hAnsi="Arial" w:hint="eastAsia"/>
                  <w:color w:val="auto"/>
                  <w:sz w:val="20"/>
                </w:rPr>
                <w:t>소장</w:t>
              </w:r>
            </w:ins>
          </w:p>
        </w:tc>
        <w:tc>
          <w:tcPr>
            <w:tcW w:w="227" w:type="pct"/>
            <w:gridSpan w:val="2"/>
            <w:vAlign w:val="center"/>
          </w:tcPr>
          <w:p w14:paraId="2321050F" w14:textId="77777777" w:rsidR="007C0602" w:rsidRPr="002646CB" w:rsidRDefault="007C0602" w:rsidP="000C691F">
            <w:pPr>
              <w:pStyle w:val="aa"/>
              <w:rPr>
                <w:rFonts w:ascii="Arial" w:hAnsi="Arial"/>
                <w:color w:val="auto"/>
                <w:sz w:val="20"/>
              </w:rPr>
            </w:pPr>
          </w:p>
        </w:tc>
      </w:tr>
      <w:tr w:rsidR="007C0602" w:rsidRPr="002646CB" w14:paraId="002177C1" w14:textId="77777777" w:rsidTr="000C691F">
        <w:trPr>
          <w:trHeight w:val="345"/>
          <w:jc w:val="center"/>
        </w:trPr>
        <w:tc>
          <w:tcPr>
            <w:tcW w:w="860" w:type="pct"/>
            <w:vAlign w:val="center"/>
          </w:tcPr>
          <w:p w14:paraId="5A0C86FA" w14:textId="77777777" w:rsidR="007C0602" w:rsidRPr="002646CB" w:rsidRDefault="007C0602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204" w:type="pct"/>
            <w:gridSpan w:val="2"/>
            <w:vAlign w:val="center"/>
          </w:tcPr>
          <w:p w14:paraId="2DA30D92" w14:textId="77777777" w:rsidR="007C0602" w:rsidRPr="002646CB" w:rsidRDefault="007C0602">
            <w:pPr>
              <w:pStyle w:val="aa"/>
              <w:jc w:val="distribute"/>
              <w:rPr>
                <w:rFonts w:ascii="Arial" w:hAnsi="Arial"/>
                <w:color w:val="auto"/>
                <w:sz w:val="20"/>
              </w:rPr>
              <w:pPrChange w:id="705" w:author="박 진상" w:date="2019-10-15T20:00:00Z">
                <w:pPr>
                  <w:pStyle w:val="aa"/>
                  <w:jc w:val="center"/>
                </w:pPr>
              </w:pPrChange>
            </w:pPr>
          </w:p>
        </w:tc>
        <w:tc>
          <w:tcPr>
            <w:tcW w:w="560" w:type="pct"/>
            <w:vAlign w:val="center"/>
          </w:tcPr>
          <w:p w14:paraId="634C7154" w14:textId="374632BF" w:rsidR="007C0602" w:rsidRPr="002646CB" w:rsidRDefault="00E34BCB">
            <w:pPr>
              <w:pStyle w:val="aa"/>
              <w:jc w:val="distribute"/>
              <w:rPr>
                <w:rFonts w:ascii="Arial" w:hAnsi="Arial"/>
                <w:color w:val="auto"/>
                <w:sz w:val="20"/>
              </w:rPr>
            </w:pPr>
            <w:ins w:id="706" w:author="박 진상" w:date="2019-10-15T19:59:00Z">
              <w:r w:rsidRPr="002646CB">
                <w:rPr>
                  <w:rFonts w:ascii="Arial" w:hAnsi="Arial" w:hint="eastAsia"/>
                  <w:color w:val="auto"/>
                  <w:sz w:val="20"/>
                </w:rPr>
                <w:t>정재</w:t>
              </w:r>
            </w:ins>
            <w:ins w:id="707" w:author="ETRI-김종원" w:date="2019-11-05T15:44:00Z">
              <w:r w:rsidR="008E2A15" w:rsidRPr="002646CB">
                <w:rPr>
                  <w:rFonts w:ascii="Arial" w:hAnsi="Arial" w:hint="eastAsia"/>
                  <w:color w:val="auto"/>
                  <w:sz w:val="20"/>
                </w:rPr>
                <w:t>성</w:t>
              </w:r>
            </w:ins>
            <w:ins w:id="708" w:author="박 진상" w:date="2019-10-15T19:59:00Z">
              <w:del w:id="709" w:author="ETRI-김종원" w:date="2019-11-05T15:44:00Z">
                <w:r w:rsidRPr="002646CB" w:rsidDel="008E2A15">
                  <w:rPr>
                    <w:rFonts w:ascii="Arial" w:hAnsi="Arial" w:hint="eastAsia"/>
                    <w:color w:val="auto"/>
                    <w:sz w:val="20"/>
                  </w:rPr>
                  <w:delText>승</w:delText>
                </w:r>
              </w:del>
            </w:ins>
          </w:p>
        </w:tc>
        <w:tc>
          <w:tcPr>
            <w:tcW w:w="308" w:type="pct"/>
            <w:gridSpan w:val="2"/>
            <w:vAlign w:val="center"/>
          </w:tcPr>
          <w:p w14:paraId="06A494D0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1868" w:type="pct"/>
            <w:vAlign w:val="center"/>
          </w:tcPr>
          <w:p w14:paraId="72ED9540" w14:textId="41F8CAD4" w:rsidR="007C0602" w:rsidRPr="002646CB" w:rsidRDefault="00E34BCB">
            <w:pPr>
              <w:pStyle w:val="aa"/>
              <w:jc w:val="left"/>
              <w:rPr>
                <w:rFonts w:ascii="Arial" w:hAnsi="Arial"/>
                <w:color w:val="auto"/>
                <w:sz w:val="20"/>
              </w:rPr>
              <w:pPrChange w:id="710" w:author="박 진상" w:date="2019-10-15T20:00:00Z">
                <w:pPr>
                  <w:pStyle w:val="aa"/>
                  <w:jc w:val="distribute"/>
                </w:pPr>
              </w:pPrChange>
            </w:pPr>
            <w:ins w:id="711" w:author="박 진상" w:date="2019-10-15T19:59:00Z">
              <w:r w:rsidRPr="002646CB">
                <w:rPr>
                  <w:rFonts w:ascii="Arial" w:hAnsi="Arial" w:hint="eastAsia"/>
                  <w:color w:val="auto"/>
                  <w:sz w:val="20"/>
                </w:rPr>
                <w:t>아주대학교</w:t>
              </w:r>
            </w:ins>
          </w:p>
        </w:tc>
        <w:tc>
          <w:tcPr>
            <w:tcW w:w="320" w:type="pct"/>
            <w:gridSpan w:val="2"/>
            <w:vAlign w:val="center"/>
          </w:tcPr>
          <w:p w14:paraId="1F83A01A" w14:textId="77777777" w:rsidR="007C0602" w:rsidRPr="002646CB" w:rsidRDefault="007C0602" w:rsidP="000C691F">
            <w:pPr>
              <w:pStyle w:val="aa"/>
              <w:jc w:val="center"/>
              <w:rPr>
                <w:rFonts w:ascii="Arial" w:hAnsi="Arial"/>
                <w:color w:val="auto"/>
                <w:sz w:val="20"/>
              </w:rPr>
            </w:pPr>
          </w:p>
        </w:tc>
        <w:tc>
          <w:tcPr>
            <w:tcW w:w="653" w:type="pct"/>
            <w:vAlign w:val="center"/>
          </w:tcPr>
          <w:p w14:paraId="17A1D5FF" w14:textId="6933278F" w:rsidR="007C0602" w:rsidRPr="002646CB" w:rsidRDefault="00E34BCB" w:rsidP="000C691F">
            <w:pPr>
              <w:pStyle w:val="aa"/>
              <w:jc w:val="distribute"/>
              <w:rPr>
                <w:rFonts w:ascii="Arial" w:hAnsi="Arial"/>
                <w:color w:val="auto"/>
                <w:sz w:val="20"/>
              </w:rPr>
            </w:pPr>
            <w:ins w:id="712" w:author="박 진상" w:date="2019-10-15T19:59:00Z">
              <w:r w:rsidRPr="002646CB">
                <w:rPr>
                  <w:rFonts w:ascii="Arial" w:hAnsi="Arial" w:hint="eastAsia"/>
                  <w:color w:val="auto"/>
                  <w:sz w:val="20"/>
                </w:rPr>
                <w:t>교수</w:t>
              </w:r>
            </w:ins>
          </w:p>
        </w:tc>
        <w:tc>
          <w:tcPr>
            <w:tcW w:w="227" w:type="pct"/>
            <w:gridSpan w:val="2"/>
            <w:vAlign w:val="center"/>
          </w:tcPr>
          <w:p w14:paraId="369B553B" w14:textId="77777777" w:rsidR="007C0602" w:rsidRPr="002646CB" w:rsidRDefault="007C0602" w:rsidP="000C691F">
            <w:pPr>
              <w:pStyle w:val="aa"/>
              <w:rPr>
                <w:rFonts w:ascii="Arial" w:hAnsi="Arial"/>
                <w:color w:val="auto"/>
                <w:sz w:val="20"/>
              </w:rPr>
            </w:pPr>
          </w:p>
        </w:tc>
      </w:tr>
    </w:tbl>
    <w:p w14:paraId="1EFBC6E3" w14:textId="77777777" w:rsidR="006C6A3F" w:rsidRPr="002646CB" w:rsidRDefault="006C6A3F" w:rsidP="00B3568A">
      <w:pPr>
        <w:rPr>
          <w:rFonts w:ascii="돋움" w:eastAsia="돋움" w:hAnsi="돋움"/>
          <w:sz w:val="17"/>
        </w:rPr>
      </w:pPr>
    </w:p>
    <w:p w14:paraId="3C09A68B" w14:textId="77777777" w:rsidR="004E5B53" w:rsidRPr="002646CB" w:rsidRDefault="004E5B53" w:rsidP="004E5B53">
      <w:pPr>
        <w:framePr w:w="9312" w:h="2988" w:hRule="exact" w:hSpace="180" w:wrap="around" w:vAnchor="page" w:hAnchor="page" w:x="1261" w:y="12221"/>
        <w:spacing w:line="320" w:lineRule="exact"/>
        <w:jc w:val="center"/>
        <w:rPr>
          <w:rFonts w:ascii="바탕" w:hAnsi="바탕"/>
        </w:rPr>
      </w:pPr>
      <w:r w:rsidRPr="002646CB">
        <w:rPr>
          <w:rFonts w:ascii="바탕" w:hAnsi="바탕" w:hint="eastAsia"/>
        </w:rPr>
        <w:t>표준열람</w:t>
      </w:r>
      <w:r w:rsidRPr="002646CB">
        <w:rPr>
          <w:rFonts w:ascii="바탕" w:hAnsi="바탕"/>
        </w:rPr>
        <w:t xml:space="preserve"> : </w:t>
      </w:r>
      <w:r w:rsidRPr="002646CB">
        <w:rPr>
          <w:rFonts w:ascii="바탕" w:hAnsi="바탕" w:hint="eastAsia"/>
        </w:rPr>
        <w:t>스마트그리드</w:t>
      </w:r>
      <w:r w:rsidRPr="002646CB">
        <w:rPr>
          <w:rFonts w:ascii="바탕" w:hAnsi="바탕"/>
        </w:rPr>
        <w:t xml:space="preserve"> </w:t>
      </w:r>
      <w:r w:rsidRPr="002646CB">
        <w:rPr>
          <w:rFonts w:ascii="바탕" w:hAnsi="바탕" w:hint="eastAsia"/>
        </w:rPr>
        <w:t>표준화</w:t>
      </w:r>
      <w:r w:rsidRPr="002646CB">
        <w:rPr>
          <w:rFonts w:ascii="바탕" w:hAnsi="바탕"/>
        </w:rPr>
        <w:t xml:space="preserve"> </w:t>
      </w:r>
      <w:r w:rsidRPr="002646CB">
        <w:rPr>
          <w:rFonts w:ascii="바탕" w:hAnsi="바탕" w:hint="eastAsia"/>
        </w:rPr>
        <w:t>포럼</w:t>
      </w:r>
      <w:r w:rsidRPr="002646CB">
        <w:rPr>
          <w:rFonts w:ascii="바탕" w:hAnsi="바탕"/>
        </w:rPr>
        <w:t xml:space="preserve"> (http://www.ksga.org/sgstandard)</w:t>
      </w:r>
    </w:p>
    <w:p w14:paraId="5946ED93" w14:textId="77777777" w:rsidR="004E5B53" w:rsidRPr="002646CB" w:rsidRDefault="004E5B53" w:rsidP="004E5B53">
      <w:pPr>
        <w:framePr w:w="9312" w:h="2988" w:hRule="exact" w:hSpace="180" w:wrap="around" w:vAnchor="page" w:hAnchor="page" w:x="1261" w:y="12221"/>
        <w:spacing w:line="312" w:lineRule="auto"/>
        <w:jc w:val="center"/>
        <w:rPr>
          <w:rFonts w:ascii="바탕" w:hAnsi="바탕"/>
          <w:rPrChange w:id="713" w:author="ETRI-김종원" w:date="2019-12-10T10:44:00Z">
            <w:rPr>
              <w:rFonts w:ascii="바탕" w:hAnsi="바탕"/>
              <w:color w:val="000000"/>
            </w:rPr>
          </w:rPrChange>
        </w:rPr>
      </w:pPr>
      <w:r w:rsidRPr="002646CB">
        <w:rPr>
          <w:rFonts w:ascii="바탕" w:hAnsi="바탕" w:hint="eastAsia"/>
          <w:rPrChange w:id="714" w:author="ETRI-김종원" w:date="2019-12-10T10:44:00Z">
            <w:rPr>
              <w:rFonts w:ascii="바탕" w:hAnsi="바탕" w:hint="eastAsia"/>
              <w:color w:val="000000"/>
            </w:rPr>
          </w:rPrChange>
        </w:rPr>
        <w:t>━━━━━━━━━━━━━━━━━━━━━━━━━━━━━━━━━━━━━━━</w:t>
      </w:r>
    </w:p>
    <w:p w14:paraId="1114FA65" w14:textId="77777777" w:rsidR="004E5B53" w:rsidRPr="002646CB" w:rsidRDefault="004E5B53" w:rsidP="004E5B53">
      <w:pPr>
        <w:framePr w:w="9312" w:h="2988" w:hRule="exact" w:hSpace="180" w:wrap="around" w:vAnchor="page" w:hAnchor="page" w:x="1261" w:y="12221"/>
        <w:tabs>
          <w:tab w:val="left" w:pos="5320"/>
        </w:tabs>
        <w:spacing w:line="312" w:lineRule="auto"/>
        <w:ind w:leftChars="577" w:left="1154"/>
        <w:rPr>
          <w:rFonts w:ascii="바탕" w:hAnsi="바탕"/>
          <w:sz w:val="18"/>
          <w:szCs w:val="18"/>
        </w:rPr>
      </w:pPr>
      <w:r w:rsidRPr="002646CB">
        <w:rPr>
          <w:rFonts w:ascii="바탕" w:hAnsi="바탕" w:hint="eastAsia"/>
          <w:sz w:val="18"/>
          <w:szCs w:val="18"/>
        </w:rPr>
        <w:t>제</w:t>
      </w:r>
      <w:r w:rsidRPr="002646CB">
        <w:rPr>
          <w:rFonts w:ascii="바탕" w:hAnsi="바탕"/>
          <w:sz w:val="18"/>
          <w:szCs w:val="18"/>
        </w:rPr>
        <w:t xml:space="preserve"> </w:t>
      </w:r>
      <w:r w:rsidRPr="002646CB">
        <w:rPr>
          <w:rFonts w:ascii="바탕" w:hAnsi="바탕" w:hint="eastAsia"/>
          <w:sz w:val="18"/>
          <w:szCs w:val="18"/>
        </w:rPr>
        <w:t>정</w:t>
      </w:r>
      <w:r w:rsidRPr="002646CB">
        <w:rPr>
          <w:rFonts w:ascii="바탕" w:hAnsi="바탕"/>
          <w:sz w:val="18"/>
          <w:szCs w:val="18"/>
        </w:rPr>
        <w:t xml:space="preserve"> </w:t>
      </w:r>
      <w:r w:rsidRPr="002646CB">
        <w:rPr>
          <w:rFonts w:ascii="바탕" w:hAnsi="바탕" w:hint="eastAsia"/>
          <w:sz w:val="18"/>
          <w:szCs w:val="18"/>
        </w:rPr>
        <w:t>자</w:t>
      </w:r>
      <w:r w:rsidRPr="002646CB">
        <w:rPr>
          <w:rFonts w:ascii="바탕" w:hAnsi="바탕"/>
          <w:sz w:val="18"/>
          <w:szCs w:val="18"/>
        </w:rPr>
        <w:t>：</w:t>
      </w:r>
      <w:r w:rsidRPr="002646CB">
        <w:rPr>
          <w:rFonts w:ascii="바탕" w:hAnsi="바탕" w:hint="eastAsia"/>
          <w:sz w:val="18"/>
          <w:szCs w:val="18"/>
        </w:rPr>
        <w:t>운영위원회</w:t>
      </w:r>
      <w:r w:rsidRPr="002646CB">
        <w:rPr>
          <w:rFonts w:ascii="바탕" w:hAnsi="바탕"/>
          <w:sz w:val="18"/>
          <w:szCs w:val="18"/>
        </w:rPr>
        <w:t xml:space="preserve"> </w:t>
      </w:r>
      <w:r w:rsidRPr="002646CB">
        <w:rPr>
          <w:rFonts w:ascii="바탕" w:hAnsi="바탕" w:hint="eastAsia"/>
          <w:sz w:val="18"/>
          <w:szCs w:val="18"/>
        </w:rPr>
        <w:t>위원장</w:t>
      </w:r>
      <w:r w:rsidRPr="002646CB">
        <w:rPr>
          <w:rFonts w:ascii="바탕" w:hAnsi="바탕"/>
          <w:sz w:val="18"/>
          <w:szCs w:val="18"/>
        </w:rPr>
        <w:tab/>
      </w:r>
    </w:p>
    <w:p w14:paraId="6CD6ADEF" w14:textId="3E00B31C" w:rsidR="004E5B53" w:rsidRPr="002646CB" w:rsidRDefault="004E5B53" w:rsidP="004E5B53">
      <w:pPr>
        <w:framePr w:w="9312" w:h="2988" w:hRule="exact" w:hSpace="180" w:wrap="around" w:vAnchor="page" w:hAnchor="page" w:x="1261" w:y="12221"/>
        <w:tabs>
          <w:tab w:val="left" w:pos="5320"/>
        </w:tabs>
        <w:spacing w:line="312" w:lineRule="auto"/>
        <w:ind w:leftChars="577" w:left="1154"/>
        <w:rPr>
          <w:rFonts w:ascii="바탕" w:hAnsi="바탕"/>
          <w:sz w:val="18"/>
          <w:szCs w:val="18"/>
        </w:rPr>
      </w:pPr>
      <w:r w:rsidRPr="00DD13A5">
        <w:rPr>
          <w:rFonts w:ascii="바탕" w:hAnsi="바탕"/>
          <w:sz w:val="18"/>
          <w:szCs w:val="18"/>
        </w:rPr>
        <w:fldChar w:fldCharType="begin"/>
      </w:r>
      <w:r w:rsidRPr="002646CB">
        <w:rPr>
          <w:rFonts w:ascii="바탕" w:hAnsi="바탕"/>
          <w:sz w:val="18"/>
          <w:szCs w:val="18"/>
        </w:rPr>
        <w:instrText xml:space="preserve"> IF </w:instrText>
      </w:r>
      <w:r w:rsidR="00696A14" w:rsidRPr="002646CB">
        <w:rPr>
          <w:rPrChange w:id="715" w:author="ETRI-김종원" w:date="2019-12-10T10:44:00Z">
            <w:rPr/>
          </w:rPrChange>
        </w:rPr>
        <w:fldChar w:fldCharType="begin"/>
      </w:r>
      <w:r w:rsidR="00696A14" w:rsidRPr="002646CB">
        <w:instrText xml:space="preserve"> DOCPROPERTY "NCKnd"  \* MERGEFORMAT </w:instrText>
      </w:r>
      <w:r w:rsidR="00696A14" w:rsidRPr="002646CB">
        <w:rPr>
          <w:rPrChange w:id="716" w:author="ETRI-김종원" w:date="2019-12-10T10:44:00Z">
            <w:rPr>
              <w:rFonts w:ascii="바탕" w:hAnsi="바탕"/>
              <w:sz w:val="18"/>
              <w:szCs w:val="18"/>
            </w:rPr>
          </w:rPrChange>
        </w:rPr>
        <w:fldChar w:fldCharType="separate"/>
      </w:r>
      <w:r w:rsidR="003559F7" w:rsidRPr="002646CB">
        <w:rPr>
          <w:rFonts w:ascii="바탕" w:hAnsi="바탕"/>
          <w:sz w:val="18"/>
          <w:szCs w:val="18"/>
        </w:rPr>
        <w:instrText>1</w:instrText>
      </w:r>
      <w:r w:rsidR="00696A14" w:rsidRPr="002646CB">
        <w:rPr>
          <w:rFonts w:ascii="바탕" w:hAnsi="바탕"/>
          <w:sz w:val="18"/>
          <w:szCs w:val="18"/>
          <w:rPrChange w:id="717" w:author="ETRI-김종원" w:date="2019-12-10T10:44:00Z">
            <w:rPr>
              <w:rFonts w:ascii="바탕" w:hAnsi="바탕"/>
              <w:sz w:val="18"/>
              <w:szCs w:val="18"/>
            </w:rPr>
          </w:rPrChange>
        </w:rPr>
        <w:fldChar w:fldCharType="end"/>
      </w:r>
      <w:r w:rsidRPr="002646CB">
        <w:rPr>
          <w:rFonts w:ascii="바탕" w:hAnsi="바탕"/>
          <w:sz w:val="18"/>
          <w:szCs w:val="18"/>
        </w:rPr>
        <w:instrText xml:space="preserve"> = 1 </w:instrText>
      </w:r>
      <w:r w:rsidRPr="002646CB">
        <w:rPr>
          <w:rFonts w:ascii="바탕" w:hAnsi="바탕"/>
          <w:sz w:val="18"/>
          <w:szCs w:val="18"/>
          <w:rPrChange w:id="718" w:author="ETRI-김종원" w:date="2019-12-10T10:44:00Z">
            <w:rPr>
              <w:rFonts w:ascii="바탕" w:hAnsi="바탕"/>
              <w:sz w:val="18"/>
              <w:szCs w:val="18"/>
            </w:rPr>
          </w:rPrChange>
        </w:rPr>
        <w:fldChar w:fldCharType="begin"/>
      </w:r>
      <w:r w:rsidRPr="002646CB">
        <w:rPr>
          <w:rFonts w:ascii="바탕" w:hAnsi="바탕"/>
          <w:sz w:val="18"/>
          <w:szCs w:val="18"/>
        </w:rPr>
        <w:instrText xml:space="preserve"> QUOTE  "제    정</w:instrText>
      </w:r>
      <w:r w:rsidRPr="002646CB">
        <w:rPr>
          <w:rFonts w:ascii="바탕" w:hAnsi="바탕" w:hint="eastAsia"/>
          <w:sz w:val="18"/>
          <w:szCs w:val="18"/>
        </w:rPr>
        <w:instrText>：</w:instrText>
      </w:r>
      <w:r w:rsidRPr="002646CB">
        <w:rPr>
          <w:rFonts w:ascii="바탕" w:hAnsi="바탕"/>
          <w:sz w:val="18"/>
          <w:szCs w:val="18"/>
        </w:rPr>
        <w:instrText xml:space="preserve">"  \* MERGEFORMAT </w:instrText>
      </w:r>
      <w:r w:rsidRPr="002646CB">
        <w:rPr>
          <w:rFonts w:ascii="바탕" w:hAnsi="바탕"/>
          <w:sz w:val="18"/>
          <w:szCs w:val="18"/>
          <w:rPrChange w:id="719" w:author="ETRI-김종원" w:date="2019-12-10T10:44:00Z">
            <w:rPr>
              <w:rFonts w:ascii="바탕" w:hAnsi="바탕"/>
              <w:sz w:val="18"/>
              <w:szCs w:val="18"/>
            </w:rPr>
          </w:rPrChange>
        </w:rPr>
        <w:fldChar w:fldCharType="separate"/>
      </w:r>
      <w:r w:rsidR="003559F7" w:rsidRPr="002646CB">
        <w:rPr>
          <w:rFonts w:ascii="바탕" w:hAnsi="바탕"/>
          <w:sz w:val="18"/>
          <w:szCs w:val="18"/>
        </w:rPr>
        <w:instrText>제    정</w:instrText>
      </w:r>
      <w:r w:rsidR="003559F7" w:rsidRPr="002646CB">
        <w:rPr>
          <w:rFonts w:ascii="바탕" w:hAnsi="바탕" w:hint="eastAsia"/>
          <w:sz w:val="18"/>
          <w:szCs w:val="18"/>
        </w:rPr>
        <w:instrText>：</w:instrText>
      </w:r>
      <w:r w:rsidRPr="002646CB">
        <w:rPr>
          <w:rFonts w:ascii="바탕" w:hAnsi="바탕"/>
          <w:sz w:val="18"/>
          <w:szCs w:val="18"/>
          <w:rPrChange w:id="720" w:author="ETRI-김종원" w:date="2019-12-10T10:44:00Z">
            <w:rPr>
              <w:rFonts w:ascii="바탕" w:hAnsi="바탕"/>
              <w:sz w:val="18"/>
              <w:szCs w:val="18"/>
            </w:rPr>
          </w:rPrChange>
        </w:rPr>
        <w:fldChar w:fldCharType="end"/>
      </w:r>
      <w:r w:rsidRPr="002646CB">
        <w:rPr>
          <w:rFonts w:ascii="바탕" w:hAnsi="바탕"/>
          <w:sz w:val="18"/>
          <w:szCs w:val="18"/>
        </w:rPr>
        <w:instrText xml:space="preserve"> </w:instrText>
      </w:r>
      <w:r w:rsidRPr="00DD13A5">
        <w:rPr>
          <w:rFonts w:ascii="바탕" w:hAnsi="바탕"/>
          <w:sz w:val="18"/>
          <w:szCs w:val="18"/>
          <w:rPrChange w:id="721" w:author="ETRI-김종원" w:date="2019-12-10T10:44:00Z">
            <w:rPr>
              <w:rFonts w:ascii="바탕" w:hAnsi="바탕"/>
              <w:sz w:val="18"/>
              <w:szCs w:val="18"/>
            </w:rPr>
          </w:rPrChange>
        </w:rPr>
        <w:fldChar w:fldCharType="separate"/>
      </w:r>
      <w:r w:rsidR="003559F7" w:rsidRPr="002646CB">
        <w:rPr>
          <w:rFonts w:ascii="바탕" w:hAnsi="바탕"/>
          <w:sz w:val="18"/>
          <w:szCs w:val="18"/>
        </w:rPr>
        <w:t>제    정</w:t>
      </w:r>
      <w:r w:rsidR="003559F7" w:rsidRPr="002646CB">
        <w:rPr>
          <w:rFonts w:ascii="바탕" w:hAnsi="바탕" w:hint="eastAsia"/>
          <w:sz w:val="18"/>
          <w:szCs w:val="18"/>
        </w:rPr>
        <w:t>：</w:t>
      </w:r>
      <w:r w:rsidRPr="00DD13A5">
        <w:rPr>
          <w:rFonts w:ascii="바탕" w:hAnsi="바탕"/>
          <w:sz w:val="18"/>
          <w:szCs w:val="18"/>
        </w:rPr>
        <w:fldChar w:fldCharType="end"/>
      </w:r>
      <w:r w:rsidRPr="002646CB">
        <w:rPr>
          <w:rFonts w:ascii="바탕" w:hAnsi="바탕"/>
          <w:sz w:val="18"/>
          <w:szCs w:val="18"/>
        </w:rPr>
        <w:t>201</w:t>
      </w:r>
      <w:ins w:id="722" w:author="박 진상" w:date="2019-10-08T04:15:00Z">
        <w:r w:rsidR="004D7A0A" w:rsidRPr="002646CB">
          <w:rPr>
            <w:rFonts w:ascii="바탕" w:hAnsi="바탕"/>
            <w:sz w:val="18"/>
            <w:szCs w:val="18"/>
          </w:rPr>
          <w:t>9</w:t>
        </w:r>
      </w:ins>
      <w:del w:id="723" w:author="박 진상" w:date="2019-10-08T04:15:00Z">
        <w:r w:rsidRPr="002646CB" w:rsidDel="004D7A0A">
          <w:rPr>
            <w:rFonts w:ascii="바탕" w:hAnsi="바탕"/>
            <w:sz w:val="18"/>
            <w:szCs w:val="18"/>
          </w:rPr>
          <w:delText>7</w:delText>
        </w:r>
      </w:del>
      <w:r w:rsidRPr="002646CB">
        <w:rPr>
          <w:rFonts w:ascii="바탕" w:hAnsi="바탕" w:hint="eastAsia"/>
          <w:sz w:val="18"/>
          <w:szCs w:val="18"/>
        </w:rPr>
        <w:t>년</w:t>
      </w:r>
      <w:r w:rsidRPr="002646CB">
        <w:rPr>
          <w:rFonts w:ascii="바탕" w:hAnsi="바탕"/>
          <w:sz w:val="18"/>
          <w:szCs w:val="18"/>
        </w:rPr>
        <w:t xml:space="preserve"> XX월 XX일</w:t>
      </w:r>
      <w:r w:rsidRPr="002646CB">
        <w:rPr>
          <w:rFonts w:ascii="바탕" w:hAnsi="바탕"/>
          <w:sz w:val="18"/>
          <w:szCs w:val="18"/>
        </w:rPr>
        <w:tab/>
      </w:r>
    </w:p>
    <w:p w14:paraId="02DBA157" w14:textId="3997564B" w:rsidR="004E5B53" w:rsidRPr="002646CB" w:rsidRDefault="004E5B53" w:rsidP="004E5B53">
      <w:pPr>
        <w:framePr w:w="9312" w:h="2988" w:hRule="exact" w:hSpace="180" w:wrap="around" w:vAnchor="page" w:hAnchor="page" w:x="1261" w:y="12221"/>
        <w:tabs>
          <w:tab w:val="left" w:pos="5320"/>
        </w:tabs>
        <w:spacing w:line="312" w:lineRule="auto"/>
        <w:ind w:leftChars="577" w:left="1154"/>
        <w:rPr>
          <w:rFonts w:ascii="바탕" w:hAnsi="바탕"/>
          <w:sz w:val="18"/>
          <w:szCs w:val="18"/>
        </w:rPr>
      </w:pPr>
      <w:r w:rsidRPr="002646CB">
        <w:rPr>
          <w:rFonts w:ascii="바탕" w:hAnsi="바탕" w:hint="eastAsia"/>
          <w:sz w:val="18"/>
          <w:szCs w:val="18"/>
        </w:rPr>
        <w:t>심</w:t>
      </w:r>
      <w:r w:rsidRPr="002646CB">
        <w:rPr>
          <w:rFonts w:ascii="바탕" w:hAnsi="바탕"/>
          <w:sz w:val="18"/>
          <w:szCs w:val="18"/>
        </w:rPr>
        <w:t xml:space="preserve">    </w:t>
      </w:r>
      <w:r w:rsidRPr="002646CB">
        <w:rPr>
          <w:rFonts w:ascii="바탕" w:hAnsi="바탕" w:hint="eastAsia"/>
          <w:sz w:val="18"/>
          <w:szCs w:val="18"/>
        </w:rPr>
        <w:t>의</w:t>
      </w:r>
      <w:ins w:id="724" w:author="박 진상" w:date="2019-10-08T04:15:00Z">
        <w:r w:rsidR="004D7A0A" w:rsidRPr="002646CB">
          <w:rPr>
            <w:rFonts w:ascii="바탕" w:hAnsi="바탕"/>
            <w:sz w:val="18"/>
            <w:szCs w:val="18"/>
          </w:rPr>
          <w:t xml:space="preserve"> </w:t>
        </w:r>
      </w:ins>
      <w:del w:id="725" w:author="박 진상" w:date="2019-10-08T04:15:00Z">
        <w:r w:rsidRPr="002646CB" w:rsidDel="004D7A0A">
          <w:rPr>
            <w:rFonts w:ascii="바탕" w:hAnsi="바탕"/>
            <w:sz w:val="18"/>
            <w:szCs w:val="18"/>
          </w:rPr>
          <w:delText xml:space="preserve"> </w:delText>
        </w:r>
      </w:del>
      <w:r w:rsidRPr="002646CB">
        <w:rPr>
          <w:rFonts w:ascii="바탕" w:hAnsi="바탕"/>
          <w:sz w:val="18"/>
          <w:szCs w:val="18"/>
        </w:rPr>
        <w:t xml:space="preserve">: </w:t>
      </w:r>
      <w:r w:rsidRPr="002646CB">
        <w:rPr>
          <w:rFonts w:ascii="바탕" w:hAnsi="바탕" w:hint="eastAsia"/>
          <w:sz w:val="18"/>
          <w:szCs w:val="18"/>
        </w:rPr>
        <w:t>운영위원회</w:t>
      </w:r>
      <w:r w:rsidRPr="002646CB">
        <w:rPr>
          <w:rFonts w:ascii="바탕" w:hAnsi="바탕"/>
          <w:sz w:val="18"/>
          <w:szCs w:val="18"/>
        </w:rPr>
        <w:t xml:space="preserve"> </w:t>
      </w:r>
    </w:p>
    <w:p w14:paraId="3EC92F4B" w14:textId="0687A0B4" w:rsidR="004E5B53" w:rsidRPr="002646CB" w:rsidRDefault="004E5B53" w:rsidP="004E5B53">
      <w:pPr>
        <w:framePr w:w="9312" w:h="2988" w:hRule="exact" w:hSpace="180" w:wrap="around" w:vAnchor="page" w:hAnchor="page" w:x="1261" w:y="12221"/>
        <w:tabs>
          <w:tab w:val="left" w:pos="5320"/>
        </w:tabs>
        <w:spacing w:line="312" w:lineRule="auto"/>
        <w:ind w:leftChars="577" w:left="1154"/>
        <w:rPr>
          <w:rFonts w:ascii="바탕" w:hAnsi="바탕"/>
          <w:sz w:val="18"/>
          <w:szCs w:val="18"/>
          <w:rPrChange w:id="726" w:author="ETRI-김종원" w:date="2019-12-10T10:44:00Z">
            <w:rPr>
              <w:rFonts w:ascii="바탕" w:hAnsi="바탕"/>
              <w:color w:val="FFFFFF" w:themeColor="background1"/>
              <w:sz w:val="18"/>
              <w:szCs w:val="18"/>
            </w:rPr>
          </w:rPrChange>
        </w:rPr>
      </w:pPr>
      <w:r w:rsidRPr="002646CB">
        <w:rPr>
          <w:rFonts w:ascii="바탕" w:hAnsi="바탕" w:hint="eastAsia"/>
          <w:sz w:val="18"/>
          <w:szCs w:val="18"/>
          <w:rPrChange w:id="727" w:author="ETRI-김종원" w:date="2019-12-10T10:44:00Z">
            <w:rPr>
              <w:rFonts w:ascii="바탕" w:hAnsi="바탕" w:hint="eastAsia"/>
              <w:color w:val="000000" w:themeColor="text1"/>
              <w:sz w:val="18"/>
              <w:szCs w:val="18"/>
            </w:rPr>
          </w:rPrChange>
        </w:rPr>
        <w:t>원안작성협력：한국전자통신연구원</w:t>
      </w:r>
      <w:del w:id="728" w:author="박 진상" w:date="2019-10-08T04:16:00Z">
        <w:r w:rsidRPr="002646CB" w:rsidDel="004D7A0A">
          <w:rPr>
            <w:rFonts w:ascii="바탕" w:hAnsi="바탕"/>
            <w:sz w:val="18"/>
            <w:szCs w:val="18"/>
            <w:rPrChange w:id="729" w:author="ETRI-김종원" w:date="2019-12-10T10:44:00Z">
              <w:rPr>
                <w:rFonts w:ascii="바탕" w:hAnsi="바탕"/>
                <w:color w:val="000000" w:themeColor="text1"/>
                <w:sz w:val="18"/>
                <w:szCs w:val="18"/>
              </w:rPr>
            </w:rPrChange>
          </w:rPr>
          <w:delText xml:space="preserve">, </w:delText>
        </w:r>
        <w:r w:rsidRPr="002646CB" w:rsidDel="004D7A0A">
          <w:rPr>
            <w:rFonts w:ascii="바탕" w:hAnsi="바탕" w:hint="eastAsia"/>
            <w:sz w:val="18"/>
            <w:szCs w:val="18"/>
            <w:rPrChange w:id="730" w:author="ETRI-김종원" w:date="2019-12-10T10:44:00Z">
              <w:rPr>
                <w:rFonts w:ascii="바탕" w:hAnsi="바탕" w:hint="eastAsia"/>
                <w:color w:val="000000" w:themeColor="text1"/>
                <w:sz w:val="18"/>
                <w:szCs w:val="18"/>
              </w:rPr>
            </w:rPrChange>
          </w:rPr>
          <w:delText>한국스마트홈산업협회</w:delText>
        </w:r>
        <w:r w:rsidRPr="002646CB" w:rsidDel="004D7A0A">
          <w:rPr>
            <w:rFonts w:ascii="바탕" w:hAnsi="바탕" w:hint="eastAsia"/>
            <w:sz w:val="18"/>
            <w:szCs w:val="18"/>
            <w:rPrChange w:id="731" w:author="ETRI-김종원" w:date="2019-12-10T10:44:00Z">
              <w:rPr>
                <w:rFonts w:ascii="바탕" w:hAnsi="바탕" w:hint="eastAsia"/>
                <w:color w:val="FFFFFF" w:themeColor="background1"/>
                <w:sz w:val="18"/>
                <w:szCs w:val="18"/>
              </w:rPr>
            </w:rPrChange>
          </w:rPr>
          <w:delText>한국</w:delText>
        </w:r>
      </w:del>
    </w:p>
    <w:p w14:paraId="47281BED" w14:textId="77777777" w:rsidR="004E5B53" w:rsidRPr="002646CB" w:rsidRDefault="004E5B53" w:rsidP="004E5B53">
      <w:pPr>
        <w:framePr w:w="9312" w:h="2988" w:hRule="exact" w:hSpace="180" w:wrap="around" w:vAnchor="page" w:hAnchor="page" w:x="1261" w:y="12221"/>
        <w:spacing w:line="312" w:lineRule="auto"/>
        <w:jc w:val="center"/>
        <w:rPr>
          <w:rFonts w:ascii="바탕" w:hAnsi="바탕"/>
          <w:szCs w:val="18"/>
          <w:rPrChange w:id="732" w:author="ETRI-김종원" w:date="2019-12-10T10:44:00Z">
            <w:rPr>
              <w:rFonts w:ascii="바탕" w:hAnsi="바탕"/>
              <w:color w:val="000000"/>
              <w:szCs w:val="18"/>
            </w:rPr>
          </w:rPrChange>
        </w:rPr>
      </w:pPr>
      <w:r w:rsidRPr="002646CB">
        <w:rPr>
          <w:rFonts w:ascii="바탕" w:hAnsi="바탕" w:hint="eastAsia"/>
          <w:rPrChange w:id="733" w:author="ETRI-김종원" w:date="2019-12-10T10:44:00Z">
            <w:rPr>
              <w:rFonts w:ascii="바탕" w:hAnsi="바탕" w:hint="eastAsia"/>
              <w:color w:val="000000"/>
            </w:rPr>
          </w:rPrChange>
        </w:rPr>
        <w:t>━━━━━━━━━━━━━━━━━━━━━━━━━━━━━━━━━━━━━━━</w:t>
      </w:r>
    </w:p>
    <w:p w14:paraId="68C42F1C" w14:textId="77777777" w:rsidR="002F6EB8" w:rsidRPr="002646CB" w:rsidRDefault="004E5B53" w:rsidP="002F6EB8">
      <w:pPr>
        <w:framePr w:w="9312" w:h="2988" w:hRule="exact" w:hSpace="180" w:wrap="around" w:vAnchor="page" w:hAnchor="page" w:x="1261" w:y="12221"/>
        <w:tabs>
          <w:tab w:val="left" w:pos="7522"/>
        </w:tabs>
        <w:snapToGrid w:val="0"/>
        <w:spacing w:line="312" w:lineRule="auto"/>
        <w:ind w:leftChars="684" w:left="1368" w:rightChars="686" w:right="1372" w:firstLineChars="1" w:firstLine="2"/>
        <w:rPr>
          <w:rFonts w:ascii="바탕" w:hAnsi="바탕"/>
          <w:sz w:val="6"/>
          <w:szCs w:val="18"/>
        </w:rPr>
      </w:pPr>
      <w:r w:rsidRPr="002646CB">
        <w:rPr>
          <w:rFonts w:ascii="바탕" w:hAnsi="바탕" w:hint="eastAsia"/>
          <w:sz w:val="18"/>
          <w:szCs w:val="18"/>
          <w:rPrChange w:id="734" w:author="ETRI-김종원" w:date="2019-12-10T10:44:00Z">
            <w:rPr>
              <w:rFonts w:ascii="바탕" w:hAnsi="바탕" w:hint="eastAsia"/>
              <w:color w:val="000000"/>
              <w:sz w:val="18"/>
              <w:szCs w:val="18"/>
            </w:rPr>
          </w:rPrChange>
        </w:rPr>
        <w:t>이</w:t>
      </w:r>
      <w:r w:rsidRPr="002646CB">
        <w:rPr>
          <w:rFonts w:ascii="바탕" w:hAnsi="바탕"/>
          <w:sz w:val="18"/>
          <w:szCs w:val="18"/>
          <w:rPrChange w:id="735" w:author="ETRI-김종원" w:date="2019-12-10T10:44:00Z">
            <w:rPr>
              <w:rFonts w:ascii="바탕" w:hAnsi="바탕"/>
              <w:color w:val="000000"/>
              <w:sz w:val="18"/>
              <w:szCs w:val="18"/>
            </w:rPr>
          </w:rPrChange>
        </w:rPr>
        <w:t xml:space="preserve"> </w:t>
      </w:r>
      <w:r w:rsidRPr="002646CB">
        <w:rPr>
          <w:rFonts w:ascii="바탕" w:hAnsi="바탕" w:hint="eastAsia"/>
          <w:sz w:val="18"/>
          <w:szCs w:val="18"/>
          <w:rPrChange w:id="736" w:author="ETRI-김종원" w:date="2019-12-10T10:44:00Z">
            <w:rPr>
              <w:rFonts w:ascii="바탕" w:hAnsi="바탕" w:hint="eastAsia"/>
              <w:color w:val="000000"/>
              <w:sz w:val="18"/>
              <w:szCs w:val="18"/>
            </w:rPr>
          </w:rPrChange>
        </w:rPr>
        <w:t>표준에</w:t>
      </w:r>
      <w:r w:rsidRPr="002646CB">
        <w:rPr>
          <w:rFonts w:ascii="바탕" w:hAnsi="바탕"/>
          <w:sz w:val="18"/>
          <w:szCs w:val="18"/>
          <w:rPrChange w:id="737" w:author="ETRI-김종원" w:date="2019-12-10T10:44:00Z">
            <w:rPr>
              <w:rFonts w:ascii="바탕" w:hAnsi="바탕"/>
              <w:color w:val="000000"/>
              <w:sz w:val="18"/>
              <w:szCs w:val="18"/>
            </w:rPr>
          </w:rPrChange>
        </w:rPr>
        <w:t xml:space="preserve"> </w:t>
      </w:r>
      <w:r w:rsidRPr="002646CB">
        <w:rPr>
          <w:rFonts w:ascii="바탕" w:hAnsi="바탕" w:hint="eastAsia"/>
          <w:sz w:val="18"/>
          <w:szCs w:val="18"/>
          <w:rPrChange w:id="738" w:author="ETRI-김종원" w:date="2019-12-10T10:44:00Z">
            <w:rPr>
              <w:rFonts w:ascii="바탕" w:hAnsi="바탕" w:hint="eastAsia"/>
              <w:color w:val="000000"/>
              <w:sz w:val="18"/>
              <w:szCs w:val="18"/>
            </w:rPr>
          </w:rPrChange>
        </w:rPr>
        <w:t>대한</w:t>
      </w:r>
      <w:r w:rsidRPr="002646CB">
        <w:rPr>
          <w:rFonts w:ascii="바탕" w:hAnsi="바탕"/>
          <w:sz w:val="18"/>
          <w:szCs w:val="18"/>
          <w:rPrChange w:id="739" w:author="ETRI-김종원" w:date="2019-12-10T10:44:00Z">
            <w:rPr>
              <w:rFonts w:ascii="바탕" w:hAnsi="바탕"/>
              <w:color w:val="000000"/>
              <w:sz w:val="18"/>
              <w:szCs w:val="18"/>
            </w:rPr>
          </w:rPrChange>
        </w:rPr>
        <w:t xml:space="preserve"> </w:t>
      </w:r>
      <w:r w:rsidRPr="002646CB">
        <w:rPr>
          <w:rFonts w:ascii="바탕" w:hAnsi="바탕" w:hint="eastAsia"/>
          <w:sz w:val="18"/>
          <w:szCs w:val="18"/>
          <w:rPrChange w:id="740" w:author="ETRI-김종원" w:date="2019-12-10T10:44:00Z">
            <w:rPr>
              <w:rFonts w:ascii="바탕" w:hAnsi="바탕" w:hint="eastAsia"/>
              <w:color w:val="000000"/>
              <w:sz w:val="18"/>
              <w:szCs w:val="18"/>
            </w:rPr>
          </w:rPrChange>
        </w:rPr>
        <w:t>의견</w:t>
      </w:r>
      <w:r w:rsidRPr="002646CB">
        <w:rPr>
          <w:rFonts w:ascii="바탕" w:hAnsi="바탕"/>
          <w:sz w:val="18"/>
          <w:szCs w:val="18"/>
          <w:rPrChange w:id="741" w:author="ETRI-김종원" w:date="2019-12-10T10:44:00Z">
            <w:rPr>
              <w:rFonts w:ascii="바탕" w:hAnsi="바탕"/>
              <w:color w:val="000000"/>
              <w:sz w:val="18"/>
              <w:szCs w:val="18"/>
            </w:rPr>
          </w:rPrChange>
        </w:rPr>
        <w:t xml:space="preserve"> </w:t>
      </w:r>
      <w:r w:rsidRPr="002646CB">
        <w:rPr>
          <w:rFonts w:ascii="바탕" w:hAnsi="바탕" w:hint="eastAsia"/>
          <w:sz w:val="18"/>
          <w:szCs w:val="18"/>
          <w:rPrChange w:id="742" w:author="ETRI-김종원" w:date="2019-12-10T10:44:00Z">
            <w:rPr>
              <w:rFonts w:ascii="바탕" w:hAnsi="바탕" w:hint="eastAsia"/>
              <w:color w:val="000000"/>
              <w:sz w:val="18"/>
              <w:szCs w:val="18"/>
            </w:rPr>
          </w:rPrChange>
        </w:rPr>
        <w:t>또는</w:t>
      </w:r>
      <w:r w:rsidRPr="002646CB">
        <w:rPr>
          <w:rFonts w:ascii="바탕" w:hAnsi="바탕"/>
          <w:sz w:val="18"/>
          <w:szCs w:val="18"/>
          <w:rPrChange w:id="743" w:author="ETRI-김종원" w:date="2019-12-10T10:44:00Z">
            <w:rPr>
              <w:rFonts w:ascii="바탕" w:hAnsi="바탕"/>
              <w:color w:val="000000"/>
              <w:sz w:val="18"/>
              <w:szCs w:val="18"/>
            </w:rPr>
          </w:rPrChange>
        </w:rPr>
        <w:t xml:space="preserve"> </w:t>
      </w:r>
      <w:r w:rsidRPr="002646CB">
        <w:rPr>
          <w:rFonts w:ascii="바탕" w:hAnsi="바탕" w:hint="eastAsia"/>
          <w:sz w:val="18"/>
          <w:szCs w:val="18"/>
          <w:rPrChange w:id="744" w:author="ETRI-김종원" w:date="2019-12-10T10:44:00Z">
            <w:rPr>
              <w:rFonts w:ascii="바탕" w:hAnsi="바탕" w:hint="eastAsia"/>
              <w:color w:val="000000"/>
              <w:sz w:val="18"/>
              <w:szCs w:val="18"/>
            </w:rPr>
          </w:rPrChange>
        </w:rPr>
        <w:t>질문은</w:t>
      </w:r>
      <w:r w:rsidRPr="002646CB">
        <w:rPr>
          <w:rFonts w:ascii="바탕" w:hAnsi="바탕"/>
          <w:sz w:val="18"/>
          <w:szCs w:val="18"/>
          <w:rPrChange w:id="745" w:author="ETRI-김종원" w:date="2019-12-10T10:44:00Z">
            <w:rPr>
              <w:rFonts w:ascii="바탕" w:hAnsi="바탕"/>
              <w:color w:val="000000"/>
              <w:sz w:val="18"/>
              <w:szCs w:val="18"/>
            </w:rPr>
          </w:rPrChange>
        </w:rPr>
        <w:t xml:space="preserve"> </w:t>
      </w:r>
      <w:r w:rsidRPr="002646CB">
        <w:rPr>
          <w:rFonts w:ascii="바탕" w:hAnsi="바탕" w:hint="eastAsia"/>
          <w:sz w:val="18"/>
          <w:szCs w:val="18"/>
          <w:rPrChange w:id="746" w:author="ETRI-김종원" w:date="2019-12-10T10:44:00Z">
            <w:rPr>
              <w:rFonts w:ascii="바탕" w:hAnsi="바탕" w:hint="eastAsia"/>
              <w:color w:val="000000"/>
              <w:sz w:val="18"/>
              <w:szCs w:val="18"/>
            </w:rPr>
          </w:rPrChange>
        </w:rPr>
        <w:t>한국스마트그리드협회</w:t>
      </w:r>
      <w:r w:rsidRPr="002646CB">
        <w:rPr>
          <w:rFonts w:ascii="바탕" w:hAnsi="바탕"/>
          <w:sz w:val="18"/>
          <w:szCs w:val="18"/>
          <w:rPrChange w:id="747" w:author="ETRI-김종원" w:date="2019-12-10T10:44:00Z">
            <w:rPr>
              <w:rFonts w:ascii="바탕" w:hAnsi="바탕"/>
              <w:color w:val="000000"/>
              <w:sz w:val="18"/>
              <w:szCs w:val="18"/>
            </w:rPr>
          </w:rPrChange>
        </w:rPr>
        <w:t xml:space="preserve">(스마트그리드 </w:t>
      </w:r>
      <w:r w:rsidRPr="002646CB">
        <w:rPr>
          <w:rFonts w:ascii="바탕" w:hAnsi="바탕" w:hint="eastAsia"/>
          <w:sz w:val="18"/>
          <w:szCs w:val="18"/>
          <w:rPrChange w:id="748" w:author="ETRI-김종원" w:date="2019-12-10T10:44:00Z">
            <w:rPr>
              <w:rFonts w:ascii="바탕" w:hAnsi="바탕" w:hint="eastAsia"/>
              <w:color w:val="000000"/>
              <w:sz w:val="18"/>
              <w:szCs w:val="18"/>
            </w:rPr>
          </w:rPrChange>
        </w:rPr>
        <w:t>표준화</w:t>
      </w:r>
      <w:r w:rsidRPr="002646CB">
        <w:rPr>
          <w:rFonts w:ascii="바탕" w:hAnsi="바탕"/>
          <w:sz w:val="18"/>
          <w:szCs w:val="18"/>
          <w:rPrChange w:id="749" w:author="ETRI-김종원" w:date="2019-12-10T10:44:00Z">
            <w:rPr>
              <w:rFonts w:ascii="바탕" w:hAnsi="바탕"/>
              <w:color w:val="000000"/>
              <w:sz w:val="18"/>
              <w:szCs w:val="18"/>
            </w:rPr>
          </w:rPrChange>
        </w:rPr>
        <w:t xml:space="preserve"> </w:t>
      </w:r>
      <w:r w:rsidRPr="002646CB">
        <w:rPr>
          <w:rFonts w:ascii="바탕" w:hAnsi="바탕" w:hint="eastAsia"/>
          <w:sz w:val="18"/>
          <w:szCs w:val="18"/>
          <w:rPrChange w:id="750" w:author="ETRI-김종원" w:date="2019-12-10T10:44:00Z">
            <w:rPr>
              <w:rFonts w:ascii="바탕" w:hAnsi="바탕" w:hint="eastAsia"/>
              <w:color w:val="000000"/>
              <w:sz w:val="18"/>
              <w:szCs w:val="18"/>
            </w:rPr>
          </w:rPrChange>
        </w:rPr>
        <w:t>포럼</w:t>
      </w:r>
      <w:r w:rsidRPr="002646CB">
        <w:rPr>
          <w:rFonts w:ascii="바탕" w:hAnsi="바탕"/>
          <w:sz w:val="18"/>
          <w:szCs w:val="18"/>
          <w:rPrChange w:id="751" w:author="ETRI-김종원" w:date="2019-12-10T10:44:00Z">
            <w:rPr>
              <w:rFonts w:ascii="바탕" w:hAnsi="바탕"/>
              <w:color w:val="000000"/>
              <w:sz w:val="18"/>
              <w:szCs w:val="18"/>
            </w:rPr>
          </w:rPrChange>
        </w:rPr>
        <w:t xml:space="preserve">)로 </w:t>
      </w:r>
      <w:r w:rsidRPr="002646CB">
        <w:rPr>
          <w:rFonts w:ascii="바탕" w:hAnsi="바탕" w:hint="eastAsia"/>
          <w:sz w:val="18"/>
          <w:szCs w:val="18"/>
          <w:rPrChange w:id="752" w:author="ETRI-김종원" w:date="2019-12-10T10:44:00Z">
            <w:rPr>
              <w:rFonts w:ascii="바탕" w:hAnsi="바탕" w:hint="eastAsia"/>
              <w:color w:val="000000"/>
              <w:sz w:val="18"/>
              <w:szCs w:val="18"/>
            </w:rPr>
          </w:rPrChange>
        </w:rPr>
        <w:t>연락하거나</w:t>
      </w:r>
      <w:r w:rsidRPr="002646CB">
        <w:rPr>
          <w:rFonts w:ascii="바탕" w:hAnsi="바탕"/>
          <w:sz w:val="18"/>
          <w:szCs w:val="18"/>
          <w:rPrChange w:id="753" w:author="ETRI-김종원" w:date="2019-12-10T10:44:00Z">
            <w:rPr>
              <w:rFonts w:ascii="바탕" w:hAnsi="바탕"/>
              <w:color w:val="000000"/>
              <w:sz w:val="18"/>
              <w:szCs w:val="18"/>
            </w:rPr>
          </w:rPrChange>
        </w:rPr>
        <w:t xml:space="preserve"> </w:t>
      </w:r>
      <w:r w:rsidRPr="002646CB">
        <w:rPr>
          <w:rFonts w:ascii="바탕" w:hAnsi="바탕" w:hint="eastAsia"/>
          <w:sz w:val="18"/>
          <w:szCs w:val="18"/>
          <w:rPrChange w:id="754" w:author="ETRI-김종원" w:date="2019-12-10T10:44:00Z">
            <w:rPr>
              <w:rFonts w:ascii="바탕" w:hAnsi="바탕" w:hint="eastAsia"/>
              <w:color w:val="000000"/>
              <w:sz w:val="18"/>
              <w:szCs w:val="18"/>
            </w:rPr>
          </w:rPrChange>
        </w:rPr>
        <w:t>웹사이트를</w:t>
      </w:r>
      <w:r w:rsidRPr="002646CB">
        <w:rPr>
          <w:rFonts w:ascii="바탕" w:hAnsi="바탕"/>
          <w:sz w:val="18"/>
          <w:szCs w:val="18"/>
          <w:rPrChange w:id="755" w:author="ETRI-김종원" w:date="2019-12-10T10:44:00Z">
            <w:rPr>
              <w:rFonts w:ascii="바탕" w:hAnsi="바탕"/>
              <w:color w:val="000000"/>
              <w:sz w:val="18"/>
              <w:szCs w:val="18"/>
            </w:rPr>
          </w:rPrChange>
        </w:rPr>
        <w:t xml:space="preserve"> </w:t>
      </w:r>
      <w:r w:rsidRPr="002646CB">
        <w:rPr>
          <w:rFonts w:ascii="바탕" w:hAnsi="바탕" w:hint="eastAsia"/>
          <w:sz w:val="18"/>
          <w:szCs w:val="18"/>
          <w:rPrChange w:id="756" w:author="ETRI-김종원" w:date="2019-12-10T10:44:00Z">
            <w:rPr>
              <w:rFonts w:ascii="바탕" w:hAnsi="바탕" w:hint="eastAsia"/>
              <w:color w:val="000000"/>
              <w:sz w:val="18"/>
              <w:szCs w:val="18"/>
            </w:rPr>
          </w:rPrChange>
        </w:rPr>
        <w:t>이용하여</w:t>
      </w:r>
      <w:r w:rsidRPr="002646CB">
        <w:rPr>
          <w:rFonts w:ascii="바탕" w:hAnsi="바탕"/>
          <w:sz w:val="18"/>
          <w:szCs w:val="18"/>
          <w:rPrChange w:id="757" w:author="ETRI-김종원" w:date="2019-12-10T10:44:00Z">
            <w:rPr>
              <w:rFonts w:ascii="바탕" w:hAnsi="바탕"/>
              <w:color w:val="000000"/>
              <w:sz w:val="18"/>
              <w:szCs w:val="18"/>
            </w:rPr>
          </w:rPrChange>
        </w:rPr>
        <w:t xml:space="preserve"> </w:t>
      </w:r>
      <w:r w:rsidRPr="002646CB">
        <w:rPr>
          <w:rFonts w:ascii="바탕" w:hAnsi="바탕" w:hint="eastAsia"/>
          <w:sz w:val="18"/>
          <w:szCs w:val="18"/>
          <w:rPrChange w:id="758" w:author="ETRI-김종원" w:date="2019-12-10T10:44:00Z">
            <w:rPr>
              <w:rFonts w:ascii="바탕" w:hAnsi="바탕" w:hint="eastAsia"/>
              <w:color w:val="000000"/>
              <w:sz w:val="18"/>
              <w:szCs w:val="18"/>
            </w:rPr>
          </w:rPrChange>
        </w:rPr>
        <w:t>주십시오</w:t>
      </w:r>
    </w:p>
    <w:p w14:paraId="4950211C" w14:textId="77777777" w:rsidR="00391212" w:rsidRPr="002646CB" w:rsidRDefault="006C6A3F" w:rsidP="00BE6710">
      <w:pPr>
        <w:widowControl/>
        <w:wordWrap/>
        <w:autoSpaceDE/>
        <w:autoSpaceDN/>
        <w:spacing w:line="240" w:lineRule="auto"/>
        <w:jc w:val="left"/>
        <w:rPr>
          <w:rFonts w:ascii="돋움" w:eastAsia="돋움" w:hAnsi="돋움"/>
          <w:sz w:val="17"/>
        </w:rPr>
        <w:sectPr w:rsidR="00391212" w:rsidRPr="002646CB" w:rsidSect="00E8799B">
          <w:headerReference w:type="even" r:id="rId10"/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 w:code="9"/>
          <w:pgMar w:top="1616" w:right="1276" w:bottom="1616" w:left="1276" w:header="1049" w:footer="1049" w:gutter="0"/>
          <w:cols w:space="720"/>
          <w:titlePg/>
          <w:docGrid w:linePitch="324"/>
        </w:sectPr>
      </w:pPr>
      <w:r w:rsidRPr="002646CB">
        <w:rPr>
          <w:rFonts w:ascii="돋움" w:eastAsia="돋움" w:hAnsi="돋움"/>
          <w:sz w:val="17"/>
        </w:rPr>
        <w:br w:type="page"/>
      </w:r>
    </w:p>
    <w:p w14:paraId="22130425" w14:textId="77777777" w:rsidR="00391212" w:rsidRPr="002646CB" w:rsidRDefault="00391212" w:rsidP="00391212">
      <w:pPr>
        <w:pStyle w:val="KSDTf4"/>
        <w:rPr>
          <w:color w:val="auto"/>
        </w:rPr>
      </w:pPr>
      <w:r w:rsidRPr="002646CB">
        <w:rPr>
          <w:rFonts w:hint="eastAsia"/>
          <w:color w:val="auto"/>
        </w:rPr>
        <w:lastRenderedPageBreak/>
        <w:t>목</w:t>
      </w:r>
      <w:r w:rsidRPr="002646CB">
        <w:rPr>
          <w:color w:val="auto"/>
        </w:rPr>
        <w:t xml:space="preserve">    </w:t>
      </w:r>
      <w:r w:rsidRPr="002646CB">
        <w:rPr>
          <w:rFonts w:hint="eastAsia"/>
          <w:color w:val="auto"/>
        </w:rPr>
        <w:t>차</w:t>
      </w:r>
    </w:p>
    <w:p w14:paraId="4E92B22B" w14:textId="77777777" w:rsidR="00391212" w:rsidRPr="002646CB" w:rsidRDefault="00391212" w:rsidP="00391212"/>
    <w:p w14:paraId="6CC9F455" w14:textId="77777777" w:rsidR="00192765" w:rsidRPr="002646CB" w:rsidRDefault="00192765" w:rsidP="00391212"/>
    <w:p w14:paraId="76854B4B" w14:textId="66DBB178" w:rsidR="00D34EB4" w:rsidRDefault="00960115">
      <w:pPr>
        <w:pStyle w:val="16"/>
        <w:rPr>
          <w:ins w:id="769" w:author="ETRI-김종원" w:date="2019-12-10T10:52:00Z"/>
          <w:rFonts w:asciiTheme="minorHAnsi" w:eastAsiaTheme="minorEastAsia" w:hAnsiTheme="minorHAnsi" w:cstheme="minorBidi"/>
          <w:kern w:val="2"/>
          <w:szCs w:val="22"/>
          <w:lang w:val="en-US"/>
        </w:rPr>
      </w:pPr>
      <w:r w:rsidRPr="00DD13A5">
        <w:fldChar w:fldCharType="begin"/>
      </w:r>
      <w:r w:rsidR="00391212" w:rsidRPr="002646CB">
        <w:instrText xml:space="preserve"> TOC \o "2-2" \h \z \t "</w:instrText>
      </w:r>
      <w:r w:rsidR="00391212" w:rsidRPr="002646CB">
        <w:rPr>
          <w:rFonts w:hint="eastAsia"/>
        </w:rPr>
        <w:instrText>제목</w:instrText>
      </w:r>
      <w:r w:rsidR="00391212" w:rsidRPr="002646CB">
        <w:instrText xml:space="preserve"> 1,1,[KSDT] </w:instrText>
      </w:r>
      <w:r w:rsidR="00391212" w:rsidRPr="002646CB">
        <w:rPr>
          <w:rFonts w:hint="eastAsia"/>
        </w:rPr>
        <w:instrText>부속서</w:instrText>
      </w:r>
      <w:r w:rsidR="00391212" w:rsidRPr="002646CB">
        <w:instrText xml:space="preserve"> A,1,[KSDT] </w:instrText>
      </w:r>
      <w:r w:rsidR="00391212" w:rsidRPr="002646CB">
        <w:rPr>
          <w:rFonts w:hint="eastAsia"/>
        </w:rPr>
        <w:instrText>머리말</w:instrText>
      </w:r>
      <w:r w:rsidR="00391212" w:rsidRPr="002646CB">
        <w:instrText xml:space="preserve"> </w:instrText>
      </w:r>
      <w:r w:rsidR="00391212" w:rsidRPr="002646CB">
        <w:rPr>
          <w:rFonts w:hint="eastAsia"/>
        </w:rPr>
        <w:instrText>제목</w:instrText>
      </w:r>
      <w:r w:rsidR="00391212" w:rsidRPr="002646CB">
        <w:instrText xml:space="preserve">,1" </w:instrText>
      </w:r>
      <w:r w:rsidRPr="00DD13A5">
        <w:rPr>
          <w:rPrChange w:id="770" w:author="ETRI-김종원" w:date="2019-12-10T10:44:00Z">
            <w:rPr>
              <w:rFonts w:eastAsia="바탕"/>
            </w:rPr>
          </w:rPrChange>
        </w:rPr>
        <w:fldChar w:fldCharType="separate"/>
      </w:r>
      <w:ins w:id="771" w:author="ETRI-김종원" w:date="2019-12-10T10:52:00Z">
        <w:r w:rsidR="00D34EB4" w:rsidRPr="00314740">
          <w:rPr>
            <w:rStyle w:val="ab"/>
          </w:rPr>
          <w:fldChar w:fldCharType="begin"/>
        </w:r>
        <w:r w:rsidR="00D34EB4" w:rsidRPr="00314740">
          <w:rPr>
            <w:rStyle w:val="ab"/>
          </w:rPr>
          <w:instrText xml:space="preserve"> </w:instrText>
        </w:r>
        <w:r w:rsidR="00D34EB4">
          <w:instrText>HYPERLINK \l "_Toc26867557"</w:instrText>
        </w:r>
        <w:r w:rsidR="00D34EB4" w:rsidRPr="00314740">
          <w:rPr>
            <w:rStyle w:val="ab"/>
          </w:rPr>
          <w:instrText xml:space="preserve"> </w:instrText>
        </w:r>
        <w:r w:rsidR="00D34EB4" w:rsidRPr="00314740">
          <w:rPr>
            <w:rStyle w:val="ab"/>
          </w:rPr>
          <w:fldChar w:fldCharType="separate"/>
        </w:r>
        <w:r w:rsidR="00D34EB4" w:rsidRPr="00314740">
          <w:rPr>
            <w:rStyle w:val="ab"/>
          </w:rPr>
          <w:t>머</w:t>
        </w:r>
        <w:r w:rsidR="00D34EB4" w:rsidRPr="00314740">
          <w:rPr>
            <w:rStyle w:val="ab"/>
          </w:rPr>
          <w:t xml:space="preserve">  </w:t>
        </w:r>
        <w:r w:rsidR="00D34EB4" w:rsidRPr="00314740">
          <w:rPr>
            <w:rStyle w:val="ab"/>
          </w:rPr>
          <w:t>리</w:t>
        </w:r>
        <w:r w:rsidR="00D34EB4" w:rsidRPr="00314740">
          <w:rPr>
            <w:rStyle w:val="ab"/>
          </w:rPr>
          <w:t xml:space="preserve">  </w:t>
        </w:r>
        <w:r w:rsidR="00D34EB4" w:rsidRPr="00314740">
          <w:rPr>
            <w:rStyle w:val="ab"/>
          </w:rPr>
          <w:t>말</w:t>
        </w:r>
        <w:r w:rsidR="00D34EB4">
          <w:rPr>
            <w:webHidden/>
          </w:rPr>
          <w:tab/>
        </w:r>
        <w:r w:rsidR="00D34EB4">
          <w:rPr>
            <w:webHidden/>
          </w:rPr>
          <w:fldChar w:fldCharType="begin"/>
        </w:r>
        <w:r w:rsidR="00D34EB4">
          <w:rPr>
            <w:webHidden/>
          </w:rPr>
          <w:instrText xml:space="preserve"> PAGEREF _Toc26867557 \h </w:instrText>
        </w:r>
      </w:ins>
      <w:r w:rsidR="00D34EB4">
        <w:rPr>
          <w:webHidden/>
        </w:rPr>
      </w:r>
      <w:r w:rsidR="00D34EB4">
        <w:rPr>
          <w:webHidden/>
        </w:rPr>
        <w:fldChar w:fldCharType="separate"/>
      </w:r>
      <w:ins w:id="772" w:author="ETRI-김종원" w:date="2019-12-10T10:52:00Z">
        <w:r w:rsidR="00D34EB4">
          <w:rPr>
            <w:webHidden/>
          </w:rPr>
          <w:t>ii</w:t>
        </w:r>
        <w:r w:rsidR="00D34EB4">
          <w:rPr>
            <w:webHidden/>
          </w:rPr>
          <w:fldChar w:fldCharType="end"/>
        </w:r>
        <w:r w:rsidR="00D34EB4" w:rsidRPr="00314740">
          <w:rPr>
            <w:rStyle w:val="ab"/>
          </w:rPr>
          <w:fldChar w:fldCharType="end"/>
        </w:r>
      </w:ins>
    </w:p>
    <w:p w14:paraId="72A66E82" w14:textId="4CF2F565" w:rsidR="00D34EB4" w:rsidRDefault="00D34EB4">
      <w:pPr>
        <w:pStyle w:val="16"/>
        <w:rPr>
          <w:ins w:id="773" w:author="ETRI-김종원" w:date="2019-12-10T10:52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774" w:author="ETRI-김종원" w:date="2019-12-10T10:52:00Z">
        <w:r w:rsidRPr="00314740">
          <w:rPr>
            <w:rStyle w:val="ab"/>
          </w:rPr>
          <w:fldChar w:fldCharType="begin"/>
        </w:r>
        <w:r w:rsidRPr="00314740">
          <w:rPr>
            <w:rStyle w:val="ab"/>
          </w:rPr>
          <w:instrText xml:space="preserve"> </w:instrText>
        </w:r>
        <w:r>
          <w:instrText>HYPERLINK \l "_Toc26867558"</w:instrText>
        </w:r>
        <w:r w:rsidRPr="00314740">
          <w:rPr>
            <w:rStyle w:val="ab"/>
          </w:rPr>
          <w:instrText xml:space="preserve"> </w:instrText>
        </w:r>
        <w:r w:rsidRPr="00314740">
          <w:rPr>
            <w:rStyle w:val="ab"/>
          </w:rPr>
          <w:fldChar w:fldCharType="separate"/>
        </w:r>
        <w:r w:rsidRPr="00314740">
          <w:rPr>
            <w:rStyle w:val="ab"/>
          </w:rPr>
          <w:t>개</w:t>
        </w:r>
        <w:r w:rsidRPr="00314740">
          <w:rPr>
            <w:rStyle w:val="ab"/>
          </w:rPr>
          <w:t xml:space="preserve">  </w:t>
        </w:r>
        <w:r w:rsidRPr="00314740">
          <w:rPr>
            <w:rStyle w:val="ab"/>
          </w:rPr>
          <w:t>요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_Toc26867558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775" w:author="ETRI-김종원" w:date="2019-12-10T10:52:00Z">
        <w:r>
          <w:rPr>
            <w:webHidden/>
          </w:rPr>
          <w:t>iii</w:t>
        </w:r>
        <w:r>
          <w:rPr>
            <w:webHidden/>
          </w:rPr>
          <w:fldChar w:fldCharType="end"/>
        </w:r>
        <w:r w:rsidRPr="00314740">
          <w:rPr>
            <w:rStyle w:val="ab"/>
          </w:rPr>
          <w:fldChar w:fldCharType="end"/>
        </w:r>
      </w:ins>
    </w:p>
    <w:p w14:paraId="75EA7193" w14:textId="18E8BCF2" w:rsidR="00D34EB4" w:rsidRDefault="00D34EB4">
      <w:pPr>
        <w:pStyle w:val="16"/>
        <w:rPr>
          <w:ins w:id="776" w:author="ETRI-김종원" w:date="2019-12-10T10:52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777" w:author="ETRI-김종원" w:date="2019-12-10T10:52:00Z">
        <w:r w:rsidRPr="00314740">
          <w:rPr>
            <w:rStyle w:val="ab"/>
          </w:rPr>
          <w:fldChar w:fldCharType="begin"/>
        </w:r>
        <w:r w:rsidRPr="00314740">
          <w:rPr>
            <w:rStyle w:val="ab"/>
          </w:rPr>
          <w:instrText xml:space="preserve"> </w:instrText>
        </w:r>
        <w:r>
          <w:instrText>HYPERLINK \l "_Toc26867559"</w:instrText>
        </w:r>
        <w:r w:rsidRPr="00314740">
          <w:rPr>
            <w:rStyle w:val="ab"/>
          </w:rPr>
          <w:instrText xml:space="preserve"> </w:instrText>
        </w:r>
        <w:r w:rsidRPr="00314740">
          <w:rPr>
            <w:rStyle w:val="ab"/>
          </w:rPr>
          <w:fldChar w:fldCharType="separate"/>
        </w:r>
        <w:r w:rsidRPr="00314740">
          <w:rPr>
            <w:rStyle w:val="ab"/>
          </w:rPr>
          <w:t>1</w:t>
        </w:r>
        <w:r>
          <w:rPr>
            <w:rFonts w:asciiTheme="minorHAnsi" w:eastAsiaTheme="minorEastAsia" w:hAnsiTheme="minorHAnsi" w:cstheme="minorBidi"/>
            <w:kern w:val="2"/>
            <w:szCs w:val="22"/>
            <w:lang w:val="en-US"/>
          </w:rPr>
          <w:tab/>
        </w:r>
        <w:r w:rsidRPr="00314740">
          <w:rPr>
            <w:rStyle w:val="ab"/>
          </w:rPr>
          <w:t>적용범위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_Toc26867559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778" w:author="ETRI-김종원" w:date="2019-12-10T10:52:00Z">
        <w:r>
          <w:rPr>
            <w:webHidden/>
          </w:rPr>
          <w:t>1</w:t>
        </w:r>
        <w:r>
          <w:rPr>
            <w:webHidden/>
          </w:rPr>
          <w:fldChar w:fldCharType="end"/>
        </w:r>
        <w:r w:rsidRPr="00314740">
          <w:rPr>
            <w:rStyle w:val="ab"/>
          </w:rPr>
          <w:fldChar w:fldCharType="end"/>
        </w:r>
      </w:ins>
    </w:p>
    <w:p w14:paraId="3E141A73" w14:textId="5C5F4E08" w:rsidR="00D34EB4" w:rsidRDefault="00D34EB4">
      <w:pPr>
        <w:pStyle w:val="16"/>
        <w:rPr>
          <w:ins w:id="779" w:author="ETRI-김종원" w:date="2019-12-10T10:52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780" w:author="ETRI-김종원" w:date="2019-12-10T10:52:00Z">
        <w:r w:rsidRPr="00314740">
          <w:rPr>
            <w:rStyle w:val="ab"/>
          </w:rPr>
          <w:fldChar w:fldCharType="begin"/>
        </w:r>
        <w:r w:rsidRPr="00314740">
          <w:rPr>
            <w:rStyle w:val="ab"/>
          </w:rPr>
          <w:instrText xml:space="preserve"> </w:instrText>
        </w:r>
        <w:r>
          <w:instrText>HYPERLINK \l "_Toc26867561"</w:instrText>
        </w:r>
        <w:r w:rsidRPr="00314740">
          <w:rPr>
            <w:rStyle w:val="ab"/>
          </w:rPr>
          <w:instrText xml:space="preserve"> </w:instrText>
        </w:r>
        <w:r w:rsidRPr="00314740">
          <w:rPr>
            <w:rStyle w:val="ab"/>
          </w:rPr>
          <w:fldChar w:fldCharType="separate"/>
        </w:r>
        <w:r w:rsidRPr="00314740">
          <w:rPr>
            <w:rStyle w:val="ab"/>
          </w:rPr>
          <w:t>2</w:t>
        </w:r>
        <w:r>
          <w:rPr>
            <w:rFonts w:asciiTheme="minorHAnsi" w:eastAsiaTheme="minorEastAsia" w:hAnsiTheme="minorHAnsi" w:cstheme="minorBidi"/>
            <w:kern w:val="2"/>
            <w:szCs w:val="22"/>
            <w:lang w:val="en-US"/>
          </w:rPr>
          <w:tab/>
        </w:r>
        <w:r w:rsidRPr="00314740">
          <w:rPr>
            <w:rStyle w:val="ab"/>
          </w:rPr>
          <w:t>인용표준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_Toc26867561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781" w:author="ETRI-김종원" w:date="2019-12-10T10:52:00Z">
        <w:r>
          <w:rPr>
            <w:webHidden/>
          </w:rPr>
          <w:t>2</w:t>
        </w:r>
        <w:r>
          <w:rPr>
            <w:webHidden/>
          </w:rPr>
          <w:fldChar w:fldCharType="end"/>
        </w:r>
        <w:r w:rsidRPr="00314740">
          <w:rPr>
            <w:rStyle w:val="ab"/>
          </w:rPr>
          <w:fldChar w:fldCharType="end"/>
        </w:r>
      </w:ins>
    </w:p>
    <w:p w14:paraId="244785F8" w14:textId="5C968152" w:rsidR="00D34EB4" w:rsidRDefault="00D34EB4">
      <w:pPr>
        <w:pStyle w:val="2a"/>
        <w:rPr>
          <w:ins w:id="782" w:author="ETRI-김종원" w:date="2019-12-10T10:52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783" w:author="ETRI-김종원" w:date="2019-12-10T10:52:00Z">
        <w:r w:rsidRPr="00314740">
          <w:rPr>
            <w:rStyle w:val="ab"/>
          </w:rPr>
          <w:fldChar w:fldCharType="begin"/>
        </w:r>
        <w:r w:rsidRPr="00314740">
          <w:rPr>
            <w:rStyle w:val="ab"/>
          </w:rPr>
          <w:instrText xml:space="preserve"> </w:instrText>
        </w:r>
        <w:r>
          <w:instrText>HYPERLINK \l "_Toc26867562"</w:instrText>
        </w:r>
        <w:r w:rsidRPr="00314740">
          <w:rPr>
            <w:rStyle w:val="ab"/>
          </w:rPr>
          <w:instrText xml:space="preserve"> </w:instrText>
        </w:r>
        <w:r w:rsidRPr="00314740">
          <w:rPr>
            <w:rStyle w:val="ab"/>
          </w:rPr>
          <w:fldChar w:fldCharType="separate"/>
        </w:r>
        <w:r w:rsidRPr="00314740">
          <w:rPr>
            <w:rStyle w:val="ab"/>
            <w:rFonts w:eastAsia="바탕" w:cs="Arial"/>
          </w:rPr>
          <w:t>2.1</w:t>
        </w:r>
        <w:r>
          <w:rPr>
            <w:rFonts w:asciiTheme="minorHAnsi" w:eastAsiaTheme="minorEastAsia" w:hAnsiTheme="minorHAnsi" w:cstheme="minorBidi"/>
            <w:kern w:val="2"/>
            <w:szCs w:val="22"/>
            <w:lang w:val="en-US"/>
          </w:rPr>
          <w:tab/>
        </w:r>
        <w:r w:rsidRPr="00314740">
          <w:rPr>
            <w:rStyle w:val="ab"/>
          </w:rPr>
          <w:t>국제표준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_Toc26867562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784" w:author="ETRI-김종원" w:date="2019-12-10T10:52:00Z">
        <w:r>
          <w:rPr>
            <w:webHidden/>
          </w:rPr>
          <w:t>2</w:t>
        </w:r>
        <w:r>
          <w:rPr>
            <w:webHidden/>
          </w:rPr>
          <w:fldChar w:fldCharType="end"/>
        </w:r>
        <w:r w:rsidRPr="00314740">
          <w:rPr>
            <w:rStyle w:val="ab"/>
          </w:rPr>
          <w:fldChar w:fldCharType="end"/>
        </w:r>
      </w:ins>
    </w:p>
    <w:p w14:paraId="66EB4CEA" w14:textId="20464D98" w:rsidR="00D34EB4" w:rsidRDefault="00D34EB4">
      <w:pPr>
        <w:pStyle w:val="2a"/>
        <w:rPr>
          <w:ins w:id="785" w:author="ETRI-김종원" w:date="2019-12-10T10:52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786" w:author="ETRI-김종원" w:date="2019-12-10T10:52:00Z">
        <w:r w:rsidRPr="00314740">
          <w:rPr>
            <w:rStyle w:val="ab"/>
          </w:rPr>
          <w:fldChar w:fldCharType="begin"/>
        </w:r>
        <w:r w:rsidRPr="00314740">
          <w:rPr>
            <w:rStyle w:val="ab"/>
          </w:rPr>
          <w:instrText xml:space="preserve"> </w:instrText>
        </w:r>
        <w:r>
          <w:instrText>HYPERLINK \l "_Toc26867563"</w:instrText>
        </w:r>
        <w:r w:rsidRPr="00314740">
          <w:rPr>
            <w:rStyle w:val="ab"/>
          </w:rPr>
          <w:instrText xml:space="preserve"> </w:instrText>
        </w:r>
        <w:r w:rsidRPr="00314740">
          <w:rPr>
            <w:rStyle w:val="ab"/>
          </w:rPr>
          <w:fldChar w:fldCharType="separate"/>
        </w:r>
        <w:r w:rsidRPr="00314740">
          <w:rPr>
            <w:rStyle w:val="ab"/>
            <w:rFonts w:eastAsia="바탕" w:cs="Arial"/>
          </w:rPr>
          <w:t>2.2</w:t>
        </w:r>
        <w:r>
          <w:rPr>
            <w:rFonts w:asciiTheme="minorHAnsi" w:eastAsiaTheme="minorEastAsia" w:hAnsiTheme="minorHAnsi" w:cstheme="minorBidi"/>
            <w:kern w:val="2"/>
            <w:szCs w:val="22"/>
            <w:lang w:val="en-US"/>
          </w:rPr>
          <w:tab/>
        </w:r>
        <w:r w:rsidRPr="00314740">
          <w:rPr>
            <w:rStyle w:val="ab"/>
          </w:rPr>
          <w:t>국내표준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_Toc26867563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787" w:author="ETRI-김종원" w:date="2019-12-10T10:52:00Z">
        <w:r>
          <w:rPr>
            <w:webHidden/>
          </w:rPr>
          <w:t>2</w:t>
        </w:r>
        <w:r>
          <w:rPr>
            <w:webHidden/>
          </w:rPr>
          <w:fldChar w:fldCharType="end"/>
        </w:r>
        <w:r w:rsidRPr="00314740">
          <w:rPr>
            <w:rStyle w:val="ab"/>
          </w:rPr>
          <w:fldChar w:fldCharType="end"/>
        </w:r>
      </w:ins>
    </w:p>
    <w:p w14:paraId="6BF29455" w14:textId="426FE4DD" w:rsidR="00D34EB4" w:rsidRDefault="00D34EB4">
      <w:pPr>
        <w:pStyle w:val="16"/>
        <w:rPr>
          <w:ins w:id="788" w:author="ETRI-김종원" w:date="2019-12-10T10:52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789" w:author="ETRI-김종원" w:date="2019-12-10T10:52:00Z">
        <w:r w:rsidRPr="00314740">
          <w:rPr>
            <w:rStyle w:val="ab"/>
          </w:rPr>
          <w:fldChar w:fldCharType="begin"/>
        </w:r>
        <w:r w:rsidRPr="00314740">
          <w:rPr>
            <w:rStyle w:val="ab"/>
          </w:rPr>
          <w:instrText xml:space="preserve"> </w:instrText>
        </w:r>
        <w:r>
          <w:instrText>HYPERLINK \l "_Toc26867565"</w:instrText>
        </w:r>
        <w:r w:rsidRPr="00314740">
          <w:rPr>
            <w:rStyle w:val="ab"/>
          </w:rPr>
          <w:instrText xml:space="preserve"> </w:instrText>
        </w:r>
        <w:r w:rsidRPr="00314740">
          <w:rPr>
            <w:rStyle w:val="ab"/>
          </w:rPr>
          <w:fldChar w:fldCharType="separate"/>
        </w:r>
        <w:r w:rsidRPr="00314740">
          <w:rPr>
            <w:rStyle w:val="ab"/>
          </w:rPr>
          <w:t>3</w:t>
        </w:r>
        <w:r>
          <w:rPr>
            <w:rFonts w:asciiTheme="minorHAnsi" w:eastAsiaTheme="minorEastAsia" w:hAnsiTheme="minorHAnsi" w:cstheme="minorBidi"/>
            <w:kern w:val="2"/>
            <w:szCs w:val="22"/>
            <w:lang w:val="en-US"/>
          </w:rPr>
          <w:tab/>
        </w:r>
        <w:r w:rsidRPr="00314740">
          <w:rPr>
            <w:rStyle w:val="ab"/>
          </w:rPr>
          <w:t>용어와</w:t>
        </w:r>
        <w:r w:rsidRPr="00314740">
          <w:rPr>
            <w:rStyle w:val="ab"/>
          </w:rPr>
          <w:t xml:space="preserve"> </w:t>
        </w:r>
        <w:r w:rsidRPr="00314740">
          <w:rPr>
            <w:rStyle w:val="ab"/>
          </w:rPr>
          <w:t>정의</w:t>
        </w:r>
        <w:r w:rsidRPr="00314740">
          <w:rPr>
            <w:rStyle w:val="ab"/>
          </w:rPr>
          <w:t xml:space="preserve"> </w:t>
        </w:r>
        <w:r w:rsidRPr="00314740">
          <w:rPr>
            <w:rStyle w:val="ab"/>
          </w:rPr>
          <w:t>및</w:t>
        </w:r>
        <w:r w:rsidRPr="00314740">
          <w:rPr>
            <w:rStyle w:val="ab"/>
          </w:rPr>
          <w:t xml:space="preserve"> </w:t>
        </w:r>
        <w:r w:rsidRPr="00314740">
          <w:rPr>
            <w:rStyle w:val="ab"/>
          </w:rPr>
          <w:t>약어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_Toc26867565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790" w:author="ETRI-김종원" w:date="2019-12-10T10:52:00Z">
        <w:r>
          <w:rPr>
            <w:webHidden/>
          </w:rPr>
          <w:t>3</w:t>
        </w:r>
        <w:r>
          <w:rPr>
            <w:webHidden/>
          </w:rPr>
          <w:fldChar w:fldCharType="end"/>
        </w:r>
        <w:r w:rsidRPr="00314740">
          <w:rPr>
            <w:rStyle w:val="ab"/>
          </w:rPr>
          <w:fldChar w:fldCharType="end"/>
        </w:r>
      </w:ins>
    </w:p>
    <w:p w14:paraId="54316D39" w14:textId="76E452B4" w:rsidR="00D34EB4" w:rsidRDefault="00D34EB4">
      <w:pPr>
        <w:pStyle w:val="2a"/>
        <w:rPr>
          <w:ins w:id="791" w:author="ETRI-김종원" w:date="2019-12-10T10:52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792" w:author="ETRI-김종원" w:date="2019-12-10T10:52:00Z">
        <w:r w:rsidRPr="00314740">
          <w:rPr>
            <w:rStyle w:val="ab"/>
          </w:rPr>
          <w:fldChar w:fldCharType="begin"/>
        </w:r>
        <w:r w:rsidRPr="00314740">
          <w:rPr>
            <w:rStyle w:val="ab"/>
          </w:rPr>
          <w:instrText xml:space="preserve"> </w:instrText>
        </w:r>
        <w:r>
          <w:instrText>HYPERLINK \l "_Toc26867566"</w:instrText>
        </w:r>
        <w:r w:rsidRPr="00314740">
          <w:rPr>
            <w:rStyle w:val="ab"/>
          </w:rPr>
          <w:instrText xml:space="preserve"> </w:instrText>
        </w:r>
        <w:r w:rsidRPr="00314740">
          <w:rPr>
            <w:rStyle w:val="ab"/>
          </w:rPr>
          <w:fldChar w:fldCharType="separate"/>
        </w:r>
        <w:r w:rsidRPr="00314740">
          <w:rPr>
            <w:rStyle w:val="ab"/>
            <w:rFonts w:eastAsia="바탕" w:cs="Arial"/>
          </w:rPr>
          <w:t>3.1</w:t>
        </w:r>
        <w:r>
          <w:rPr>
            <w:rFonts w:asciiTheme="minorHAnsi" w:eastAsiaTheme="minorEastAsia" w:hAnsiTheme="minorHAnsi" w:cstheme="minorBidi"/>
            <w:kern w:val="2"/>
            <w:szCs w:val="22"/>
            <w:lang w:val="en-US"/>
          </w:rPr>
          <w:tab/>
        </w:r>
        <w:r w:rsidRPr="00314740">
          <w:rPr>
            <w:rStyle w:val="ab"/>
          </w:rPr>
          <w:t>용어와</w:t>
        </w:r>
        <w:r w:rsidRPr="00314740">
          <w:rPr>
            <w:rStyle w:val="ab"/>
          </w:rPr>
          <w:t xml:space="preserve"> </w:t>
        </w:r>
        <w:r w:rsidRPr="00314740">
          <w:rPr>
            <w:rStyle w:val="ab"/>
          </w:rPr>
          <w:t>정의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_Toc26867566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793" w:author="ETRI-김종원" w:date="2019-12-10T10:52:00Z">
        <w:r>
          <w:rPr>
            <w:webHidden/>
          </w:rPr>
          <w:t>3</w:t>
        </w:r>
        <w:r>
          <w:rPr>
            <w:webHidden/>
          </w:rPr>
          <w:fldChar w:fldCharType="end"/>
        </w:r>
        <w:r w:rsidRPr="00314740">
          <w:rPr>
            <w:rStyle w:val="ab"/>
          </w:rPr>
          <w:fldChar w:fldCharType="end"/>
        </w:r>
      </w:ins>
    </w:p>
    <w:p w14:paraId="073816BA" w14:textId="60B62DA8" w:rsidR="00D34EB4" w:rsidRDefault="00D34EB4">
      <w:pPr>
        <w:pStyle w:val="2a"/>
        <w:rPr>
          <w:ins w:id="794" w:author="ETRI-김종원" w:date="2019-12-10T10:52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795" w:author="ETRI-김종원" w:date="2019-12-10T10:52:00Z">
        <w:r w:rsidRPr="00314740">
          <w:rPr>
            <w:rStyle w:val="ab"/>
          </w:rPr>
          <w:fldChar w:fldCharType="begin"/>
        </w:r>
        <w:r w:rsidRPr="00314740">
          <w:rPr>
            <w:rStyle w:val="ab"/>
          </w:rPr>
          <w:instrText xml:space="preserve"> </w:instrText>
        </w:r>
        <w:r>
          <w:instrText>HYPERLINK \l "_Toc26867570"</w:instrText>
        </w:r>
        <w:r w:rsidRPr="00314740">
          <w:rPr>
            <w:rStyle w:val="ab"/>
          </w:rPr>
          <w:instrText xml:space="preserve"> </w:instrText>
        </w:r>
        <w:r w:rsidRPr="00314740">
          <w:rPr>
            <w:rStyle w:val="ab"/>
          </w:rPr>
          <w:fldChar w:fldCharType="separate"/>
        </w:r>
        <w:r w:rsidRPr="00314740">
          <w:rPr>
            <w:rStyle w:val="ab"/>
            <w:rFonts w:eastAsia="바탕" w:cs="Arial"/>
          </w:rPr>
          <w:t>3.2</w:t>
        </w:r>
        <w:r>
          <w:rPr>
            <w:rFonts w:asciiTheme="minorHAnsi" w:eastAsiaTheme="minorEastAsia" w:hAnsiTheme="minorHAnsi" w:cstheme="minorBidi"/>
            <w:kern w:val="2"/>
            <w:szCs w:val="22"/>
            <w:lang w:val="en-US"/>
          </w:rPr>
          <w:tab/>
        </w:r>
        <w:r w:rsidRPr="00314740">
          <w:rPr>
            <w:rStyle w:val="ab"/>
          </w:rPr>
          <w:t>약어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_Toc26867570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796" w:author="ETRI-김종원" w:date="2019-12-10T10:52:00Z">
        <w:r>
          <w:rPr>
            <w:webHidden/>
          </w:rPr>
          <w:t>6</w:t>
        </w:r>
        <w:r>
          <w:rPr>
            <w:webHidden/>
          </w:rPr>
          <w:fldChar w:fldCharType="end"/>
        </w:r>
        <w:r w:rsidRPr="00314740">
          <w:rPr>
            <w:rStyle w:val="ab"/>
          </w:rPr>
          <w:fldChar w:fldCharType="end"/>
        </w:r>
      </w:ins>
    </w:p>
    <w:p w14:paraId="0DCC8A15" w14:textId="47DD0078" w:rsidR="00D34EB4" w:rsidRDefault="00D34EB4">
      <w:pPr>
        <w:pStyle w:val="16"/>
        <w:rPr>
          <w:ins w:id="797" w:author="ETRI-김종원" w:date="2019-12-10T10:52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798" w:author="ETRI-김종원" w:date="2019-12-10T10:52:00Z">
        <w:r w:rsidRPr="00314740">
          <w:rPr>
            <w:rStyle w:val="ab"/>
          </w:rPr>
          <w:fldChar w:fldCharType="begin"/>
        </w:r>
        <w:r w:rsidRPr="00314740">
          <w:rPr>
            <w:rStyle w:val="ab"/>
          </w:rPr>
          <w:instrText xml:space="preserve"> </w:instrText>
        </w:r>
        <w:r>
          <w:instrText>HYPERLINK \l "_Toc26867572"</w:instrText>
        </w:r>
        <w:r w:rsidRPr="00314740">
          <w:rPr>
            <w:rStyle w:val="ab"/>
          </w:rPr>
          <w:instrText xml:space="preserve"> </w:instrText>
        </w:r>
        <w:r w:rsidRPr="00314740">
          <w:rPr>
            <w:rStyle w:val="ab"/>
          </w:rPr>
          <w:fldChar w:fldCharType="separate"/>
        </w:r>
        <w:r w:rsidRPr="00314740">
          <w:rPr>
            <w:rStyle w:val="ab"/>
          </w:rPr>
          <w:t>4</w:t>
        </w:r>
        <w:r>
          <w:rPr>
            <w:rFonts w:asciiTheme="minorHAnsi" w:eastAsiaTheme="minorEastAsia" w:hAnsiTheme="minorHAnsi" w:cstheme="minorBidi"/>
            <w:kern w:val="2"/>
            <w:szCs w:val="22"/>
            <w:lang w:val="en-US"/>
          </w:rPr>
          <w:tab/>
        </w:r>
        <w:r w:rsidRPr="00314740">
          <w:rPr>
            <w:rStyle w:val="ab"/>
          </w:rPr>
          <w:t>분산자원</w:t>
        </w:r>
        <w:r w:rsidRPr="00314740">
          <w:rPr>
            <w:rStyle w:val="ab"/>
          </w:rPr>
          <w:t xml:space="preserve">(DER) </w:t>
        </w:r>
        <w:r w:rsidRPr="00314740">
          <w:rPr>
            <w:rStyle w:val="ab"/>
          </w:rPr>
          <w:t>시스템</w:t>
        </w:r>
        <w:r w:rsidRPr="00314740">
          <w:rPr>
            <w:rStyle w:val="ab"/>
          </w:rPr>
          <w:t xml:space="preserve"> </w:t>
        </w:r>
        <w:r w:rsidRPr="00314740">
          <w:rPr>
            <w:rStyle w:val="ab"/>
          </w:rPr>
          <w:t>구성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_Toc26867572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799" w:author="ETRI-김종원" w:date="2019-12-10T10:52:00Z">
        <w:r>
          <w:rPr>
            <w:webHidden/>
          </w:rPr>
          <w:t>7</w:t>
        </w:r>
        <w:r>
          <w:rPr>
            <w:webHidden/>
          </w:rPr>
          <w:fldChar w:fldCharType="end"/>
        </w:r>
        <w:r w:rsidRPr="00314740">
          <w:rPr>
            <w:rStyle w:val="ab"/>
          </w:rPr>
          <w:fldChar w:fldCharType="end"/>
        </w:r>
      </w:ins>
    </w:p>
    <w:p w14:paraId="7AD9F70E" w14:textId="57CD4048" w:rsidR="00D34EB4" w:rsidRDefault="00D34EB4">
      <w:pPr>
        <w:pStyle w:val="2a"/>
        <w:rPr>
          <w:ins w:id="800" w:author="ETRI-김종원" w:date="2019-12-10T10:52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801" w:author="ETRI-김종원" w:date="2019-12-10T10:52:00Z">
        <w:r w:rsidRPr="00314740">
          <w:rPr>
            <w:rStyle w:val="ab"/>
          </w:rPr>
          <w:fldChar w:fldCharType="begin"/>
        </w:r>
        <w:r w:rsidRPr="00314740">
          <w:rPr>
            <w:rStyle w:val="ab"/>
          </w:rPr>
          <w:instrText xml:space="preserve"> </w:instrText>
        </w:r>
        <w:r>
          <w:instrText>HYPERLINK \l "_Toc26867573"</w:instrText>
        </w:r>
        <w:r w:rsidRPr="00314740">
          <w:rPr>
            <w:rStyle w:val="ab"/>
          </w:rPr>
          <w:instrText xml:space="preserve"> </w:instrText>
        </w:r>
        <w:r w:rsidRPr="00314740">
          <w:rPr>
            <w:rStyle w:val="ab"/>
          </w:rPr>
          <w:fldChar w:fldCharType="separate"/>
        </w:r>
        <w:r w:rsidRPr="00314740">
          <w:rPr>
            <w:rStyle w:val="ab"/>
            <w:rFonts w:eastAsia="바탕" w:cs="Arial"/>
          </w:rPr>
          <w:t>4.1</w:t>
        </w:r>
        <w:r>
          <w:rPr>
            <w:rFonts w:asciiTheme="minorHAnsi" w:eastAsiaTheme="minorEastAsia" w:hAnsiTheme="minorHAnsi" w:cstheme="minorBidi"/>
            <w:kern w:val="2"/>
            <w:szCs w:val="22"/>
            <w:lang w:val="en-US"/>
          </w:rPr>
          <w:tab/>
        </w:r>
        <w:r w:rsidRPr="00314740">
          <w:rPr>
            <w:rStyle w:val="ab"/>
          </w:rPr>
          <w:t>일반사항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_Toc26867573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802" w:author="ETRI-김종원" w:date="2019-12-10T10:52:00Z">
        <w:r>
          <w:rPr>
            <w:webHidden/>
          </w:rPr>
          <w:t>7</w:t>
        </w:r>
        <w:r>
          <w:rPr>
            <w:webHidden/>
          </w:rPr>
          <w:fldChar w:fldCharType="end"/>
        </w:r>
        <w:r w:rsidRPr="00314740">
          <w:rPr>
            <w:rStyle w:val="ab"/>
          </w:rPr>
          <w:fldChar w:fldCharType="end"/>
        </w:r>
      </w:ins>
    </w:p>
    <w:p w14:paraId="16E7D378" w14:textId="71EE3921" w:rsidR="00D34EB4" w:rsidRDefault="00D34EB4">
      <w:pPr>
        <w:pStyle w:val="2a"/>
        <w:rPr>
          <w:ins w:id="803" w:author="ETRI-김종원" w:date="2019-12-10T10:52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804" w:author="ETRI-김종원" w:date="2019-12-10T10:52:00Z">
        <w:r w:rsidRPr="00314740">
          <w:rPr>
            <w:rStyle w:val="ab"/>
          </w:rPr>
          <w:fldChar w:fldCharType="begin"/>
        </w:r>
        <w:r w:rsidRPr="00314740">
          <w:rPr>
            <w:rStyle w:val="ab"/>
          </w:rPr>
          <w:instrText xml:space="preserve"> </w:instrText>
        </w:r>
        <w:r>
          <w:instrText>HYPERLINK \l "_Toc26867574"</w:instrText>
        </w:r>
        <w:r w:rsidRPr="00314740">
          <w:rPr>
            <w:rStyle w:val="ab"/>
          </w:rPr>
          <w:instrText xml:space="preserve"> </w:instrText>
        </w:r>
        <w:r w:rsidRPr="00314740">
          <w:rPr>
            <w:rStyle w:val="ab"/>
          </w:rPr>
          <w:fldChar w:fldCharType="separate"/>
        </w:r>
        <w:r w:rsidRPr="00314740">
          <w:rPr>
            <w:rStyle w:val="ab"/>
            <w:rFonts w:eastAsia="바탕" w:cs="Arial"/>
          </w:rPr>
          <w:t>4.2</w:t>
        </w:r>
        <w:r>
          <w:rPr>
            <w:rFonts w:asciiTheme="minorHAnsi" w:eastAsiaTheme="minorEastAsia" w:hAnsiTheme="minorHAnsi" w:cstheme="minorBidi"/>
            <w:kern w:val="2"/>
            <w:szCs w:val="22"/>
            <w:lang w:val="en-US"/>
          </w:rPr>
          <w:tab/>
        </w:r>
        <w:r w:rsidRPr="00314740">
          <w:rPr>
            <w:rStyle w:val="ab"/>
          </w:rPr>
          <w:t>시스템</w:t>
        </w:r>
        <w:r w:rsidRPr="00314740">
          <w:rPr>
            <w:rStyle w:val="ab"/>
          </w:rPr>
          <w:t xml:space="preserve"> </w:t>
        </w:r>
        <w:r w:rsidRPr="00314740">
          <w:rPr>
            <w:rStyle w:val="ab"/>
          </w:rPr>
          <w:t>구성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_Toc26867574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805" w:author="ETRI-김종원" w:date="2019-12-10T10:52:00Z">
        <w:r>
          <w:rPr>
            <w:webHidden/>
          </w:rPr>
          <w:t>7</w:t>
        </w:r>
        <w:r>
          <w:rPr>
            <w:webHidden/>
          </w:rPr>
          <w:fldChar w:fldCharType="end"/>
        </w:r>
        <w:r w:rsidRPr="00314740">
          <w:rPr>
            <w:rStyle w:val="ab"/>
          </w:rPr>
          <w:fldChar w:fldCharType="end"/>
        </w:r>
      </w:ins>
    </w:p>
    <w:p w14:paraId="56A84DFA" w14:textId="57F7E858" w:rsidR="00D34EB4" w:rsidRDefault="00D34EB4">
      <w:pPr>
        <w:pStyle w:val="2a"/>
        <w:rPr>
          <w:ins w:id="806" w:author="ETRI-김종원" w:date="2019-12-10T10:52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807" w:author="ETRI-김종원" w:date="2019-12-10T10:52:00Z">
        <w:r w:rsidRPr="00314740">
          <w:rPr>
            <w:rStyle w:val="ab"/>
          </w:rPr>
          <w:fldChar w:fldCharType="begin"/>
        </w:r>
        <w:r w:rsidRPr="00314740">
          <w:rPr>
            <w:rStyle w:val="ab"/>
          </w:rPr>
          <w:instrText xml:space="preserve"> </w:instrText>
        </w:r>
        <w:r>
          <w:instrText>HYPERLINK \l "_Toc26867575"</w:instrText>
        </w:r>
        <w:r w:rsidRPr="00314740">
          <w:rPr>
            <w:rStyle w:val="ab"/>
          </w:rPr>
          <w:instrText xml:space="preserve"> </w:instrText>
        </w:r>
        <w:r w:rsidRPr="00314740">
          <w:rPr>
            <w:rStyle w:val="ab"/>
          </w:rPr>
          <w:fldChar w:fldCharType="separate"/>
        </w:r>
        <w:r w:rsidRPr="00314740">
          <w:rPr>
            <w:rStyle w:val="ab"/>
            <w:rFonts w:eastAsia="바탕" w:cs="Arial"/>
            <w:lang w:bidi="ko-KR"/>
          </w:rPr>
          <w:t>4.3</w:t>
        </w:r>
        <w:r>
          <w:rPr>
            <w:rFonts w:asciiTheme="minorHAnsi" w:eastAsiaTheme="minorEastAsia" w:hAnsiTheme="minorHAnsi" w:cstheme="minorBidi"/>
            <w:kern w:val="2"/>
            <w:szCs w:val="22"/>
            <w:lang w:val="en-US"/>
          </w:rPr>
          <w:tab/>
        </w:r>
        <w:r w:rsidRPr="00314740">
          <w:rPr>
            <w:rStyle w:val="ab"/>
          </w:rPr>
          <w:t>적용</w:t>
        </w:r>
        <w:r w:rsidRPr="00314740">
          <w:rPr>
            <w:rStyle w:val="ab"/>
          </w:rPr>
          <w:t xml:space="preserve"> </w:t>
        </w:r>
        <w:r w:rsidRPr="00314740">
          <w:rPr>
            <w:rStyle w:val="ab"/>
          </w:rPr>
          <w:t>시스템</w:t>
        </w:r>
        <w:r w:rsidRPr="00314740">
          <w:rPr>
            <w:rStyle w:val="ab"/>
          </w:rPr>
          <w:t xml:space="preserve"> </w:t>
        </w:r>
        <w:r w:rsidRPr="00314740">
          <w:rPr>
            <w:rStyle w:val="ab"/>
          </w:rPr>
          <w:t>구성</w:t>
        </w:r>
        <w:r w:rsidRPr="00314740">
          <w:rPr>
            <w:rStyle w:val="ab"/>
          </w:rPr>
          <w:t xml:space="preserve"> </w:t>
        </w:r>
        <w:r w:rsidRPr="00314740">
          <w:rPr>
            <w:rStyle w:val="ab"/>
          </w:rPr>
          <w:t>방법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_Toc26867575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808" w:author="ETRI-김종원" w:date="2019-12-10T10:52:00Z">
        <w:r>
          <w:rPr>
            <w:webHidden/>
          </w:rPr>
          <w:t>8</w:t>
        </w:r>
        <w:r>
          <w:rPr>
            <w:webHidden/>
          </w:rPr>
          <w:fldChar w:fldCharType="end"/>
        </w:r>
        <w:r w:rsidRPr="00314740">
          <w:rPr>
            <w:rStyle w:val="ab"/>
          </w:rPr>
          <w:fldChar w:fldCharType="end"/>
        </w:r>
      </w:ins>
    </w:p>
    <w:p w14:paraId="11C4502E" w14:textId="0DBE9612" w:rsidR="00D34EB4" w:rsidRDefault="00D34EB4">
      <w:pPr>
        <w:pStyle w:val="16"/>
        <w:rPr>
          <w:ins w:id="809" w:author="ETRI-김종원" w:date="2019-12-10T10:52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810" w:author="ETRI-김종원" w:date="2019-12-10T10:52:00Z">
        <w:r w:rsidRPr="00314740">
          <w:rPr>
            <w:rStyle w:val="ab"/>
          </w:rPr>
          <w:fldChar w:fldCharType="begin"/>
        </w:r>
        <w:r w:rsidRPr="00314740">
          <w:rPr>
            <w:rStyle w:val="ab"/>
          </w:rPr>
          <w:instrText xml:space="preserve"> </w:instrText>
        </w:r>
        <w:r>
          <w:instrText>HYPERLINK \l "_Toc26867710"</w:instrText>
        </w:r>
        <w:r w:rsidRPr="00314740">
          <w:rPr>
            <w:rStyle w:val="ab"/>
          </w:rPr>
          <w:instrText xml:space="preserve"> </w:instrText>
        </w:r>
        <w:r w:rsidRPr="00314740">
          <w:rPr>
            <w:rStyle w:val="ab"/>
          </w:rPr>
          <w:fldChar w:fldCharType="separate"/>
        </w:r>
        <w:r w:rsidRPr="00314740">
          <w:rPr>
            <w:rStyle w:val="ab"/>
            <w:lang w:val="en-US"/>
          </w:rPr>
          <w:t>5</w:t>
        </w:r>
        <w:r>
          <w:rPr>
            <w:rFonts w:asciiTheme="minorHAnsi" w:eastAsiaTheme="minorEastAsia" w:hAnsiTheme="minorHAnsi" w:cstheme="minorBidi"/>
            <w:kern w:val="2"/>
            <w:szCs w:val="22"/>
            <w:lang w:val="en-US"/>
          </w:rPr>
          <w:tab/>
        </w:r>
        <w:r w:rsidRPr="00314740">
          <w:rPr>
            <w:rStyle w:val="ab"/>
          </w:rPr>
          <w:t>매개변수</w:t>
        </w:r>
        <w:r w:rsidRPr="00314740">
          <w:rPr>
            <w:rStyle w:val="ab"/>
          </w:rPr>
          <w:t>(Parameter)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_Toc26867710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811" w:author="ETRI-김종원" w:date="2019-12-10T10:52:00Z">
        <w:r>
          <w:rPr>
            <w:webHidden/>
          </w:rPr>
          <w:t>9</w:t>
        </w:r>
        <w:r>
          <w:rPr>
            <w:webHidden/>
          </w:rPr>
          <w:fldChar w:fldCharType="end"/>
        </w:r>
        <w:r w:rsidRPr="00314740">
          <w:rPr>
            <w:rStyle w:val="ab"/>
          </w:rPr>
          <w:fldChar w:fldCharType="end"/>
        </w:r>
      </w:ins>
    </w:p>
    <w:p w14:paraId="3344BED1" w14:textId="19CBB190" w:rsidR="00D34EB4" w:rsidRDefault="00D34EB4">
      <w:pPr>
        <w:pStyle w:val="2a"/>
        <w:rPr>
          <w:ins w:id="812" w:author="ETRI-김종원" w:date="2019-12-10T10:52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813" w:author="ETRI-김종원" w:date="2019-12-10T10:52:00Z">
        <w:r w:rsidRPr="00314740">
          <w:rPr>
            <w:rStyle w:val="ab"/>
          </w:rPr>
          <w:fldChar w:fldCharType="begin"/>
        </w:r>
        <w:r w:rsidRPr="00314740">
          <w:rPr>
            <w:rStyle w:val="ab"/>
          </w:rPr>
          <w:instrText xml:space="preserve"> </w:instrText>
        </w:r>
        <w:r>
          <w:instrText>HYPERLINK \l "_Toc26867711"</w:instrText>
        </w:r>
        <w:r w:rsidRPr="00314740">
          <w:rPr>
            <w:rStyle w:val="ab"/>
          </w:rPr>
          <w:instrText xml:space="preserve"> </w:instrText>
        </w:r>
        <w:r w:rsidRPr="00314740">
          <w:rPr>
            <w:rStyle w:val="ab"/>
          </w:rPr>
          <w:fldChar w:fldCharType="separate"/>
        </w:r>
        <w:r w:rsidRPr="00314740">
          <w:rPr>
            <w:rStyle w:val="ab"/>
            <w:rFonts w:eastAsia="바탕" w:cs="Arial"/>
          </w:rPr>
          <w:t>5.1</w:t>
        </w:r>
        <w:r>
          <w:rPr>
            <w:rFonts w:asciiTheme="minorHAnsi" w:eastAsiaTheme="minorEastAsia" w:hAnsiTheme="minorHAnsi" w:cstheme="minorBidi"/>
            <w:kern w:val="2"/>
            <w:szCs w:val="22"/>
            <w:lang w:val="en-US"/>
          </w:rPr>
          <w:tab/>
        </w:r>
        <w:r w:rsidRPr="00314740">
          <w:rPr>
            <w:rStyle w:val="ab"/>
          </w:rPr>
          <w:t>측정데이터</w:t>
        </w:r>
        <w:r w:rsidRPr="00314740">
          <w:rPr>
            <w:rStyle w:val="ab"/>
          </w:rPr>
          <w:t xml:space="preserve"> </w:t>
        </w:r>
        <w:r w:rsidRPr="00314740">
          <w:rPr>
            <w:rStyle w:val="ab"/>
          </w:rPr>
          <w:t>및</w:t>
        </w:r>
        <w:r w:rsidRPr="00314740">
          <w:rPr>
            <w:rStyle w:val="ab"/>
          </w:rPr>
          <w:t xml:space="preserve"> </w:t>
        </w:r>
        <w:r w:rsidRPr="00314740">
          <w:rPr>
            <w:rStyle w:val="ab"/>
          </w:rPr>
          <w:t>측정값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_Toc26867711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814" w:author="ETRI-김종원" w:date="2019-12-10T10:52:00Z">
        <w:r>
          <w:rPr>
            <w:webHidden/>
          </w:rPr>
          <w:t>9</w:t>
        </w:r>
        <w:r>
          <w:rPr>
            <w:webHidden/>
          </w:rPr>
          <w:fldChar w:fldCharType="end"/>
        </w:r>
        <w:r w:rsidRPr="00314740">
          <w:rPr>
            <w:rStyle w:val="ab"/>
          </w:rPr>
          <w:fldChar w:fldCharType="end"/>
        </w:r>
      </w:ins>
    </w:p>
    <w:p w14:paraId="6F59240D" w14:textId="1C939079" w:rsidR="00D34EB4" w:rsidRDefault="00D34EB4">
      <w:pPr>
        <w:pStyle w:val="2a"/>
        <w:rPr>
          <w:ins w:id="815" w:author="ETRI-김종원" w:date="2019-12-10T10:52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816" w:author="ETRI-김종원" w:date="2019-12-10T10:52:00Z">
        <w:r w:rsidRPr="00314740">
          <w:rPr>
            <w:rStyle w:val="ab"/>
          </w:rPr>
          <w:fldChar w:fldCharType="begin"/>
        </w:r>
        <w:r w:rsidRPr="00314740">
          <w:rPr>
            <w:rStyle w:val="ab"/>
          </w:rPr>
          <w:instrText xml:space="preserve"> </w:instrText>
        </w:r>
        <w:r>
          <w:instrText>HYPERLINK \l "_Toc26867714"</w:instrText>
        </w:r>
        <w:r w:rsidRPr="00314740">
          <w:rPr>
            <w:rStyle w:val="ab"/>
          </w:rPr>
          <w:instrText xml:space="preserve"> </w:instrText>
        </w:r>
        <w:r w:rsidRPr="00314740">
          <w:rPr>
            <w:rStyle w:val="ab"/>
          </w:rPr>
          <w:fldChar w:fldCharType="separate"/>
        </w:r>
        <w:r w:rsidRPr="00314740">
          <w:rPr>
            <w:rStyle w:val="ab"/>
            <w:rFonts w:eastAsia="바탕" w:cs="Arial"/>
          </w:rPr>
          <w:t>5.2</w:t>
        </w:r>
        <w:r>
          <w:rPr>
            <w:rFonts w:asciiTheme="minorHAnsi" w:eastAsiaTheme="minorEastAsia" w:hAnsiTheme="minorHAnsi" w:cstheme="minorBidi"/>
            <w:kern w:val="2"/>
            <w:szCs w:val="22"/>
            <w:lang w:val="en-US"/>
          </w:rPr>
          <w:tab/>
        </w:r>
        <w:r w:rsidRPr="00314740">
          <w:rPr>
            <w:rStyle w:val="ab"/>
            <w:rFonts w:ascii="바탕" w:eastAsia="바탕" w:hAnsi="바탕"/>
          </w:rPr>
          <w:t>매개변수(Parameter)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_Toc26867714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817" w:author="ETRI-김종원" w:date="2019-12-10T10:52:00Z">
        <w:r>
          <w:rPr>
            <w:webHidden/>
          </w:rPr>
          <w:t>10</w:t>
        </w:r>
        <w:r>
          <w:rPr>
            <w:webHidden/>
          </w:rPr>
          <w:fldChar w:fldCharType="end"/>
        </w:r>
        <w:r w:rsidRPr="00314740">
          <w:rPr>
            <w:rStyle w:val="ab"/>
          </w:rPr>
          <w:fldChar w:fldCharType="end"/>
        </w:r>
      </w:ins>
    </w:p>
    <w:p w14:paraId="49C8F58B" w14:textId="4361739F" w:rsidR="00D34EB4" w:rsidRDefault="00D34EB4">
      <w:pPr>
        <w:pStyle w:val="16"/>
        <w:rPr>
          <w:ins w:id="818" w:author="ETRI-김종원" w:date="2019-12-10T10:52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819" w:author="ETRI-김종원" w:date="2019-12-10T10:52:00Z">
        <w:r w:rsidRPr="00314740">
          <w:rPr>
            <w:rStyle w:val="ab"/>
          </w:rPr>
          <w:fldChar w:fldCharType="begin"/>
        </w:r>
        <w:r w:rsidRPr="00314740">
          <w:rPr>
            <w:rStyle w:val="ab"/>
          </w:rPr>
          <w:instrText xml:space="preserve"> </w:instrText>
        </w:r>
        <w:r>
          <w:instrText>HYPERLINK \l "_Toc26867855"</w:instrText>
        </w:r>
        <w:r w:rsidRPr="00314740">
          <w:rPr>
            <w:rStyle w:val="ab"/>
          </w:rPr>
          <w:instrText xml:space="preserve"> </w:instrText>
        </w:r>
        <w:r w:rsidRPr="00314740">
          <w:rPr>
            <w:rStyle w:val="ab"/>
          </w:rPr>
          <w:fldChar w:fldCharType="separate"/>
        </w:r>
        <w:r w:rsidRPr="00314740">
          <w:rPr>
            <w:rStyle w:val="ab"/>
          </w:rPr>
          <w:t>6</w:t>
        </w:r>
        <w:r>
          <w:rPr>
            <w:rFonts w:asciiTheme="minorHAnsi" w:eastAsiaTheme="minorEastAsia" w:hAnsiTheme="minorHAnsi" w:cstheme="minorBidi"/>
            <w:kern w:val="2"/>
            <w:szCs w:val="22"/>
            <w:lang w:val="en-US"/>
          </w:rPr>
          <w:tab/>
        </w:r>
        <w:r w:rsidRPr="00314740">
          <w:rPr>
            <w:rStyle w:val="ab"/>
          </w:rPr>
          <w:t>분산자원</w:t>
        </w:r>
        <w:r w:rsidRPr="00314740">
          <w:rPr>
            <w:rStyle w:val="ab"/>
          </w:rPr>
          <w:t xml:space="preserve"> </w:t>
        </w:r>
        <w:r w:rsidRPr="00314740">
          <w:rPr>
            <w:rStyle w:val="ab"/>
          </w:rPr>
          <w:t>안정화</w:t>
        </w:r>
        <w:r w:rsidRPr="00314740">
          <w:rPr>
            <w:rStyle w:val="ab"/>
          </w:rPr>
          <w:t xml:space="preserve"> </w:t>
        </w:r>
        <w:r w:rsidRPr="00314740">
          <w:rPr>
            <w:rStyle w:val="ab"/>
          </w:rPr>
          <w:t>특성지표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_Toc26867855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820" w:author="ETRI-김종원" w:date="2019-12-10T10:52:00Z">
        <w:r>
          <w:rPr>
            <w:webHidden/>
          </w:rPr>
          <w:t>11</w:t>
        </w:r>
        <w:r>
          <w:rPr>
            <w:webHidden/>
          </w:rPr>
          <w:fldChar w:fldCharType="end"/>
        </w:r>
        <w:r w:rsidRPr="00314740">
          <w:rPr>
            <w:rStyle w:val="ab"/>
          </w:rPr>
          <w:fldChar w:fldCharType="end"/>
        </w:r>
      </w:ins>
    </w:p>
    <w:p w14:paraId="3D80A1D9" w14:textId="1CC9B711" w:rsidR="00D34EB4" w:rsidRDefault="00D34EB4">
      <w:pPr>
        <w:pStyle w:val="2a"/>
        <w:rPr>
          <w:ins w:id="821" w:author="ETRI-김종원" w:date="2019-12-10T10:52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822" w:author="ETRI-김종원" w:date="2019-12-10T10:52:00Z">
        <w:r w:rsidRPr="00314740">
          <w:rPr>
            <w:rStyle w:val="ab"/>
          </w:rPr>
          <w:fldChar w:fldCharType="begin"/>
        </w:r>
        <w:r w:rsidRPr="00314740">
          <w:rPr>
            <w:rStyle w:val="ab"/>
          </w:rPr>
          <w:instrText xml:space="preserve"> </w:instrText>
        </w:r>
        <w:r>
          <w:instrText>HYPERLINK \l "_Toc26867863"</w:instrText>
        </w:r>
        <w:r w:rsidRPr="00314740">
          <w:rPr>
            <w:rStyle w:val="ab"/>
          </w:rPr>
          <w:instrText xml:space="preserve"> </w:instrText>
        </w:r>
        <w:r w:rsidRPr="00314740">
          <w:rPr>
            <w:rStyle w:val="ab"/>
          </w:rPr>
          <w:fldChar w:fldCharType="separate"/>
        </w:r>
        <w:r w:rsidRPr="00314740">
          <w:rPr>
            <w:rStyle w:val="ab"/>
            <w:rFonts w:eastAsia="바탕" w:cs="Arial"/>
          </w:rPr>
          <w:t>6.1</w:t>
        </w:r>
        <w:r>
          <w:rPr>
            <w:rFonts w:asciiTheme="minorHAnsi" w:eastAsiaTheme="minorEastAsia" w:hAnsiTheme="minorHAnsi" w:cstheme="minorBidi"/>
            <w:kern w:val="2"/>
            <w:szCs w:val="22"/>
            <w:lang w:val="en-US"/>
          </w:rPr>
          <w:tab/>
        </w:r>
        <w:r w:rsidRPr="00314740">
          <w:rPr>
            <w:rStyle w:val="ab"/>
          </w:rPr>
          <w:t>신뢰지표</w:t>
        </w:r>
        <w:r w:rsidRPr="00314740">
          <w:rPr>
            <w:rStyle w:val="ab"/>
          </w:rPr>
          <w:t>(RI)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_Toc26867863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823" w:author="ETRI-김종원" w:date="2019-12-10T10:52:00Z">
        <w:r>
          <w:rPr>
            <w:webHidden/>
          </w:rPr>
          <w:t>11</w:t>
        </w:r>
        <w:r>
          <w:rPr>
            <w:webHidden/>
          </w:rPr>
          <w:fldChar w:fldCharType="end"/>
        </w:r>
        <w:r w:rsidRPr="00314740">
          <w:rPr>
            <w:rStyle w:val="ab"/>
          </w:rPr>
          <w:fldChar w:fldCharType="end"/>
        </w:r>
      </w:ins>
    </w:p>
    <w:p w14:paraId="0ACDDF32" w14:textId="495BBFB0" w:rsidR="00D34EB4" w:rsidRDefault="00D34EB4">
      <w:pPr>
        <w:pStyle w:val="2a"/>
        <w:rPr>
          <w:ins w:id="824" w:author="ETRI-김종원" w:date="2019-12-10T10:52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825" w:author="ETRI-김종원" w:date="2019-12-10T10:52:00Z">
        <w:r w:rsidRPr="00314740">
          <w:rPr>
            <w:rStyle w:val="ab"/>
          </w:rPr>
          <w:fldChar w:fldCharType="begin"/>
        </w:r>
        <w:r w:rsidRPr="00314740">
          <w:rPr>
            <w:rStyle w:val="ab"/>
          </w:rPr>
          <w:instrText xml:space="preserve"> </w:instrText>
        </w:r>
        <w:r>
          <w:instrText>HYPERLINK \l "_Toc26867864"</w:instrText>
        </w:r>
        <w:r w:rsidRPr="00314740">
          <w:rPr>
            <w:rStyle w:val="ab"/>
          </w:rPr>
          <w:instrText xml:space="preserve"> </w:instrText>
        </w:r>
        <w:r w:rsidRPr="00314740">
          <w:rPr>
            <w:rStyle w:val="ab"/>
          </w:rPr>
          <w:fldChar w:fldCharType="separate"/>
        </w:r>
        <w:r w:rsidRPr="00314740">
          <w:rPr>
            <w:rStyle w:val="ab"/>
            <w:rFonts w:eastAsia="바탕" w:cs="Arial"/>
            <w:bCs/>
          </w:rPr>
          <w:t>6.2</w:t>
        </w:r>
        <w:r>
          <w:rPr>
            <w:rFonts w:asciiTheme="minorHAnsi" w:eastAsiaTheme="minorEastAsia" w:hAnsiTheme="minorHAnsi" w:cstheme="minorBidi"/>
            <w:kern w:val="2"/>
            <w:szCs w:val="22"/>
            <w:lang w:val="en-US"/>
          </w:rPr>
          <w:tab/>
        </w:r>
        <w:r w:rsidRPr="00314740">
          <w:rPr>
            <w:rStyle w:val="ab"/>
            <w:bCs/>
          </w:rPr>
          <w:t>변동지표</w:t>
        </w:r>
        <w:r w:rsidRPr="00314740">
          <w:rPr>
            <w:rStyle w:val="ab"/>
            <w:bCs/>
          </w:rPr>
          <w:t>(VI)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_Toc26867864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826" w:author="ETRI-김종원" w:date="2019-12-10T10:52:00Z">
        <w:r>
          <w:rPr>
            <w:webHidden/>
          </w:rPr>
          <w:t>12</w:t>
        </w:r>
        <w:r>
          <w:rPr>
            <w:webHidden/>
          </w:rPr>
          <w:fldChar w:fldCharType="end"/>
        </w:r>
        <w:r w:rsidRPr="00314740">
          <w:rPr>
            <w:rStyle w:val="ab"/>
          </w:rPr>
          <w:fldChar w:fldCharType="end"/>
        </w:r>
      </w:ins>
    </w:p>
    <w:p w14:paraId="16F84115" w14:textId="742D5E29" w:rsidR="00D34EB4" w:rsidRDefault="00D34EB4">
      <w:pPr>
        <w:pStyle w:val="16"/>
        <w:rPr>
          <w:ins w:id="827" w:author="ETRI-김종원" w:date="2019-12-10T10:52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828" w:author="ETRI-김종원" w:date="2019-12-10T10:52:00Z">
        <w:r w:rsidRPr="00314740">
          <w:rPr>
            <w:rStyle w:val="ab"/>
          </w:rPr>
          <w:fldChar w:fldCharType="begin"/>
        </w:r>
        <w:r w:rsidRPr="00314740">
          <w:rPr>
            <w:rStyle w:val="ab"/>
          </w:rPr>
          <w:instrText xml:space="preserve"> </w:instrText>
        </w:r>
        <w:r>
          <w:instrText>HYPERLINK \l "_Toc26867865"</w:instrText>
        </w:r>
        <w:r w:rsidRPr="00314740">
          <w:rPr>
            <w:rStyle w:val="ab"/>
          </w:rPr>
          <w:instrText xml:space="preserve"> </w:instrText>
        </w:r>
        <w:r w:rsidRPr="00314740">
          <w:rPr>
            <w:rStyle w:val="ab"/>
          </w:rPr>
          <w:fldChar w:fldCharType="separate"/>
        </w:r>
        <w:r w:rsidRPr="00314740">
          <w:rPr>
            <w:rStyle w:val="ab"/>
          </w:rPr>
          <w:t>부속서</w:t>
        </w:r>
        <w:r w:rsidRPr="00314740">
          <w:rPr>
            <w:rStyle w:val="ab"/>
          </w:rPr>
          <w:t> A (</w:t>
        </w:r>
        <w:r w:rsidRPr="00314740">
          <w:rPr>
            <w:rStyle w:val="ab"/>
          </w:rPr>
          <w:t>참고</w:t>
        </w:r>
        <w:r w:rsidRPr="00314740">
          <w:rPr>
            <w:rStyle w:val="ab"/>
          </w:rPr>
          <w:t xml:space="preserve">)  </w:t>
        </w:r>
        <w:r w:rsidRPr="00314740">
          <w:rPr>
            <w:rStyle w:val="ab"/>
          </w:rPr>
          <w:t>특성지표를</w:t>
        </w:r>
        <w:r w:rsidRPr="00314740">
          <w:rPr>
            <w:rStyle w:val="ab"/>
          </w:rPr>
          <w:t xml:space="preserve"> </w:t>
        </w:r>
        <w:r w:rsidRPr="00314740">
          <w:rPr>
            <w:rStyle w:val="ab"/>
          </w:rPr>
          <w:t>활용한</w:t>
        </w:r>
        <w:r w:rsidRPr="00314740">
          <w:rPr>
            <w:rStyle w:val="ab"/>
          </w:rPr>
          <w:t xml:space="preserve"> </w:t>
        </w:r>
        <w:r w:rsidRPr="00314740">
          <w:rPr>
            <w:rStyle w:val="ab"/>
          </w:rPr>
          <w:t>인센티브지급률</w:t>
        </w:r>
        <w:r w:rsidRPr="00314740">
          <w:rPr>
            <w:rStyle w:val="ab"/>
          </w:rPr>
          <w:t xml:space="preserve"> </w:t>
        </w:r>
        <w:r w:rsidRPr="00314740">
          <w:rPr>
            <w:rStyle w:val="ab"/>
          </w:rPr>
          <w:t>산정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_Toc26867865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829" w:author="ETRI-김종원" w:date="2019-12-10T10:52:00Z">
        <w:r>
          <w:rPr>
            <w:webHidden/>
          </w:rPr>
          <w:t>13</w:t>
        </w:r>
        <w:r>
          <w:rPr>
            <w:webHidden/>
          </w:rPr>
          <w:fldChar w:fldCharType="end"/>
        </w:r>
        <w:r w:rsidRPr="00314740">
          <w:rPr>
            <w:rStyle w:val="ab"/>
          </w:rPr>
          <w:fldChar w:fldCharType="end"/>
        </w:r>
      </w:ins>
    </w:p>
    <w:p w14:paraId="4CE573C8" w14:textId="75E7AA3F" w:rsidR="00D34EB4" w:rsidRDefault="00D34EB4">
      <w:pPr>
        <w:pStyle w:val="2a"/>
        <w:rPr>
          <w:ins w:id="830" w:author="ETRI-김종원" w:date="2019-12-10T10:52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831" w:author="ETRI-김종원" w:date="2019-12-10T10:52:00Z">
        <w:r w:rsidRPr="00314740">
          <w:rPr>
            <w:rStyle w:val="ab"/>
          </w:rPr>
          <w:fldChar w:fldCharType="begin"/>
        </w:r>
        <w:r w:rsidRPr="00314740">
          <w:rPr>
            <w:rStyle w:val="ab"/>
          </w:rPr>
          <w:instrText xml:space="preserve"> </w:instrText>
        </w:r>
        <w:r>
          <w:instrText>HYPERLINK \l "_Toc26867866"</w:instrText>
        </w:r>
        <w:r w:rsidRPr="00314740">
          <w:rPr>
            <w:rStyle w:val="ab"/>
          </w:rPr>
          <w:instrText xml:space="preserve"> </w:instrText>
        </w:r>
        <w:r w:rsidRPr="00314740">
          <w:rPr>
            <w:rStyle w:val="ab"/>
          </w:rPr>
          <w:fldChar w:fldCharType="separate"/>
        </w:r>
        <w:r w:rsidRPr="00314740">
          <w:rPr>
            <w:rStyle w:val="ab"/>
          </w:rPr>
          <w:t xml:space="preserve">A.1 </w:t>
        </w:r>
        <w:r w:rsidRPr="00314740">
          <w:rPr>
            <w:rStyle w:val="ab"/>
          </w:rPr>
          <w:t>인센티브지급률</w:t>
        </w:r>
        <w:r w:rsidRPr="00314740">
          <w:rPr>
            <w:rStyle w:val="ab"/>
          </w:rPr>
          <w:t>(Incentive Rate; IR)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_Toc26867866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832" w:author="ETRI-김종원" w:date="2019-12-10T10:52:00Z">
        <w:r>
          <w:rPr>
            <w:webHidden/>
          </w:rPr>
          <w:t>13</w:t>
        </w:r>
        <w:r>
          <w:rPr>
            <w:webHidden/>
          </w:rPr>
          <w:fldChar w:fldCharType="end"/>
        </w:r>
        <w:r w:rsidRPr="00314740">
          <w:rPr>
            <w:rStyle w:val="ab"/>
          </w:rPr>
          <w:fldChar w:fldCharType="end"/>
        </w:r>
      </w:ins>
    </w:p>
    <w:p w14:paraId="19979F7E" w14:textId="11562FBC" w:rsidR="00D34EB4" w:rsidRDefault="00D34EB4">
      <w:pPr>
        <w:pStyle w:val="2a"/>
        <w:rPr>
          <w:ins w:id="833" w:author="ETRI-김종원" w:date="2019-12-10T10:52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834" w:author="ETRI-김종원" w:date="2019-12-10T10:52:00Z">
        <w:r w:rsidRPr="00314740">
          <w:rPr>
            <w:rStyle w:val="ab"/>
          </w:rPr>
          <w:fldChar w:fldCharType="begin"/>
        </w:r>
        <w:r w:rsidRPr="00314740">
          <w:rPr>
            <w:rStyle w:val="ab"/>
          </w:rPr>
          <w:instrText xml:space="preserve"> </w:instrText>
        </w:r>
        <w:r>
          <w:instrText>HYPERLINK \l "_Toc26867867"</w:instrText>
        </w:r>
        <w:r w:rsidRPr="00314740">
          <w:rPr>
            <w:rStyle w:val="ab"/>
          </w:rPr>
          <w:instrText xml:space="preserve"> </w:instrText>
        </w:r>
        <w:r w:rsidRPr="00314740">
          <w:rPr>
            <w:rStyle w:val="ab"/>
          </w:rPr>
          <w:fldChar w:fldCharType="separate"/>
        </w:r>
        <w:r w:rsidRPr="00314740">
          <w:rPr>
            <w:rStyle w:val="ab"/>
          </w:rPr>
          <w:t xml:space="preserve">A.2 </w:t>
        </w:r>
        <w:r w:rsidRPr="00314740">
          <w:rPr>
            <w:rStyle w:val="ab"/>
          </w:rPr>
          <w:t>신뢰지표</w:t>
        </w:r>
        <w:r w:rsidRPr="00314740">
          <w:rPr>
            <w:rStyle w:val="ab"/>
          </w:rPr>
          <w:t xml:space="preserve"> </w:t>
        </w:r>
        <w:r w:rsidRPr="00314740">
          <w:rPr>
            <w:rStyle w:val="ab"/>
          </w:rPr>
          <w:t>인센티브지급률</w:t>
        </w:r>
        <w:r w:rsidRPr="00314740">
          <w:rPr>
            <w:rStyle w:val="ab"/>
          </w:rPr>
          <w:t xml:space="preserve">(IRRI) </w:t>
        </w:r>
        <w:r w:rsidRPr="00314740">
          <w:rPr>
            <w:rStyle w:val="ab"/>
          </w:rPr>
          <w:t>산정</w:t>
        </w:r>
        <w:r w:rsidRPr="00314740">
          <w:rPr>
            <w:rStyle w:val="ab"/>
          </w:rPr>
          <w:t xml:space="preserve"> </w:t>
        </w:r>
        <w:r w:rsidRPr="00314740">
          <w:rPr>
            <w:rStyle w:val="ab"/>
          </w:rPr>
          <w:t>방법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_Toc26867867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835" w:author="ETRI-김종원" w:date="2019-12-10T10:52:00Z">
        <w:r>
          <w:rPr>
            <w:webHidden/>
          </w:rPr>
          <w:t>13</w:t>
        </w:r>
        <w:r>
          <w:rPr>
            <w:webHidden/>
          </w:rPr>
          <w:fldChar w:fldCharType="end"/>
        </w:r>
        <w:r w:rsidRPr="00314740">
          <w:rPr>
            <w:rStyle w:val="ab"/>
          </w:rPr>
          <w:fldChar w:fldCharType="end"/>
        </w:r>
      </w:ins>
    </w:p>
    <w:p w14:paraId="68CE6476" w14:textId="6F3858F7" w:rsidR="00D34EB4" w:rsidRDefault="00D34EB4">
      <w:pPr>
        <w:pStyle w:val="2a"/>
        <w:rPr>
          <w:ins w:id="836" w:author="ETRI-김종원" w:date="2019-12-10T10:52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837" w:author="ETRI-김종원" w:date="2019-12-10T10:52:00Z">
        <w:r w:rsidRPr="00314740">
          <w:rPr>
            <w:rStyle w:val="ab"/>
          </w:rPr>
          <w:fldChar w:fldCharType="begin"/>
        </w:r>
        <w:r w:rsidRPr="00314740">
          <w:rPr>
            <w:rStyle w:val="ab"/>
          </w:rPr>
          <w:instrText xml:space="preserve"> </w:instrText>
        </w:r>
        <w:r>
          <w:instrText>HYPERLINK \l "_Toc26867868"</w:instrText>
        </w:r>
        <w:r w:rsidRPr="00314740">
          <w:rPr>
            <w:rStyle w:val="ab"/>
          </w:rPr>
          <w:instrText xml:space="preserve"> </w:instrText>
        </w:r>
        <w:r w:rsidRPr="00314740">
          <w:rPr>
            <w:rStyle w:val="ab"/>
          </w:rPr>
          <w:fldChar w:fldCharType="separate"/>
        </w:r>
        <w:r w:rsidRPr="00314740">
          <w:rPr>
            <w:rStyle w:val="ab"/>
          </w:rPr>
          <w:t xml:space="preserve">A.3 </w:t>
        </w:r>
        <w:r w:rsidRPr="00314740">
          <w:rPr>
            <w:rStyle w:val="ab"/>
          </w:rPr>
          <w:t>변동지표</w:t>
        </w:r>
        <w:r w:rsidRPr="00314740">
          <w:rPr>
            <w:rStyle w:val="ab"/>
          </w:rPr>
          <w:t xml:space="preserve"> </w:t>
        </w:r>
        <w:r w:rsidRPr="00314740">
          <w:rPr>
            <w:rStyle w:val="ab"/>
          </w:rPr>
          <w:t>인센티브지급률</w:t>
        </w:r>
        <w:r w:rsidRPr="00314740">
          <w:rPr>
            <w:rStyle w:val="ab"/>
          </w:rPr>
          <w:t xml:space="preserve">(IRVI) </w:t>
        </w:r>
        <w:r w:rsidRPr="00314740">
          <w:rPr>
            <w:rStyle w:val="ab"/>
          </w:rPr>
          <w:t>산정</w:t>
        </w:r>
        <w:r w:rsidRPr="00314740">
          <w:rPr>
            <w:rStyle w:val="ab"/>
          </w:rPr>
          <w:t xml:space="preserve"> </w:t>
        </w:r>
        <w:r w:rsidRPr="00314740">
          <w:rPr>
            <w:rStyle w:val="ab"/>
          </w:rPr>
          <w:t>방법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_Toc26867868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838" w:author="ETRI-김종원" w:date="2019-12-10T10:52:00Z">
        <w:r>
          <w:rPr>
            <w:webHidden/>
          </w:rPr>
          <w:t>14</w:t>
        </w:r>
        <w:r>
          <w:rPr>
            <w:webHidden/>
          </w:rPr>
          <w:fldChar w:fldCharType="end"/>
        </w:r>
        <w:r w:rsidRPr="00314740">
          <w:rPr>
            <w:rStyle w:val="ab"/>
          </w:rPr>
          <w:fldChar w:fldCharType="end"/>
        </w:r>
      </w:ins>
    </w:p>
    <w:p w14:paraId="50F0EBD7" w14:textId="4DB05D29" w:rsidR="00D34EB4" w:rsidRDefault="00D34EB4">
      <w:pPr>
        <w:pStyle w:val="2a"/>
        <w:rPr>
          <w:ins w:id="839" w:author="ETRI-김종원" w:date="2019-12-10T10:52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840" w:author="ETRI-김종원" w:date="2019-12-10T10:52:00Z">
        <w:r w:rsidRPr="00314740">
          <w:rPr>
            <w:rStyle w:val="ab"/>
          </w:rPr>
          <w:fldChar w:fldCharType="begin"/>
        </w:r>
        <w:r w:rsidRPr="00314740">
          <w:rPr>
            <w:rStyle w:val="ab"/>
          </w:rPr>
          <w:instrText xml:space="preserve"> </w:instrText>
        </w:r>
        <w:r>
          <w:instrText>HYPERLINK \l "_Toc26867869"</w:instrText>
        </w:r>
        <w:r w:rsidRPr="00314740">
          <w:rPr>
            <w:rStyle w:val="ab"/>
          </w:rPr>
          <w:instrText xml:space="preserve"> </w:instrText>
        </w:r>
        <w:r w:rsidRPr="00314740">
          <w:rPr>
            <w:rStyle w:val="ab"/>
          </w:rPr>
          <w:fldChar w:fldCharType="separate"/>
        </w:r>
        <w:r w:rsidRPr="00314740">
          <w:rPr>
            <w:rStyle w:val="ab"/>
          </w:rPr>
          <w:t xml:space="preserve">A.4 </w:t>
        </w:r>
        <w:r w:rsidRPr="00314740">
          <w:rPr>
            <w:rStyle w:val="ab"/>
          </w:rPr>
          <w:t>결합지표</w:t>
        </w:r>
        <w:r w:rsidRPr="00314740">
          <w:rPr>
            <w:rStyle w:val="ab"/>
          </w:rPr>
          <w:t xml:space="preserve"> </w:t>
        </w:r>
        <w:r w:rsidRPr="00314740">
          <w:rPr>
            <w:rStyle w:val="ab"/>
          </w:rPr>
          <w:t>인센티브지급률</w:t>
        </w:r>
        <w:r w:rsidRPr="00314740">
          <w:rPr>
            <w:rStyle w:val="ab"/>
          </w:rPr>
          <w:t xml:space="preserve">(IRCI) </w:t>
        </w:r>
        <w:r w:rsidRPr="00314740">
          <w:rPr>
            <w:rStyle w:val="ab"/>
          </w:rPr>
          <w:t>산정</w:t>
        </w:r>
        <w:r w:rsidRPr="00314740">
          <w:rPr>
            <w:rStyle w:val="ab"/>
          </w:rPr>
          <w:t xml:space="preserve"> </w:t>
        </w:r>
        <w:r w:rsidRPr="00314740">
          <w:rPr>
            <w:rStyle w:val="ab"/>
          </w:rPr>
          <w:t>방법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_Toc26867869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841" w:author="ETRI-김종원" w:date="2019-12-10T10:52:00Z">
        <w:r>
          <w:rPr>
            <w:webHidden/>
          </w:rPr>
          <w:t>15</w:t>
        </w:r>
        <w:r>
          <w:rPr>
            <w:webHidden/>
          </w:rPr>
          <w:fldChar w:fldCharType="end"/>
        </w:r>
        <w:r w:rsidRPr="00314740">
          <w:rPr>
            <w:rStyle w:val="ab"/>
          </w:rPr>
          <w:fldChar w:fldCharType="end"/>
        </w:r>
      </w:ins>
    </w:p>
    <w:p w14:paraId="4594834D" w14:textId="25B1B88D" w:rsidR="00D34EB4" w:rsidRDefault="00D34EB4">
      <w:pPr>
        <w:pStyle w:val="16"/>
        <w:rPr>
          <w:ins w:id="842" w:author="ETRI-김종원" w:date="2019-12-10T10:52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843" w:author="ETRI-김종원" w:date="2019-12-10T10:52:00Z">
        <w:r w:rsidRPr="00314740">
          <w:rPr>
            <w:rStyle w:val="ab"/>
          </w:rPr>
          <w:fldChar w:fldCharType="begin"/>
        </w:r>
        <w:r w:rsidRPr="00314740">
          <w:rPr>
            <w:rStyle w:val="ab"/>
          </w:rPr>
          <w:instrText xml:space="preserve"> </w:instrText>
        </w:r>
        <w:r>
          <w:instrText>HYPERLINK \l "_Toc26867870"</w:instrText>
        </w:r>
        <w:r w:rsidRPr="00314740">
          <w:rPr>
            <w:rStyle w:val="ab"/>
          </w:rPr>
          <w:instrText xml:space="preserve"> </w:instrText>
        </w:r>
        <w:r w:rsidRPr="00314740">
          <w:rPr>
            <w:rStyle w:val="ab"/>
          </w:rPr>
          <w:fldChar w:fldCharType="separate"/>
        </w:r>
        <w:r w:rsidRPr="00314740">
          <w:rPr>
            <w:rStyle w:val="ab"/>
          </w:rPr>
          <w:t>부속서</w:t>
        </w:r>
        <w:r w:rsidRPr="00314740">
          <w:rPr>
            <w:rStyle w:val="ab"/>
          </w:rPr>
          <w:t> B (</w:t>
        </w:r>
        <w:r w:rsidRPr="00314740">
          <w:rPr>
            <w:rStyle w:val="ab"/>
          </w:rPr>
          <w:t>참고</w:t>
        </w:r>
        <w:r w:rsidRPr="00314740">
          <w:rPr>
            <w:rStyle w:val="ab"/>
          </w:rPr>
          <w:t>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_Toc26867870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844" w:author="ETRI-김종원" w:date="2019-12-10T10:52:00Z">
        <w:r>
          <w:rPr>
            <w:webHidden/>
          </w:rPr>
          <w:t>16</w:t>
        </w:r>
        <w:r>
          <w:rPr>
            <w:webHidden/>
          </w:rPr>
          <w:fldChar w:fldCharType="end"/>
        </w:r>
        <w:r w:rsidRPr="00314740">
          <w:rPr>
            <w:rStyle w:val="ab"/>
          </w:rPr>
          <w:fldChar w:fldCharType="end"/>
        </w:r>
      </w:ins>
    </w:p>
    <w:p w14:paraId="6D7E05E6" w14:textId="53F9E127" w:rsidR="00D34EB4" w:rsidRDefault="00D34EB4">
      <w:pPr>
        <w:pStyle w:val="2a"/>
        <w:rPr>
          <w:ins w:id="845" w:author="ETRI-김종원" w:date="2019-12-10T10:52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846" w:author="ETRI-김종원" w:date="2019-12-10T10:52:00Z">
        <w:r w:rsidRPr="00314740">
          <w:rPr>
            <w:rStyle w:val="ab"/>
          </w:rPr>
          <w:fldChar w:fldCharType="begin"/>
        </w:r>
        <w:r w:rsidRPr="00314740">
          <w:rPr>
            <w:rStyle w:val="ab"/>
          </w:rPr>
          <w:instrText xml:space="preserve"> </w:instrText>
        </w:r>
        <w:r>
          <w:instrText>HYPERLINK \l "_Toc26867871"</w:instrText>
        </w:r>
        <w:r w:rsidRPr="00314740">
          <w:rPr>
            <w:rStyle w:val="ab"/>
          </w:rPr>
          <w:instrText xml:space="preserve"> </w:instrText>
        </w:r>
        <w:r w:rsidRPr="00314740">
          <w:rPr>
            <w:rStyle w:val="ab"/>
          </w:rPr>
          <w:fldChar w:fldCharType="separate"/>
        </w:r>
        <w:r w:rsidRPr="00314740">
          <w:rPr>
            <w:rStyle w:val="ab"/>
          </w:rPr>
          <w:t>B.1</w:t>
        </w:r>
        <w:r>
          <w:rPr>
            <w:rFonts w:asciiTheme="minorHAnsi" w:eastAsiaTheme="minorEastAsia" w:hAnsiTheme="minorHAnsi" w:cstheme="minorBidi"/>
            <w:kern w:val="2"/>
            <w:szCs w:val="22"/>
            <w:lang w:val="en-US"/>
          </w:rPr>
          <w:tab/>
        </w:r>
        <w:r w:rsidRPr="00314740">
          <w:rPr>
            <w:rStyle w:val="ab"/>
          </w:rPr>
          <w:t>비즈니스</w:t>
        </w:r>
        <w:r w:rsidRPr="00314740">
          <w:rPr>
            <w:rStyle w:val="ab"/>
          </w:rPr>
          <w:t xml:space="preserve"> </w:t>
        </w:r>
        <w:r w:rsidRPr="00314740">
          <w:rPr>
            <w:rStyle w:val="ab"/>
          </w:rPr>
          <w:t>유스케이스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_Toc26867871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847" w:author="ETRI-김종원" w:date="2019-12-10T10:52:00Z">
        <w:r>
          <w:rPr>
            <w:webHidden/>
          </w:rPr>
          <w:t>16</w:t>
        </w:r>
        <w:r>
          <w:rPr>
            <w:webHidden/>
          </w:rPr>
          <w:fldChar w:fldCharType="end"/>
        </w:r>
        <w:r w:rsidRPr="00314740">
          <w:rPr>
            <w:rStyle w:val="ab"/>
          </w:rPr>
          <w:fldChar w:fldCharType="end"/>
        </w:r>
      </w:ins>
    </w:p>
    <w:p w14:paraId="16B53C19" w14:textId="28D2AC33" w:rsidR="00D34EB4" w:rsidRDefault="00D34EB4">
      <w:pPr>
        <w:pStyle w:val="16"/>
        <w:rPr>
          <w:ins w:id="848" w:author="ETRI-김종원" w:date="2019-12-10T10:52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849" w:author="ETRI-김종원" w:date="2019-12-10T10:52:00Z">
        <w:r w:rsidRPr="00314740">
          <w:rPr>
            <w:rStyle w:val="ab"/>
          </w:rPr>
          <w:fldChar w:fldCharType="begin"/>
        </w:r>
        <w:r w:rsidRPr="00314740">
          <w:rPr>
            <w:rStyle w:val="ab"/>
          </w:rPr>
          <w:instrText xml:space="preserve"> </w:instrText>
        </w:r>
        <w:r>
          <w:instrText>HYPERLINK \l "_Toc26867872"</w:instrText>
        </w:r>
        <w:r w:rsidRPr="00314740">
          <w:rPr>
            <w:rStyle w:val="ab"/>
          </w:rPr>
          <w:instrText xml:space="preserve"> </w:instrText>
        </w:r>
        <w:r w:rsidRPr="00314740">
          <w:rPr>
            <w:rStyle w:val="ab"/>
          </w:rPr>
          <w:fldChar w:fldCharType="separate"/>
        </w:r>
        <w:r w:rsidRPr="00314740">
          <w:rPr>
            <w:rStyle w:val="ab"/>
          </w:rPr>
          <w:t>SGSF-011-3-4:2019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_Toc26867872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850" w:author="ETRI-김종원" w:date="2019-12-10T10:52:00Z">
        <w:r>
          <w:rPr>
            <w:webHidden/>
          </w:rPr>
          <w:t>18</w:t>
        </w:r>
        <w:r>
          <w:rPr>
            <w:webHidden/>
          </w:rPr>
          <w:fldChar w:fldCharType="end"/>
        </w:r>
        <w:r w:rsidRPr="00314740">
          <w:rPr>
            <w:rStyle w:val="ab"/>
          </w:rPr>
          <w:fldChar w:fldCharType="end"/>
        </w:r>
      </w:ins>
    </w:p>
    <w:p w14:paraId="41CF4228" w14:textId="7043654E" w:rsidR="00D34EB4" w:rsidRDefault="00D34EB4">
      <w:pPr>
        <w:pStyle w:val="16"/>
        <w:rPr>
          <w:ins w:id="851" w:author="ETRI-김종원" w:date="2019-12-10T10:52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852" w:author="ETRI-김종원" w:date="2019-12-10T10:52:00Z">
        <w:r w:rsidRPr="00314740">
          <w:rPr>
            <w:rStyle w:val="ab"/>
          </w:rPr>
          <w:fldChar w:fldCharType="begin"/>
        </w:r>
        <w:r w:rsidRPr="00314740">
          <w:rPr>
            <w:rStyle w:val="ab"/>
          </w:rPr>
          <w:instrText xml:space="preserve"> </w:instrText>
        </w:r>
        <w:r>
          <w:instrText>HYPERLINK \l "_Toc26867873"</w:instrText>
        </w:r>
        <w:r w:rsidRPr="00314740">
          <w:rPr>
            <w:rStyle w:val="ab"/>
          </w:rPr>
          <w:instrText xml:space="preserve"> </w:instrText>
        </w:r>
        <w:r w:rsidRPr="00314740">
          <w:rPr>
            <w:rStyle w:val="ab"/>
          </w:rPr>
          <w:fldChar w:fldCharType="separate"/>
        </w:r>
        <w:r w:rsidRPr="00314740">
          <w:rPr>
            <w:rStyle w:val="ab"/>
            <w:rFonts w:hAnsi="돋움"/>
          </w:rPr>
          <w:t>해</w:t>
        </w:r>
        <w:r w:rsidRPr="00314740">
          <w:rPr>
            <w:rStyle w:val="ab"/>
            <w:rFonts w:hAnsi="돋움"/>
          </w:rPr>
          <w:t xml:space="preserve">  </w:t>
        </w:r>
        <w:r w:rsidRPr="00314740">
          <w:rPr>
            <w:rStyle w:val="ab"/>
            <w:rFonts w:hAnsi="돋움"/>
          </w:rPr>
          <w:t>설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_Toc26867873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853" w:author="ETRI-김종원" w:date="2019-12-10T10:52:00Z">
        <w:r>
          <w:rPr>
            <w:webHidden/>
          </w:rPr>
          <w:t>18</w:t>
        </w:r>
        <w:r>
          <w:rPr>
            <w:webHidden/>
          </w:rPr>
          <w:fldChar w:fldCharType="end"/>
        </w:r>
        <w:r w:rsidRPr="00314740">
          <w:rPr>
            <w:rStyle w:val="ab"/>
          </w:rPr>
          <w:fldChar w:fldCharType="end"/>
        </w:r>
      </w:ins>
    </w:p>
    <w:p w14:paraId="4729BF6A" w14:textId="6E5A3B7B" w:rsidR="00D34EB4" w:rsidRDefault="00D34EB4">
      <w:pPr>
        <w:pStyle w:val="16"/>
        <w:rPr>
          <w:ins w:id="854" w:author="ETRI-김종원" w:date="2019-12-10T10:52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855" w:author="ETRI-김종원" w:date="2019-12-10T10:52:00Z">
        <w:r w:rsidRPr="00314740">
          <w:rPr>
            <w:rStyle w:val="ab"/>
          </w:rPr>
          <w:fldChar w:fldCharType="begin"/>
        </w:r>
        <w:r w:rsidRPr="00314740">
          <w:rPr>
            <w:rStyle w:val="ab"/>
          </w:rPr>
          <w:instrText xml:space="preserve"> </w:instrText>
        </w:r>
        <w:r>
          <w:instrText>HYPERLINK \l "_Toc26867874"</w:instrText>
        </w:r>
        <w:r w:rsidRPr="00314740">
          <w:rPr>
            <w:rStyle w:val="ab"/>
          </w:rPr>
          <w:instrText xml:space="preserve"> </w:instrText>
        </w:r>
        <w:r w:rsidRPr="00314740">
          <w:rPr>
            <w:rStyle w:val="ab"/>
          </w:rPr>
          <w:fldChar w:fldCharType="separate"/>
        </w:r>
        <w:r w:rsidRPr="00314740">
          <w:rPr>
            <w:rStyle w:val="ab"/>
          </w:rPr>
          <w:t>1</w:t>
        </w:r>
        <w:r>
          <w:rPr>
            <w:rFonts w:asciiTheme="minorHAnsi" w:eastAsiaTheme="minorEastAsia" w:hAnsiTheme="minorHAnsi" w:cstheme="minorBidi"/>
            <w:kern w:val="2"/>
            <w:szCs w:val="22"/>
            <w:lang w:val="en-US"/>
          </w:rPr>
          <w:tab/>
        </w:r>
        <w:r w:rsidRPr="00314740">
          <w:rPr>
            <w:rStyle w:val="ab"/>
          </w:rPr>
          <w:t>제정의</w:t>
        </w:r>
        <w:r w:rsidRPr="00314740">
          <w:rPr>
            <w:rStyle w:val="ab"/>
          </w:rPr>
          <w:t xml:space="preserve"> </w:t>
        </w:r>
        <w:r w:rsidRPr="00314740">
          <w:rPr>
            <w:rStyle w:val="ab"/>
          </w:rPr>
          <w:t>취지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_Toc26867874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856" w:author="ETRI-김종원" w:date="2019-12-10T10:52:00Z">
        <w:r>
          <w:rPr>
            <w:webHidden/>
          </w:rPr>
          <w:t>18</w:t>
        </w:r>
        <w:r>
          <w:rPr>
            <w:webHidden/>
          </w:rPr>
          <w:fldChar w:fldCharType="end"/>
        </w:r>
        <w:r w:rsidRPr="00314740">
          <w:rPr>
            <w:rStyle w:val="ab"/>
          </w:rPr>
          <w:fldChar w:fldCharType="end"/>
        </w:r>
      </w:ins>
    </w:p>
    <w:p w14:paraId="27A118E8" w14:textId="52F89AF0" w:rsidR="00D34EB4" w:rsidRDefault="00D34EB4">
      <w:pPr>
        <w:pStyle w:val="16"/>
        <w:rPr>
          <w:ins w:id="857" w:author="ETRI-김종원" w:date="2019-12-10T10:52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858" w:author="ETRI-김종원" w:date="2019-12-10T10:52:00Z">
        <w:r w:rsidRPr="00314740">
          <w:rPr>
            <w:rStyle w:val="ab"/>
          </w:rPr>
          <w:fldChar w:fldCharType="begin"/>
        </w:r>
        <w:r w:rsidRPr="00314740">
          <w:rPr>
            <w:rStyle w:val="ab"/>
          </w:rPr>
          <w:instrText xml:space="preserve"> </w:instrText>
        </w:r>
        <w:r>
          <w:instrText>HYPERLINK \l "_Toc26867875"</w:instrText>
        </w:r>
        <w:r w:rsidRPr="00314740">
          <w:rPr>
            <w:rStyle w:val="ab"/>
          </w:rPr>
          <w:instrText xml:space="preserve"> </w:instrText>
        </w:r>
        <w:r w:rsidRPr="00314740">
          <w:rPr>
            <w:rStyle w:val="ab"/>
          </w:rPr>
          <w:fldChar w:fldCharType="separate"/>
        </w:r>
        <w:r w:rsidRPr="00314740">
          <w:rPr>
            <w:rStyle w:val="ab"/>
          </w:rPr>
          <w:t>2</w:t>
        </w:r>
        <w:r>
          <w:rPr>
            <w:rFonts w:asciiTheme="minorHAnsi" w:eastAsiaTheme="minorEastAsia" w:hAnsiTheme="minorHAnsi" w:cstheme="minorBidi"/>
            <w:kern w:val="2"/>
            <w:szCs w:val="22"/>
            <w:lang w:val="en-US"/>
          </w:rPr>
          <w:tab/>
        </w:r>
        <w:r w:rsidRPr="00314740">
          <w:rPr>
            <w:rStyle w:val="ab"/>
          </w:rPr>
          <w:t>제정</w:t>
        </w:r>
        <w:r w:rsidRPr="00314740">
          <w:rPr>
            <w:rStyle w:val="ab"/>
          </w:rPr>
          <w:t xml:space="preserve"> </w:t>
        </w:r>
        <w:r w:rsidRPr="00314740">
          <w:rPr>
            <w:rStyle w:val="ab"/>
          </w:rPr>
          <w:t>경위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_Toc26867875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859" w:author="ETRI-김종원" w:date="2019-12-10T10:52:00Z">
        <w:r>
          <w:rPr>
            <w:webHidden/>
          </w:rPr>
          <w:t>18</w:t>
        </w:r>
        <w:r>
          <w:rPr>
            <w:webHidden/>
          </w:rPr>
          <w:fldChar w:fldCharType="end"/>
        </w:r>
        <w:r w:rsidRPr="00314740">
          <w:rPr>
            <w:rStyle w:val="ab"/>
          </w:rPr>
          <w:fldChar w:fldCharType="end"/>
        </w:r>
      </w:ins>
    </w:p>
    <w:p w14:paraId="6A453620" w14:textId="036D43FA" w:rsidR="00D34EB4" w:rsidRDefault="00D34EB4">
      <w:pPr>
        <w:pStyle w:val="16"/>
        <w:rPr>
          <w:ins w:id="860" w:author="ETRI-김종원" w:date="2019-12-10T10:52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861" w:author="ETRI-김종원" w:date="2019-12-10T10:52:00Z">
        <w:r w:rsidRPr="00314740">
          <w:rPr>
            <w:rStyle w:val="ab"/>
          </w:rPr>
          <w:fldChar w:fldCharType="begin"/>
        </w:r>
        <w:r w:rsidRPr="00314740">
          <w:rPr>
            <w:rStyle w:val="ab"/>
          </w:rPr>
          <w:instrText xml:space="preserve"> </w:instrText>
        </w:r>
        <w:r>
          <w:instrText>HYPERLINK \l "_Toc26867876"</w:instrText>
        </w:r>
        <w:r w:rsidRPr="00314740">
          <w:rPr>
            <w:rStyle w:val="ab"/>
          </w:rPr>
          <w:instrText xml:space="preserve"> </w:instrText>
        </w:r>
        <w:r w:rsidRPr="00314740">
          <w:rPr>
            <w:rStyle w:val="ab"/>
          </w:rPr>
          <w:fldChar w:fldCharType="separate"/>
        </w:r>
        <w:r w:rsidRPr="00314740">
          <w:rPr>
            <w:rStyle w:val="ab"/>
          </w:rPr>
          <w:t>참고문헌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_Toc26867876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862" w:author="ETRI-김종원" w:date="2019-12-10T10:52:00Z">
        <w:r>
          <w:rPr>
            <w:webHidden/>
          </w:rPr>
          <w:t>19</w:t>
        </w:r>
        <w:r>
          <w:rPr>
            <w:webHidden/>
          </w:rPr>
          <w:fldChar w:fldCharType="end"/>
        </w:r>
        <w:r w:rsidRPr="00314740">
          <w:rPr>
            <w:rStyle w:val="ab"/>
          </w:rPr>
          <w:fldChar w:fldCharType="end"/>
        </w:r>
      </w:ins>
    </w:p>
    <w:p w14:paraId="3B6EC0B2" w14:textId="74442D28" w:rsidR="00633BEF" w:rsidRPr="002646CB" w:rsidDel="00BE5490" w:rsidRDefault="00633BEF">
      <w:pPr>
        <w:pStyle w:val="16"/>
        <w:rPr>
          <w:ins w:id="863" w:author="박 진상" w:date="2019-10-29T12:24:00Z"/>
          <w:del w:id="864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865" w:author="박 진상" w:date="2019-10-29T12:24:00Z">
        <w:del w:id="866" w:author="ETRI-김종원" w:date="2019-11-04T21:03:00Z">
          <w:r w:rsidRPr="002646CB" w:rsidDel="00BE5490">
            <w:rPr>
              <w:rStyle w:val="ab"/>
              <w:rFonts w:hint="eastAsia"/>
              <w:color w:val="auto"/>
              <w:rPrChange w:id="867" w:author="ETRI-김종원" w:date="2019-12-10T10:44:00Z">
                <w:rPr>
                  <w:rStyle w:val="ab"/>
                  <w:rFonts w:hint="eastAsia"/>
                </w:rPr>
              </w:rPrChange>
            </w:rPr>
            <w:delText>머</w:delText>
          </w:r>
          <w:r w:rsidRPr="002646CB" w:rsidDel="00BE5490">
            <w:rPr>
              <w:rStyle w:val="ab"/>
              <w:color w:val="auto"/>
              <w:rPrChange w:id="868" w:author="ETRI-김종원" w:date="2019-12-10T10:44:00Z">
                <w:rPr>
                  <w:rStyle w:val="ab"/>
                </w:rPr>
              </w:rPrChange>
            </w:rPr>
            <w:delText xml:space="preserve">  </w:delText>
          </w:r>
          <w:r w:rsidRPr="002646CB" w:rsidDel="00BE5490">
            <w:rPr>
              <w:rStyle w:val="ab"/>
              <w:rFonts w:hint="eastAsia"/>
              <w:color w:val="auto"/>
              <w:rPrChange w:id="869" w:author="ETRI-김종원" w:date="2019-12-10T10:44:00Z">
                <w:rPr>
                  <w:rStyle w:val="ab"/>
                  <w:rFonts w:hint="eastAsia"/>
                </w:rPr>
              </w:rPrChange>
            </w:rPr>
            <w:delText>리</w:delText>
          </w:r>
          <w:r w:rsidRPr="002646CB" w:rsidDel="00BE5490">
            <w:rPr>
              <w:rStyle w:val="ab"/>
              <w:color w:val="auto"/>
              <w:rPrChange w:id="870" w:author="ETRI-김종원" w:date="2019-12-10T10:44:00Z">
                <w:rPr>
                  <w:rStyle w:val="ab"/>
                </w:rPr>
              </w:rPrChange>
            </w:rPr>
            <w:delText xml:space="preserve">  </w:delText>
          </w:r>
          <w:r w:rsidRPr="002646CB" w:rsidDel="00BE5490">
            <w:rPr>
              <w:rStyle w:val="ab"/>
              <w:rFonts w:hint="eastAsia"/>
              <w:color w:val="auto"/>
              <w:rPrChange w:id="871" w:author="ETRI-김종원" w:date="2019-12-10T10:44:00Z">
                <w:rPr>
                  <w:rStyle w:val="ab"/>
                  <w:rFonts w:hint="eastAsia"/>
                </w:rPr>
              </w:rPrChange>
            </w:rPr>
            <w:delText>말</w:delText>
          </w:r>
          <w:r w:rsidRPr="002646CB" w:rsidDel="00BE5490">
            <w:rPr>
              <w:webHidden/>
            </w:rPr>
            <w:tab/>
          </w:r>
        </w:del>
      </w:ins>
    </w:p>
    <w:p w14:paraId="22E3532B" w14:textId="48B3AD7B" w:rsidR="00633BEF" w:rsidRPr="002646CB" w:rsidDel="00BE5490" w:rsidRDefault="00633BEF">
      <w:pPr>
        <w:pStyle w:val="16"/>
        <w:rPr>
          <w:ins w:id="872" w:author="박 진상" w:date="2019-10-29T12:24:00Z"/>
          <w:del w:id="873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874" w:author="박 진상" w:date="2019-10-29T12:24:00Z">
        <w:del w:id="875" w:author="ETRI-김종원" w:date="2019-11-04T21:03:00Z">
          <w:r w:rsidRPr="002646CB" w:rsidDel="00BE5490">
            <w:rPr>
              <w:rStyle w:val="ab"/>
              <w:rFonts w:hint="eastAsia"/>
              <w:color w:val="auto"/>
              <w:rPrChange w:id="876" w:author="ETRI-김종원" w:date="2019-12-10T10:44:00Z">
                <w:rPr>
                  <w:rStyle w:val="ab"/>
                  <w:rFonts w:hint="eastAsia"/>
                </w:rPr>
              </w:rPrChange>
            </w:rPr>
            <w:delText>개</w:delText>
          </w:r>
          <w:r w:rsidRPr="002646CB" w:rsidDel="00BE5490">
            <w:rPr>
              <w:rStyle w:val="ab"/>
              <w:color w:val="auto"/>
              <w:rPrChange w:id="877" w:author="ETRI-김종원" w:date="2019-12-10T10:44:00Z">
                <w:rPr>
                  <w:rStyle w:val="ab"/>
                </w:rPr>
              </w:rPrChange>
            </w:rPr>
            <w:delText xml:space="preserve">  </w:delText>
          </w:r>
          <w:r w:rsidRPr="002646CB" w:rsidDel="00BE5490">
            <w:rPr>
              <w:rStyle w:val="ab"/>
              <w:rFonts w:hint="eastAsia"/>
              <w:color w:val="auto"/>
              <w:rPrChange w:id="878" w:author="ETRI-김종원" w:date="2019-12-10T10:44:00Z">
                <w:rPr>
                  <w:rStyle w:val="ab"/>
                  <w:rFonts w:hint="eastAsia"/>
                </w:rPr>
              </w:rPrChange>
            </w:rPr>
            <w:delText>요</w:delText>
          </w:r>
          <w:r w:rsidRPr="002646CB" w:rsidDel="00BE5490">
            <w:rPr>
              <w:webHidden/>
            </w:rPr>
            <w:tab/>
          </w:r>
        </w:del>
      </w:ins>
    </w:p>
    <w:p w14:paraId="05FA5EAF" w14:textId="30131F6D" w:rsidR="00633BEF" w:rsidRPr="002646CB" w:rsidDel="00BE5490" w:rsidRDefault="00633BEF">
      <w:pPr>
        <w:pStyle w:val="16"/>
        <w:rPr>
          <w:ins w:id="879" w:author="박 진상" w:date="2019-10-29T12:24:00Z"/>
          <w:del w:id="880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881" w:author="박 진상" w:date="2019-10-29T12:24:00Z">
        <w:del w:id="882" w:author="ETRI-김종원" w:date="2019-11-04T21:03:00Z">
          <w:r w:rsidRPr="002646CB" w:rsidDel="00BE5490">
            <w:rPr>
              <w:rStyle w:val="ab"/>
              <w:color w:val="auto"/>
              <w:rPrChange w:id="883" w:author="ETRI-김종원" w:date="2019-12-10T10:44:00Z">
                <w:rPr>
                  <w:rStyle w:val="ab"/>
                </w:rPr>
              </w:rPrChange>
            </w:rPr>
            <w:delText>1</w:delText>
          </w:r>
          <w:r w:rsidRPr="002646CB" w:rsidDel="00BE5490">
            <w:rPr>
              <w:rFonts w:asciiTheme="minorHAnsi" w:eastAsiaTheme="minorEastAsia" w:hAnsiTheme="minorHAnsi" w:cstheme="minorBidi"/>
              <w:kern w:val="2"/>
              <w:szCs w:val="22"/>
              <w:lang w:val="en-US"/>
            </w:rPr>
            <w:tab/>
          </w:r>
          <w:r w:rsidRPr="002646CB" w:rsidDel="00BE5490">
            <w:rPr>
              <w:rStyle w:val="ab"/>
              <w:rFonts w:hint="eastAsia"/>
              <w:color w:val="auto"/>
              <w:rPrChange w:id="884" w:author="ETRI-김종원" w:date="2019-12-10T10:44:00Z">
                <w:rPr>
                  <w:rStyle w:val="ab"/>
                  <w:rFonts w:hint="eastAsia"/>
                </w:rPr>
              </w:rPrChange>
            </w:rPr>
            <w:delText>적용범위</w:delText>
          </w:r>
          <w:r w:rsidRPr="002646CB" w:rsidDel="00BE5490">
            <w:rPr>
              <w:webHidden/>
            </w:rPr>
            <w:tab/>
          </w:r>
        </w:del>
      </w:ins>
    </w:p>
    <w:p w14:paraId="710F0CAE" w14:textId="68A966F8" w:rsidR="00633BEF" w:rsidRPr="002646CB" w:rsidDel="00BE5490" w:rsidRDefault="00633BEF">
      <w:pPr>
        <w:pStyle w:val="16"/>
        <w:rPr>
          <w:ins w:id="885" w:author="박 진상" w:date="2019-10-29T12:24:00Z"/>
          <w:del w:id="886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887" w:author="박 진상" w:date="2019-10-29T12:24:00Z">
        <w:del w:id="888" w:author="ETRI-김종원" w:date="2019-11-04T21:03:00Z">
          <w:r w:rsidRPr="002646CB" w:rsidDel="00BE5490">
            <w:rPr>
              <w:rStyle w:val="ab"/>
              <w:color w:val="auto"/>
              <w:rPrChange w:id="889" w:author="ETRI-김종원" w:date="2019-12-10T10:44:00Z">
                <w:rPr>
                  <w:rStyle w:val="ab"/>
                </w:rPr>
              </w:rPrChange>
            </w:rPr>
            <w:delText>2</w:delText>
          </w:r>
          <w:r w:rsidRPr="002646CB" w:rsidDel="00BE5490">
            <w:rPr>
              <w:rFonts w:asciiTheme="minorHAnsi" w:eastAsiaTheme="minorEastAsia" w:hAnsiTheme="minorHAnsi" w:cstheme="minorBidi"/>
              <w:kern w:val="2"/>
              <w:szCs w:val="22"/>
              <w:lang w:val="en-US"/>
            </w:rPr>
            <w:tab/>
          </w:r>
          <w:r w:rsidRPr="002646CB" w:rsidDel="00BE5490">
            <w:rPr>
              <w:rStyle w:val="ab"/>
              <w:rFonts w:hint="eastAsia"/>
              <w:color w:val="auto"/>
              <w:rPrChange w:id="890" w:author="ETRI-김종원" w:date="2019-12-10T10:44:00Z">
                <w:rPr>
                  <w:rStyle w:val="ab"/>
                  <w:rFonts w:hint="eastAsia"/>
                </w:rPr>
              </w:rPrChange>
            </w:rPr>
            <w:delText>인용표준</w:delText>
          </w:r>
          <w:r w:rsidRPr="002646CB" w:rsidDel="00BE5490">
            <w:rPr>
              <w:webHidden/>
            </w:rPr>
            <w:tab/>
          </w:r>
        </w:del>
      </w:ins>
    </w:p>
    <w:p w14:paraId="69665663" w14:textId="45E03825" w:rsidR="00633BEF" w:rsidRPr="002646CB" w:rsidDel="00BE5490" w:rsidRDefault="00633BEF">
      <w:pPr>
        <w:pStyle w:val="2a"/>
        <w:rPr>
          <w:ins w:id="891" w:author="박 진상" w:date="2019-10-29T12:24:00Z"/>
          <w:del w:id="892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893" w:author="박 진상" w:date="2019-10-29T12:24:00Z">
        <w:del w:id="894" w:author="ETRI-김종원" w:date="2019-11-04T21:03:00Z">
          <w:r w:rsidRPr="002646CB" w:rsidDel="00BE5490">
            <w:rPr>
              <w:rStyle w:val="ab"/>
              <w:rFonts w:cs="Arial"/>
              <w:color w:val="auto"/>
              <w:rPrChange w:id="895" w:author="ETRI-김종원" w:date="2019-12-10T10:44:00Z">
                <w:rPr>
                  <w:rStyle w:val="ab"/>
                  <w:rFonts w:cs="Arial"/>
                </w:rPr>
              </w:rPrChange>
            </w:rPr>
            <w:delText>2.1</w:delText>
          </w:r>
          <w:r w:rsidRPr="002646CB" w:rsidDel="00BE5490">
            <w:rPr>
              <w:rFonts w:asciiTheme="minorHAnsi" w:eastAsiaTheme="minorEastAsia" w:hAnsiTheme="minorHAnsi" w:cstheme="minorBidi"/>
              <w:kern w:val="2"/>
              <w:szCs w:val="22"/>
              <w:lang w:val="en-US"/>
            </w:rPr>
            <w:tab/>
          </w:r>
          <w:r w:rsidRPr="002646CB" w:rsidDel="00BE5490">
            <w:rPr>
              <w:rStyle w:val="ab"/>
              <w:rFonts w:hint="eastAsia"/>
              <w:color w:val="auto"/>
              <w:rPrChange w:id="896" w:author="ETRI-김종원" w:date="2019-12-10T10:44:00Z">
                <w:rPr>
                  <w:rStyle w:val="ab"/>
                  <w:rFonts w:hint="eastAsia"/>
                </w:rPr>
              </w:rPrChange>
            </w:rPr>
            <w:delText>국제표준</w:delText>
          </w:r>
          <w:r w:rsidRPr="002646CB" w:rsidDel="00BE5490">
            <w:rPr>
              <w:webHidden/>
            </w:rPr>
            <w:tab/>
          </w:r>
        </w:del>
      </w:ins>
    </w:p>
    <w:p w14:paraId="160CF274" w14:textId="45D6CD8A" w:rsidR="00633BEF" w:rsidRPr="002646CB" w:rsidDel="00BE5490" w:rsidRDefault="00633BEF">
      <w:pPr>
        <w:pStyle w:val="2a"/>
        <w:rPr>
          <w:ins w:id="897" w:author="박 진상" w:date="2019-10-29T12:24:00Z"/>
          <w:del w:id="898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899" w:author="박 진상" w:date="2019-10-29T12:24:00Z">
        <w:del w:id="900" w:author="ETRI-김종원" w:date="2019-11-04T21:03:00Z">
          <w:r w:rsidRPr="002646CB" w:rsidDel="00BE5490">
            <w:rPr>
              <w:rStyle w:val="ab"/>
              <w:rFonts w:cs="Arial"/>
              <w:color w:val="auto"/>
              <w:rPrChange w:id="901" w:author="ETRI-김종원" w:date="2019-12-10T10:44:00Z">
                <w:rPr>
                  <w:rStyle w:val="ab"/>
                  <w:rFonts w:cs="Arial"/>
                </w:rPr>
              </w:rPrChange>
            </w:rPr>
            <w:delText>2.2</w:delText>
          </w:r>
          <w:r w:rsidRPr="002646CB" w:rsidDel="00BE5490">
            <w:rPr>
              <w:rFonts w:asciiTheme="minorHAnsi" w:eastAsiaTheme="minorEastAsia" w:hAnsiTheme="minorHAnsi" w:cstheme="minorBidi"/>
              <w:kern w:val="2"/>
              <w:szCs w:val="22"/>
              <w:lang w:val="en-US"/>
            </w:rPr>
            <w:tab/>
          </w:r>
          <w:r w:rsidRPr="002646CB" w:rsidDel="00BE5490">
            <w:rPr>
              <w:rStyle w:val="ab"/>
              <w:rFonts w:hint="eastAsia"/>
              <w:color w:val="auto"/>
              <w:rPrChange w:id="902" w:author="ETRI-김종원" w:date="2019-12-10T10:44:00Z">
                <w:rPr>
                  <w:rStyle w:val="ab"/>
                  <w:rFonts w:hint="eastAsia"/>
                </w:rPr>
              </w:rPrChange>
            </w:rPr>
            <w:delText>국내표준</w:delText>
          </w:r>
          <w:r w:rsidRPr="002646CB" w:rsidDel="00BE5490">
            <w:rPr>
              <w:webHidden/>
            </w:rPr>
            <w:tab/>
          </w:r>
        </w:del>
      </w:ins>
    </w:p>
    <w:p w14:paraId="09BE017E" w14:textId="5C9808C3" w:rsidR="00633BEF" w:rsidRPr="002646CB" w:rsidDel="00BE5490" w:rsidRDefault="00633BEF">
      <w:pPr>
        <w:pStyle w:val="16"/>
        <w:rPr>
          <w:ins w:id="903" w:author="박 진상" w:date="2019-10-29T12:24:00Z"/>
          <w:del w:id="904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905" w:author="박 진상" w:date="2019-10-29T12:24:00Z">
        <w:del w:id="906" w:author="ETRI-김종원" w:date="2019-11-04T21:03:00Z">
          <w:r w:rsidRPr="002646CB" w:rsidDel="00BE5490">
            <w:rPr>
              <w:rStyle w:val="ab"/>
              <w:color w:val="auto"/>
              <w:rPrChange w:id="907" w:author="ETRI-김종원" w:date="2019-12-10T10:44:00Z">
                <w:rPr>
                  <w:rStyle w:val="ab"/>
                </w:rPr>
              </w:rPrChange>
            </w:rPr>
            <w:delText>3</w:delText>
          </w:r>
          <w:r w:rsidRPr="002646CB" w:rsidDel="00BE5490">
            <w:rPr>
              <w:rFonts w:asciiTheme="minorHAnsi" w:eastAsiaTheme="minorEastAsia" w:hAnsiTheme="minorHAnsi" w:cstheme="minorBidi"/>
              <w:kern w:val="2"/>
              <w:szCs w:val="22"/>
              <w:lang w:val="en-US"/>
            </w:rPr>
            <w:tab/>
          </w:r>
          <w:r w:rsidRPr="002646CB" w:rsidDel="00BE5490">
            <w:rPr>
              <w:rStyle w:val="ab"/>
              <w:rFonts w:hint="eastAsia"/>
              <w:color w:val="auto"/>
              <w:rPrChange w:id="908" w:author="ETRI-김종원" w:date="2019-12-10T10:44:00Z">
                <w:rPr>
                  <w:rStyle w:val="ab"/>
                  <w:rFonts w:hint="eastAsia"/>
                </w:rPr>
              </w:rPrChange>
            </w:rPr>
            <w:delText>용어와</w:delText>
          </w:r>
          <w:r w:rsidRPr="002646CB" w:rsidDel="00BE5490">
            <w:rPr>
              <w:rStyle w:val="ab"/>
              <w:color w:val="auto"/>
              <w:rPrChange w:id="909" w:author="ETRI-김종원" w:date="2019-12-10T10:44:00Z">
                <w:rPr>
                  <w:rStyle w:val="ab"/>
                </w:rPr>
              </w:rPrChange>
            </w:rPr>
            <w:delText xml:space="preserve"> </w:delText>
          </w:r>
          <w:r w:rsidRPr="002646CB" w:rsidDel="00BE5490">
            <w:rPr>
              <w:rStyle w:val="ab"/>
              <w:rFonts w:hint="eastAsia"/>
              <w:color w:val="auto"/>
              <w:rPrChange w:id="910" w:author="ETRI-김종원" w:date="2019-12-10T10:44:00Z">
                <w:rPr>
                  <w:rStyle w:val="ab"/>
                  <w:rFonts w:hint="eastAsia"/>
                </w:rPr>
              </w:rPrChange>
            </w:rPr>
            <w:delText>정의</w:delText>
          </w:r>
          <w:r w:rsidRPr="002646CB" w:rsidDel="00BE5490">
            <w:rPr>
              <w:rStyle w:val="ab"/>
              <w:color w:val="auto"/>
              <w:rPrChange w:id="911" w:author="ETRI-김종원" w:date="2019-12-10T10:44:00Z">
                <w:rPr>
                  <w:rStyle w:val="ab"/>
                </w:rPr>
              </w:rPrChange>
            </w:rPr>
            <w:delText xml:space="preserve"> </w:delText>
          </w:r>
          <w:r w:rsidRPr="002646CB" w:rsidDel="00BE5490">
            <w:rPr>
              <w:rStyle w:val="ab"/>
              <w:rFonts w:hint="eastAsia"/>
              <w:color w:val="auto"/>
              <w:rPrChange w:id="912" w:author="ETRI-김종원" w:date="2019-12-10T10:44:00Z">
                <w:rPr>
                  <w:rStyle w:val="ab"/>
                  <w:rFonts w:hint="eastAsia"/>
                </w:rPr>
              </w:rPrChange>
            </w:rPr>
            <w:delText>및</w:delText>
          </w:r>
          <w:r w:rsidRPr="002646CB" w:rsidDel="00BE5490">
            <w:rPr>
              <w:rStyle w:val="ab"/>
              <w:color w:val="auto"/>
              <w:rPrChange w:id="913" w:author="ETRI-김종원" w:date="2019-12-10T10:44:00Z">
                <w:rPr>
                  <w:rStyle w:val="ab"/>
                </w:rPr>
              </w:rPrChange>
            </w:rPr>
            <w:delText xml:space="preserve"> </w:delText>
          </w:r>
          <w:r w:rsidRPr="002646CB" w:rsidDel="00BE5490">
            <w:rPr>
              <w:rStyle w:val="ab"/>
              <w:rFonts w:hint="eastAsia"/>
              <w:color w:val="auto"/>
              <w:rPrChange w:id="914" w:author="ETRI-김종원" w:date="2019-12-10T10:44:00Z">
                <w:rPr>
                  <w:rStyle w:val="ab"/>
                  <w:rFonts w:hint="eastAsia"/>
                </w:rPr>
              </w:rPrChange>
            </w:rPr>
            <w:delText>약어</w:delText>
          </w:r>
          <w:r w:rsidRPr="002646CB" w:rsidDel="00BE5490">
            <w:rPr>
              <w:webHidden/>
            </w:rPr>
            <w:tab/>
          </w:r>
        </w:del>
      </w:ins>
    </w:p>
    <w:p w14:paraId="594BFED6" w14:textId="4F9514AE" w:rsidR="00633BEF" w:rsidRPr="002646CB" w:rsidDel="00BE5490" w:rsidRDefault="00633BEF">
      <w:pPr>
        <w:pStyle w:val="2a"/>
        <w:rPr>
          <w:ins w:id="915" w:author="박 진상" w:date="2019-10-29T12:24:00Z"/>
          <w:del w:id="916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917" w:author="박 진상" w:date="2019-10-29T12:24:00Z">
        <w:del w:id="918" w:author="ETRI-김종원" w:date="2019-11-04T21:03:00Z">
          <w:r w:rsidRPr="002646CB" w:rsidDel="00BE5490">
            <w:rPr>
              <w:rStyle w:val="ab"/>
              <w:rFonts w:cs="Arial"/>
              <w:color w:val="auto"/>
              <w:rPrChange w:id="919" w:author="ETRI-김종원" w:date="2019-12-10T10:44:00Z">
                <w:rPr>
                  <w:rStyle w:val="ab"/>
                  <w:rFonts w:cs="Arial"/>
                </w:rPr>
              </w:rPrChange>
            </w:rPr>
            <w:delText>3.1</w:delText>
          </w:r>
          <w:r w:rsidRPr="002646CB" w:rsidDel="00BE5490">
            <w:rPr>
              <w:rFonts w:asciiTheme="minorHAnsi" w:eastAsiaTheme="minorEastAsia" w:hAnsiTheme="minorHAnsi" w:cstheme="minorBidi"/>
              <w:kern w:val="2"/>
              <w:szCs w:val="22"/>
              <w:lang w:val="en-US"/>
            </w:rPr>
            <w:tab/>
          </w:r>
          <w:r w:rsidRPr="002646CB" w:rsidDel="00BE5490">
            <w:rPr>
              <w:rStyle w:val="ab"/>
              <w:rFonts w:hint="eastAsia"/>
              <w:color w:val="auto"/>
              <w:rPrChange w:id="920" w:author="ETRI-김종원" w:date="2019-12-10T10:44:00Z">
                <w:rPr>
                  <w:rStyle w:val="ab"/>
                  <w:rFonts w:hint="eastAsia"/>
                </w:rPr>
              </w:rPrChange>
            </w:rPr>
            <w:delText>용어와</w:delText>
          </w:r>
          <w:r w:rsidRPr="002646CB" w:rsidDel="00BE5490">
            <w:rPr>
              <w:rStyle w:val="ab"/>
              <w:color w:val="auto"/>
              <w:rPrChange w:id="921" w:author="ETRI-김종원" w:date="2019-12-10T10:44:00Z">
                <w:rPr>
                  <w:rStyle w:val="ab"/>
                </w:rPr>
              </w:rPrChange>
            </w:rPr>
            <w:delText xml:space="preserve"> </w:delText>
          </w:r>
          <w:r w:rsidRPr="002646CB" w:rsidDel="00BE5490">
            <w:rPr>
              <w:rStyle w:val="ab"/>
              <w:rFonts w:hint="eastAsia"/>
              <w:color w:val="auto"/>
              <w:rPrChange w:id="922" w:author="ETRI-김종원" w:date="2019-12-10T10:44:00Z">
                <w:rPr>
                  <w:rStyle w:val="ab"/>
                  <w:rFonts w:hint="eastAsia"/>
                </w:rPr>
              </w:rPrChange>
            </w:rPr>
            <w:delText>정의</w:delText>
          </w:r>
          <w:r w:rsidRPr="002646CB" w:rsidDel="00BE5490">
            <w:rPr>
              <w:webHidden/>
            </w:rPr>
            <w:tab/>
          </w:r>
        </w:del>
      </w:ins>
    </w:p>
    <w:p w14:paraId="537C3D32" w14:textId="25472A02" w:rsidR="00633BEF" w:rsidRPr="002646CB" w:rsidDel="00BE5490" w:rsidRDefault="00633BEF">
      <w:pPr>
        <w:pStyle w:val="2a"/>
        <w:rPr>
          <w:ins w:id="923" w:author="박 진상" w:date="2019-10-29T12:24:00Z"/>
          <w:del w:id="924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925" w:author="박 진상" w:date="2019-10-29T12:24:00Z">
        <w:del w:id="926" w:author="ETRI-김종원" w:date="2019-11-04T21:03:00Z">
          <w:r w:rsidRPr="002646CB" w:rsidDel="00BE5490">
            <w:rPr>
              <w:rStyle w:val="ab"/>
              <w:rFonts w:cs="Arial"/>
              <w:color w:val="auto"/>
              <w:rPrChange w:id="927" w:author="ETRI-김종원" w:date="2019-12-10T10:44:00Z">
                <w:rPr>
                  <w:rStyle w:val="ab"/>
                  <w:rFonts w:cs="Arial"/>
                </w:rPr>
              </w:rPrChange>
            </w:rPr>
            <w:delText>3.2</w:delText>
          </w:r>
          <w:r w:rsidRPr="002646CB" w:rsidDel="00BE5490">
            <w:rPr>
              <w:rFonts w:asciiTheme="minorHAnsi" w:eastAsiaTheme="minorEastAsia" w:hAnsiTheme="minorHAnsi" w:cstheme="minorBidi"/>
              <w:kern w:val="2"/>
              <w:szCs w:val="22"/>
              <w:lang w:val="en-US"/>
            </w:rPr>
            <w:tab/>
          </w:r>
          <w:r w:rsidRPr="002646CB" w:rsidDel="00BE5490">
            <w:rPr>
              <w:rStyle w:val="ab"/>
              <w:rFonts w:hint="eastAsia"/>
              <w:color w:val="auto"/>
              <w:rPrChange w:id="928" w:author="ETRI-김종원" w:date="2019-12-10T10:44:00Z">
                <w:rPr>
                  <w:rStyle w:val="ab"/>
                  <w:rFonts w:hint="eastAsia"/>
                </w:rPr>
              </w:rPrChange>
            </w:rPr>
            <w:delText>약어</w:delText>
          </w:r>
          <w:r w:rsidRPr="002646CB" w:rsidDel="00BE5490">
            <w:rPr>
              <w:webHidden/>
            </w:rPr>
            <w:tab/>
          </w:r>
        </w:del>
      </w:ins>
    </w:p>
    <w:p w14:paraId="60447EC1" w14:textId="36235D8D" w:rsidR="00633BEF" w:rsidRPr="002646CB" w:rsidDel="00BE5490" w:rsidRDefault="00633BEF">
      <w:pPr>
        <w:pStyle w:val="16"/>
        <w:rPr>
          <w:ins w:id="929" w:author="박 진상" w:date="2019-10-29T12:24:00Z"/>
          <w:del w:id="930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931" w:author="박 진상" w:date="2019-10-29T12:24:00Z">
        <w:del w:id="932" w:author="ETRI-김종원" w:date="2019-11-04T21:03:00Z">
          <w:r w:rsidRPr="002646CB" w:rsidDel="00BE5490">
            <w:rPr>
              <w:rStyle w:val="ab"/>
              <w:color w:val="auto"/>
              <w:rPrChange w:id="933" w:author="ETRI-김종원" w:date="2019-12-10T10:44:00Z">
                <w:rPr>
                  <w:rStyle w:val="ab"/>
                </w:rPr>
              </w:rPrChange>
            </w:rPr>
            <w:delText>4</w:delText>
          </w:r>
          <w:r w:rsidRPr="002646CB" w:rsidDel="00BE5490">
            <w:rPr>
              <w:rFonts w:asciiTheme="minorHAnsi" w:eastAsiaTheme="minorEastAsia" w:hAnsiTheme="minorHAnsi" w:cstheme="minorBidi"/>
              <w:kern w:val="2"/>
              <w:szCs w:val="22"/>
              <w:lang w:val="en-US"/>
            </w:rPr>
            <w:tab/>
          </w:r>
          <w:r w:rsidRPr="002646CB" w:rsidDel="00BE5490">
            <w:rPr>
              <w:rStyle w:val="ab"/>
              <w:rFonts w:hint="eastAsia"/>
              <w:color w:val="auto"/>
              <w:rPrChange w:id="934" w:author="ETRI-김종원" w:date="2019-12-10T10:44:00Z">
                <w:rPr>
                  <w:rStyle w:val="ab"/>
                  <w:rFonts w:hint="eastAsia"/>
                </w:rPr>
              </w:rPrChange>
            </w:rPr>
            <w:delText>분산자원</w:delText>
          </w:r>
          <w:r w:rsidRPr="002646CB" w:rsidDel="00BE5490">
            <w:rPr>
              <w:rStyle w:val="ab"/>
              <w:color w:val="auto"/>
              <w:rPrChange w:id="935" w:author="ETRI-김종원" w:date="2019-12-10T10:44:00Z">
                <w:rPr>
                  <w:rStyle w:val="ab"/>
                </w:rPr>
              </w:rPrChange>
            </w:rPr>
            <w:delText xml:space="preserve">(DER) </w:delText>
          </w:r>
          <w:r w:rsidRPr="002646CB" w:rsidDel="00BE5490">
            <w:rPr>
              <w:rStyle w:val="ab"/>
              <w:rFonts w:hint="eastAsia"/>
              <w:color w:val="auto"/>
              <w:rPrChange w:id="936" w:author="ETRI-김종원" w:date="2019-12-10T10:44:00Z">
                <w:rPr>
                  <w:rStyle w:val="ab"/>
                  <w:rFonts w:hint="eastAsia"/>
                </w:rPr>
              </w:rPrChange>
            </w:rPr>
            <w:delText>시스템</w:delText>
          </w:r>
          <w:r w:rsidRPr="002646CB" w:rsidDel="00BE5490">
            <w:rPr>
              <w:rStyle w:val="ab"/>
              <w:color w:val="auto"/>
              <w:rPrChange w:id="937" w:author="ETRI-김종원" w:date="2019-12-10T10:44:00Z">
                <w:rPr>
                  <w:rStyle w:val="ab"/>
                </w:rPr>
              </w:rPrChange>
            </w:rPr>
            <w:delText xml:space="preserve"> </w:delText>
          </w:r>
          <w:r w:rsidRPr="002646CB" w:rsidDel="00BE5490">
            <w:rPr>
              <w:rStyle w:val="ab"/>
              <w:rFonts w:hint="eastAsia"/>
              <w:color w:val="auto"/>
              <w:rPrChange w:id="938" w:author="ETRI-김종원" w:date="2019-12-10T10:44:00Z">
                <w:rPr>
                  <w:rStyle w:val="ab"/>
                  <w:rFonts w:hint="eastAsia"/>
                </w:rPr>
              </w:rPrChange>
            </w:rPr>
            <w:delText>구성</w:delText>
          </w:r>
          <w:r w:rsidRPr="002646CB" w:rsidDel="00BE5490">
            <w:rPr>
              <w:webHidden/>
            </w:rPr>
            <w:tab/>
          </w:r>
        </w:del>
      </w:ins>
    </w:p>
    <w:p w14:paraId="3EBF98EA" w14:textId="05C8C75D" w:rsidR="00633BEF" w:rsidRPr="002646CB" w:rsidDel="00BE5490" w:rsidRDefault="00633BEF">
      <w:pPr>
        <w:pStyle w:val="2a"/>
        <w:rPr>
          <w:ins w:id="939" w:author="박 진상" w:date="2019-10-29T12:24:00Z"/>
          <w:del w:id="940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941" w:author="박 진상" w:date="2019-10-29T12:24:00Z">
        <w:del w:id="942" w:author="ETRI-김종원" w:date="2019-11-04T21:03:00Z">
          <w:r w:rsidRPr="002646CB" w:rsidDel="00BE5490">
            <w:rPr>
              <w:rStyle w:val="ab"/>
              <w:rFonts w:cs="Arial"/>
              <w:color w:val="auto"/>
              <w:rPrChange w:id="943" w:author="ETRI-김종원" w:date="2019-12-10T10:44:00Z">
                <w:rPr>
                  <w:rStyle w:val="ab"/>
                  <w:rFonts w:cs="Arial"/>
                </w:rPr>
              </w:rPrChange>
            </w:rPr>
            <w:delText>4.1</w:delText>
          </w:r>
          <w:r w:rsidRPr="002646CB" w:rsidDel="00BE5490">
            <w:rPr>
              <w:rFonts w:asciiTheme="minorHAnsi" w:eastAsiaTheme="minorEastAsia" w:hAnsiTheme="minorHAnsi" w:cstheme="minorBidi"/>
              <w:kern w:val="2"/>
              <w:szCs w:val="22"/>
              <w:lang w:val="en-US"/>
            </w:rPr>
            <w:tab/>
          </w:r>
          <w:r w:rsidRPr="002646CB" w:rsidDel="00BE5490">
            <w:rPr>
              <w:rStyle w:val="ab"/>
              <w:rFonts w:hint="eastAsia"/>
              <w:color w:val="auto"/>
              <w:rPrChange w:id="944" w:author="ETRI-김종원" w:date="2019-12-10T10:44:00Z">
                <w:rPr>
                  <w:rStyle w:val="ab"/>
                  <w:rFonts w:hint="eastAsia"/>
                </w:rPr>
              </w:rPrChange>
            </w:rPr>
            <w:delText>일반사항</w:delText>
          </w:r>
          <w:r w:rsidRPr="002646CB" w:rsidDel="00BE5490">
            <w:rPr>
              <w:webHidden/>
            </w:rPr>
            <w:tab/>
          </w:r>
        </w:del>
      </w:ins>
    </w:p>
    <w:p w14:paraId="575A2AF0" w14:textId="0294E5CC" w:rsidR="00633BEF" w:rsidRPr="002646CB" w:rsidDel="00BE5490" w:rsidRDefault="00633BEF">
      <w:pPr>
        <w:pStyle w:val="2a"/>
        <w:rPr>
          <w:ins w:id="945" w:author="박 진상" w:date="2019-10-29T12:24:00Z"/>
          <w:del w:id="946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947" w:author="박 진상" w:date="2019-10-29T12:24:00Z">
        <w:del w:id="948" w:author="ETRI-김종원" w:date="2019-11-04T21:03:00Z">
          <w:r w:rsidRPr="002646CB" w:rsidDel="00BE5490">
            <w:rPr>
              <w:rStyle w:val="ab"/>
              <w:rFonts w:cs="Arial"/>
              <w:color w:val="auto"/>
              <w:rPrChange w:id="949" w:author="ETRI-김종원" w:date="2019-12-10T10:44:00Z">
                <w:rPr>
                  <w:rStyle w:val="ab"/>
                  <w:rFonts w:cs="Arial"/>
                </w:rPr>
              </w:rPrChange>
            </w:rPr>
            <w:delText>4.2</w:delText>
          </w:r>
          <w:r w:rsidRPr="002646CB" w:rsidDel="00BE5490">
            <w:rPr>
              <w:rFonts w:asciiTheme="minorHAnsi" w:eastAsiaTheme="minorEastAsia" w:hAnsiTheme="minorHAnsi" w:cstheme="minorBidi"/>
              <w:kern w:val="2"/>
              <w:szCs w:val="22"/>
              <w:lang w:val="en-US"/>
            </w:rPr>
            <w:tab/>
          </w:r>
          <w:r w:rsidRPr="002646CB" w:rsidDel="00BE5490">
            <w:rPr>
              <w:rStyle w:val="ab"/>
              <w:rFonts w:hint="eastAsia"/>
              <w:color w:val="auto"/>
              <w:rPrChange w:id="950" w:author="ETRI-김종원" w:date="2019-12-10T10:44:00Z">
                <w:rPr>
                  <w:rStyle w:val="ab"/>
                  <w:rFonts w:hint="eastAsia"/>
                </w:rPr>
              </w:rPrChange>
            </w:rPr>
            <w:delText>시스템</w:delText>
          </w:r>
          <w:r w:rsidRPr="002646CB" w:rsidDel="00BE5490">
            <w:rPr>
              <w:rStyle w:val="ab"/>
              <w:color w:val="auto"/>
              <w:rPrChange w:id="951" w:author="ETRI-김종원" w:date="2019-12-10T10:44:00Z">
                <w:rPr>
                  <w:rStyle w:val="ab"/>
                </w:rPr>
              </w:rPrChange>
            </w:rPr>
            <w:delText xml:space="preserve"> </w:delText>
          </w:r>
          <w:r w:rsidRPr="002646CB" w:rsidDel="00BE5490">
            <w:rPr>
              <w:rStyle w:val="ab"/>
              <w:rFonts w:hint="eastAsia"/>
              <w:color w:val="auto"/>
              <w:rPrChange w:id="952" w:author="ETRI-김종원" w:date="2019-12-10T10:44:00Z">
                <w:rPr>
                  <w:rStyle w:val="ab"/>
                  <w:rFonts w:hint="eastAsia"/>
                </w:rPr>
              </w:rPrChange>
            </w:rPr>
            <w:delText>구성</w:delText>
          </w:r>
          <w:r w:rsidRPr="002646CB" w:rsidDel="00BE5490">
            <w:rPr>
              <w:webHidden/>
            </w:rPr>
            <w:tab/>
          </w:r>
        </w:del>
      </w:ins>
    </w:p>
    <w:p w14:paraId="392E228A" w14:textId="254080A1" w:rsidR="00633BEF" w:rsidRPr="002646CB" w:rsidDel="00BE5490" w:rsidRDefault="00633BEF">
      <w:pPr>
        <w:pStyle w:val="2a"/>
        <w:rPr>
          <w:ins w:id="953" w:author="박 진상" w:date="2019-10-29T12:24:00Z"/>
          <w:del w:id="954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955" w:author="박 진상" w:date="2019-10-29T12:24:00Z">
        <w:del w:id="956" w:author="ETRI-김종원" w:date="2019-11-04T21:03:00Z">
          <w:r w:rsidRPr="002646CB" w:rsidDel="00BE5490">
            <w:rPr>
              <w:rStyle w:val="ab"/>
              <w:rFonts w:cs="Arial"/>
              <w:color w:val="auto"/>
              <w:lang w:bidi="ko-KR"/>
              <w:rPrChange w:id="957" w:author="ETRI-김종원" w:date="2019-12-10T10:44:00Z">
                <w:rPr>
                  <w:rStyle w:val="ab"/>
                  <w:rFonts w:cs="Arial"/>
                  <w:lang w:bidi="ko-KR"/>
                </w:rPr>
              </w:rPrChange>
            </w:rPr>
            <w:delText>4.3</w:delText>
          </w:r>
          <w:r w:rsidRPr="002646CB" w:rsidDel="00BE5490">
            <w:rPr>
              <w:rFonts w:asciiTheme="minorHAnsi" w:eastAsiaTheme="minorEastAsia" w:hAnsiTheme="minorHAnsi" w:cstheme="minorBidi"/>
              <w:kern w:val="2"/>
              <w:szCs w:val="22"/>
              <w:lang w:val="en-US"/>
            </w:rPr>
            <w:tab/>
          </w:r>
          <w:r w:rsidRPr="002646CB" w:rsidDel="00BE5490">
            <w:rPr>
              <w:rStyle w:val="ab"/>
              <w:rFonts w:hint="eastAsia"/>
              <w:color w:val="auto"/>
              <w:rPrChange w:id="958" w:author="ETRI-김종원" w:date="2019-12-10T10:44:00Z">
                <w:rPr>
                  <w:rStyle w:val="ab"/>
                  <w:rFonts w:hint="eastAsia"/>
                </w:rPr>
              </w:rPrChange>
            </w:rPr>
            <w:delText>적용</w:delText>
          </w:r>
          <w:r w:rsidRPr="002646CB" w:rsidDel="00BE5490">
            <w:rPr>
              <w:rStyle w:val="ab"/>
              <w:color w:val="auto"/>
              <w:rPrChange w:id="959" w:author="ETRI-김종원" w:date="2019-12-10T10:44:00Z">
                <w:rPr>
                  <w:rStyle w:val="ab"/>
                </w:rPr>
              </w:rPrChange>
            </w:rPr>
            <w:delText xml:space="preserve"> </w:delText>
          </w:r>
          <w:r w:rsidRPr="002646CB" w:rsidDel="00BE5490">
            <w:rPr>
              <w:rStyle w:val="ab"/>
              <w:rFonts w:hint="eastAsia"/>
              <w:color w:val="auto"/>
              <w:rPrChange w:id="960" w:author="ETRI-김종원" w:date="2019-12-10T10:44:00Z">
                <w:rPr>
                  <w:rStyle w:val="ab"/>
                  <w:rFonts w:hint="eastAsia"/>
                </w:rPr>
              </w:rPrChange>
            </w:rPr>
            <w:delText>시스템</w:delText>
          </w:r>
          <w:r w:rsidRPr="002646CB" w:rsidDel="00BE5490">
            <w:rPr>
              <w:rStyle w:val="ab"/>
              <w:color w:val="auto"/>
              <w:rPrChange w:id="961" w:author="ETRI-김종원" w:date="2019-12-10T10:44:00Z">
                <w:rPr>
                  <w:rStyle w:val="ab"/>
                </w:rPr>
              </w:rPrChange>
            </w:rPr>
            <w:delText xml:space="preserve"> </w:delText>
          </w:r>
          <w:r w:rsidRPr="002646CB" w:rsidDel="00BE5490">
            <w:rPr>
              <w:rStyle w:val="ab"/>
              <w:rFonts w:hint="eastAsia"/>
              <w:color w:val="auto"/>
              <w:rPrChange w:id="962" w:author="ETRI-김종원" w:date="2019-12-10T10:44:00Z">
                <w:rPr>
                  <w:rStyle w:val="ab"/>
                  <w:rFonts w:hint="eastAsia"/>
                </w:rPr>
              </w:rPrChange>
            </w:rPr>
            <w:delText>구성</w:delText>
          </w:r>
          <w:r w:rsidRPr="002646CB" w:rsidDel="00BE5490">
            <w:rPr>
              <w:rStyle w:val="ab"/>
              <w:color w:val="auto"/>
              <w:rPrChange w:id="963" w:author="ETRI-김종원" w:date="2019-12-10T10:44:00Z">
                <w:rPr>
                  <w:rStyle w:val="ab"/>
                </w:rPr>
              </w:rPrChange>
            </w:rPr>
            <w:delText xml:space="preserve"> </w:delText>
          </w:r>
          <w:r w:rsidRPr="002646CB" w:rsidDel="00BE5490">
            <w:rPr>
              <w:rStyle w:val="ab"/>
              <w:rFonts w:hint="eastAsia"/>
              <w:color w:val="auto"/>
              <w:rPrChange w:id="964" w:author="ETRI-김종원" w:date="2019-12-10T10:44:00Z">
                <w:rPr>
                  <w:rStyle w:val="ab"/>
                  <w:rFonts w:hint="eastAsia"/>
                </w:rPr>
              </w:rPrChange>
            </w:rPr>
            <w:delText>방법</w:delText>
          </w:r>
          <w:r w:rsidRPr="002646CB" w:rsidDel="00BE5490">
            <w:rPr>
              <w:webHidden/>
            </w:rPr>
            <w:tab/>
          </w:r>
        </w:del>
      </w:ins>
    </w:p>
    <w:p w14:paraId="39EFCA72" w14:textId="369358D6" w:rsidR="00633BEF" w:rsidRPr="002646CB" w:rsidDel="00BE5490" w:rsidRDefault="00633BEF">
      <w:pPr>
        <w:pStyle w:val="16"/>
        <w:rPr>
          <w:ins w:id="965" w:author="박 진상" w:date="2019-10-29T12:24:00Z"/>
          <w:del w:id="966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967" w:author="박 진상" w:date="2019-10-29T12:24:00Z">
        <w:del w:id="968" w:author="ETRI-김종원" w:date="2019-11-04T21:03:00Z">
          <w:r w:rsidRPr="002646CB" w:rsidDel="00BE5490">
            <w:rPr>
              <w:rStyle w:val="ab"/>
              <w:color w:val="auto"/>
              <w:lang w:val="en-US"/>
              <w:rPrChange w:id="969" w:author="ETRI-김종원" w:date="2019-12-10T10:44:00Z">
                <w:rPr>
                  <w:rStyle w:val="ab"/>
                  <w:lang w:val="en-US"/>
                </w:rPr>
              </w:rPrChange>
            </w:rPr>
            <w:delText>5</w:delText>
          </w:r>
          <w:r w:rsidRPr="002646CB" w:rsidDel="00BE5490">
            <w:rPr>
              <w:rFonts w:asciiTheme="minorHAnsi" w:eastAsiaTheme="minorEastAsia" w:hAnsiTheme="minorHAnsi" w:cstheme="minorBidi"/>
              <w:kern w:val="2"/>
              <w:szCs w:val="22"/>
              <w:lang w:val="en-US"/>
            </w:rPr>
            <w:tab/>
          </w:r>
          <w:r w:rsidRPr="002646CB" w:rsidDel="00BE5490">
            <w:rPr>
              <w:rStyle w:val="ab"/>
              <w:rFonts w:hint="eastAsia"/>
              <w:color w:val="auto"/>
              <w:rPrChange w:id="970" w:author="ETRI-김종원" w:date="2019-12-10T10:44:00Z">
                <w:rPr>
                  <w:rStyle w:val="ab"/>
                  <w:rFonts w:hint="eastAsia"/>
                </w:rPr>
              </w:rPrChange>
            </w:rPr>
            <w:delText>매개변수</w:delText>
          </w:r>
          <w:r w:rsidRPr="002646CB" w:rsidDel="00BE5490">
            <w:rPr>
              <w:rStyle w:val="ab"/>
              <w:color w:val="auto"/>
              <w:rPrChange w:id="971" w:author="ETRI-김종원" w:date="2019-12-10T10:44:00Z">
                <w:rPr>
                  <w:rStyle w:val="ab"/>
                </w:rPr>
              </w:rPrChange>
            </w:rPr>
            <w:delText>(Parameter)</w:delText>
          </w:r>
          <w:r w:rsidRPr="002646CB" w:rsidDel="00BE5490">
            <w:rPr>
              <w:webHidden/>
            </w:rPr>
            <w:tab/>
          </w:r>
        </w:del>
      </w:ins>
    </w:p>
    <w:p w14:paraId="3F3647BD" w14:textId="4DC3EB00" w:rsidR="00633BEF" w:rsidRPr="002646CB" w:rsidDel="00BE5490" w:rsidRDefault="00633BEF">
      <w:pPr>
        <w:pStyle w:val="2a"/>
        <w:rPr>
          <w:ins w:id="972" w:author="박 진상" w:date="2019-10-29T12:24:00Z"/>
          <w:del w:id="973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974" w:author="박 진상" w:date="2019-10-29T12:24:00Z">
        <w:del w:id="975" w:author="ETRI-김종원" w:date="2019-11-04T21:03:00Z">
          <w:r w:rsidRPr="002646CB" w:rsidDel="00BE5490">
            <w:rPr>
              <w:rStyle w:val="ab"/>
              <w:rFonts w:cs="Arial"/>
              <w:color w:val="auto"/>
              <w:rPrChange w:id="976" w:author="ETRI-김종원" w:date="2019-12-10T10:44:00Z">
                <w:rPr>
                  <w:rStyle w:val="ab"/>
                  <w:rFonts w:cs="Arial"/>
                </w:rPr>
              </w:rPrChange>
            </w:rPr>
            <w:delText>5.1</w:delText>
          </w:r>
          <w:r w:rsidRPr="002646CB" w:rsidDel="00BE5490">
            <w:rPr>
              <w:rFonts w:asciiTheme="minorHAnsi" w:eastAsiaTheme="minorEastAsia" w:hAnsiTheme="minorHAnsi" w:cstheme="minorBidi"/>
              <w:kern w:val="2"/>
              <w:szCs w:val="22"/>
              <w:lang w:val="en-US"/>
            </w:rPr>
            <w:tab/>
          </w:r>
          <w:r w:rsidRPr="002646CB" w:rsidDel="00BE5490">
            <w:rPr>
              <w:rStyle w:val="ab"/>
              <w:rFonts w:hint="eastAsia"/>
              <w:color w:val="auto"/>
              <w:rPrChange w:id="977" w:author="ETRI-김종원" w:date="2019-12-10T10:44:00Z">
                <w:rPr>
                  <w:rStyle w:val="ab"/>
                  <w:rFonts w:hint="eastAsia"/>
                </w:rPr>
              </w:rPrChange>
            </w:rPr>
            <w:delText>측정데이터</w:delText>
          </w:r>
          <w:r w:rsidRPr="002646CB" w:rsidDel="00BE5490">
            <w:rPr>
              <w:rStyle w:val="ab"/>
              <w:color w:val="auto"/>
              <w:rPrChange w:id="978" w:author="ETRI-김종원" w:date="2019-12-10T10:44:00Z">
                <w:rPr>
                  <w:rStyle w:val="ab"/>
                </w:rPr>
              </w:rPrChange>
            </w:rPr>
            <w:delText xml:space="preserve"> </w:delText>
          </w:r>
          <w:r w:rsidRPr="002646CB" w:rsidDel="00BE5490">
            <w:rPr>
              <w:rStyle w:val="ab"/>
              <w:rFonts w:hint="eastAsia"/>
              <w:color w:val="auto"/>
              <w:rPrChange w:id="979" w:author="ETRI-김종원" w:date="2019-12-10T10:44:00Z">
                <w:rPr>
                  <w:rStyle w:val="ab"/>
                  <w:rFonts w:hint="eastAsia"/>
                </w:rPr>
              </w:rPrChange>
            </w:rPr>
            <w:delText>및</w:delText>
          </w:r>
          <w:r w:rsidRPr="002646CB" w:rsidDel="00BE5490">
            <w:rPr>
              <w:rStyle w:val="ab"/>
              <w:color w:val="auto"/>
              <w:rPrChange w:id="980" w:author="ETRI-김종원" w:date="2019-12-10T10:44:00Z">
                <w:rPr>
                  <w:rStyle w:val="ab"/>
                </w:rPr>
              </w:rPrChange>
            </w:rPr>
            <w:delText xml:space="preserve"> </w:delText>
          </w:r>
          <w:r w:rsidRPr="002646CB" w:rsidDel="00BE5490">
            <w:rPr>
              <w:rStyle w:val="ab"/>
              <w:rFonts w:hint="eastAsia"/>
              <w:color w:val="auto"/>
              <w:rPrChange w:id="981" w:author="ETRI-김종원" w:date="2019-12-10T10:44:00Z">
                <w:rPr>
                  <w:rStyle w:val="ab"/>
                  <w:rFonts w:hint="eastAsia"/>
                </w:rPr>
              </w:rPrChange>
            </w:rPr>
            <w:delText>측정값</w:delText>
          </w:r>
          <w:r w:rsidRPr="002646CB" w:rsidDel="00BE5490">
            <w:rPr>
              <w:webHidden/>
            </w:rPr>
            <w:tab/>
          </w:r>
        </w:del>
      </w:ins>
    </w:p>
    <w:p w14:paraId="206AECB6" w14:textId="701B2FFF" w:rsidR="00633BEF" w:rsidRPr="002646CB" w:rsidDel="00BE5490" w:rsidRDefault="00633BEF">
      <w:pPr>
        <w:pStyle w:val="2a"/>
        <w:rPr>
          <w:ins w:id="982" w:author="박 진상" w:date="2019-10-29T12:24:00Z"/>
          <w:del w:id="983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984" w:author="박 진상" w:date="2019-10-29T12:24:00Z">
        <w:del w:id="985" w:author="ETRI-김종원" w:date="2019-11-04T21:03:00Z">
          <w:r w:rsidRPr="002646CB" w:rsidDel="00BE5490">
            <w:rPr>
              <w:rStyle w:val="ab"/>
              <w:rFonts w:cs="Arial"/>
              <w:color w:val="auto"/>
              <w:rPrChange w:id="986" w:author="ETRI-김종원" w:date="2019-12-10T10:44:00Z">
                <w:rPr>
                  <w:rStyle w:val="ab"/>
                  <w:rFonts w:cs="Arial"/>
                </w:rPr>
              </w:rPrChange>
            </w:rPr>
            <w:delText>5.2</w:delText>
          </w:r>
          <w:r w:rsidRPr="002646CB" w:rsidDel="00BE5490">
            <w:rPr>
              <w:rFonts w:asciiTheme="minorHAnsi" w:eastAsiaTheme="minorEastAsia" w:hAnsiTheme="minorHAnsi" w:cstheme="minorBidi"/>
              <w:kern w:val="2"/>
              <w:szCs w:val="22"/>
              <w:lang w:val="en-US"/>
            </w:rPr>
            <w:tab/>
          </w:r>
          <w:r w:rsidRPr="002646CB" w:rsidDel="00BE5490">
            <w:rPr>
              <w:rStyle w:val="ab"/>
              <w:rFonts w:ascii="바탕" w:hAnsi="바탕"/>
              <w:color w:val="auto"/>
              <w:rPrChange w:id="987" w:author="ETRI-김종원" w:date="2019-12-10T10:44:00Z">
                <w:rPr>
                  <w:rStyle w:val="ab"/>
                  <w:rFonts w:ascii="바탕" w:hAnsi="바탕"/>
                </w:rPr>
              </w:rPrChange>
            </w:rPr>
            <w:delText>매개변수</w:delText>
          </w:r>
          <w:r w:rsidRPr="002646CB" w:rsidDel="00BE5490">
            <w:rPr>
              <w:rStyle w:val="ab"/>
              <w:rFonts w:ascii="바탕" w:hAnsi="바탕"/>
              <w:color w:val="auto"/>
              <w:rPrChange w:id="988" w:author="ETRI-김종원" w:date="2019-12-10T10:44:00Z">
                <w:rPr>
                  <w:rStyle w:val="ab"/>
                  <w:rFonts w:ascii="바탕" w:hAnsi="바탕"/>
                </w:rPr>
              </w:rPrChange>
            </w:rPr>
            <w:delText>(Parameter)</w:delText>
          </w:r>
          <w:r w:rsidRPr="002646CB" w:rsidDel="00BE5490">
            <w:rPr>
              <w:webHidden/>
            </w:rPr>
            <w:tab/>
          </w:r>
        </w:del>
      </w:ins>
    </w:p>
    <w:p w14:paraId="4107CDCC" w14:textId="5E0D3109" w:rsidR="00633BEF" w:rsidRPr="002646CB" w:rsidDel="00BE5490" w:rsidRDefault="00633BEF">
      <w:pPr>
        <w:pStyle w:val="16"/>
        <w:rPr>
          <w:ins w:id="989" w:author="박 진상" w:date="2019-10-29T12:24:00Z"/>
          <w:del w:id="990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991" w:author="박 진상" w:date="2019-10-29T12:24:00Z">
        <w:del w:id="992" w:author="ETRI-김종원" w:date="2019-11-04T21:03:00Z">
          <w:r w:rsidRPr="002646CB" w:rsidDel="00BE5490">
            <w:rPr>
              <w:rStyle w:val="ab"/>
              <w:color w:val="auto"/>
              <w:rPrChange w:id="993" w:author="ETRI-김종원" w:date="2019-12-10T10:44:00Z">
                <w:rPr>
                  <w:rStyle w:val="ab"/>
                </w:rPr>
              </w:rPrChange>
            </w:rPr>
            <w:delText>6</w:delText>
          </w:r>
          <w:r w:rsidRPr="002646CB" w:rsidDel="00BE5490">
            <w:rPr>
              <w:rFonts w:asciiTheme="minorHAnsi" w:eastAsiaTheme="minorEastAsia" w:hAnsiTheme="minorHAnsi" w:cstheme="minorBidi"/>
              <w:kern w:val="2"/>
              <w:szCs w:val="22"/>
              <w:lang w:val="en-US"/>
            </w:rPr>
            <w:tab/>
          </w:r>
          <w:r w:rsidRPr="002646CB" w:rsidDel="00BE5490">
            <w:rPr>
              <w:rStyle w:val="ab"/>
              <w:rFonts w:hint="eastAsia"/>
              <w:color w:val="auto"/>
              <w:rPrChange w:id="994" w:author="ETRI-김종원" w:date="2019-12-10T10:44:00Z">
                <w:rPr>
                  <w:rStyle w:val="ab"/>
                  <w:rFonts w:hint="eastAsia"/>
                </w:rPr>
              </w:rPrChange>
            </w:rPr>
            <w:delText>분산자원</w:delText>
          </w:r>
          <w:r w:rsidRPr="002646CB" w:rsidDel="00BE5490">
            <w:rPr>
              <w:rStyle w:val="ab"/>
              <w:color w:val="auto"/>
              <w:rPrChange w:id="995" w:author="ETRI-김종원" w:date="2019-12-10T10:44:00Z">
                <w:rPr>
                  <w:rStyle w:val="ab"/>
                </w:rPr>
              </w:rPrChange>
            </w:rPr>
            <w:delText xml:space="preserve"> </w:delText>
          </w:r>
          <w:r w:rsidRPr="002646CB" w:rsidDel="00BE5490">
            <w:rPr>
              <w:rStyle w:val="ab"/>
              <w:rFonts w:hint="eastAsia"/>
              <w:color w:val="auto"/>
              <w:rPrChange w:id="996" w:author="ETRI-김종원" w:date="2019-12-10T10:44:00Z">
                <w:rPr>
                  <w:rStyle w:val="ab"/>
                  <w:rFonts w:hint="eastAsia"/>
                </w:rPr>
              </w:rPrChange>
            </w:rPr>
            <w:delText>발전출력</w:delText>
          </w:r>
          <w:r w:rsidRPr="002646CB" w:rsidDel="00BE5490">
            <w:rPr>
              <w:rStyle w:val="ab"/>
              <w:color w:val="auto"/>
              <w:rPrChange w:id="997" w:author="ETRI-김종원" w:date="2019-12-10T10:44:00Z">
                <w:rPr>
                  <w:rStyle w:val="ab"/>
                </w:rPr>
              </w:rPrChange>
            </w:rPr>
            <w:delText xml:space="preserve"> </w:delText>
          </w:r>
          <w:r w:rsidRPr="002646CB" w:rsidDel="00BE5490">
            <w:rPr>
              <w:rStyle w:val="ab"/>
              <w:rFonts w:hint="eastAsia"/>
              <w:color w:val="auto"/>
              <w:rPrChange w:id="998" w:author="ETRI-김종원" w:date="2019-12-10T10:44:00Z">
                <w:rPr>
                  <w:rStyle w:val="ab"/>
                  <w:rFonts w:hint="eastAsia"/>
                </w:rPr>
              </w:rPrChange>
            </w:rPr>
            <w:delText>안정화</w:delText>
          </w:r>
          <w:r w:rsidRPr="002646CB" w:rsidDel="00BE5490">
            <w:rPr>
              <w:rStyle w:val="ab"/>
              <w:color w:val="auto"/>
              <w:rPrChange w:id="999" w:author="ETRI-김종원" w:date="2019-12-10T10:44:00Z">
                <w:rPr>
                  <w:rStyle w:val="ab"/>
                </w:rPr>
              </w:rPrChange>
            </w:rPr>
            <w:delText xml:space="preserve"> </w:delText>
          </w:r>
          <w:r w:rsidRPr="002646CB" w:rsidDel="00BE5490">
            <w:rPr>
              <w:rStyle w:val="ab"/>
              <w:rFonts w:hint="eastAsia"/>
              <w:color w:val="auto"/>
              <w:rPrChange w:id="1000" w:author="ETRI-김종원" w:date="2019-12-10T10:44:00Z">
                <w:rPr>
                  <w:rStyle w:val="ab"/>
                  <w:rFonts w:hint="eastAsia"/>
                </w:rPr>
              </w:rPrChange>
            </w:rPr>
            <w:delText>특성지표</w:delText>
          </w:r>
          <w:r w:rsidRPr="002646CB" w:rsidDel="00BE5490">
            <w:rPr>
              <w:webHidden/>
            </w:rPr>
            <w:tab/>
          </w:r>
        </w:del>
      </w:ins>
    </w:p>
    <w:p w14:paraId="636ED01E" w14:textId="3B1F1996" w:rsidR="00633BEF" w:rsidRPr="002646CB" w:rsidDel="00BE5490" w:rsidRDefault="00633BEF">
      <w:pPr>
        <w:pStyle w:val="2a"/>
        <w:rPr>
          <w:ins w:id="1001" w:author="박 진상" w:date="2019-10-29T12:24:00Z"/>
          <w:del w:id="1002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1003" w:author="박 진상" w:date="2019-10-29T12:24:00Z">
        <w:del w:id="1004" w:author="ETRI-김종원" w:date="2019-11-04T21:03:00Z">
          <w:r w:rsidRPr="002646CB" w:rsidDel="00BE5490">
            <w:rPr>
              <w:rStyle w:val="ab"/>
              <w:rFonts w:cs="Arial"/>
              <w:color w:val="auto"/>
              <w:rPrChange w:id="1005" w:author="ETRI-김종원" w:date="2019-12-10T10:44:00Z">
                <w:rPr>
                  <w:rStyle w:val="ab"/>
                  <w:rFonts w:cs="Arial"/>
                </w:rPr>
              </w:rPrChange>
            </w:rPr>
            <w:delText>6.1</w:delText>
          </w:r>
          <w:r w:rsidRPr="002646CB" w:rsidDel="00BE5490">
            <w:rPr>
              <w:rFonts w:asciiTheme="minorHAnsi" w:eastAsiaTheme="minorEastAsia" w:hAnsiTheme="minorHAnsi" w:cstheme="minorBidi"/>
              <w:kern w:val="2"/>
              <w:szCs w:val="22"/>
              <w:lang w:val="en-US"/>
            </w:rPr>
            <w:tab/>
          </w:r>
          <w:r w:rsidRPr="002646CB" w:rsidDel="00BE5490">
            <w:rPr>
              <w:rStyle w:val="ab"/>
              <w:rFonts w:hint="eastAsia"/>
              <w:color w:val="auto"/>
              <w:rPrChange w:id="1006" w:author="ETRI-김종원" w:date="2019-12-10T10:44:00Z">
                <w:rPr>
                  <w:rStyle w:val="ab"/>
                  <w:rFonts w:hint="eastAsia"/>
                </w:rPr>
              </w:rPrChange>
            </w:rPr>
            <w:delText>신뢰지표</w:delText>
          </w:r>
          <w:r w:rsidRPr="002646CB" w:rsidDel="00BE5490">
            <w:rPr>
              <w:rStyle w:val="ab"/>
              <w:color w:val="auto"/>
              <w:rPrChange w:id="1007" w:author="ETRI-김종원" w:date="2019-12-10T10:44:00Z">
                <w:rPr>
                  <w:rStyle w:val="ab"/>
                </w:rPr>
              </w:rPrChange>
            </w:rPr>
            <w:delText>(RI)</w:delText>
          </w:r>
          <w:r w:rsidRPr="002646CB" w:rsidDel="00BE5490">
            <w:rPr>
              <w:webHidden/>
            </w:rPr>
            <w:tab/>
          </w:r>
        </w:del>
      </w:ins>
    </w:p>
    <w:p w14:paraId="2D32F3E7" w14:textId="332557E0" w:rsidR="00633BEF" w:rsidRPr="002646CB" w:rsidDel="00BE5490" w:rsidRDefault="00633BEF">
      <w:pPr>
        <w:pStyle w:val="2a"/>
        <w:rPr>
          <w:ins w:id="1008" w:author="박 진상" w:date="2019-10-29T12:24:00Z"/>
          <w:del w:id="1009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1010" w:author="박 진상" w:date="2019-10-29T12:24:00Z">
        <w:del w:id="1011" w:author="ETRI-김종원" w:date="2019-11-04T21:03:00Z">
          <w:r w:rsidRPr="002646CB" w:rsidDel="00BE5490">
            <w:rPr>
              <w:rStyle w:val="ab"/>
              <w:rFonts w:cs="Arial"/>
              <w:bCs/>
              <w:color w:val="auto"/>
              <w:rPrChange w:id="1012" w:author="ETRI-김종원" w:date="2019-12-10T10:44:00Z">
                <w:rPr>
                  <w:rStyle w:val="ab"/>
                  <w:rFonts w:cs="Arial"/>
                  <w:bCs/>
                </w:rPr>
              </w:rPrChange>
            </w:rPr>
            <w:delText>6.2</w:delText>
          </w:r>
          <w:r w:rsidRPr="002646CB" w:rsidDel="00BE5490">
            <w:rPr>
              <w:rFonts w:asciiTheme="minorHAnsi" w:eastAsiaTheme="minorEastAsia" w:hAnsiTheme="minorHAnsi" w:cstheme="minorBidi"/>
              <w:kern w:val="2"/>
              <w:szCs w:val="22"/>
              <w:lang w:val="en-US"/>
            </w:rPr>
            <w:tab/>
          </w:r>
          <w:r w:rsidRPr="002646CB" w:rsidDel="00BE5490">
            <w:rPr>
              <w:rStyle w:val="ab"/>
              <w:rFonts w:hint="eastAsia"/>
              <w:bCs/>
              <w:color w:val="auto"/>
              <w:rPrChange w:id="1013" w:author="ETRI-김종원" w:date="2019-12-10T10:44:00Z">
                <w:rPr>
                  <w:rStyle w:val="ab"/>
                  <w:rFonts w:hint="eastAsia"/>
                  <w:bCs/>
                </w:rPr>
              </w:rPrChange>
            </w:rPr>
            <w:delText>변동지표</w:delText>
          </w:r>
          <w:r w:rsidRPr="002646CB" w:rsidDel="00BE5490">
            <w:rPr>
              <w:rStyle w:val="ab"/>
              <w:bCs/>
              <w:color w:val="auto"/>
              <w:rPrChange w:id="1014" w:author="ETRI-김종원" w:date="2019-12-10T10:44:00Z">
                <w:rPr>
                  <w:rStyle w:val="ab"/>
                  <w:bCs/>
                </w:rPr>
              </w:rPrChange>
            </w:rPr>
            <w:delText>(VI)</w:delText>
          </w:r>
          <w:r w:rsidRPr="002646CB" w:rsidDel="00BE5490">
            <w:rPr>
              <w:webHidden/>
            </w:rPr>
            <w:tab/>
          </w:r>
        </w:del>
      </w:ins>
    </w:p>
    <w:p w14:paraId="16C3B911" w14:textId="3AA8F1AF" w:rsidR="00633BEF" w:rsidRPr="002646CB" w:rsidDel="00BE5490" w:rsidRDefault="00633BEF">
      <w:pPr>
        <w:pStyle w:val="16"/>
        <w:rPr>
          <w:ins w:id="1015" w:author="박 진상" w:date="2019-10-29T12:24:00Z"/>
          <w:del w:id="1016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1017" w:author="박 진상" w:date="2019-10-29T12:24:00Z">
        <w:del w:id="1018" w:author="ETRI-김종원" w:date="2019-11-04T21:03:00Z">
          <w:r w:rsidRPr="002646CB" w:rsidDel="00BE5490">
            <w:rPr>
              <w:rStyle w:val="ab"/>
              <w:color w:val="auto"/>
              <w:rPrChange w:id="1019" w:author="ETRI-김종원" w:date="2019-12-10T10:44:00Z">
                <w:rPr>
                  <w:rStyle w:val="ab"/>
                </w:rPr>
              </w:rPrChange>
            </w:rPr>
            <w:delText>7</w:delText>
          </w:r>
          <w:r w:rsidRPr="002646CB" w:rsidDel="00BE5490">
            <w:rPr>
              <w:rFonts w:asciiTheme="minorHAnsi" w:eastAsiaTheme="minorEastAsia" w:hAnsiTheme="minorHAnsi" w:cstheme="minorBidi"/>
              <w:kern w:val="2"/>
              <w:szCs w:val="22"/>
              <w:lang w:val="en-US"/>
            </w:rPr>
            <w:tab/>
          </w:r>
          <w:r w:rsidRPr="002646CB" w:rsidDel="00BE5490">
            <w:rPr>
              <w:rStyle w:val="ab"/>
              <w:rFonts w:hint="eastAsia"/>
              <w:color w:val="auto"/>
              <w:rPrChange w:id="1020" w:author="ETRI-김종원" w:date="2019-12-10T10:44:00Z">
                <w:rPr>
                  <w:rStyle w:val="ab"/>
                  <w:rFonts w:hint="eastAsia"/>
                </w:rPr>
              </w:rPrChange>
            </w:rPr>
            <w:delText>특성지표를</w:delText>
          </w:r>
          <w:r w:rsidRPr="002646CB" w:rsidDel="00BE5490">
            <w:rPr>
              <w:rStyle w:val="ab"/>
              <w:color w:val="auto"/>
              <w:rPrChange w:id="1021" w:author="ETRI-김종원" w:date="2019-12-10T10:44:00Z">
                <w:rPr>
                  <w:rStyle w:val="ab"/>
                </w:rPr>
              </w:rPrChange>
            </w:rPr>
            <w:delText xml:space="preserve"> </w:delText>
          </w:r>
          <w:r w:rsidRPr="002646CB" w:rsidDel="00BE5490">
            <w:rPr>
              <w:rStyle w:val="ab"/>
              <w:rFonts w:hint="eastAsia"/>
              <w:color w:val="auto"/>
              <w:rPrChange w:id="1022" w:author="ETRI-김종원" w:date="2019-12-10T10:44:00Z">
                <w:rPr>
                  <w:rStyle w:val="ab"/>
                  <w:rFonts w:hint="eastAsia"/>
                </w:rPr>
              </w:rPrChange>
            </w:rPr>
            <w:delText>활용한</w:delText>
          </w:r>
          <w:r w:rsidRPr="002646CB" w:rsidDel="00BE5490">
            <w:rPr>
              <w:rStyle w:val="ab"/>
              <w:color w:val="auto"/>
              <w:rPrChange w:id="1023" w:author="ETRI-김종원" w:date="2019-12-10T10:44:00Z">
                <w:rPr>
                  <w:rStyle w:val="ab"/>
                </w:rPr>
              </w:rPrChange>
            </w:rPr>
            <w:delText xml:space="preserve"> </w:delText>
          </w:r>
          <w:r w:rsidRPr="002646CB" w:rsidDel="00BE5490">
            <w:rPr>
              <w:rStyle w:val="ab"/>
              <w:rFonts w:hint="eastAsia"/>
              <w:color w:val="auto"/>
              <w:rPrChange w:id="1024" w:author="ETRI-김종원" w:date="2019-12-10T10:44:00Z">
                <w:rPr>
                  <w:rStyle w:val="ab"/>
                  <w:rFonts w:hint="eastAsia"/>
                </w:rPr>
              </w:rPrChange>
            </w:rPr>
            <w:delText>인센티브지급률</w:delText>
          </w:r>
          <w:r w:rsidRPr="002646CB" w:rsidDel="00BE5490">
            <w:rPr>
              <w:rStyle w:val="ab"/>
              <w:color w:val="auto"/>
              <w:rPrChange w:id="1025" w:author="ETRI-김종원" w:date="2019-12-10T10:44:00Z">
                <w:rPr>
                  <w:rStyle w:val="ab"/>
                </w:rPr>
              </w:rPrChange>
            </w:rPr>
            <w:delText xml:space="preserve"> </w:delText>
          </w:r>
          <w:r w:rsidRPr="002646CB" w:rsidDel="00BE5490">
            <w:rPr>
              <w:rStyle w:val="ab"/>
              <w:rFonts w:hint="eastAsia"/>
              <w:color w:val="auto"/>
              <w:rPrChange w:id="1026" w:author="ETRI-김종원" w:date="2019-12-10T10:44:00Z">
                <w:rPr>
                  <w:rStyle w:val="ab"/>
                  <w:rFonts w:hint="eastAsia"/>
                </w:rPr>
              </w:rPrChange>
            </w:rPr>
            <w:delText>산정</w:delText>
          </w:r>
          <w:r w:rsidRPr="002646CB" w:rsidDel="00BE5490">
            <w:rPr>
              <w:webHidden/>
            </w:rPr>
            <w:tab/>
          </w:r>
        </w:del>
      </w:ins>
    </w:p>
    <w:p w14:paraId="6D9F73FA" w14:textId="7E4CA116" w:rsidR="00633BEF" w:rsidRPr="002646CB" w:rsidDel="00BE5490" w:rsidRDefault="00633BEF">
      <w:pPr>
        <w:pStyle w:val="2a"/>
        <w:rPr>
          <w:ins w:id="1027" w:author="박 진상" w:date="2019-10-29T12:24:00Z"/>
          <w:del w:id="1028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1029" w:author="박 진상" w:date="2019-10-29T12:24:00Z">
        <w:del w:id="1030" w:author="ETRI-김종원" w:date="2019-11-04T21:03:00Z">
          <w:r w:rsidRPr="002646CB" w:rsidDel="00BE5490">
            <w:rPr>
              <w:rStyle w:val="ab"/>
              <w:rFonts w:cs="Arial"/>
              <w:color w:val="auto"/>
              <w:rPrChange w:id="1031" w:author="ETRI-김종원" w:date="2019-12-10T10:44:00Z">
                <w:rPr>
                  <w:rStyle w:val="ab"/>
                  <w:rFonts w:cs="Arial"/>
                </w:rPr>
              </w:rPrChange>
            </w:rPr>
            <w:delText>7.1</w:delText>
          </w:r>
          <w:r w:rsidRPr="002646CB" w:rsidDel="00BE5490">
            <w:rPr>
              <w:rFonts w:asciiTheme="minorHAnsi" w:eastAsiaTheme="minorEastAsia" w:hAnsiTheme="minorHAnsi" w:cstheme="minorBidi"/>
              <w:kern w:val="2"/>
              <w:szCs w:val="22"/>
              <w:lang w:val="en-US"/>
            </w:rPr>
            <w:tab/>
          </w:r>
          <w:r w:rsidRPr="002646CB" w:rsidDel="00BE5490">
            <w:rPr>
              <w:rStyle w:val="ab"/>
              <w:rFonts w:hint="eastAsia"/>
              <w:color w:val="auto"/>
              <w:rPrChange w:id="1032" w:author="ETRI-김종원" w:date="2019-12-10T10:44:00Z">
                <w:rPr>
                  <w:rStyle w:val="ab"/>
                  <w:rFonts w:hint="eastAsia"/>
                </w:rPr>
              </w:rPrChange>
            </w:rPr>
            <w:delText>인센티브지급률</w:delText>
          </w:r>
          <w:r w:rsidRPr="002646CB" w:rsidDel="00BE5490">
            <w:rPr>
              <w:rStyle w:val="ab"/>
              <w:color w:val="auto"/>
              <w:rPrChange w:id="1033" w:author="ETRI-김종원" w:date="2019-12-10T10:44:00Z">
                <w:rPr>
                  <w:rStyle w:val="ab"/>
                </w:rPr>
              </w:rPrChange>
            </w:rPr>
            <w:delText>(Incentive Rate;IR)</w:delText>
          </w:r>
          <w:r w:rsidRPr="002646CB" w:rsidDel="00BE5490">
            <w:rPr>
              <w:webHidden/>
            </w:rPr>
            <w:tab/>
          </w:r>
        </w:del>
      </w:ins>
    </w:p>
    <w:p w14:paraId="19311D82" w14:textId="5CCCB304" w:rsidR="00633BEF" w:rsidRPr="002646CB" w:rsidDel="00BE5490" w:rsidRDefault="00633BEF">
      <w:pPr>
        <w:pStyle w:val="2a"/>
        <w:rPr>
          <w:ins w:id="1034" w:author="박 진상" w:date="2019-10-29T12:24:00Z"/>
          <w:del w:id="1035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1036" w:author="박 진상" w:date="2019-10-29T12:24:00Z">
        <w:del w:id="1037" w:author="ETRI-김종원" w:date="2019-11-04T21:03:00Z">
          <w:r w:rsidRPr="002646CB" w:rsidDel="00BE5490">
            <w:rPr>
              <w:rStyle w:val="ab"/>
              <w:rFonts w:cs="Arial"/>
              <w:color w:val="auto"/>
              <w:rPrChange w:id="1038" w:author="ETRI-김종원" w:date="2019-12-10T10:44:00Z">
                <w:rPr>
                  <w:rStyle w:val="ab"/>
                  <w:rFonts w:cs="Arial"/>
                </w:rPr>
              </w:rPrChange>
            </w:rPr>
            <w:delText>7.2</w:delText>
          </w:r>
          <w:r w:rsidRPr="002646CB" w:rsidDel="00BE5490">
            <w:rPr>
              <w:rFonts w:asciiTheme="minorHAnsi" w:eastAsiaTheme="minorEastAsia" w:hAnsiTheme="minorHAnsi" w:cstheme="minorBidi"/>
              <w:kern w:val="2"/>
              <w:szCs w:val="22"/>
              <w:lang w:val="en-US"/>
            </w:rPr>
            <w:tab/>
          </w:r>
          <w:r w:rsidRPr="002646CB" w:rsidDel="00BE5490">
            <w:rPr>
              <w:rStyle w:val="ab"/>
              <w:rFonts w:ascii="바탕" w:hAnsi="바탕"/>
              <w:color w:val="auto"/>
              <w:rPrChange w:id="1039" w:author="ETRI-김종원" w:date="2019-12-10T10:44:00Z">
                <w:rPr>
                  <w:rStyle w:val="ab"/>
                  <w:rFonts w:ascii="바탕" w:hAnsi="바탕"/>
                </w:rPr>
              </w:rPrChange>
            </w:rPr>
            <w:delText>신뢰지표</w:delText>
          </w:r>
          <w:r w:rsidRPr="002646CB" w:rsidDel="00BE5490">
            <w:rPr>
              <w:rStyle w:val="ab"/>
              <w:rFonts w:ascii="바탕" w:hAnsi="바탕"/>
              <w:color w:val="auto"/>
              <w:rPrChange w:id="1040" w:author="ETRI-김종원" w:date="2019-12-10T10:44:00Z">
                <w:rPr>
                  <w:rStyle w:val="ab"/>
                  <w:rFonts w:ascii="바탕" w:hAnsi="바탕"/>
                </w:rPr>
              </w:rPrChange>
            </w:rPr>
            <w:delText xml:space="preserve"> </w:delText>
          </w:r>
          <w:r w:rsidRPr="002646CB" w:rsidDel="00BE5490">
            <w:rPr>
              <w:rStyle w:val="ab"/>
              <w:rFonts w:ascii="바탕" w:hAnsi="바탕"/>
              <w:color w:val="auto"/>
              <w:rPrChange w:id="1041" w:author="ETRI-김종원" w:date="2019-12-10T10:44:00Z">
                <w:rPr>
                  <w:rStyle w:val="ab"/>
                  <w:rFonts w:ascii="바탕" w:hAnsi="바탕"/>
                </w:rPr>
              </w:rPrChange>
            </w:rPr>
            <w:delText>인센티브지급률</w:delText>
          </w:r>
          <w:r w:rsidRPr="002646CB" w:rsidDel="00BE5490">
            <w:rPr>
              <w:rStyle w:val="ab"/>
              <w:rFonts w:ascii="바탕" w:hAnsi="바탕"/>
              <w:color w:val="auto"/>
              <w:rPrChange w:id="1042" w:author="ETRI-김종원" w:date="2019-12-10T10:44:00Z">
                <w:rPr>
                  <w:rStyle w:val="ab"/>
                  <w:rFonts w:ascii="바탕" w:hAnsi="바탕"/>
                </w:rPr>
              </w:rPrChange>
            </w:rPr>
            <w:delText xml:space="preserve">(IRRI) </w:delText>
          </w:r>
          <w:r w:rsidRPr="002646CB" w:rsidDel="00BE5490">
            <w:rPr>
              <w:rStyle w:val="ab"/>
              <w:rFonts w:ascii="바탕" w:hAnsi="바탕"/>
              <w:color w:val="auto"/>
              <w:rPrChange w:id="1043" w:author="ETRI-김종원" w:date="2019-12-10T10:44:00Z">
                <w:rPr>
                  <w:rStyle w:val="ab"/>
                  <w:rFonts w:ascii="바탕" w:hAnsi="바탕"/>
                </w:rPr>
              </w:rPrChange>
            </w:rPr>
            <w:delText>산정</w:delText>
          </w:r>
          <w:r w:rsidRPr="002646CB" w:rsidDel="00BE5490">
            <w:rPr>
              <w:rStyle w:val="ab"/>
              <w:rFonts w:ascii="바탕" w:hAnsi="바탕"/>
              <w:color w:val="auto"/>
              <w:rPrChange w:id="1044" w:author="ETRI-김종원" w:date="2019-12-10T10:44:00Z">
                <w:rPr>
                  <w:rStyle w:val="ab"/>
                  <w:rFonts w:ascii="바탕" w:hAnsi="바탕"/>
                </w:rPr>
              </w:rPrChange>
            </w:rPr>
            <w:delText xml:space="preserve"> </w:delText>
          </w:r>
          <w:r w:rsidRPr="002646CB" w:rsidDel="00BE5490">
            <w:rPr>
              <w:rStyle w:val="ab"/>
              <w:rFonts w:ascii="바탕" w:hAnsi="바탕"/>
              <w:color w:val="auto"/>
              <w:rPrChange w:id="1045" w:author="ETRI-김종원" w:date="2019-12-10T10:44:00Z">
                <w:rPr>
                  <w:rStyle w:val="ab"/>
                  <w:rFonts w:ascii="바탕" w:hAnsi="바탕"/>
                </w:rPr>
              </w:rPrChange>
            </w:rPr>
            <w:delText>방법</w:delText>
          </w:r>
          <w:r w:rsidRPr="002646CB" w:rsidDel="00BE5490">
            <w:rPr>
              <w:webHidden/>
            </w:rPr>
            <w:tab/>
          </w:r>
        </w:del>
      </w:ins>
    </w:p>
    <w:p w14:paraId="0C45B60F" w14:textId="33FC7B31" w:rsidR="00633BEF" w:rsidRPr="002646CB" w:rsidDel="00BE5490" w:rsidRDefault="00633BEF">
      <w:pPr>
        <w:pStyle w:val="2a"/>
        <w:rPr>
          <w:ins w:id="1046" w:author="박 진상" w:date="2019-10-29T12:24:00Z"/>
          <w:del w:id="1047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1048" w:author="박 진상" w:date="2019-10-29T12:24:00Z">
        <w:del w:id="1049" w:author="ETRI-김종원" w:date="2019-11-04T21:03:00Z">
          <w:r w:rsidRPr="002646CB" w:rsidDel="00BE5490">
            <w:rPr>
              <w:rStyle w:val="ab"/>
              <w:rFonts w:cs="Arial"/>
              <w:color w:val="auto"/>
              <w:rPrChange w:id="1050" w:author="ETRI-김종원" w:date="2019-12-10T10:44:00Z">
                <w:rPr>
                  <w:rStyle w:val="ab"/>
                  <w:rFonts w:cs="Arial"/>
                </w:rPr>
              </w:rPrChange>
            </w:rPr>
            <w:delText>7.3</w:delText>
          </w:r>
          <w:r w:rsidRPr="002646CB" w:rsidDel="00BE5490">
            <w:rPr>
              <w:rFonts w:asciiTheme="minorHAnsi" w:eastAsiaTheme="minorEastAsia" w:hAnsiTheme="minorHAnsi" w:cstheme="minorBidi"/>
              <w:kern w:val="2"/>
              <w:szCs w:val="22"/>
              <w:lang w:val="en-US"/>
            </w:rPr>
            <w:tab/>
          </w:r>
          <w:r w:rsidRPr="002646CB" w:rsidDel="00BE5490">
            <w:rPr>
              <w:rStyle w:val="ab"/>
              <w:rFonts w:hint="eastAsia"/>
              <w:color w:val="auto"/>
              <w:rPrChange w:id="1051" w:author="ETRI-김종원" w:date="2019-12-10T10:44:00Z">
                <w:rPr>
                  <w:rStyle w:val="ab"/>
                  <w:rFonts w:hint="eastAsia"/>
                </w:rPr>
              </w:rPrChange>
            </w:rPr>
            <w:delText>변동지표</w:delText>
          </w:r>
          <w:r w:rsidRPr="002646CB" w:rsidDel="00BE5490">
            <w:rPr>
              <w:rStyle w:val="ab"/>
              <w:color w:val="auto"/>
              <w:rPrChange w:id="1052" w:author="ETRI-김종원" w:date="2019-12-10T10:44:00Z">
                <w:rPr>
                  <w:rStyle w:val="ab"/>
                </w:rPr>
              </w:rPrChange>
            </w:rPr>
            <w:delText xml:space="preserve"> </w:delText>
          </w:r>
          <w:r w:rsidRPr="002646CB" w:rsidDel="00BE5490">
            <w:rPr>
              <w:rStyle w:val="ab"/>
              <w:rFonts w:hint="eastAsia"/>
              <w:color w:val="auto"/>
              <w:rPrChange w:id="1053" w:author="ETRI-김종원" w:date="2019-12-10T10:44:00Z">
                <w:rPr>
                  <w:rStyle w:val="ab"/>
                  <w:rFonts w:hint="eastAsia"/>
                </w:rPr>
              </w:rPrChange>
            </w:rPr>
            <w:delText>인센티브지급률</w:delText>
          </w:r>
          <w:r w:rsidRPr="002646CB" w:rsidDel="00BE5490">
            <w:rPr>
              <w:rStyle w:val="ab"/>
              <w:color w:val="auto"/>
              <w:rPrChange w:id="1054" w:author="ETRI-김종원" w:date="2019-12-10T10:44:00Z">
                <w:rPr>
                  <w:rStyle w:val="ab"/>
                </w:rPr>
              </w:rPrChange>
            </w:rPr>
            <w:delText xml:space="preserve">(IRVI) </w:delText>
          </w:r>
          <w:r w:rsidRPr="002646CB" w:rsidDel="00BE5490">
            <w:rPr>
              <w:rStyle w:val="ab"/>
              <w:rFonts w:hint="eastAsia"/>
              <w:color w:val="auto"/>
              <w:rPrChange w:id="1055" w:author="ETRI-김종원" w:date="2019-12-10T10:44:00Z">
                <w:rPr>
                  <w:rStyle w:val="ab"/>
                  <w:rFonts w:hint="eastAsia"/>
                </w:rPr>
              </w:rPrChange>
            </w:rPr>
            <w:delText>산정</w:delText>
          </w:r>
          <w:r w:rsidRPr="002646CB" w:rsidDel="00BE5490">
            <w:rPr>
              <w:rStyle w:val="ab"/>
              <w:color w:val="auto"/>
              <w:rPrChange w:id="1056" w:author="ETRI-김종원" w:date="2019-12-10T10:44:00Z">
                <w:rPr>
                  <w:rStyle w:val="ab"/>
                </w:rPr>
              </w:rPrChange>
            </w:rPr>
            <w:delText xml:space="preserve"> </w:delText>
          </w:r>
          <w:r w:rsidRPr="002646CB" w:rsidDel="00BE5490">
            <w:rPr>
              <w:rStyle w:val="ab"/>
              <w:rFonts w:hint="eastAsia"/>
              <w:color w:val="auto"/>
              <w:rPrChange w:id="1057" w:author="ETRI-김종원" w:date="2019-12-10T10:44:00Z">
                <w:rPr>
                  <w:rStyle w:val="ab"/>
                  <w:rFonts w:hint="eastAsia"/>
                </w:rPr>
              </w:rPrChange>
            </w:rPr>
            <w:delText>방법</w:delText>
          </w:r>
          <w:r w:rsidRPr="002646CB" w:rsidDel="00BE5490">
            <w:rPr>
              <w:webHidden/>
            </w:rPr>
            <w:tab/>
          </w:r>
        </w:del>
      </w:ins>
    </w:p>
    <w:p w14:paraId="696608E8" w14:textId="780EDF5D" w:rsidR="00633BEF" w:rsidRPr="002646CB" w:rsidDel="00BE5490" w:rsidRDefault="00633BEF">
      <w:pPr>
        <w:pStyle w:val="2a"/>
        <w:rPr>
          <w:ins w:id="1058" w:author="박 진상" w:date="2019-10-29T12:24:00Z"/>
          <w:del w:id="1059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1060" w:author="박 진상" w:date="2019-10-29T12:24:00Z">
        <w:del w:id="1061" w:author="ETRI-김종원" w:date="2019-11-04T21:03:00Z">
          <w:r w:rsidRPr="002646CB" w:rsidDel="00BE5490">
            <w:rPr>
              <w:rStyle w:val="ab"/>
              <w:rFonts w:cs="Arial"/>
              <w:color w:val="auto"/>
              <w:rPrChange w:id="1062" w:author="ETRI-김종원" w:date="2019-12-10T10:44:00Z">
                <w:rPr>
                  <w:rStyle w:val="ab"/>
                  <w:rFonts w:cs="Arial"/>
                </w:rPr>
              </w:rPrChange>
            </w:rPr>
            <w:delText>7.4</w:delText>
          </w:r>
          <w:r w:rsidRPr="002646CB" w:rsidDel="00BE5490">
            <w:rPr>
              <w:rFonts w:asciiTheme="minorHAnsi" w:eastAsiaTheme="minorEastAsia" w:hAnsiTheme="minorHAnsi" w:cstheme="minorBidi"/>
              <w:kern w:val="2"/>
              <w:szCs w:val="22"/>
              <w:lang w:val="en-US"/>
            </w:rPr>
            <w:tab/>
          </w:r>
          <w:r w:rsidRPr="002646CB" w:rsidDel="00BE5490">
            <w:rPr>
              <w:rStyle w:val="ab"/>
              <w:rFonts w:hint="eastAsia"/>
              <w:color w:val="auto"/>
              <w:rPrChange w:id="1063" w:author="ETRI-김종원" w:date="2019-12-10T10:44:00Z">
                <w:rPr>
                  <w:rStyle w:val="ab"/>
                  <w:rFonts w:hint="eastAsia"/>
                </w:rPr>
              </w:rPrChange>
            </w:rPr>
            <w:delText>결합지표</w:delText>
          </w:r>
          <w:r w:rsidRPr="002646CB" w:rsidDel="00BE5490">
            <w:rPr>
              <w:rStyle w:val="ab"/>
              <w:color w:val="auto"/>
              <w:rPrChange w:id="1064" w:author="ETRI-김종원" w:date="2019-12-10T10:44:00Z">
                <w:rPr>
                  <w:rStyle w:val="ab"/>
                </w:rPr>
              </w:rPrChange>
            </w:rPr>
            <w:delText xml:space="preserve"> </w:delText>
          </w:r>
          <w:r w:rsidRPr="002646CB" w:rsidDel="00BE5490">
            <w:rPr>
              <w:rStyle w:val="ab"/>
              <w:rFonts w:hint="eastAsia"/>
              <w:color w:val="auto"/>
              <w:rPrChange w:id="1065" w:author="ETRI-김종원" w:date="2019-12-10T10:44:00Z">
                <w:rPr>
                  <w:rStyle w:val="ab"/>
                  <w:rFonts w:hint="eastAsia"/>
                </w:rPr>
              </w:rPrChange>
            </w:rPr>
            <w:delText>인센티브지급률</w:delText>
          </w:r>
          <w:r w:rsidRPr="002646CB" w:rsidDel="00BE5490">
            <w:rPr>
              <w:rStyle w:val="ab"/>
              <w:color w:val="auto"/>
              <w:rPrChange w:id="1066" w:author="ETRI-김종원" w:date="2019-12-10T10:44:00Z">
                <w:rPr>
                  <w:rStyle w:val="ab"/>
                </w:rPr>
              </w:rPrChange>
            </w:rPr>
            <w:delText xml:space="preserve">(IRCI) </w:delText>
          </w:r>
          <w:r w:rsidRPr="002646CB" w:rsidDel="00BE5490">
            <w:rPr>
              <w:rStyle w:val="ab"/>
              <w:rFonts w:hint="eastAsia"/>
              <w:color w:val="auto"/>
              <w:rPrChange w:id="1067" w:author="ETRI-김종원" w:date="2019-12-10T10:44:00Z">
                <w:rPr>
                  <w:rStyle w:val="ab"/>
                  <w:rFonts w:hint="eastAsia"/>
                </w:rPr>
              </w:rPrChange>
            </w:rPr>
            <w:delText>산정</w:delText>
          </w:r>
          <w:r w:rsidRPr="002646CB" w:rsidDel="00BE5490">
            <w:rPr>
              <w:rStyle w:val="ab"/>
              <w:color w:val="auto"/>
              <w:rPrChange w:id="1068" w:author="ETRI-김종원" w:date="2019-12-10T10:44:00Z">
                <w:rPr>
                  <w:rStyle w:val="ab"/>
                </w:rPr>
              </w:rPrChange>
            </w:rPr>
            <w:delText xml:space="preserve"> </w:delText>
          </w:r>
          <w:r w:rsidRPr="002646CB" w:rsidDel="00BE5490">
            <w:rPr>
              <w:rStyle w:val="ab"/>
              <w:rFonts w:hint="eastAsia"/>
              <w:color w:val="auto"/>
              <w:rPrChange w:id="1069" w:author="ETRI-김종원" w:date="2019-12-10T10:44:00Z">
                <w:rPr>
                  <w:rStyle w:val="ab"/>
                  <w:rFonts w:hint="eastAsia"/>
                </w:rPr>
              </w:rPrChange>
            </w:rPr>
            <w:delText>방법</w:delText>
          </w:r>
          <w:r w:rsidRPr="002646CB" w:rsidDel="00BE5490">
            <w:rPr>
              <w:webHidden/>
            </w:rPr>
            <w:tab/>
          </w:r>
        </w:del>
      </w:ins>
    </w:p>
    <w:p w14:paraId="0A70939C" w14:textId="6D9BE772" w:rsidR="00633BEF" w:rsidRPr="002646CB" w:rsidDel="00BE5490" w:rsidRDefault="00633BEF">
      <w:pPr>
        <w:pStyle w:val="16"/>
        <w:rPr>
          <w:ins w:id="1070" w:author="박 진상" w:date="2019-10-29T12:24:00Z"/>
          <w:del w:id="1071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1072" w:author="박 진상" w:date="2019-10-29T12:24:00Z">
        <w:del w:id="1073" w:author="ETRI-김종원" w:date="2019-11-04T21:03:00Z">
          <w:r w:rsidRPr="002646CB" w:rsidDel="00BE5490">
            <w:rPr>
              <w:rStyle w:val="ab"/>
              <w:rFonts w:hint="eastAsia"/>
              <w:color w:val="auto"/>
              <w:rPrChange w:id="1074" w:author="ETRI-김종원" w:date="2019-12-10T10:44:00Z">
                <w:rPr>
                  <w:rStyle w:val="ab"/>
                  <w:rFonts w:hint="eastAsia"/>
                </w:rPr>
              </w:rPrChange>
            </w:rPr>
            <w:delText>부속서</w:delText>
          </w:r>
          <w:r w:rsidRPr="002646CB" w:rsidDel="00BE5490">
            <w:rPr>
              <w:rStyle w:val="ab"/>
              <w:color w:val="auto"/>
              <w:rPrChange w:id="1075" w:author="ETRI-김종원" w:date="2019-12-10T10:44:00Z">
                <w:rPr>
                  <w:rStyle w:val="ab"/>
                </w:rPr>
              </w:rPrChange>
            </w:rPr>
            <w:delText> A</w:delText>
          </w:r>
          <w:r w:rsidRPr="002646CB" w:rsidDel="00BE5490">
            <w:rPr>
              <w:webHidden/>
            </w:rPr>
            <w:tab/>
          </w:r>
        </w:del>
      </w:ins>
    </w:p>
    <w:p w14:paraId="1BDB8DA8" w14:textId="110AF994" w:rsidR="00633BEF" w:rsidRPr="002646CB" w:rsidDel="00BE5490" w:rsidRDefault="00633BEF">
      <w:pPr>
        <w:pStyle w:val="2a"/>
        <w:rPr>
          <w:ins w:id="1076" w:author="박 진상" w:date="2019-10-29T12:24:00Z"/>
          <w:del w:id="1077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1078" w:author="박 진상" w:date="2019-10-29T12:24:00Z">
        <w:del w:id="1079" w:author="ETRI-김종원" w:date="2019-11-04T21:03:00Z">
          <w:r w:rsidRPr="002646CB" w:rsidDel="00BE5490">
            <w:rPr>
              <w:rStyle w:val="ab"/>
              <w:color w:val="auto"/>
              <w:rPrChange w:id="1080" w:author="ETRI-김종원" w:date="2019-12-10T10:44:00Z">
                <w:rPr>
                  <w:rStyle w:val="ab"/>
                </w:rPr>
              </w:rPrChange>
            </w:rPr>
            <w:delText>A.1</w:delText>
          </w:r>
          <w:r w:rsidRPr="002646CB" w:rsidDel="00BE5490">
            <w:rPr>
              <w:rFonts w:asciiTheme="minorHAnsi" w:eastAsiaTheme="minorEastAsia" w:hAnsiTheme="minorHAnsi" w:cstheme="minorBidi"/>
              <w:kern w:val="2"/>
              <w:szCs w:val="22"/>
              <w:lang w:val="en-US"/>
            </w:rPr>
            <w:tab/>
          </w:r>
          <w:r w:rsidRPr="002646CB" w:rsidDel="00BE5490">
            <w:rPr>
              <w:rStyle w:val="ab"/>
              <w:rFonts w:hint="eastAsia"/>
              <w:color w:val="auto"/>
              <w:rPrChange w:id="1081" w:author="ETRI-김종원" w:date="2019-12-10T10:44:00Z">
                <w:rPr>
                  <w:rStyle w:val="ab"/>
                  <w:rFonts w:hint="eastAsia"/>
                </w:rPr>
              </w:rPrChange>
            </w:rPr>
            <w:delText>비즈니스</w:delText>
          </w:r>
          <w:r w:rsidRPr="002646CB" w:rsidDel="00BE5490">
            <w:rPr>
              <w:rStyle w:val="ab"/>
              <w:color w:val="auto"/>
              <w:rPrChange w:id="1082" w:author="ETRI-김종원" w:date="2019-12-10T10:44:00Z">
                <w:rPr>
                  <w:rStyle w:val="ab"/>
                </w:rPr>
              </w:rPrChange>
            </w:rPr>
            <w:delText xml:space="preserve"> </w:delText>
          </w:r>
          <w:r w:rsidRPr="002646CB" w:rsidDel="00BE5490">
            <w:rPr>
              <w:rStyle w:val="ab"/>
              <w:rFonts w:hint="eastAsia"/>
              <w:color w:val="auto"/>
              <w:rPrChange w:id="1083" w:author="ETRI-김종원" w:date="2019-12-10T10:44:00Z">
                <w:rPr>
                  <w:rStyle w:val="ab"/>
                  <w:rFonts w:hint="eastAsia"/>
                </w:rPr>
              </w:rPrChange>
            </w:rPr>
            <w:delText>유스케이스</w:delText>
          </w:r>
          <w:r w:rsidRPr="002646CB" w:rsidDel="00BE5490">
            <w:rPr>
              <w:webHidden/>
            </w:rPr>
            <w:tab/>
          </w:r>
        </w:del>
      </w:ins>
    </w:p>
    <w:p w14:paraId="50D63288" w14:textId="6D154B4D" w:rsidR="00633BEF" w:rsidRPr="002646CB" w:rsidDel="00BE5490" w:rsidRDefault="00633BEF">
      <w:pPr>
        <w:pStyle w:val="16"/>
        <w:rPr>
          <w:ins w:id="1084" w:author="박 진상" w:date="2019-10-29T12:24:00Z"/>
          <w:del w:id="1085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1086" w:author="박 진상" w:date="2019-10-29T12:24:00Z">
        <w:del w:id="1087" w:author="ETRI-김종원" w:date="2019-11-04T21:03:00Z">
          <w:r w:rsidRPr="002646CB" w:rsidDel="00BE5490">
            <w:rPr>
              <w:rStyle w:val="ab"/>
              <w:color w:val="auto"/>
              <w:rPrChange w:id="1088" w:author="ETRI-김종원" w:date="2019-12-10T10:44:00Z">
                <w:rPr>
                  <w:rStyle w:val="ab"/>
                </w:rPr>
              </w:rPrChange>
            </w:rPr>
            <w:delText>SGSF-011-3-4:2019</w:delText>
          </w:r>
          <w:r w:rsidRPr="002646CB" w:rsidDel="00BE5490">
            <w:rPr>
              <w:webHidden/>
            </w:rPr>
            <w:tab/>
          </w:r>
        </w:del>
      </w:ins>
    </w:p>
    <w:p w14:paraId="445D76B4" w14:textId="64F6AD13" w:rsidR="00633BEF" w:rsidRPr="002646CB" w:rsidDel="00BE5490" w:rsidRDefault="00633BEF">
      <w:pPr>
        <w:pStyle w:val="16"/>
        <w:rPr>
          <w:ins w:id="1089" w:author="박 진상" w:date="2019-10-29T12:24:00Z"/>
          <w:del w:id="1090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1091" w:author="박 진상" w:date="2019-10-29T12:24:00Z">
        <w:del w:id="1092" w:author="ETRI-김종원" w:date="2019-11-04T21:03:00Z">
          <w:r w:rsidRPr="002646CB" w:rsidDel="00BE5490">
            <w:rPr>
              <w:rStyle w:val="ab"/>
              <w:rFonts w:hAnsi="돋움"/>
              <w:color w:val="auto"/>
              <w:rPrChange w:id="1093" w:author="ETRI-김종원" w:date="2019-12-10T10:44:00Z">
                <w:rPr>
                  <w:rStyle w:val="ab"/>
                  <w:rFonts w:hAnsi="돋움"/>
                </w:rPr>
              </w:rPrChange>
            </w:rPr>
            <w:delText>해</w:delText>
          </w:r>
          <w:r w:rsidRPr="002646CB" w:rsidDel="00BE5490">
            <w:rPr>
              <w:rStyle w:val="ab"/>
              <w:rFonts w:hAnsi="돋움"/>
              <w:color w:val="auto"/>
              <w:rPrChange w:id="1094" w:author="ETRI-김종원" w:date="2019-12-10T10:44:00Z">
                <w:rPr>
                  <w:rStyle w:val="ab"/>
                  <w:rFonts w:hAnsi="돋움"/>
                </w:rPr>
              </w:rPrChange>
            </w:rPr>
            <w:delText xml:space="preserve">  </w:delText>
          </w:r>
          <w:r w:rsidRPr="002646CB" w:rsidDel="00BE5490">
            <w:rPr>
              <w:rStyle w:val="ab"/>
              <w:rFonts w:hAnsi="돋움"/>
              <w:color w:val="auto"/>
              <w:rPrChange w:id="1095" w:author="ETRI-김종원" w:date="2019-12-10T10:44:00Z">
                <w:rPr>
                  <w:rStyle w:val="ab"/>
                  <w:rFonts w:hAnsi="돋움"/>
                </w:rPr>
              </w:rPrChange>
            </w:rPr>
            <w:delText>설</w:delText>
          </w:r>
          <w:r w:rsidRPr="002646CB" w:rsidDel="00BE5490">
            <w:rPr>
              <w:webHidden/>
            </w:rPr>
            <w:tab/>
          </w:r>
        </w:del>
      </w:ins>
    </w:p>
    <w:p w14:paraId="509FB56D" w14:textId="665AA584" w:rsidR="00633BEF" w:rsidRPr="002646CB" w:rsidDel="00BE5490" w:rsidRDefault="00633BEF">
      <w:pPr>
        <w:pStyle w:val="16"/>
        <w:rPr>
          <w:ins w:id="1096" w:author="박 진상" w:date="2019-10-29T12:24:00Z"/>
          <w:del w:id="1097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1098" w:author="박 진상" w:date="2019-10-29T12:24:00Z">
        <w:del w:id="1099" w:author="ETRI-김종원" w:date="2019-11-04T21:03:00Z">
          <w:r w:rsidRPr="002646CB" w:rsidDel="00BE5490">
            <w:rPr>
              <w:rStyle w:val="ab"/>
              <w:color w:val="auto"/>
              <w:rPrChange w:id="1100" w:author="ETRI-김종원" w:date="2019-12-10T10:44:00Z">
                <w:rPr>
                  <w:rStyle w:val="ab"/>
                </w:rPr>
              </w:rPrChange>
            </w:rPr>
            <w:delText>1</w:delText>
          </w:r>
          <w:r w:rsidRPr="002646CB" w:rsidDel="00BE5490">
            <w:rPr>
              <w:rFonts w:asciiTheme="minorHAnsi" w:eastAsiaTheme="minorEastAsia" w:hAnsiTheme="minorHAnsi" w:cstheme="minorBidi"/>
              <w:kern w:val="2"/>
              <w:szCs w:val="22"/>
              <w:lang w:val="en-US"/>
            </w:rPr>
            <w:tab/>
          </w:r>
          <w:r w:rsidRPr="002646CB" w:rsidDel="00BE5490">
            <w:rPr>
              <w:rStyle w:val="ab"/>
              <w:rFonts w:hint="eastAsia"/>
              <w:color w:val="auto"/>
              <w:rPrChange w:id="1101" w:author="ETRI-김종원" w:date="2019-12-10T10:44:00Z">
                <w:rPr>
                  <w:rStyle w:val="ab"/>
                  <w:rFonts w:hint="eastAsia"/>
                </w:rPr>
              </w:rPrChange>
            </w:rPr>
            <w:delText>제정의</w:delText>
          </w:r>
          <w:r w:rsidRPr="002646CB" w:rsidDel="00BE5490">
            <w:rPr>
              <w:rStyle w:val="ab"/>
              <w:color w:val="auto"/>
              <w:rPrChange w:id="1102" w:author="ETRI-김종원" w:date="2019-12-10T10:44:00Z">
                <w:rPr>
                  <w:rStyle w:val="ab"/>
                </w:rPr>
              </w:rPrChange>
            </w:rPr>
            <w:delText xml:space="preserve"> </w:delText>
          </w:r>
          <w:r w:rsidRPr="002646CB" w:rsidDel="00BE5490">
            <w:rPr>
              <w:rStyle w:val="ab"/>
              <w:rFonts w:hint="eastAsia"/>
              <w:color w:val="auto"/>
              <w:rPrChange w:id="1103" w:author="ETRI-김종원" w:date="2019-12-10T10:44:00Z">
                <w:rPr>
                  <w:rStyle w:val="ab"/>
                  <w:rFonts w:hint="eastAsia"/>
                </w:rPr>
              </w:rPrChange>
            </w:rPr>
            <w:delText>취지</w:delText>
          </w:r>
          <w:r w:rsidRPr="002646CB" w:rsidDel="00BE5490">
            <w:rPr>
              <w:webHidden/>
            </w:rPr>
            <w:tab/>
          </w:r>
        </w:del>
      </w:ins>
    </w:p>
    <w:p w14:paraId="19FFEEDE" w14:textId="3E8C9D35" w:rsidR="00633BEF" w:rsidRPr="002646CB" w:rsidDel="00BE5490" w:rsidRDefault="00633BEF">
      <w:pPr>
        <w:pStyle w:val="16"/>
        <w:rPr>
          <w:ins w:id="1104" w:author="박 진상" w:date="2019-10-29T12:24:00Z"/>
          <w:del w:id="1105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1106" w:author="박 진상" w:date="2019-10-29T12:24:00Z">
        <w:del w:id="1107" w:author="ETRI-김종원" w:date="2019-11-04T21:03:00Z">
          <w:r w:rsidRPr="002646CB" w:rsidDel="00BE5490">
            <w:rPr>
              <w:rStyle w:val="ab"/>
              <w:color w:val="auto"/>
              <w:rPrChange w:id="1108" w:author="ETRI-김종원" w:date="2019-12-10T10:44:00Z">
                <w:rPr>
                  <w:rStyle w:val="ab"/>
                </w:rPr>
              </w:rPrChange>
            </w:rPr>
            <w:delText>2</w:delText>
          </w:r>
          <w:r w:rsidRPr="002646CB" w:rsidDel="00BE5490">
            <w:rPr>
              <w:rFonts w:asciiTheme="minorHAnsi" w:eastAsiaTheme="minorEastAsia" w:hAnsiTheme="minorHAnsi" w:cstheme="minorBidi"/>
              <w:kern w:val="2"/>
              <w:szCs w:val="22"/>
              <w:lang w:val="en-US"/>
            </w:rPr>
            <w:tab/>
          </w:r>
          <w:r w:rsidRPr="002646CB" w:rsidDel="00BE5490">
            <w:rPr>
              <w:rStyle w:val="ab"/>
              <w:rFonts w:hint="eastAsia"/>
              <w:color w:val="auto"/>
              <w:rPrChange w:id="1109" w:author="ETRI-김종원" w:date="2019-12-10T10:44:00Z">
                <w:rPr>
                  <w:rStyle w:val="ab"/>
                  <w:rFonts w:hint="eastAsia"/>
                </w:rPr>
              </w:rPrChange>
            </w:rPr>
            <w:delText>제정</w:delText>
          </w:r>
          <w:r w:rsidRPr="002646CB" w:rsidDel="00BE5490">
            <w:rPr>
              <w:rStyle w:val="ab"/>
              <w:color w:val="auto"/>
              <w:rPrChange w:id="1110" w:author="ETRI-김종원" w:date="2019-12-10T10:44:00Z">
                <w:rPr>
                  <w:rStyle w:val="ab"/>
                </w:rPr>
              </w:rPrChange>
            </w:rPr>
            <w:delText xml:space="preserve"> </w:delText>
          </w:r>
          <w:r w:rsidRPr="002646CB" w:rsidDel="00BE5490">
            <w:rPr>
              <w:rStyle w:val="ab"/>
              <w:rFonts w:hint="eastAsia"/>
              <w:color w:val="auto"/>
              <w:rPrChange w:id="1111" w:author="ETRI-김종원" w:date="2019-12-10T10:44:00Z">
                <w:rPr>
                  <w:rStyle w:val="ab"/>
                  <w:rFonts w:hint="eastAsia"/>
                </w:rPr>
              </w:rPrChange>
            </w:rPr>
            <w:delText>경위</w:delText>
          </w:r>
          <w:r w:rsidRPr="002646CB" w:rsidDel="00BE5490">
            <w:rPr>
              <w:webHidden/>
            </w:rPr>
            <w:tab/>
          </w:r>
        </w:del>
      </w:ins>
    </w:p>
    <w:p w14:paraId="0A7B6D14" w14:textId="3377D571" w:rsidR="00633BEF" w:rsidRPr="002646CB" w:rsidDel="00BE5490" w:rsidRDefault="00633BEF">
      <w:pPr>
        <w:pStyle w:val="16"/>
        <w:rPr>
          <w:ins w:id="1112" w:author="박 진상" w:date="2019-10-29T12:24:00Z"/>
          <w:del w:id="1113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</w:rPr>
      </w:pPr>
      <w:ins w:id="1114" w:author="박 진상" w:date="2019-10-29T12:24:00Z">
        <w:del w:id="1115" w:author="ETRI-김종원" w:date="2019-11-04T21:03:00Z">
          <w:r w:rsidRPr="002646CB" w:rsidDel="00BE5490">
            <w:rPr>
              <w:rStyle w:val="ab"/>
              <w:rFonts w:hint="eastAsia"/>
              <w:color w:val="auto"/>
              <w:rPrChange w:id="1116" w:author="ETRI-김종원" w:date="2019-12-10T10:44:00Z">
                <w:rPr>
                  <w:rStyle w:val="ab"/>
                  <w:rFonts w:hint="eastAsia"/>
                </w:rPr>
              </w:rPrChange>
            </w:rPr>
            <w:delText>참고문헌</w:delText>
          </w:r>
          <w:r w:rsidRPr="002646CB" w:rsidDel="00BE5490">
            <w:rPr>
              <w:webHidden/>
            </w:rPr>
            <w:tab/>
          </w:r>
        </w:del>
      </w:ins>
    </w:p>
    <w:p w14:paraId="03C53869" w14:textId="1903A21C" w:rsidR="00A92B61" w:rsidRPr="002646CB" w:rsidDel="00BE5490" w:rsidRDefault="00A92B61">
      <w:pPr>
        <w:pStyle w:val="16"/>
        <w:rPr>
          <w:del w:id="1117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</w:rPr>
      </w:pPr>
      <w:del w:id="1118" w:author="ETRI-김종원" w:date="2019-11-04T21:03:00Z">
        <w:r w:rsidRPr="002646CB" w:rsidDel="00BE5490">
          <w:rPr>
            <w:rFonts w:hint="eastAsia"/>
            <w:rPrChange w:id="1119" w:author="ETRI-김종원" w:date="2019-12-10T10:44:00Z">
              <w:rPr>
                <w:rStyle w:val="ab"/>
                <w:rFonts w:hint="eastAsia"/>
              </w:rPr>
            </w:rPrChange>
          </w:rPr>
          <w:delText>머</w:delText>
        </w:r>
        <w:r w:rsidRPr="002646CB" w:rsidDel="00BE5490">
          <w:rPr>
            <w:rPrChange w:id="1120" w:author="ETRI-김종원" w:date="2019-12-10T10:44:00Z">
              <w:rPr>
                <w:rStyle w:val="ab"/>
              </w:rPr>
            </w:rPrChange>
          </w:rPr>
          <w:delText xml:space="preserve">  </w:delText>
        </w:r>
        <w:r w:rsidRPr="002646CB" w:rsidDel="00BE5490">
          <w:rPr>
            <w:rFonts w:hint="eastAsia"/>
            <w:rPrChange w:id="1121" w:author="ETRI-김종원" w:date="2019-12-10T10:44:00Z">
              <w:rPr>
                <w:rStyle w:val="ab"/>
                <w:rFonts w:hint="eastAsia"/>
              </w:rPr>
            </w:rPrChange>
          </w:rPr>
          <w:delText>리</w:delText>
        </w:r>
        <w:r w:rsidRPr="002646CB" w:rsidDel="00BE5490">
          <w:rPr>
            <w:rPrChange w:id="1122" w:author="ETRI-김종원" w:date="2019-12-10T10:44:00Z">
              <w:rPr>
                <w:rStyle w:val="ab"/>
              </w:rPr>
            </w:rPrChange>
          </w:rPr>
          <w:delText xml:space="preserve">  </w:delText>
        </w:r>
        <w:r w:rsidRPr="002646CB" w:rsidDel="00BE5490">
          <w:rPr>
            <w:rFonts w:hint="eastAsia"/>
            <w:rPrChange w:id="1123" w:author="ETRI-김종원" w:date="2019-12-10T10:44:00Z">
              <w:rPr>
                <w:rStyle w:val="ab"/>
                <w:rFonts w:hint="eastAsia"/>
              </w:rPr>
            </w:rPrChange>
          </w:rPr>
          <w:delText>말</w:delText>
        </w:r>
        <w:r w:rsidRPr="002646CB" w:rsidDel="00BE5490">
          <w:rPr>
            <w:webHidden/>
          </w:rPr>
          <w:tab/>
        </w:r>
        <w:r w:rsidR="004E18D8" w:rsidRPr="002646CB" w:rsidDel="00BE5490">
          <w:rPr>
            <w:webHidden/>
          </w:rPr>
          <w:delText>iii</w:delText>
        </w:r>
      </w:del>
    </w:p>
    <w:p w14:paraId="0B3F45AD" w14:textId="77777777" w:rsidR="00A92B61" w:rsidRPr="002646CB" w:rsidDel="00BE5490" w:rsidRDefault="00A92B61">
      <w:pPr>
        <w:pStyle w:val="16"/>
        <w:rPr>
          <w:del w:id="1124" w:author="ETRI-김종원" w:date="2019-11-04T21:03:00Z"/>
          <w:rStyle w:val="ab"/>
          <w:color w:val="auto"/>
          <w:rPrChange w:id="1125" w:author="ETRI-김종원" w:date="2019-12-10T10:44:00Z">
            <w:rPr>
              <w:del w:id="1126" w:author="ETRI-김종원" w:date="2019-11-04T21:03:00Z"/>
              <w:rStyle w:val="ab"/>
              <w:rFonts w:eastAsia="바탕" w:cs="Times New Roman"/>
            </w:rPr>
          </w:rPrChange>
        </w:rPr>
      </w:pPr>
    </w:p>
    <w:p w14:paraId="4011C6B9" w14:textId="07CE7DD4" w:rsidR="00A92B61" w:rsidRPr="002646CB" w:rsidDel="00BE5490" w:rsidRDefault="00A92B61">
      <w:pPr>
        <w:pStyle w:val="16"/>
        <w:rPr>
          <w:del w:id="1127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</w:rPr>
      </w:pPr>
      <w:del w:id="1128" w:author="ETRI-김종원" w:date="2019-11-04T21:03:00Z">
        <w:r w:rsidRPr="002646CB" w:rsidDel="00BE5490">
          <w:rPr>
            <w:rFonts w:hint="eastAsia"/>
            <w:rPrChange w:id="1129" w:author="ETRI-김종원" w:date="2019-12-10T10:44:00Z">
              <w:rPr>
                <w:rStyle w:val="ab"/>
                <w:rFonts w:hint="eastAsia"/>
              </w:rPr>
            </w:rPrChange>
          </w:rPr>
          <w:delText>개</w:delText>
        </w:r>
        <w:r w:rsidRPr="002646CB" w:rsidDel="00BE5490">
          <w:rPr>
            <w:rPrChange w:id="1130" w:author="ETRI-김종원" w:date="2019-12-10T10:44:00Z">
              <w:rPr>
                <w:rStyle w:val="ab"/>
              </w:rPr>
            </w:rPrChange>
          </w:rPr>
          <w:delText xml:space="preserve">  </w:delText>
        </w:r>
        <w:r w:rsidRPr="002646CB" w:rsidDel="00BE5490">
          <w:rPr>
            <w:rFonts w:hint="eastAsia"/>
            <w:rPrChange w:id="1131" w:author="ETRI-김종원" w:date="2019-12-10T10:44:00Z">
              <w:rPr>
                <w:rStyle w:val="ab"/>
                <w:rFonts w:hint="eastAsia"/>
              </w:rPr>
            </w:rPrChange>
          </w:rPr>
          <w:delText>요</w:delText>
        </w:r>
        <w:r w:rsidRPr="002646CB" w:rsidDel="00BE5490">
          <w:rPr>
            <w:webHidden/>
          </w:rPr>
          <w:tab/>
        </w:r>
        <w:r w:rsidR="004E18D8" w:rsidRPr="002646CB" w:rsidDel="00BE5490">
          <w:rPr>
            <w:webHidden/>
          </w:rPr>
          <w:delText>iv</w:delText>
        </w:r>
      </w:del>
    </w:p>
    <w:p w14:paraId="1560AC15" w14:textId="77777777" w:rsidR="00A92B61" w:rsidRPr="002646CB" w:rsidDel="00BE5490" w:rsidRDefault="00A92B61">
      <w:pPr>
        <w:pStyle w:val="16"/>
        <w:rPr>
          <w:del w:id="1132" w:author="ETRI-김종원" w:date="2019-11-04T21:03:00Z"/>
          <w:rStyle w:val="ab"/>
          <w:color w:val="auto"/>
          <w:rPrChange w:id="1133" w:author="ETRI-김종원" w:date="2019-12-10T10:44:00Z">
            <w:rPr>
              <w:del w:id="1134" w:author="ETRI-김종원" w:date="2019-11-04T21:03:00Z"/>
              <w:rStyle w:val="ab"/>
              <w:rFonts w:eastAsia="바탕" w:cs="Times New Roman"/>
            </w:rPr>
          </w:rPrChange>
        </w:rPr>
      </w:pPr>
    </w:p>
    <w:p w14:paraId="050171FD" w14:textId="4AC26E1A" w:rsidR="00A92B61" w:rsidRPr="002646CB" w:rsidDel="00BE5490" w:rsidRDefault="00A92B61">
      <w:pPr>
        <w:pStyle w:val="16"/>
        <w:rPr>
          <w:del w:id="1135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</w:rPr>
      </w:pPr>
      <w:del w:id="1136" w:author="ETRI-김종원" w:date="2019-11-04T21:03:00Z">
        <w:r w:rsidRPr="002646CB" w:rsidDel="00BE5490">
          <w:rPr>
            <w:rPrChange w:id="1137" w:author="ETRI-김종원" w:date="2019-12-10T10:44:00Z">
              <w:rPr>
                <w:rStyle w:val="ab"/>
              </w:rPr>
            </w:rPrChange>
          </w:rPr>
          <w:delText>1</w:delText>
        </w:r>
        <w:r w:rsidRPr="002646CB" w:rsidDel="00BE5490">
          <w:rPr>
            <w:rFonts w:asciiTheme="minorHAnsi" w:eastAsiaTheme="minorEastAsia" w:hAnsiTheme="minorHAnsi" w:cstheme="minorBidi"/>
            <w:kern w:val="2"/>
            <w:szCs w:val="22"/>
            <w:lang w:val="en-US"/>
          </w:rPr>
          <w:tab/>
        </w:r>
        <w:r w:rsidRPr="002646CB" w:rsidDel="00BE5490">
          <w:rPr>
            <w:rFonts w:hint="eastAsia"/>
            <w:rPrChange w:id="1138" w:author="ETRI-김종원" w:date="2019-12-10T10:44:00Z">
              <w:rPr>
                <w:rStyle w:val="ab"/>
                <w:rFonts w:hint="eastAsia"/>
              </w:rPr>
            </w:rPrChange>
          </w:rPr>
          <w:delText>적용범위</w:delText>
        </w:r>
        <w:r w:rsidRPr="002646CB" w:rsidDel="00BE5490">
          <w:rPr>
            <w:webHidden/>
          </w:rPr>
          <w:tab/>
        </w:r>
        <w:r w:rsidR="004E18D8" w:rsidRPr="002646CB" w:rsidDel="00BE5490">
          <w:rPr>
            <w:webHidden/>
          </w:rPr>
          <w:delText>1</w:delText>
        </w:r>
      </w:del>
    </w:p>
    <w:p w14:paraId="38B657E1" w14:textId="77777777" w:rsidR="00A92B61" w:rsidRPr="002646CB" w:rsidDel="00BE5490" w:rsidRDefault="00A92B61">
      <w:pPr>
        <w:pStyle w:val="16"/>
        <w:rPr>
          <w:del w:id="1139" w:author="ETRI-김종원" w:date="2019-11-04T21:03:00Z"/>
          <w:rStyle w:val="ab"/>
          <w:color w:val="auto"/>
          <w:rPrChange w:id="1140" w:author="ETRI-김종원" w:date="2019-12-10T10:44:00Z">
            <w:rPr>
              <w:del w:id="1141" w:author="ETRI-김종원" w:date="2019-11-04T21:03:00Z"/>
              <w:rStyle w:val="ab"/>
              <w:rFonts w:eastAsia="바탕" w:cs="Times New Roman"/>
            </w:rPr>
          </w:rPrChange>
        </w:rPr>
      </w:pPr>
    </w:p>
    <w:p w14:paraId="71FF2813" w14:textId="7665A741" w:rsidR="00A92B61" w:rsidRPr="002646CB" w:rsidDel="00BE5490" w:rsidRDefault="00A92B61" w:rsidP="0004370F">
      <w:pPr>
        <w:pStyle w:val="16"/>
        <w:rPr>
          <w:del w:id="1142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</w:rPr>
      </w:pPr>
      <w:del w:id="1143" w:author="ETRI-김종원" w:date="2019-11-04T21:03:00Z">
        <w:r w:rsidRPr="002646CB" w:rsidDel="00BE5490">
          <w:rPr>
            <w:rPrChange w:id="1144" w:author="ETRI-김종원" w:date="2019-12-10T10:44:00Z">
              <w:rPr>
                <w:rStyle w:val="ab"/>
              </w:rPr>
            </w:rPrChange>
          </w:rPr>
          <w:delText>2</w:delText>
        </w:r>
        <w:r w:rsidRPr="002646CB" w:rsidDel="00BE5490">
          <w:rPr>
            <w:rFonts w:asciiTheme="minorHAnsi" w:eastAsiaTheme="minorEastAsia" w:hAnsiTheme="minorHAnsi" w:cstheme="minorBidi"/>
            <w:kern w:val="2"/>
            <w:szCs w:val="22"/>
            <w:lang w:val="en-US"/>
          </w:rPr>
          <w:tab/>
        </w:r>
        <w:r w:rsidRPr="002646CB" w:rsidDel="00BE5490">
          <w:rPr>
            <w:rFonts w:hint="eastAsia"/>
            <w:rPrChange w:id="1145" w:author="ETRI-김종원" w:date="2019-12-10T10:44:00Z">
              <w:rPr>
                <w:rStyle w:val="ab"/>
                <w:rFonts w:hint="eastAsia"/>
              </w:rPr>
            </w:rPrChange>
          </w:rPr>
          <w:delText>인용표준</w:delText>
        </w:r>
        <w:r w:rsidRPr="002646CB" w:rsidDel="00BE5490">
          <w:rPr>
            <w:webHidden/>
          </w:rPr>
          <w:tab/>
        </w:r>
        <w:r w:rsidR="004E18D8" w:rsidRPr="002646CB" w:rsidDel="00BE5490">
          <w:rPr>
            <w:webHidden/>
          </w:rPr>
          <w:delText>1</w:delText>
        </w:r>
      </w:del>
    </w:p>
    <w:p w14:paraId="6ECD1E68" w14:textId="77777777" w:rsidR="00A92B61" w:rsidRPr="002646CB" w:rsidDel="00BE5490" w:rsidRDefault="00A92B61">
      <w:pPr>
        <w:pStyle w:val="16"/>
        <w:rPr>
          <w:del w:id="1146" w:author="ETRI-김종원" w:date="2019-11-04T21:03:00Z"/>
          <w:rStyle w:val="ab"/>
          <w:color w:val="auto"/>
          <w:rPrChange w:id="1147" w:author="ETRI-김종원" w:date="2019-12-10T10:44:00Z">
            <w:rPr>
              <w:del w:id="1148" w:author="ETRI-김종원" w:date="2019-11-04T21:03:00Z"/>
              <w:rStyle w:val="ab"/>
              <w:rFonts w:eastAsia="바탕" w:cs="Times New Roman"/>
            </w:rPr>
          </w:rPrChange>
        </w:rPr>
      </w:pPr>
    </w:p>
    <w:p w14:paraId="59C3835F" w14:textId="6BDA416F" w:rsidR="00A92B61" w:rsidRPr="002646CB" w:rsidDel="00BE5490" w:rsidRDefault="00A92B61" w:rsidP="0004370F">
      <w:pPr>
        <w:pStyle w:val="16"/>
        <w:rPr>
          <w:del w:id="1149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</w:rPr>
      </w:pPr>
      <w:del w:id="1150" w:author="ETRI-김종원" w:date="2019-11-04T21:03:00Z">
        <w:r w:rsidRPr="002646CB" w:rsidDel="00BE5490">
          <w:rPr>
            <w:rPrChange w:id="1151" w:author="ETRI-김종원" w:date="2019-12-10T10:44:00Z">
              <w:rPr>
                <w:rStyle w:val="ab"/>
              </w:rPr>
            </w:rPrChange>
          </w:rPr>
          <w:delText>3</w:delText>
        </w:r>
        <w:r w:rsidRPr="002646CB" w:rsidDel="00BE5490">
          <w:rPr>
            <w:rFonts w:asciiTheme="minorHAnsi" w:eastAsiaTheme="minorEastAsia" w:hAnsiTheme="minorHAnsi" w:cstheme="minorBidi"/>
            <w:kern w:val="2"/>
            <w:szCs w:val="22"/>
            <w:lang w:val="en-US"/>
          </w:rPr>
          <w:tab/>
        </w:r>
        <w:r w:rsidRPr="002646CB" w:rsidDel="00BE5490">
          <w:rPr>
            <w:rFonts w:hint="eastAsia"/>
            <w:rPrChange w:id="1152" w:author="ETRI-김종원" w:date="2019-12-10T10:44:00Z">
              <w:rPr>
                <w:rStyle w:val="ab"/>
                <w:rFonts w:hint="eastAsia"/>
              </w:rPr>
            </w:rPrChange>
          </w:rPr>
          <w:delText>용어와</w:delText>
        </w:r>
        <w:r w:rsidRPr="002646CB" w:rsidDel="00BE5490">
          <w:rPr>
            <w:rPrChange w:id="1153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154" w:author="ETRI-김종원" w:date="2019-12-10T10:44:00Z">
              <w:rPr>
                <w:rStyle w:val="ab"/>
                <w:rFonts w:hint="eastAsia"/>
              </w:rPr>
            </w:rPrChange>
          </w:rPr>
          <w:delText>정의</w:delText>
        </w:r>
        <w:r w:rsidRPr="002646CB" w:rsidDel="00BE5490">
          <w:rPr>
            <w:rPrChange w:id="1155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156" w:author="ETRI-김종원" w:date="2019-12-10T10:44:00Z">
              <w:rPr>
                <w:rStyle w:val="ab"/>
                <w:rFonts w:hint="eastAsia"/>
              </w:rPr>
            </w:rPrChange>
          </w:rPr>
          <w:delText>및</w:delText>
        </w:r>
        <w:r w:rsidRPr="002646CB" w:rsidDel="00BE5490">
          <w:rPr>
            <w:rPrChange w:id="1157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158" w:author="ETRI-김종원" w:date="2019-12-10T10:44:00Z">
              <w:rPr>
                <w:rStyle w:val="ab"/>
                <w:rFonts w:hint="eastAsia"/>
              </w:rPr>
            </w:rPrChange>
          </w:rPr>
          <w:delText>약어</w:delText>
        </w:r>
        <w:r w:rsidRPr="002646CB" w:rsidDel="00BE5490">
          <w:rPr>
            <w:webHidden/>
          </w:rPr>
          <w:tab/>
        </w:r>
        <w:r w:rsidR="004E18D8" w:rsidRPr="002646CB" w:rsidDel="00BE5490">
          <w:rPr>
            <w:webHidden/>
          </w:rPr>
          <w:delText>2</w:delText>
        </w:r>
      </w:del>
    </w:p>
    <w:p w14:paraId="3009D880" w14:textId="77777777" w:rsidR="00A92B61" w:rsidRPr="002646CB" w:rsidDel="00BE5490" w:rsidRDefault="00A92B61">
      <w:pPr>
        <w:pStyle w:val="16"/>
        <w:rPr>
          <w:del w:id="1159" w:author="ETRI-김종원" w:date="2019-11-04T21:03:00Z"/>
          <w:rStyle w:val="ab"/>
          <w:color w:val="auto"/>
          <w:rPrChange w:id="1160" w:author="ETRI-김종원" w:date="2019-12-10T10:44:00Z">
            <w:rPr>
              <w:del w:id="1161" w:author="ETRI-김종원" w:date="2019-11-04T21:03:00Z"/>
              <w:rStyle w:val="ab"/>
              <w:rFonts w:eastAsia="바탕" w:cs="Times New Roman"/>
            </w:rPr>
          </w:rPrChange>
        </w:rPr>
      </w:pPr>
    </w:p>
    <w:p w14:paraId="3C93B1D9" w14:textId="4B545379" w:rsidR="00A92B61" w:rsidRPr="002646CB" w:rsidDel="00BE5490" w:rsidRDefault="00A92B61">
      <w:pPr>
        <w:pStyle w:val="16"/>
        <w:rPr>
          <w:del w:id="1162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</w:rPr>
      </w:pPr>
      <w:del w:id="1163" w:author="ETRI-김종원" w:date="2019-11-04T21:03:00Z">
        <w:r w:rsidRPr="002646CB" w:rsidDel="00BE5490">
          <w:rPr>
            <w:rPrChange w:id="1164" w:author="ETRI-김종원" w:date="2019-12-10T10:44:00Z">
              <w:rPr>
                <w:rStyle w:val="ab"/>
              </w:rPr>
            </w:rPrChange>
          </w:rPr>
          <w:delText>4</w:delText>
        </w:r>
        <w:r w:rsidRPr="002646CB" w:rsidDel="00BE5490">
          <w:rPr>
            <w:rFonts w:asciiTheme="minorHAnsi" w:eastAsiaTheme="minorEastAsia" w:hAnsiTheme="minorHAnsi" w:cstheme="minorBidi"/>
            <w:kern w:val="2"/>
            <w:szCs w:val="22"/>
            <w:lang w:val="en-US"/>
          </w:rPr>
          <w:tab/>
        </w:r>
        <w:r w:rsidRPr="002646CB" w:rsidDel="00BE5490">
          <w:rPr>
            <w:rFonts w:hint="eastAsia"/>
            <w:rPrChange w:id="1165" w:author="ETRI-김종원" w:date="2019-12-10T10:44:00Z">
              <w:rPr>
                <w:rStyle w:val="ab"/>
                <w:rFonts w:hint="eastAsia"/>
              </w:rPr>
            </w:rPrChange>
          </w:rPr>
          <w:delText>운전</w:delText>
        </w:r>
        <w:r w:rsidRPr="002646CB" w:rsidDel="00BE5490">
          <w:rPr>
            <w:webHidden/>
          </w:rPr>
          <w:tab/>
        </w:r>
        <w:r w:rsidR="004E18D8" w:rsidRPr="002646CB" w:rsidDel="00BE5490">
          <w:rPr>
            <w:webHidden/>
          </w:rPr>
          <w:delText>3</w:delText>
        </w:r>
      </w:del>
    </w:p>
    <w:p w14:paraId="091A9F9C" w14:textId="0E4EFA57" w:rsidR="00A92B61" w:rsidRPr="002646CB" w:rsidDel="00BE5490" w:rsidRDefault="00A92B61">
      <w:pPr>
        <w:pStyle w:val="2a"/>
        <w:rPr>
          <w:del w:id="1166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</w:rPr>
      </w:pPr>
      <w:del w:id="1167" w:author="ETRI-김종원" w:date="2019-11-04T21:03:00Z">
        <w:r w:rsidRPr="002646CB" w:rsidDel="00BE5490">
          <w:rPr>
            <w:rPrChange w:id="1168" w:author="ETRI-김종원" w:date="2019-12-10T10:44:00Z">
              <w:rPr>
                <w:rStyle w:val="ab"/>
                <w:rFonts w:cs="Arial"/>
              </w:rPr>
            </w:rPrChange>
          </w:rPr>
          <w:delText>4.1</w:delText>
        </w:r>
        <w:r w:rsidRPr="002646CB" w:rsidDel="00BE5490">
          <w:rPr>
            <w:rFonts w:asciiTheme="minorHAnsi" w:eastAsiaTheme="minorEastAsia" w:hAnsiTheme="minorHAnsi" w:cstheme="minorBidi"/>
            <w:kern w:val="2"/>
            <w:szCs w:val="22"/>
            <w:lang w:val="en-US"/>
          </w:rPr>
          <w:tab/>
        </w:r>
        <w:r w:rsidRPr="002646CB" w:rsidDel="00BE5490">
          <w:rPr>
            <w:rFonts w:hint="eastAsia"/>
            <w:rPrChange w:id="1169" w:author="ETRI-김종원" w:date="2019-12-10T10:44:00Z">
              <w:rPr>
                <w:rStyle w:val="ab"/>
                <w:rFonts w:hint="eastAsia"/>
              </w:rPr>
            </w:rPrChange>
          </w:rPr>
          <w:delText>일반사항</w:delText>
        </w:r>
        <w:r w:rsidRPr="002646CB" w:rsidDel="00BE5490">
          <w:rPr>
            <w:webHidden/>
          </w:rPr>
          <w:tab/>
        </w:r>
        <w:r w:rsidR="004E18D8" w:rsidRPr="002646CB" w:rsidDel="00BE5490">
          <w:rPr>
            <w:webHidden/>
          </w:rPr>
          <w:delText>3</w:delText>
        </w:r>
      </w:del>
    </w:p>
    <w:p w14:paraId="5D69EBFA" w14:textId="003C798A" w:rsidR="00A92B61" w:rsidRPr="002646CB" w:rsidDel="00BE5490" w:rsidRDefault="00A92B61">
      <w:pPr>
        <w:pStyle w:val="2a"/>
        <w:rPr>
          <w:del w:id="1170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</w:rPr>
      </w:pPr>
      <w:del w:id="1171" w:author="ETRI-김종원" w:date="2019-11-04T21:03:00Z">
        <w:r w:rsidRPr="002646CB" w:rsidDel="00BE5490">
          <w:rPr>
            <w:rPrChange w:id="1172" w:author="ETRI-김종원" w:date="2019-12-10T10:44:00Z">
              <w:rPr>
                <w:rStyle w:val="ab"/>
                <w:rFonts w:cs="Arial"/>
              </w:rPr>
            </w:rPrChange>
          </w:rPr>
          <w:delText>4.2</w:delText>
        </w:r>
        <w:r w:rsidRPr="002646CB" w:rsidDel="00BE5490">
          <w:rPr>
            <w:rFonts w:asciiTheme="minorHAnsi" w:eastAsiaTheme="minorEastAsia" w:hAnsiTheme="minorHAnsi" w:cstheme="minorBidi"/>
            <w:kern w:val="2"/>
            <w:szCs w:val="22"/>
            <w:lang w:val="en-US"/>
          </w:rPr>
          <w:tab/>
        </w:r>
        <w:r w:rsidRPr="002646CB" w:rsidDel="00BE5490">
          <w:rPr>
            <w:rFonts w:hint="eastAsia"/>
            <w:rPrChange w:id="1173" w:author="ETRI-김종원" w:date="2019-12-10T10:44:00Z">
              <w:rPr>
                <w:rStyle w:val="ab"/>
                <w:rFonts w:hint="eastAsia"/>
              </w:rPr>
            </w:rPrChange>
          </w:rPr>
          <w:delText>계통</w:delText>
        </w:r>
        <w:r w:rsidRPr="002646CB" w:rsidDel="00BE5490">
          <w:rPr>
            <w:rPrChange w:id="1174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175" w:author="ETRI-김종원" w:date="2019-12-10T10:44:00Z">
              <w:rPr>
                <w:rStyle w:val="ab"/>
                <w:rFonts w:hint="eastAsia"/>
              </w:rPr>
            </w:rPrChange>
          </w:rPr>
          <w:delText>연계운전</w:delText>
        </w:r>
        <w:r w:rsidRPr="002646CB" w:rsidDel="00BE5490">
          <w:rPr>
            <w:rPrChange w:id="1176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177" w:author="ETRI-김종원" w:date="2019-12-10T10:44:00Z">
              <w:rPr>
                <w:rStyle w:val="ab"/>
                <w:rFonts w:hint="eastAsia"/>
              </w:rPr>
            </w:rPrChange>
          </w:rPr>
          <w:delText>모드</w:delText>
        </w:r>
        <w:r w:rsidRPr="002646CB" w:rsidDel="00BE5490">
          <w:rPr>
            <w:webHidden/>
          </w:rPr>
          <w:tab/>
        </w:r>
        <w:r w:rsidR="003559F7" w:rsidRPr="002646CB" w:rsidDel="00BE5490">
          <w:rPr>
            <w:webHidden/>
          </w:rPr>
          <w:delText>3</w:delText>
        </w:r>
      </w:del>
    </w:p>
    <w:p w14:paraId="438EBA86" w14:textId="48AD423F" w:rsidR="00A92B61" w:rsidRPr="002646CB" w:rsidDel="00BE5490" w:rsidRDefault="00A92B61">
      <w:pPr>
        <w:pStyle w:val="2a"/>
        <w:rPr>
          <w:del w:id="1178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</w:rPr>
      </w:pPr>
      <w:del w:id="1179" w:author="ETRI-김종원" w:date="2019-11-04T21:03:00Z">
        <w:r w:rsidRPr="002646CB" w:rsidDel="00BE5490">
          <w:rPr>
            <w:rPrChange w:id="1180" w:author="ETRI-김종원" w:date="2019-12-10T10:44:00Z">
              <w:rPr>
                <w:rStyle w:val="ab"/>
                <w:rFonts w:cs="Arial"/>
              </w:rPr>
            </w:rPrChange>
          </w:rPr>
          <w:delText>4.3</w:delText>
        </w:r>
        <w:r w:rsidRPr="002646CB" w:rsidDel="00BE5490">
          <w:rPr>
            <w:rFonts w:asciiTheme="minorHAnsi" w:eastAsiaTheme="minorEastAsia" w:hAnsiTheme="minorHAnsi" w:cstheme="minorBidi"/>
            <w:kern w:val="2"/>
            <w:szCs w:val="22"/>
            <w:lang w:val="en-US"/>
          </w:rPr>
          <w:tab/>
        </w:r>
        <w:r w:rsidRPr="002646CB" w:rsidDel="00BE5490">
          <w:rPr>
            <w:rFonts w:hint="eastAsia"/>
            <w:rPrChange w:id="1181" w:author="ETRI-김종원" w:date="2019-12-10T10:44:00Z">
              <w:rPr>
                <w:rStyle w:val="ab"/>
                <w:rFonts w:hint="eastAsia"/>
              </w:rPr>
            </w:rPrChange>
          </w:rPr>
          <w:delText>독립운전</w:delText>
        </w:r>
        <w:r w:rsidRPr="002646CB" w:rsidDel="00BE5490">
          <w:rPr>
            <w:rPrChange w:id="1182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183" w:author="ETRI-김종원" w:date="2019-12-10T10:44:00Z">
              <w:rPr>
                <w:rStyle w:val="ab"/>
                <w:rFonts w:hint="eastAsia"/>
              </w:rPr>
            </w:rPrChange>
          </w:rPr>
          <w:delText>모드</w:delText>
        </w:r>
        <w:r w:rsidRPr="002646CB" w:rsidDel="00BE5490">
          <w:rPr>
            <w:webHidden/>
          </w:rPr>
          <w:tab/>
        </w:r>
        <w:r w:rsidR="004E18D8" w:rsidRPr="002646CB" w:rsidDel="00BE5490">
          <w:rPr>
            <w:webHidden/>
          </w:rPr>
          <w:delText>4</w:delText>
        </w:r>
      </w:del>
    </w:p>
    <w:p w14:paraId="55968550" w14:textId="2B0F64D9" w:rsidR="00A92B61" w:rsidRPr="002646CB" w:rsidDel="00BE5490" w:rsidRDefault="00A92B61">
      <w:pPr>
        <w:pStyle w:val="2a"/>
        <w:rPr>
          <w:del w:id="1184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</w:rPr>
      </w:pPr>
      <w:del w:id="1185" w:author="ETRI-김종원" w:date="2019-11-04T21:03:00Z">
        <w:r w:rsidRPr="002646CB" w:rsidDel="00BE5490">
          <w:rPr>
            <w:rPrChange w:id="1186" w:author="ETRI-김종원" w:date="2019-12-10T10:44:00Z">
              <w:rPr>
                <w:rStyle w:val="ab"/>
                <w:rFonts w:cs="Arial"/>
              </w:rPr>
            </w:rPrChange>
          </w:rPr>
          <w:delText>4.4</w:delText>
        </w:r>
        <w:r w:rsidRPr="002646CB" w:rsidDel="00BE5490">
          <w:rPr>
            <w:rFonts w:asciiTheme="minorHAnsi" w:eastAsiaTheme="minorEastAsia" w:hAnsiTheme="minorHAnsi" w:cstheme="minorBidi"/>
            <w:kern w:val="2"/>
            <w:szCs w:val="22"/>
            <w:lang w:val="en-US"/>
          </w:rPr>
          <w:tab/>
        </w:r>
        <w:r w:rsidRPr="002646CB" w:rsidDel="00BE5490">
          <w:rPr>
            <w:rFonts w:hint="eastAsia"/>
            <w:rPrChange w:id="1187" w:author="ETRI-김종원" w:date="2019-12-10T10:44:00Z">
              <w:rPr>
                <w:rStyle w:val="ab"/>
                <w:rFonts w:hint="eastAsia"/>
              </w:rPr>
            </w:rPrChange>
          </w:rPr>
          <w:delText>운전</w:delText>
        </w:r>
        <w:r w:rsidRPr="002646CB" w:rsidDel="00BE5490">
          <w:rPr>
            <w:rPrChange w:id="1188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189" w:author="ETRI-김종원" w:date="2019-12-10T10:44:00Z">
              <w:rPr>
                <w:rStyle w:val="ab"/>
                <w:rFonts w:hint="eastAsia"/>
              </w:rPr>
            </w:rPrChange>
          </w:rPr>
          <w:delText>모드</w:delText>
        </w:r>
        <w:r w:rsidRPr="002646CB" w:rsidDel="00BE5490">
          <w:rPr>
            <w:rPrChange w:id="1190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191" w:author="ETRI-김종원" w:date="2019-12-10T10:44:00Z">
              <w:rPr>
                <w:rStyle w:val="ab"/>
                <w:rFonts w:hint="eastAsia"/>
              </w:rPr>
            </w:rPrChange>
          </w:rPr>
          <w:delText>전환</w:delText>
        </w:r>
        <w:r w:rsidRPr="002646CB" w:rsidDel="00BE5490">
          <w:rPr>
            <w:webHidden/>
          </w:rPr>
          <w:tab/>
        </w:r>
        <w:r w:rsidR="003559F7" w:rsidRPr="002646CB" w:rsidDel="00BE5490">
          <w:rPr>
            <w:webHidden/>
          </w:rPr>
          <w:delText>5</w:delText>
        </w:r>
      </w:del>
    </w:p>
    <w:p w14:paraId="04C36E96" w14:textId="77777777" w:rsidR="00A92B61" w:rsidRPr="002646CB" w:rsidDel="00BE5490" w:rsidRDefault="00A92B61">
      <w:pPr>
        <w:pStyle w:val="16"/>
        <w:rPr>
          <w:del w:id="1192" w:author="ETRI-김종원" w:date="2019-11-04T21:03:00Z"/>
          <w:rStyle w:val="ab"/>
          <w:color w:val="auto"/>
          <w:rPrChange w:id="1193" w:author="ETRI-김종원" w:date="2019-12-10T10:44:00Z">
            <w:rPr>
              <w:del w:id="1194" w:author="ETRI-김종원" w:date="2019-11-04T21:03:00Z"/>
              <w:rStyle w:val="ab"/>
              <w:rFonts w:eastAsia="바탕" w:cs="Times New Roman"/>
            </w:rPr>
          </w:rPrChange>
        </w:rPr>
      </w:pPr>
    </w:p>
    <w:p w14:paraId="0A8537B7" w14:textId="089C97C7" w:rsidR="00A92B61" w:rsidRPr="002646CB" w:rsidDel="00BE5490" w:rsidRDefault="00A92B61">
      <w:pPr>
        <w:pStyle w:val="16"/>
        <w:rPr>
          <w:del w:id="1195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</w:rPr>
      </w:pPr>
      <w:del w:id="1196" w:author="ETRI-김종원" w:date="2019-11-04T21:03:00Z">
        <w:r w:rsidRPr="002646CB" w:rsidDel="00BE5490">
          <w:rPr>
            <w:rPrChange w:id="1197" w:author="ETRI-김종원" w:date="2019-12-10T10:44:00Z">
              <w:rPr>
                <w:rStyle w:val="ab"/>
                <w:lang w:val="en-US"/>
              </w:rPr>
            </w:rPrChange>
          </w:rPr>
          <w:delText>5</w:delText>
        </w:r>
        <w:r w:rsidRPr="002646CB" w:rsidDel="00BE5490">
          <w:rPr>
            <w:rFonts w:asciiTheme="minorHAnsi" w:eastAsiaTheme="minorEastAsia" w:hAnsiTheme="minorHAnsi" w:cstheme="minorBidi"/>
            <w:kern w:val="2"/>
            <w:szCs w:val="22"/>
            <w:lang w:val="en-US"/>
          </w:rPr>
          <w:tab/>
        </w:r>
        <w:r w:rsidRPr="002646CB" w:rsidDel="00BE5490">
          <w:rPr>
            <w:rFonts w:hint="eastAsia"/>
            <w:rPrChange w:id="1198" w:author="ETRI-김종원" w:date="2019-12-10T10:44:00Z">
              <w:rPr>
                <w:rStyle w:val="ab"/>
                <w:rFonts w:hint="eastAsia"/>
              </w:rPr>
            </w:rPrChange>
          </w:rPr>
          <w:delText>제어</w:delText>
        </w:r>
        <w:r w:rsidRPr="002646CB" w:rsidDel="00BE5490">
          <w:rPr>
            <w:webHidden/>
          </w:rPr>
          <w:tab/>
        </w:r>
        <w:r w:rsidR="003559F7" w:rsidRPr="002646CB" w:rsidDel="00BE5490">
          <w:rPr>
            <w:webHidden/>
          </w:rPr>
          <w:delText>6</w:delText>
        </w:r>
      </w:del>
    </w:p>
    <w:p w14:paraId="33B71F4E" w14:textId="7A775EF8" w:rsidR="00A92B61" w:rsidRPr="002646CB" w:rsidDel="00BE5490" w:rsidRDefault="00A92B61">
      <w:pPr>
        <w:pStyle w:val="2a"/>
        <w:rPr>
          <w:del w:id="1199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</w:rPr>
      </w:pPr>
      <w:del w:id="1200" w:author="ETRI-김종원" w:date="2019-11-04T21:03:00Z">
        <w:r w:rsidRPr="002646CB" w:rsidDel="00BE5490">
          <w:rPr>
            <w:rPrChange w:id="1201" w:author="ETRI-김종원" w:date="2019-12-10T10:44:00Z">
              <w:rPr>
                <w:rStyle w:val="ab"/>
                <w:rFonts w:cs="Arial"/>
              </w:rPr>
            </w:rPrChange>
          </w:rPr>
          <w:delText>5.1</w:delText>
        </w:r>
        <w:r w:rsidRPr="002646CB" w:rsidDel="00BE5490">
          <w:rPr>
            <w:rFonts w:asciiTheme="minorHAnsi" w:eastAsiaTheme="minorEastAsia" w:hAnsiTheme="minorHAnsi" w:cstheme="minorBidi"/>
            <w:kern w:val="2"/>
            <w:szCs w:val="22"/>
            <w:lang w:val="en-US"/>
          </w:rPr>
          <w:tab/>
        </w:r>
        <w:r w:rsidRPr="002646CB" w:rsidDel="00BE5490">
          <w:rPr>
            <w:rFonts w:hint="eastAsia"/>
            <w:rPrChange w:id="1202" w:author="ETRI-김종원" w:date="2019-12-10T10:44:00Z">
              <w:rPr>
                <w:rStyle w:val="ab"/>
                <w:rFonts w:hint="eastAsia"/>
              </w:rPr>
            </w:rPrChange>
          </w:rPr>
          <w:delText>유효전력</w:delText>
        </w:r>
        <w:r w:rsidRPr="002646CB" w:rsidDel="00BE5490">
          <w:rPr>
            <w:rPrChange w:id="1203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204" w:author="ETRI-김종원" w:date="2019-12-10T10:44:00Z">
              <w:rPr>
                <w:rStyle w:val="ab"/>
                <w:rFonts w:hint="eastAsia"/>
              </w:rPr>
            </w:rPrChange>
          </w:rPr>
          <w:delText>제어</w:delText>
        </w:r>
        <w:r w:rsidRPr="002646CB" w:rsidDel="00BE5490">
          <w:rPr>
            <w:rPrChange w:id="1205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206" w:author="ETRI-김종원" w:date="2019-12-10T10:44:00Z">
              <w:rPr>
                <w:rStyle w:val="ab"/>
                <w:rFonts w:hint="eastAsia"/>
              </w:rPr>
            </w:rPrChange>
          </w:rPr>
          <w:delText>및</w:delText>
        </w:r>
        <w:r w:rsidRPr="002646CB" w:rsidDel="00BE5490">
          <w:rPr>
            <w:rPrChange w:id="1207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208" w:author="ETRI-김종원" w:date="2019-12-10T10:44:00Z">
              <w:rPr>
                <w:rStyle w:val="ab"/>
                <w:rFonts w:hint="eastAsia"/>
              </w:rPr>
            </w:rPrChange>
          </w:rPr>
          <w:delText>주파수</w:delText>
        </w:r>
        <w:r w:rsidRPr="002646CB" w:rsidDel="00BE5490">
          <w:rPr>
            <w:rPrChange w:id="1209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210" w:author="ETRI-김종원" w:date="2019-12-10T10:44:00Z">
              <w:rPr>
                <w:rStyle w:val="ab"/>
                <w:rFonts w:hint="eastAsia"/>
              </w:rPr>
            </w:rPrChange>
          </w:rPr>
          <w:delText>조정</w:delText>
        </w:r>
        <w:r w:rsidRPr="002646CB" w:rsidDel="00BE5490">
          <w:rPr>
            <w:webHidden/>
          </w:rPr>
          <w:tab/>
        </w:r>
        <w:r w:rsidR="003559F7" w:rsidRPr="002646CB" w:rsidDel="00BE5490">
          <w:rPr>
            <w:webHidden/>
          </w:rPr>
          <w:delText>6</w:delText>
        </w:r>
      </w:del>
    </w:p>
    <w:p w14:paraId="4ED3BAA6" w14:textId="77777777" w:rsidR="00A92B61" w:rsidRPr="002646CB" w:rsidDel="00BE5490" w:rsidRDefault="00A92B61">
      <w:pPr>
        <w:pStyle w:val="16"/>
        <w:rPr>
          <w:del w:id="1211" w:author="ETRI-김종원" w:date="2019-11-04T21:03:00Z"/>
          <w:rStyle w:val="ab"/>
          <w:color w:val="auto"/>
          <w:rPrChange w:id="1212" w:author="ETRI-김종원" w:date="2019-12-10T10:44:00Z">
            <w:rPr>
              <w:del w:id="1213" w:author="ETRI-김종원" w:date="2019-11-04T21:03:00Z"/>
              <w:rStyle w:val="ab"/>
              <w:rFonts w:eastAsia="바탕" w:cs="Times New Roman"/>
            </w:rPr>
          </w:rPrChange>
        </w:rPr>
      </w:pPr>
    </w:p>
    <w:p w14:paraId="1338B32E" w14:textId="50833A57" w:rsidR="00A92B61" w:rsidRPr="002646CB" w:rsidDel="00BE5490" w:rsidRDefault="00A92B61">
      <w:pPr>
        <w:pStyle w:val="16"/>
        <w:rPr>
          <w:del w:id="1214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</w:rPr>
      </w:pPr>
      <w:del w:id="1215" w:author="ETRI-김종원" w:date="2019-11-04T21:03:00Z">
        <w:r w:rsidRPr="002646CB" w:rsidDel="00BE5490">
          <w:rPr>
            <w:rPrChange w:id="1216" w:author="ETRI-김종원" w:date="2019-12-10T10:44:00Z">
              <w:rPr>
                <w:rStyle w:val="ab"/>
              </w:rPr>
            </w:rPrChange>
          </w:rPr>
          <w:delText>6</w:delText>
        </w:r>
        <w:r w:rsidRPr="002646CB" w:rsidDel="00BE5490">
          <w:rPr>
            <w:rFonts w:asciiTheme="minorHAnsi" w:eastAsiaTheme="minorEastAsia" w:hAnsiTheme="minorHAnsi" w:cstheme="minorBidi"/>
            <w:kern w:val="2"/>
            <w:szCs w:val="22"/>
            <w:lang w:val="en-US"/>
          </w:rPr>
          <w:tab/>
        </w:r>
        <w:r w:rsidRPr="002646CB" w:rsidDel="00BE5490">
          <w:rPr>
            <w:rFonts w:hint="eastAsia"/>
            <w:rPrChange w:id="1217" w:author="ETRI-김종원" w:date="2019-12-10T10:44:00Z">
              <w:rPr>
                <w:rStyle w:val="ab"/>
                <w:rFonts w:hint="eastAsia"/>
              </w:rPr>
            </w:rPrChange>
          </w:rPr>
          <w:delText>기타</w:delText>
        </w:r>
        <w:r w:rsidRPr="002646CB" w:rsidDel="00BE5490">
          <w:rPr>
            <w:rPrChange w:id="1218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219" w:author="ETRI-김종원" w:date="2019-12-10T10:44:00Z">
              <w:rPr>
                <w:rStyle w:val="ab"/>
                <w:rFonts w:hint="eastAsia"/>
              </w:rPr>
            </w:rPrChange>
          </w:rPr>
          <w:delText>사항</w:delText>
        </w:r>
        <w:r w:rsidRPr="002646CB" w:rsidDel="00BE5490">
          <w:rPr>
            <w:webHidden/>
          </w:rPr>
          <w:tab/>
        </w:r>
        <w:r w:rsidR="003559F7" w:rsidRPr="002646CB" w:rsidDel="00BE5490">
          <w:rPr>
            <w:webHidden/>
          </w:rPr>
          <w:delText>10</w:delText>
        </w:r>
      </w:del>
    </w:p>
    <w:p w14:paraId="013E95E6" w14:textId="55620B53" w:rsidR="00A92B61" w:rsidRPr="002646CB" w:rsidDel="00BE5490" w:rsidRDefault="00A92B61">
      <w:pPr>
        <w:pStyle w:val="2a"/>
        <w:rPr>
          <w:del w:id="1220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</w:rPr>
      </w:pPr>
      <w:del w:id="1221" w:author="ETRI-김종원" w:date="2019-11-04T21:03:00Z">
        <w:r w:rsidRPr="002646CB" w:rsidDel="00BE5490">
          <w:rPr>
            <w:rPrChange w:id="1222" w:author="ETRI-김종원" w:date="2019-12-10T10:44:00Z">
              <w:rPr>
                <w:rStyle w:val="ab"/>
                <w:rFonts w:cs="Arial"/>
              </w:rPr>
            </w:rPrChange>
          </w:rPr>
          <w:delText>6.1</w:delText>
        </w:r>
        <w:r w:rsidRPr="002646CB" w:rsidDel="00BE5490">
          <w:rPr>
            <w:rFonts w:asciiTheme="minorHAnsi" w:eastAsiaTheme="minorEastAsia" w:hAnsiTheme="minorHAnsi" w:cstheme="minorBidi"/>
            <w:kern w:val="2"/>
            <w:szCs w:val="22"/>
            <w:lang w:val="en-US"/>
          </w:rPr>
          <w:tab/>
        </w:r>
        <w:r w:rsidRPr="002646CB" w:rsidDel="00BE5490">
          <w:rPr>
            <w:rFonts w:hint="eastAsia"/>
            <w:rPrChange w:id="1223" w:author="ETRI-김종원" w:date="2019-12-10T10:44:00Z">
              <w:rPr>
                <w:rStyle w:val="ab"/>
                <w:rFonts w:hint="eastAsia"/>
              </w:rPr>
            </w:rPrChange>
          </w:rPr>
          <w:delText>보호</w:delText>
        </w:r>
        <w:r w:rsidRPr="002646CB" w:rsidDel="00BE5490">
          <w:rPr>
            <w:rPrChange w:id="1224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225" w:author="ETRI-김종원" w:date="2019-12-10T10:44:00Z">
              <w:rPr>
                <w:rStyle w:val="ab"/>
                <w:rFonts w:hint="eastAsia"/>
              </w:rPr>
            </w:rPrChange>
          </w:rPr>
          <w:delText>원칙</w:delText>
        </w:r>
        <w:r w:rsidRPr="002646CB" w:rsidDel="00BE5490">
          <w:rPr>
            <w:webHidden/>
          </w:rPr>
          <w:tab/>
        </w:r>
        <w:r w:rsidR="003559F7" w:rsidRPr="002646CB" w:rsidDel="00BE5490">
          <w:rPr>
            <w:webHidden/>
          </w:rPr>
          <w:delText>10</w:delText>
        </w:r>
      </w:del>
    </w:p>
    <w:p w14:paraId="59095625" w14:textId="2D594253" w:rsidR="00A92B61" w:rsidRPr="002646CB" w:rsidDel="00BE5490" w:rsidRDefault="00A92B61">
      <w:pPr>
        <w:pStyle w:val="2a"/>
        <w:rPr>
          <w:del w:id="1226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</w:rPr>
      </w:pPr>
      <w:del w:id="1227" w:author="ETRI-김종원" w:date="2019-11-04T21:03:00Z">
        <w:r w:rsidRPr="002646CB" w:rsidDel="00BE5490">
          <w:rPr>
            <w:rPrChange w:id="1228" w:author="ETRI-김종원" w:date="2019-12-10T10:44:00Z">
              <w:rPr>
                <w:rStyle w:val="ab"/>
                <w:rFonts w:cs="Arial"/>
              </w:rPr>
            </w:rPrChange>
          </w:rPr>
          <w:delText>6.2</w:delText>
        </w:r>
        <w:r w:rsidRPr="002646CB" w:rsidDel="00BE5490">
          <w:rPr>
            <w:rFonts w:asciiTheme="minorHAnsi" w:eastAsiaTheme="minorEastAsia" w:hAnsiTheme="minorHAnsi" w:cstheme="minorBidi"/>
            <w:kern w:val="2"/>
            <w:szCs w:val="22"/>
            <w:lang w:val="en-US"/>
          </w:rPr>
          <w:tab/>
        </w:r>
        <w:r w:rsidRPr="002646CB" w:rsidDel="00BE5490">
          <w:rPr>
            <w:rFonts w:hint="eastAsia"/>
            <w:rPrChange w:id="1229" w:author="ETRI-김종원" w:date="2019-12-10T10:44:00Z">
              <w:rPr>
                <w:rStyle w:val="ab"/>
                <w:rFonts w:hint="eastAsia"/>
              </w:rPr>
            </w:rPrChange>
          </w:rPr>
          <w:delText>전력</w:delText>
        </w:r>
        <w:r w:rsidRPr="002646CB" w:rsidDel="00BE5490">
          <w:rPr>
            <w:rPrChange w:id="1230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231" w:author="ETRI-김종원" w:date="2019-12-10T10:44:00Z">
              <w:rPr>
                <w:rStyle w:val="ab"/>
                <w:rFonts w:hint="eastAsia"/>
              </w:rPr>
            </w:rPrChange>
          </w:rPr>
          <w:delText>품질</w:delText>
        </w:r>
        <w:r w:rsidRPr="002646CB" w:rsidDel="00BE5490">
          <w:rPr>
            <w:rPrChange w:id="1232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233" w:author="ETRI-김종원" w:date="2019-12-10T10:44:00Z">
              <w:rPr>
                <w:rStyle w:val="ab"/>
                <w:rFonts w:hint="eastAsia"/>
              </w:rPr>
            </w:rPrChange>
          </w:rPr>
          <w:delText>및</w:delText>
        </w:r>
        <w:r w:rsidRPr="002646CB" w:rsidDel="00BE5490">
          <w:rPr>
            <w:rPrChange w:id="1234" w:author="ETRI-김종원" w:date="2019-12-10T10:44:00Z">
              <w:rPr>
                <w:rStyle w:val="ab"/>
              </w:rPr>
            </w:rPrChange>
          </w:rPr>
          <w:delText xml:space="preserve"> EMC</w:delText>
        </w:r>
        <w:r w:rsidRPr="002646CB" w:rsidDel="00BE5490">
          <w:rPr>
            <w:webHidden/>
          </w:rPr>
          <w:tab/>
        </w:r>
        <w:r w:rsidR="003559F7" w:rsidRPr="002646CB" w:rsidDel="00BE5490">
          <w:rPr>
            <w:webHidden/>
          </w:rPr>
          <w:delText>10</w:delText>
        </w:r>
      </w:del>
    </w:p>
    <w:p w14:paraId="563AAF1F" w14:textId="54523574" w:rsidR="00A92B61" w:rsidRPr="002646CB" w:rsidDel="00BE5490" w:rsidRDefault="00A92B61">
      <w:pPr>
        <w:pStyle w:val="2a"/>
        <w:rPr>
          <w:del w:id="1235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</w:rPr>
      </w:pPr>
      <w:del w:id="1236" w:author="ETRI-김종원" w:date="2019-11-04T21:03:00Z">
        <w:r w:rsidRPr="002646CB" w:rsidDel="00BE5490">
          <w:rPr>
            <w:rPrChange w:id="1237" w:author="ETRI-김종원" w:date="2019-12-10T10:44:00Z">
              <w:rPr>
                <w:rStyle w:val="ab"/>
                <w:rFonts w:cs="Arial"/>
              </w:rPr>
            </w:rPrChange>
          </w:rPr>
          <w:delText>6.3</w:delText>
        </w:r>
        <w:r w:rsidRPr="002646CB" w:rsidDel="00BE5490">
          <w:rPr>
            <w:rFonts w:asciiTheme="minorHAnsi" w:eastAsiaTheme="minorEastAsia" w:hAnsiTheme="minorHAnsi" w:cstheme="minorBidi"/>
            <w:kern w:val="2"/>
            <w:szCs w:val="22"/>
            <w:lang w:val="en-US"/>
          </w:rPr>
          <w:tab/>
        </w:r>
        <w:r w:rsidRPr="002646CB" w:rsidDel="00BE5490">
          <w:rPr>
            <w:rFonts w:hint="eastAsia"/>
            <w:rPrChange w:id="1238" w:author="ETRI-김종원" w:date="2019-12-10T10:44:00Z">
              <w:rPr>
                <w:rStyle w:val="ab"/>
                <w:rFonts w:hint="eastAsia"/>
              </w:rPr>
            </w:rPrChange>
          </w:rPr>
          <w:delText>유지</w:delText>
        </w:r>
        <w:r w:rsidRPr="002646CB" w:rsidDel="00BE5490">
          <w:rPr>
            <w:rPrChange w:id="1239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240" w:author="ETRI-김종원" w:date="2019-12-10T10:44:00Z">
              <w:rPr>
                <w:rStyle w:val="ab"/>
                <w:rFonts w:hint="eastAsia"/>
              </w:rPr>
            </w:rPrChange>
          </w:rPr>
          <w:delText>보수</w:delText>
        </w:r>
        <w:r w:rsidRPr="002646CB" w:rsidDel="00BE5490">
          <w:rPr>
            <w:rPrChange w:id="1241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242" w:author="ETRI-김종원" w:date="2019-12-10T10:44:00Z">
              <w:rPr>
                <w:rStyle w:val="ab"/>
                <w:rFonts w:hint="eastAsia"/>
              </w:rPr>
            </w:rPrChange>
          </w:rPr>
          <w:delText>및</w:delText>
        </w:r>
        <w:r w:rsidRPr="002646CB" w:rsidDel="00BE5490">
          <w:rPr>
            <w:rPrChange w:id="1243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244" w:author="ETRI-김종원" w:date="2019-12-10T10:44:00Z">
              <w:rPr>
                <w:rStyle w:val="ab"/>
                <w:rFonts w:hint="eastAsia"/>
              </w:rPr>
            </w:rPrChange>
          </w:rPr>
          <w:delText>시험</w:delText>
        </w:r>
        <w:r w:rsidRPr="002646CB" w:rsidDel="00BE5490">
          <w:rPr>
            <w:webHidden/>
          </w:rPr>
          <w:tab/>
        </w:r>
        <w:r w:rsidR="003559F7" w:rsidRPr="002646CB" w:rsidDel="00BE5490">
          <w:rPr>
            <w:webHidden/>
          </w:rPr>
          <w:delText>10</w:delText>
        </w:r>
      </w:del>
    </w:p>
    <w:p w14:paraId="2BAC5609" w14:textId="77777777" w:rsidR="00A92B61" w:rsidRPr="002646CB" w:rsidDel="00BE5490" w:rsidRDefault="00A92B61">
      <w:pPr>
        <w:pStyle w:val="16"/>
        <w:rPr>
          <w:del w:id="1245" w:author="ETRI-김종원" w:date="2019-11-04T21:03:00Z"/>
          <w:rStyle w:val="ab"/>
          <w:color w:val="auto"/>
          <w:rPrChange w:id="1246" w:author="ETRI-김종원" w:date="2019-12-10T10:44:00Z">
            <w:rPr>
              <w:del w:id="1247" w:author="ETRI-김종원" w:date="2019-11-04T21:03:00Z"/>
              <w:rStyle w:val="ab"/>
              <w:rFonts w:eastAsia="바탕" w:cs="Times New Roman"/>
            </w:rPr>
          </w:rPrChange>
        </w:rPr>
      </w:pPr>
    </w:p>
    <w:p w14:paraId="245D09DC" w14:textId="70D99208" w:rsidR="00A92B61" w:rsidRPr="002646CB" w:rsidDel="00BE5490" w:rsidRDefault="00A92B61">
      <w:pPr>
        <w:pStyle w:val="16"/>
        <w:rPr>
          <w:del w:id="1248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</w:rPr>
      </w:pPr>
      <w:del w:id="1249" w:author="ETRI-김종원" w:date="2019-11-04T21:03:00Z">
        <w:r w:rsidRPr="002646CB" w:rsidDel="00BE5490">
          <w:rPr>
            <w:rFonts w:hint="eastAsia"/>
            <w:rPrChange w:id="1250" w:author="ETRI-김종원" w:date="2019-12-10T10:44:00Z">
              <w:rPr>
                <w:rStyle w:val="ab"/>
                <w:rFonts w:hint="eastAsia"/>
              </w:rPr>
            </w:rPrChange>
          </w:rPr>
          <w:delText>부속서</w:delText>
        </w:r>
        <w:r w:rsidRPr="002646CB" w:rsidDel="00BE5490">
          <w:rPr>
            <w:rPrChange w:id="1251" w:author="ETRI-김종원" w:date="2019-12-10T10:44:00Z">
              <w:rPr>
                <w:rStyle w:val="ab"/>
              </w:rPr>
            </w:rPrChange>
          </w:rPr>
          <w:delText> A</w:delText>
        </w:r>
        <w:r w:rsidRPr="002646CB" w:rsidDel="00BE5490">
          <w:rPr>
            <w:webHidden/>
          </w:rPr>
          <w:tab/>
        </w:r>
        <w:r w:rsidR="003559F7" w:rsidRPr="002646CB" w:rsidDel="00BE5490">
          <w:rPr>
            <w:webHidden/>
          </w:rPr>
          <w:delText>11</w:delText>
        </w:r>
      </w:del>
    </w:p>
    <w:p w14:paraId="20500F58" w14:textId="65C43683" w:rsidR="00A92B61" w:rsidRPr="002646CB" w:rsidDel="00BE5490" w:rsidRDefault="00A92B61">
      <w:pPr>
        <w:pStyle w:val="2a"/>
        <w:rPr>
          <w:del w:id="1252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</w:rPr>
      </w:pPr>
      <w:del w:id="1253" w:author="ETRI-김종원" w:date="2019-11-04T21:03:00Z">
        <w:r w:rsidRPr="002646CB" w:rsidDel="00BE5490">
          <w:rPr>
            <w:rPrChange w:id="1254" w:author="ETRI-김종원" w:date="2019-12-10T10:44:00Z">
              <w:rPr>
                <w:rStyle w:val="ab"/>
              </w:rPr>
            </w:rPrChange>
          </w:rPr>
          <w:delText>A.1</w:delText>
        </w:r>
        <w:r w:rsidRPr="002646CB" w:rsidDel="00BE5490">
          <w:rPr>
            <w:rFonts w:asciiTheme="minorHAnsi" w:eastAsiaTheme="minorEastAsia" w:hAnsiTheme="minorHAnsi" w:cstheme="minorBidi"/>
            <w:kern w:val="2"/>
            <w:szCs w:val="22"/>
            <w:lang w:val="en-US"/>
          </w:rPr>
          <w:tab/>
        </w:r>
        <w:r w:rsidRPr="002646CB" w:rsidDel="00BE5490">
          <w:rPr>
            <w:rFonts w:hint="eastAsia"/>
            <w:rPrChange w:id="1255" w:author="ETRI-김종원" w:date="2019-12-10T10:44:00Z">
              <w:rPr>
                <w:rStyle w:val="ab"/>
                <w:rFonts w:hint="eastAsia"/>
              </w:rPr>
            </w:rPrChange>
          </w:rPr>
          <w:delText>시나리오</w:delText>
        </w:r>
        <w:r w:rsidRPr="002646CB" w:rsidDel="00BE5490">
          <w:rPr>
            <w:rPrChange w:id="1256" w:author="ETRI-김종원" w:date="2019-12-10T10:44:00Z">
              <w:rPr>
                <w:rStyle w:val="ab"/>
              </w:rPr>
            </w:rPrChange>
          </w:rPr>
          <w:delText xml:space="preserve"> 1 : </w:delText>
        </w:r>
        <w:r w:rsidRPr="002646CB" w:rsidDel="00BE5490">
          <w:rPr>
            <w:rFonts w:hint="eastAsia"/>
            <w:rPrChange w:id="1257" w:author="ETRI-김종원" w:date="2019-12-10T10:44:00Z">
              <w:rPr>
                <w:rStyle w:val="ab"/>
                <w:rFonts w:hint="eastAsia"/>
              </w:rPr>
            </w:rPrChange>
          </w:rPr>
          <w:delText>독립운전</w:delText>
        </w:r>
        <w:r w:rsidRPr="002646CB" w:rsidDel="00BE5490">
          <w:rPr>
            <w:rPrChange w:id="1258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259" w:author="ETRI-김종원" w:date="2019-12-10T10:44:00Z">
              <w:rPr>
                <w:rStyle w:val="ab"/>
                <w:rFonts w:hint="eastAsia"/>
              </w:rPr>
            </w:rPrChange>
          </w:rPr>
          <w:delText>모드</w:delText>
        </w:r>
        <w:r w:rsidRPr="002646CB" w:rsidDel="00BE5490">
          <w:rPr>
            <w:rPrChange w:id="1260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261" w:author="ETRI-김종원" w:date="2019-12-10T10:44:00Z">
              <w:rPr>
                <w:rStyle w:val="ab"/>
                <w:rFonts w:hint="eastAsia"/>
              </w:rPr>
            </w:rPrChange>
          </w:rPr>
          <w:delText>전환</w:delText>
        </w:r>
        <w:r w:rsidRPr="002646CB" w:rsidDel="00BE5490">
          <w:rPr>
            <w:webHidden/>
          </w:rPr>
          <w:tab/>
        </w:r>
        <w:r w:rsidR="003559F7" w:rsidRPr="002646CB" w:rsidDel="00BE5490">
          <w:rPr>
            <w:webHidden/>
          </w:rPr>
          <w:delText>11</w:delText>
        </w:r>
      </w:del>
    </w:p>
    <w:p w14:paraId="3A697551" w14:textId="2E8C65D1" w:rsidR="00A92B61" w:rsidRPr="002646CB" w:rsidDel="00BE5490" w:rsidRDefault="00A92B61">
      <w:pPr>
        <w:pStyle w:val="2a"/>
        <w:rPr>
          <w:del w:id="1262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</w:rPr>
      </w:pPr>
      <w:del w:id="1263" w:author="ETRI-김종원" w:date="2019-11-04T21:03:00Z">
        <w:r w:rsidRPr="002646CB" w:rsidDel="00BE5490">
          <w:rPr>
            <w:rPrChange w:id="1264" w:author="ETRI-김종원" w:date="2019-12-10T10:44:00Z">
              <w:rPr>
                <w:rStyle w:val="ab"/>
              </w:rPr>
            </w:rPrChange>
          </w:rPr>
          <w:delText>A.2</w:delText>
        </w:r>
        <w:r w:rsidRPr="002646CB" w:rsidDel="00BE5490">
          <w:rPr>
            <w:rFonts w:asciiTheme="minorHAnsi" w:eastAsiaTheme="minorEastAsia" w:hAnsiTheme="minorHAnsi" w:cstheme="minorBidi"/>
            <w:kern w:val="2"/>
            <w:szCs w:val="22"/>
            <w:lang w:val="en-US"/>
          </w:rPr>
          <w:tab/>
        </w:r>
        <w:r w:rsidRPr="002646CB" w:rsidDel="00BE5490">
          <w:rPr>
            <w:rFonts w:hint="eastAsia"/>
            <w:rPrChange w:id="1265" w:author="ETRI-김종원" w:date="2019-12-10T10:44:00Z">
              <w:rPr>
                <w:rStyle w:val="ab"/>
                <w:rFonts w:hint="eastAsia"/>
              </w:rPr>
            </w:rPrChange>
          </w:rPr>
          <w:delText>시나리오</w:delText>
        </w:r>
        <w:r w:rsidRPr="002646CB" w:rsidDel="00BE5490">
          <w:rPr>
            <w:rPrChange w:id="1266" w:author="ETRI-김종원" w:date="2019-12-10T10:44:00Z">
              <w:rPr>
                <w:rStyle w:val="ab"/>
              </w:rPr>
            </w:rPrChange>
          </w:rPr>
          <w:delText xml:space="preserve"> 2 : </w:delText>
        </w:r>
        <w:r w:rsidRPr="002646CB" w:rsidDel="00BE5490">
          <w:rPr>
            <w:rFonts w:hint="eastAsia"/>
            <w:rPrChange w:id="1267" w:author="ETRI-김종원" w:date="2019-12-10T10:44:00Z">
              <w:rPr>
                <w:rStyle w:val="ab"/>
                <w:rFonts w:hint="eastAsia"/>
              </w:rPr>
            </w:rPrChange>
          </w:rPr>
          <w:delText>예방</w:delText>
        </w:r>
        <w:r w:rsidRPr="002646CB" w:rsidDel="00BE5490">
          <w:rPr>
            <w:rPrChange w:id="1268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269" w:author="ETRI-김종원" w:date="2019-12-10T10:44:00Z">
              <w:rPr>
                <w:rStyle w:val="ab"/>
                <w:rFonts w:hint="eastAsia"/>
              </w:rPr>
            </w:rPrChange>
          </w:rPr>
          <w:delText>독립운전</w:delText>
        </w:r>
        <w:r w:rsidRPr="002646CB" w:rsidDel="00BE5490">
          <w:rPr>
            <w:webHidden/>
          </w:rPr>
          <w:tab/>
        </w:r>
        <w:r w:rsidR="004E18D8" w:rsidRPr="002646CB" w:rsidDel="00BE5490">
          <w:rPr>
            <w:webHidden/>
          </w:rPr>
          <w:delText>12</w:delText>
        </w:r>
      </w:del>
    </w:p>
    <w:p w14:paraId="29BC0156" w14:textId="55B1839E" w:rsidR="00A92B61" w:rsidRPr="002646CB" w:rsidDel="00BE5490" w:rsidRDefault="00A92B61">
      <w:pPr>
        <w:pStyle w:val="2a"/>
        <w:rPr>
          <w:del w:id="1270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</w:rPr>
      </w:pPr>
      <w:del w:id="1271" w:author="ETRI-김종원" w:date="2019-11-04T21:03:00Z">
        <w:r w:rsidRPr="002646CB" w:rsidDel="00BE5490">
          <w:rPr>
            <w:rPrChange w:id="1272" w:author="ETRI-김종원" w:date="2019-12-10T10:44:00Z">
              <w:rPr>
                <w:rStyle w:val="ab"/>
              </w:rPr>
            </w:rPrChange>
          </w:rPr>
          <w:delText>A.3</w:delText>
        </w:r>
        <w:r w:rsidRPr="002646CB" w:rsidDel="00BE5490">
          <w:rPr>
            <w:rFonts w:asciiTheme="minorHAnsi" w:eastAsiaTheme="minorEastAsia" w:hAnsiTheme="minorHAnsi" w:cstheme="minorBidi"/>
            <w:kern w:val="2"/>
            <w:szCs w:val="22"/>
            <w:lang w:val="en-US"/>
          </w:rPr>
          <w:tab/>
        </w:r>
        <w:r w:rsidRPr="002646CB" w:rsidDel="00BE5490">
          <w:rPr>
            <w:rFonts w:hint="eastAsia"/>
            <w:rPrChange w:id="1273" w:author="ETRI-김종원" w:date="2019-12-10T10:44:00Z">
              <w:rPr>
                <w:rStyle w:val="ab"/>
                <w:rFonts w:hint="eastAsia"/>
              </w:rPr>
            </w:rPrChange>
          </w:rPr>
          <w:delText>시나리오</w:delText>
        </w:r>
        <w:r w:rsidRPr="002646CB" w:rsidDel="00BE5490">
          <w:rPr>
            <w:rPrChange w:id="1274" w:author="ETRI-김종원" w:date="2019-12-10T10:44:00Z">
              <w:rPr>
                <w:rStyle w:val="ab"/>
              </w:rPr>
            </w:rPrChange>
          </w:rPr>
          <w:delText xml:space="preserve"> 3 : </w:delText>
        </w:r>
        <w:r w:rsidRPr="002646CB" w:rsidDel="00BE5490">
          <w:rPr>
            <w:rFonts w:hint="eastAsia"/>
            <w:rPrChange w:id="1275" w:author="ETRI-김종원" w:date="2019-12-10T10:44:00Z">
              <w:rPr>
                <w:rStyle w:val="ab"/>
                <w:rFonts w:hint="eastAsia"/>
              </w:rPr>
            </w:rPrChange>
          </w:rPr>
          <w:delText>자동</w:delText>
        </w:r>
        <w:r w:rsidRPr="002646CB" w:rsidDel="00BE5490">
          <w:rPr>
            <w:rPrChange w:id="1276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277" w:author="ETRI-김종원" w:date="2019-12-10T10:44:00Z">
              <w:rPr>
                <w:rStyle w:val="ab"/>
                <w:rFonts w:hint="eastAsia"/>
              </w:rPr>
            </w:rPrChange>
          </w:rPr>
          <w:delText>독립운전</w:delText>
        </w:r>
        <w:r w:rsidRPr="002646CB" w:rsidDel="00BE5490">
          <w:rPr>
            <w:webHidden/>
          </w:rPr>
          <w:tab/>
        </w:r>
        <w:r w:rsidR="004E18D8" w:rsidRPr="002646CB" w:rsidDel="00BE5490">
          <w:rPr>
            <w:webHidden/>
          </w:rPr>
          <w:delText>12</w:delText>
        </w:r>
      </w:del>
    </w:p>
    <w:p w14:paraId="2C8C0F71" w14:textId="0A4F8862" w:rsidR="00A92B61" w:rsidRPr="002646CB" w:rsidDel="00BE5490" w:rsidRDefault="00A92B61">
      <w:pPr>
        <w:pStyle w:val="2a"/>
        <w:rPr>
          <w:del w:id="1278" w:author="ETRI-김종원" w:date="2019-11-04T21:03:00Z"/>
          <w:rStyle w:val="ab"/>
          <w:color w:val="auto"/>
          <w:rPrChange w:id="1279" w:author="ETRI-김종원" w:date="2019-12-10T10:44:00Z">
            <w:rPr>
              <w:del w:id="1280" w:author="ETRI-김종원" w:date="2019-11-04T21:03:00Z"/>
              <w:rStyle w:val="ab"/>
              <w:rFonts w:eastAsia="바탕"/>
            </w:rPr>
          </w:rPrChange>
        </w:rPr>
      </w:pPr>
      <w:del w:id="1281" w:author="ETRI-김종원" w:date="2019-11-04T21:03:00Z">
        <w:r w:rsidRPr="002646CB" w:rsidDel="00BE5490">
          <w:rPr>
            <w:rPrChange w:id="1282" w:author="ETRI-김종원" w:date="2019-12-10T10:44:00Z">
              <w:rPr>
                <w:rStyle w:val="ab"/>
              </w:rPr>
            </w:rPrChange>
          </w:rPr>
          <w:delText>A.4</w:delText>
        </w:r>
        <w:r w:rsidRPr="002646CB" w:rsidDel="00BE5490">
          <w:rPr>
            <w:rPrChange w:id="1283" w:author="ETRI-김종원" w:date="2019-12-10T10:44:00Z">
              <w:rPr>
                <w:rStyle w:val="ab"/>
              </w:rPr>
            </w:rPrChange>
          </w:rPr>
          <w:tab/>
        </w:r>
        <w:r w:rsidRPr="002646CB" w:rsidDel="00BE5490">
          <w:rPr>
            <w:rFonts w:hint="eastAsia"/>
            <w:rPrChange w:id="1284" w:author="ETRI-김종원" w:date="2019-12-10T10:44:00Z">
              <w:rPr>
                <w:rStyle w:val="ab"/>
                <w:rFonts w:hint="eastAsia"/>
              </w:rPr>
            </w:rPrChange>
          </w:rPr>
          <w:delText>시나리오</w:delText>
        </w:r>
        <w:r w:rsidRPr="002646CB" w:rsidDel="00BE5490">
          <w:rPr>
            <w:rPrChange w:id="1285" w:author="ETRI-김종원" w:date="2019-12-10T10:44:00Z">
              <w:rPr>
                <w:rStyle w:val="ab"/>
              </w:rPr>
            </w:rPrChange>
          </w:rPr>
          <w:delText xml:space="preserve"> 4: </w:delText>
        </w:r>
        <w:r w:rsidRPr="002646CB" w:rsidDel="00BE5490">
          <w:rPr>
            <w:rFonts w:hint="eastAsia"/>
            <w:rPrChange w:id="1286" w:author="ETRI-김종원" w:date="2019-12-10T10:44:00Z">
              <w:rPr>
                <w:rStyle w:val="ab"/>
                <w:rFonts w:hint="eastAsia"/>
              </w:rPr>
            </w:rPrChange>
          </w:rPr>
          <w:delText>자체</w:delText>
        </w:r>
        <w:r w:rsidRPr="002646CB" w:rsidDel="00BE5490">
          <w:rPr>
            <w:rPrChange w:id="1287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288" w:author="ETRI-김종원" w:date="2019-12-10T10:44:00Z">
              <w:rPr>
                <w:rStyle w:val="ab"/>
                <w:rFonts w:hint="eastAsia"/>
              </w:rPr>
            </w:rPrChange>
          </w:rPr>
          <w:delText>기동</w:delText>
        </w:r>
        <w:r w:rsidRPr="002646CB" w:rsidDel="00BE5490">
          <w:rPr>
            <w:rPrChange w:id="1289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290" w:author="ETRI-김종원" w:date="2019-12-10T10:44:00Z">
              <w:rPr>
                <w:rStyle w:val="ab"/>
                <w:rFonts w:hint="eastAsia"/>
              </w:rPr>
            </w:rPrChange>
          </w:rPr>
          <w:delText>복구</w:delText>
        </w:r>
        <w:r w:rsidRPr="002646CB" w:rsidDel="00BE5490">
          <w:rPr>
            <w:webHidden/>
            <w:rPrChange w:id="1291" w:author="ETRI-김종원" w:date="2019-12-10T10:44:00Z">
              <w:rPr>
                <w:rStyle w:val="ab"/>
                <w:webHidden/>
              </w:rPr>
            </w:rPrChange>
          </w:rPr>
          <w:tab/>
        </w:r>
        <w:r w:rsidR="004E18D8" w:rsidRPr="002646CB" w:rsidDel="00BE5490">
          <w:rPr>
            <w:webHidden/>
            <w:rPrChange w:id="1292" w:author="ETRI-김종원" w:date="2019-12-10T10:44:00Z">
              <w:rPr>
                <w:rStyle w:val="ab"/>
                <w:webHidden/>
              </w:rPr>
            </w:rPrChange>
          </w:rPr>
          <w:delText>12</w:delText>
        </w:r>
      </w:del>
    </w:p>
    <w:p w14:paraId="14393BAB" w14:textId="336C384D" w:rsidR="00A92B61" w:rsidRPr="002646CB" w:rsidDel="00BE5490" w:rsidRDefault="00A92B61">
      <w:pPr>
        <w:pStyle w:val="2a"/>
        <w:rPr>
          <w:del w:id="1293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</w:rPr>
      </w:pPr>
      <w:del w:id="1294" w:author="ETRI-김종원" w:date="2019-11-04T21:03:00Z">
        <w:r w:rsidRPr="002646CB" w:rsidDel="00BE5490">
          <w:rPr>
            <w:rPrChange w:id="1295" w:author="ETRI-김종원" w:date="2019-12-10T10:44:00Z">
              <w:rPr>
                <w:rStyle w:val="ab"/>
              </w:rPr>
            </w:rPrChange>
          </w:rPr>
          <w:delText>A.5</w:delText>
        </w:r>
        <w:r w:rsidRPr="002646CB" w:rsidDel="00BE5490">
          <w:rPr>
            <w:rFonts w:asciiTheme="minorHAnsi" w:eastAsiaTheme="minorEastAsia" w:hAnsiTheme="minorHAnsi" w:cstheme="minorBidi"/>
            <w:kern w:val="2"/>
            <w:szCs w:val="22"/>
            <w:lang w:val="en-US"/>
          </w:rPr>
          <w:tab/>
        </w:r>
        <w:r w:rsidRPr="002646CB" w:rsidDel="00BE5490">
          <w:rPr>
            <w:rFonts w:hint="eastAsia"/>
            <w:rPrChange w:id="1296" w:author="ETRI-김종원" w:date="2019-12-10T10:44:00Z">
              <w:rPr>
                <w:rStyle w:val="ab"/>
                <w:rFonts w:hint="eastAsia"/>
              </w:rPr>
            </w:rPrChange>
          </w:rPr>
          <w:delText>시나리오</w:delText>
        </w:r>
        <w:r w:rsidRPr="002646CB" w:rsidDel="00BE5490">
          <w:rPr>
            <w:rPrChange w:id="1297" w:author="ETRI-김종원" w:date="2019-12-10T10:44:00Z">
              <w:rPr>
                <w:rStyle w:val="ab"/>
              </w:rPr>
            </w:rPrChange>
          </w:rPr>
          <w:delText xml:space="preserve"> 5 : </w:delText>
        </w:r>
        <w:r w:rsidRPr="002646CB" w:rsidDel="00BE5490">
          <w:rPr>
            <w:rFonts w:hint="eastAsia"/>
            <w:rPrChange w:id="1298" w:author="ETRI-김종원" w:date="2019-12-10T10:44:00Z">
              <w:rPr>
                <w:rStyle w:val="ab"/>
                <w:rFonts w:hint="eastAsia"/>
              </w:rPr>
            </w:rPrChange>
          </w:rPr>
          <w:delText>독립운전</w:delText>
        </w:r>
        <w:r w:rsidRPr="002646CB" w:rsidDel="00BE5490">
          <w:rPr>
            <w:rPrChange w:id="1299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300" w:author="ETRI-김종원" w:date="2019-12-10T10:44:00Z">
              <w:rPr>
                <w:rStyle w:val="ab"/>
                <w:rFonts w:hint="eastAsia"/>
              </w:rPr>
            </w:rPrChange>
          </w:rPr>
          <w:delText>유지</w:delText>
        </w:r>
        <w:r w:rsidRPr="002646CB" w:rsidDel="00BE5490">
          <w:rPr>
            <w:webHidden/>
          </w:rPr>
          <w:tab/>
        </w:r>
        <w:r w:rsidR="003559F7" w:rsidRPr="002646CB" w:rsidDel="00BE5490">
          <w:rPr>
            <w:webHidden/>
          </w:rPr>
          <w:delText>13</w:delText>
        </w:r>
      </w:del>
    </w:p>
    <w:p w14:paraId="72B2CBE3" w14:textId="59B8AD59" w:rsidR="00A92B61" w:rsidRPr="002646CB" w:rsidDel="00BE5490" w:rsidRDefault="00A92B61">
      <w:pPr>
        <w:pStyle w:val="2a"/>
        <w:rPr>
          <w:del w:id="1301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</w:rPr>
      </w:pPr>
      <w:del w:id="1302" w:author="ETRI-김종원" w:date="2019-11-04T21:03:00Z">
        <w:r w:rsidRPr="002646CB" w:rsidDel="00BE5490">
          <w:rPr>
            <w:rPrChange w:id="1303" w:author="ETRI-김종원" w:date="2019-12-10T10:44:00Z">
              <w:rPr>
                <w:rStyle w:val="ab"/>
              </w:rPr>
            </w:rPrChange>
          </w:rPr>
          <w:delText>A.6</w:delText>
        </w:r>
        <w:r w:rsidRPr="002646CB" w:rsidDel="00BE5490">
          <w:rPr>
            <w:rFonts w:asciiTheme="minorHAnsi" w:eastAsiaTheme="minorEastAsia" w:hAnsiTheme="minorHAnsi" w:cstheme="minorBidi"/>
            <w:kern w:val="2"/>
            <w:szCs w:val="22"/>
            <w:lang w:val="en-US"/>
          </w:rPr>
          <w:tab/>
        </w:r>
        <w:r w:rsidRPr="002646CB" w:rsidDel="00BE5490">
          <w:rPr>
            <w:rFonts w:hint="eastAsia"/>
            <w:rPrChange w:id="1304" w:author="ETRI-김종원" w:date="2019-12-10T10:44:00Z">
              <w:rPr>
                <w:rStyle w:val="ab"/>
                <w:rFonts w:hint="eastAsia"/>
              </w:rPr>
            </w:rPrChange>
          </w:rPr>
          <w:delText>시나리오</w:delText>
        </w:r>
        <w:r w:rsidRPr="002646CB" w:rsidDel="00BE5490">
          <w:rPr>
            <w:rPrChange w:id="1305" w:author="ETRI-김종원" w:date="2019-12-10T10:44:00Z">
              <w:rPr>
                <w:rStyle w:val="ab"/>
              </w:rPr>
            </w:rPrChange>
          </w:rPr>
          <w:delText xml:space="preserve"> 6 : </w:delText>
        </w:r>
        <w:r w:rsidRPr="002646CB" w:rsidDel="00BE5490">
          <w:rPr>
            <w:rFonts w:hint="eastAsia"/>
            <w:rPrChange w:id="1306" w:author="ETRI-김종원" w:date="2019-12-10T10:44:00Z">
              <w:rPr>
                <w:rStyle w:val="ab"/>
                <w:rFonts w:hint="eastAsia"/>
              </w:rPr>
            </w:rPrChange>
          </w:rPr>
          <w:delText>주</w:delText>
        </w:r>
        <w:r w:rsidRPr="002646CB" w:rsidDel="00BE5490">
          <w:rPr>
            <w:rPrChange w:id="1307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308" w:author="ETRI-김종원" w:date="2019-12-10T10:44:00Z">
              <w:rPr>
                <w:rStyle w:val="ab"/>
                <w:rFonts w:hint="eastAsia"/>
              </w:rPr>
            </w:rPrChange>
          </w:rPr>
          <w:delText>계통으로의</w:delText>
        </w:r>
        <w:r w:rsidRPr="002646CB" w:rsidDel="00BE5490">
          <w:rPr>
            <w:rPrChange w:id="1309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310" w:author="ETRI-김종원" w:date="2019-12-10T10:44:00Z">
              <w:rPr>
                <w:rStyle w:val="ab"/>
                <w:rFonts w:hint="eastAsia"/>
              </w:rPr>
            </w:rPrChange>
          </w:rPr>
          <w:delText>재</w:delText>
        </w:r>
        <w:r w:rsidRPr="002646CB" w:rsidDel="00BE5490">
          <w:rPr>
            <w:rPrChange w:id="1311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312" w:author="ETRI-김종원" w:date="2019-12-10T10:44:00Z">
              <w:rPr>
                <w:rStyle w:val="ab"/>
                <w:rFonts w:hint="eastAsia"/>
              </w:rPr>
            </w:rPrChange>
          </w:rPr>
          <w:delText>연계</w:delText>
        </w:r>
        <w:r w:rsidRPr="002646CB" w:rsidDel="00BE5490">
          <w:rPr>
            <w:webHidden/>
          </w:rPr>
          <w:tab/>
        </w:r>
        <w:r w:rsidR="003559F7" w:rsidRPr="002646CB" w:rsidDel="00BE5490">
          <w:rPr>
            <w:webHidden/>
          </w:rPr>
          <w:delText>13</w:delText>
        </w:r>
      </w:del>
    </w:p>
    <w:p w14:paraId="0D6D680C" w14:textId="77777777" w:rsidR="00A92B61" w:rsidRPr="002646CB" w:rsidDel="00BE5490" w:rsidRDefault="00A92B61">
      <w:pPr>
        <w:pStyle w:val="16"/>
        <w:rPr>
          <w:del w:id="1313" w:author="ETRI-김종원" w:date="2019-11-04T21:03:00Z"/>
          <w:rStyle w:val="ab"/>
          <w:color w:val="auto"/>
          <w:rPrChange w:id="1314" w:author="ETRI-김종원" w:date="2019-12-10T10:44:00Z">
            <w:rPr>
              <w:del w:id="1315" w:author="ETRI-김종원" w:date="2019-11-04T21:03:00Z"/>
              <w:rStyle w:val="ab"/>
              <w:rFonts w:eastAsia="바탕" w:cs="Times New Roman"/>
            </w:rPr>
          </w:rPrChange>
        </w:rPr>
      </w:pPr>
    </w:p>
    <w:p w14:paraId="5044A937" w14:textId="1CDF2532" w:rsidR="00A92B61" w:rsidRPr="002646CB" w:rsidDel="00BE5490" w:rsidRDefault="00A92B61">
      <w:pPr>
        <w:pStyle w:val="16"/>
        <w:rPr>
          <w:del w:id="1316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</w:rPr>
      </w:pPr>
      <w:del w:id="1317" w:author="ETRI-김종원" w:date="2019-11-04T21:03:00Z">
        <w:r w:rsidRPr="002646CB" w:rsidDel="00BE5490">
          <w:rPr>
            <w:rFonts w:hint="eastAsia"/>
            <w:rPrChange w:id="1318" w:author="ETRI-김종원" w:date="2019-12-10T10:44:00Z">
              <w:rPr>
                <w:rStyle w:val="ab"/>
                <w:rFonts w:hint="eastAsia"/>
              </w:rPr>
            </w:rPrChange>
          </w:rPr>
          <w:delText>부속서</w:delText>
        </w:r>
        <w:r w:rsidRPr="002646CB" w:rsidDel="00BE5490">
          <w:rPr>
            <w:rPrChange w:id="1319" w:author="ETRI-김종원" w:date="2019-12-10T10:44:00Z">
              <w:rPr>
                <w:rStyle w:val="ab"/>
              </w:rPr>
            </w:rPrChange>
          </w:rPr>
          <w:delText> B</w:delText>
        </w:r>
        <w:r w:rsidRPr="002646CB" w:rsidDel="00BE5490">
          <w:rPr>
            <w:webHidden/>
          </w:rPr>
          <w:tab/>
        </w:r>
        <w:r w:rsidR="003559F7" w:rsidRPr="002646CB" w:rsidDel="00BE5490">
          <w:rPr>
            <w:webHidden/>
          </w:rPr>
          <w:delText>14</w:delText>
        </w:r>
      </w:del>
    </w:p>
    <w:p w14:paraId="751C9671" w14:textId="37A2BE4A" w:rsidR="00A92B61" w:rsidRPr="002646CB" w:rsidDel="00BE5490" w:rsidRDefault="00A92B61">
      <w:pPr>
        <w:pStyle w:val="2a"/>
        <w:rPr>
          <w:del w:id="1320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</w:rPr>
      </w:pPr>
      <w:del w:id="1321" w:author="ETRI-김종원" w:date="2019-11-04T21:03:00Z">
        <w:r w:rsidRPr="002646CB" w:rsidDel="00BE5490">
          <w:rPr>
            <w:rPrChange w:id="1322" w:author="ETRI-김종원" w:date="2019-12-10T10:44:00Z">
              <w:rPr>
                <w:rStyle w:val="ab"/>
              </w:rPr>
            </w:rPrChange>
          </w:rPr>
          <w:delText>B.1</w:delText>
        </w:r>
        <w:r w:rsidRPr="002646CB" w:rsidDel="00BE5490">
          <w:rPr>
            <w:rFonts w:asciiTheme="minorHAnsi" w:eastAsiaTheme="minorEastAsia" w:hAnsiTheme="minorHAnsi" w:cstheme="minorBidi"/>
            <w:kern w:val="2"/>
            <w:szCs w:val="22"/>
            <w:lang w:val="en-US"/>
          </w:rPr>
          <w:tab/>
        </w:r>
        <w:r w:rsidRPr="002646CB" w:rsidDel="00BE5490">
          <w:rPr>
            <w:rFonts w:hint="eastAsia"/>
            <w:rPrChange w:id="1323" w:author="ETRI-김종원" w:date="2019-12-10T10:44:00Z">
              <w:rPr>
                <w:rStyle w:val="ab"/>
                <w:rFonts w:hint="eastAsia"/>
              </w:rPr>
            </w:rPrChange>
          </w:rPr>
          <w:delText>일반</w:delText>
        </w:r>
        <w:r w:rsidRPr="002646CB" w:rsidDel="00BE5490">
          <w:rPr>
            <w:rPrChange w:id="1324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325" w:author="ETRI-김종원" w:date="2019-12-10T10:44:00Z">
              <w:rPr>
                <w:rStyle w:val="ab"/>
                <w:rFonts w:hint="eastAsia"/>
              </w:rPr>
            </w:rPrChange>
          </w:rPr>
          <w:delText>사항</w:delText>
        </w:r>
        <w:r w:rsidRPr="002646CB" w:rsidDel="00BE5490">
          <w:rPr>
            <w:webHidden/>
          </w:rPr>
          <w:tab/>
        </w:r>
        <w:r w:rsidR="003559F7" w:rsidRPr="002646CB" w:rsidDel="00BE5490">
          <w:rPr>
            <w:webHidden/>
          </w:rPr>
          <w:delText>14</w:delText>
        </w:r>
      </w:del>
    </w:p>
    <w:p w14:paraId="64C469BB" w14:textId="796AEF87" w:rsidR="00A92B61" w:rsidRPr="002646CB" w:rsidDel="00BE5490" w:rsidRDefault="00A92B61">
      <w:pPr>
        <w:pStyle w:val="2a"/>
        <w:rPr>
          <w:del w:id="1326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</w:rPr>
      </w:pPr>
      <w:del w:id="1327" w:author="ETRI-김종원" w:date="2019-11-04T21:03:00Z">
        <w:r w:rsidRPr="002646CB" w:rsidDel="00BE5490">
          <w:rPr>
            <w:rPrChange w:id="1328" w:author="ETRI-김종원" w:date="2019-12-10T10:44:00Z">
              <w:rPr>
                <w:rStyle w:val="ab"/>
              </w:rPr>
            </w:rPrChange>
          </w:rPr>
          <w:delText>B.2</w:delText>
        </w:r>
        <w:r w:rsidRPr="002646CB" w:rsidDel="00BE5490">
          <w:rPr>
            <w:rFonts w:asciiTheme="minorHAnsi" w:eastAsiaTheme="minorEastAsia" w:hAnsiTheme="minorHAnsi" w:cstheme="minorBidi"/>
            <w:kern w:val="2"/>
            <w:szCs w:val="22"/>
            <w:lang w:val="en-US"/>
          </w:rPr>
          <w:tab/>
        </w:r>
        <w:r w:rsidRPr="002646CB" w:rsidDel="00BE5490">
          <w:rPr>
            <w:rFonts w:hint="eastAsia"/>
            <w:rPrChange w:id="1329" w:author="ETRI-김종원" w:date="2019-12-10T10:44:00Z">
              <w:rPr>
                <w:rStyle w:val="ab"/>
                <w:rFonts w:hint="eastAsia"/>
              </w:rPr>
            </w:rPrChange>
          </w:rPr>
          <w:delText>구조</w:delText>
        </w:r>
        <w:r w:rsidRPr="002646CB" w:rsidDel="00BE5490">
          <w:rPr>
            <w:rPrChange w:id="1330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331" w:author="ETRI-김종원" w:date="2019-12-10T10:44:00Z">
              <w:rPr>
                <w:rStyle w:val="ab"/>
                <w:rFonts w:hint="eastAsia"/>
              </w:rPr>
            </w:rPrChange>
          </w:rPr>
          <w:delText>요구사항</w:delText>
        </w:r>
        <w:r w:rsidRPr="002646CB" w:rsidDel="00BE5490">
          <w:rPr>
            <w:webHidden/>
          </w:rPr>
          <w:tab/>
        </w:r>
        <w:r w:rsidR="003559F7" w:rsidRPr="002646CB" w:rsidDel="00BE5490">
          <w:rPr>
            <w:webHidden/>
          </w:rPr>
          <w:delText>14</w:delText>
        </w:r>
      </w:del>
    </w:p>
    <w:p w14:paraId="5E190E5D" w14:textId="1673F54C" w:rsidR="00A92B61" w:rsidRPr="002646CB" w:rsidDel="00BE5490" w:rsidRDefault="00A92B61">
      <w:pPr>
        <w:pStyle w:val="2a"/>
        <w:rPr>
          <w:del w:id="1332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</w:rPr>
      </w:pPr>
      <w:del w:id="1333" w:author="ETRI-김종원" w:date="2019-11-04T21:03:00Z">
        <w:r w:rsidRPr="002646CB" w:rsidDel="00BE5490">
          <w:rPr>
            <w:rPrChange w:id="1334" w:author="ETRI-김종원" w:date="2019-12-10T10:44:00Z">
              <w:rPr>
                <w:rStyle w:val="ab"/>
              </w:rPr>
            </w:rPrChange>
          </w:rPr>
          <w:delText>B.3</w:delText>
        </w:r>
        <w:r w:rsidRPr="002646CB" w:rsidDel="00BE5490">
          <w:rPr>
            <w:rFonts w:asciiTheme="minorHAnsi" w:eastAsiaTheme="minorEastAsia" w:hAnsiTheme="minorHAnsi" w:cstheme="minorBidi"/>
            <w:kern w:val="2"/>
            <w:szCs w:val="22"/>
            <w:lang w:val="en-US"/>
          </w:rPr>
          <w:tab/>
        </w:r>
        <w:r w:rsidRPr="002646CB" w:rsidDel="00BE5490">
          <w:rPr>
            <w:rFonts w:hint="eastAsia"/>
            <w:rPrChange w:id="1335" w:author="ETRI-김종원" w:date="2019-12-10T10:44:00Z">
              <w:rPr>
                <w:rStyle w:val="ab"/>
                <w:rFonts w:hint="eastAsia"/>
              </w:rPr>
            </w:rPrChange>
          </w:rPr>
          <w:delText>전압</w:delText>
        </w:r>
        <w:r w:rsidRPr="002646CB" w:rsidDel="00BE5490">
          <w:rPr>
            <w:rPrChange w:id="1336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337" w:author="ETRI-김종원" w:date="2019-12-10T10:44:00Z">
              <w:rPr>
                <w:rStyle w:val="ab"/>
                <w:rFonts w:hint="eastAsia"/>
              </w:rPr>
            </w:rPrChange>
          </w:rPr>
          <w:delText>응답</w:delText>
        </w:r>
        <w:r w:rsidRPr="002646CB" w:rsidDel="00BE5490">
          <w:rPr>
            <w:rPrChange w:id="1338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339" w:author="ETRI-김종원" w:date="2019-12-10T10:44:00Z">
              <w:rPr>
                <w:rStyle w:val="ab"/>
                <w:rFonts w:hint="eastAsia"/>
              </w:rPr>
            </w:rPrChange>
          </w:rPr>
          <w:delText>특성</w:delText>
        </w:r>
        <w:r w:rsidRPr="002646CB" w:rsidDel="00BE5490">
          <w:rPr>
            <w:webHidden/>
          </w:rPr>
          <w:tab/>
        </w:r>
        <w:r w:rsidR="003559F7" w:rsidRPr="002646CB" w:rsidDel="00BE5490">
          <w:rPr>
            <w:webHidden/>
          </w:rPr>
          <w:delText>14</w:delText>
        </w:r>
      </w:del>
    </w:p>
    <w:p w14:paraId="0248E10D" w14:textId="799623C5" w:rsidR="00A92B61" w:rsidRPr="002646CB" w:rsidDel="00BE5490" w:rsidRDefault="00A92B61">
      <w:pPr>
        <w:pStyle w:val="2a"/>
        <w:rPr>
          <w:del w:id="1340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</w:rPr>
      </w:pPr>
      <w:del w:id="1341" w:author="ETRI-김종원" w:date="2019-11-04T21:03:00Z">
        <w:r w:rsidRPr="002646CB" w:rsidDel="00BE5490">
          <w:rPr>
            <w:rPrChange w:id="1342" w:author="ETRI-김종원" w:date="2019-12-10T10:44:00Z">
              <w:rPr>
                <w:rStyle w:val="ab"/>
              </w:rPr>
            </w:rPrChange>
          </w:rPr>
          <w:delText>B.4</w:delText>
        </w:r>
        <w:r w:rsidRPr="002646CB" w:rsidDel="00BE5490">
          <w:rPr>
            <w:rFonts w:asciiTheme="minorHAnsi" w:eastAsiaTheme="minorEastAsia" w:hAnsiTheme="minorHAnsi" w:cstheme="minorBidi"/>
            <w:kern w:val="2"/>
            <w:szCs w:val="22"/>
            <w:lang w:val="en-US"/>
          </w:rPr>
          <w:tab/>
        </w:r>
        <w:r w:rsidRPr="002646CB" w:rsidDel="00BE5490">
          <w:rPr>
            <w:rFonts w:hint="eastAsia"/>
            <w:rPrChange w:id="1343" w:author="ETRI-김종원" w:date="2019-12-10T10:44:00Z">
              <w:rPr>
                <w:rStyle w:val="ab"/>
                <w:rFonts w:hint="eastAsia"/>
              </w:rPr>
            </w:rPrChange>
          </w:rPr>
          <w:delText>주파수</w:delText>
        </w:r>
        <w:r w:rsidRPr="002646CB" w:rsidDel="00BE5490">
          <w:rPr>
            <w:rPrChange w:id="1344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345" w:author="ETRI-김종원" w:date="2019-12-10T10:44:00Z">
              <w:rPr>
                <w:rStyle w:val="ab"/>
                <w:rFonts w:hint="eastAsia"/>
              </w:rPr>
            </w:rPrChange>
          </w:rPr>
          <w:delText>응답</w:delText>
        </w:r>
        <w:r w:rsidRPr="002646CB" w:rsidDel="00BE5490">
          <w:rPr>
            <w:rPrChange w:id="1346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347" w:author="ETRI-김종원" w:date="2019-12-10T10:44:00Z">
              <w:rPr>
                <w:rStyle w:val="ab"/>
                <w:rFonts w:hint="eastAsia"/>
              </w:rPr>
            </w:rPrChange>
          </w:rPr>
          <w:delText>특성</w:delText>
        </w:r>
        <w:r w:rsidRPr="002646CB" w:rsidDel="00BE5490">
          <w:rPr>
            <w:webHidden/>
          </w:rPr>
          <w:tab/>
        </w:r>
        <w:r w:rsidR="003559F7" w:rsidRPr="002646CB" w:rsidDel="00BE5490">
          <w:rPr>
            <w:webHidden/>
          </w:rPr>
          <w:delText>14</w:delText>
        </w:r>
      </w:del>
    </w:p>
    <w:p w14:paraId="40EE6C57" w14:textId="0FE7417E" w:rsidR="00A92B61" w:rsidRPr="002646CB" w:rsidDel="00BE5490" w:rsidRDefault="00A92B61">
      <w:pPr>
        <w:pStyle w:val="2a"/>
        <w:rPr>
          <w:del w:id="1348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</w:rPr>
      </w:pPr>
      <w:del w:id="1349" w:author="ETRI-김종원" w:date="2019-11-04T21:03:00Z">
        <w:r w:rsidRPr="002646CB" w:rsidDel="00BE5490">
          <w:rPr>
            <w:rPrChange w:id="1350" w:author="ETRI-김종원" w:date="2019-12-10T10:44:00Z">
              <w:rPr>
                <w:rStyle w:val="ab"/>
              </w:rPr>
            </w:rPrChange>
          </w:rPr>
          <w:delText>B.5</w:delText>
        </w:r>
        <w:r w:rsidRPr="002646CB" w:rsidDel="00BE5490">
          <w:rPr>
            <w:rFonts w:asciiTheme="minorHAnsi" w:eastAsiaTheme="minorEastAsia" w:hAnsiTheme="minorHAnsi" w:cstheme="minorBidi"/>
            <w:kern w:val="2"/>
            <w:szCs w:val="22"/>
            <w:lang w:val="en-US"/>
          </w:rPr>
          <w:tab/>
        </w:r>
        <w:r w:rsidRPr="002646CB" w:rsidDel="00BE5490">
          <w:rPr>
            <w:rPrChange w:id="1351" w:author="ETRI-김종원" w:date="2019-12-10T10:44:00Z">
              <w:rPr>
                <w:rStyle w:val="ab"/>
              </w:rPr>
            </w:rPrChange>
          </w:rPr>
          <w:delText xml:space="preserve">CHP </w:delText>
        </w:r>
        <w:r w:rsidRPr="002646CB" w:rsidDel="00BE5490">
          <w:rPr>
            <w:rFonts w:hint="eastAsia"/>
            <w:rPrChange w:id="1352" w:author="ETRI-김종원" w:date="2019-12-10T10:44:00Z">
              <w:rPr>
                <w:rStyle w:val="ab"/>
                <w:rFonts w:hint="eastAsia"/>
              </w:rPr>
            </w:rPrChange>
          </w:rPr>
          <w:delText>운전</w:delText>
        </w:r>
        <w:r w:rsidRPr="002646CB" w:rsidDel="00BE5490">
          <w:rPr>
            <w:webHidden/>
          </w:rPr>
          <w:tab/>
        </w:r>
        <w:r w:rsidR="003559F7" w:rsidRPr="002646CB" w:rsidDel="00BE5490">
          <w:rPr>
            <w:webHidden/>
          </w:rPr>
          <w:delText>14</w:delText>
        </w:r>
      </w:del>
    </w:p>
    <w:p w14:paraId="15BF1D6D" w14:textId="35C83B3E" w:rsidR="00A92B61" w:rsidRPr="002646CB" w:rsidDel="00BE5490" w:rsidRDefault="00A92B61">
      <w:pPr>
        <w:pStyle w:val="2a"/>
        <w:rPr>
          <w:del w:id="1353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</w:rPr>
      </w:pPr>
      <w:del w:id="1354" w:author="ETRI-김종원" w:date="2019-11-04T21:03:00Z">
        <w:r w:rsidRPr="002646CB" w:rsidDel="00BE5490">
          <w:rPr>
            <w:rPrChange w:id="1355" w:author="ETRI-김종원" w:date="2019-12-10T10:44:00Z">
              <w:rPr>
                <w:rStyle w:val="ab"/>
              </w:rPr>
            </w:rPrChange>
          </w:rPr>
          <w:delText>B.6</w:delText>
        </w:r>
        <w:r w:rsidRPr="002646CB" w:rsidDel="00BE5490">
          <w:rPr>
            <w:rFonts w:asciiTheme="minorHAnsi" w:eastAsiaTheme="minorEastAsia" w:hAnsiTheme="minorHAnsi" w:cstheme="minorBidi"/>
            <w:kern w:val="2"/>
            <w:szCs w:val="22"/>
            <w:lang w:val="en-US"/>
          </w:rPr>
          <w:tab/>
        </w:r>
        <w:r w:rsidRPr="002646CB" w:rsidDel="00BE5490">
          <w:rPr>
            <w:rFonts w:hint="eastAsia"/>
            <w:rPrChange w:id="1356" w:author="ETRI-김종원" w:date="2019-12-10T10:44:00Z">
              <w:rPr>
                <w:rStyle w:val="ab"/>
                <w:rFonts w:hint="eastAsia"/>
              </w:rPr>
            </w:rPrChange>
          </w:rPr>
          <w:delText>보일러</w:delText>
        </w:r>
        <w:r w:rsidRPr="002646CB" w:rsidDel="00BE5490">
          <w:rPr>
            <w:rPrChange w:id="1357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358" w:author="ETRI-김종원" w:date="2019-12-10T10:44:00Z">
              <w:rPr>
                <w:rStyle w:val="ab"/>
                <w:rFonts w:hint="eastAsia"/>
              </w:rPr>
            </w:rPrChange>
          </w:rPr>
          <w:delText>운전</w:delText>
        </w:r>
        <w:r w:rsidRPr="002646CB" w:rsidDel="00BE5490">
          <w:rPr>
            <w:webHidden/>
          </w:rPr>
          <w:tab/>
        </w:r>
        <w:r w:rsidR="003559F7" w:rsidRPr="002646CB" w:rsidDel="00BE5490">
          <w:rPr>
            <w:webHidden/>
          </w:rPr>
          <w:delText>14</w:delText>
        </w:r>
      </w:del>
    </w:p>
    <w:p w14:paraId="5FD8A494" w14:textId="5D958367" w:rsidR="00A92B61" w:rsidRPr="002646CB" w:rsidDel="00BE5490" w:rsidRDefault="00A92B61">
      <w:pPr>
        <w:pStyle w:val="2a"/>
        <w:rPr>
          <w:del w:id="1359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</w:rPr>
      </w:pPr>
      <w:del w:id="1360" w:author="ETRI-김종원" w:date="2019-11-04T21:03:00Z">
        <w:r w:rsidRPr="002646CB" w:rsidDel="00BE5490">
          <w:rPr>
            <w:rPrChange w:id="1361" w:author="ETRI-김종원" w:date="2019-12-10T10:44:00Z">
              <w:rPr>
                <w:rStyle w:val="ab"/>
              </w:rPr>
            </w:rPrChange>
          </w:rPr>
          <w:delText>B.7</w:delText>
        </w:r>
        <w:r w:rsidRPr="002646CB" w:rsidDel="00BE5490">
          <w:rPr>
            <w:rFonts w:asciiTheme="minorHAnsi" w:eastAsiaTheme="minorEastAsia" w:hAnsiTheme="minorHAnsi" w:cstheme="minorBidi"/>
            <w:kern w:val="2"/>
            <w:szCs w:val="22"/>
            <w:lang w:val="en-US"/>
          </w:rPr>
          <w:tab/>
        </w:r>
        <w:r w:rsidRPr="002646CB" w:rsidDel="00BE5490">
          <w:rPr>
            <w:rFonts w:hint="eastAsia"/>
            <w:rPrChange w:id="1362" w:author="ETRI-김종원" w:date="2019-12-10T10:44:00Z">
              <w:rPr>
                <w:rStyle w:val="ab"/>
                <w:rFonts w:hint="eastAsia"/>
              </w:rPr>
            </w:rPrChange>
          </w:rPr>
          <w:delText>기준</w:delText>
        </w:r>
        <w:r w:rsidRPr="002646CB" w:rsidDel="00BE5490">
          <w:rPr>
            <w:rPrChange w:id="1363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364" w:author="ETRI-김종원" w:date="2019-12-10T10:44:00Z">
              <w:rPr>
                <w:rStyle w:val="ab"/>
                <w:rFonts w:hint="eastAsia"/>
              </w:rPr>
            </w:rPrChange>
          </w:rPr>
          <w:delText>주파수</w:delText>
        </w:r>
        <w:r w:rsidRPr="002646CB" w:rsidDel="00BE5490">
          <w:rPr>
            <w:rPrChange w:id="1365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366" w:author="ETRI-김종원" w:date="2019-12-10T10:44:00Z">
              <w:rPr>
                <w:rStyle w:val="ab"/>
                <w:rFonts w:hint="eastAsia"/>
              </w:rPr>
            </w:rPrChange>
          </w:rPr>
          <w:delText>및</w:delText>
        </w:r>
        <w:r w:rsidRPr="002646CB" w:rsidDel="00BE5490">
          <w:rPr>
            <w:rPrChange w:id="1367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368" w:author="ETRI-김종원" w:date="2019-12-10T10:44:00Z">
              <w:rPr>
                <w:rStyle w:val="ab"/>
                <w:rFonts w:hint="eastAsia"/>
              </w:rPr>
            </w:rPrChange>
          </w:rPr>
          <w:delText>주파수원</w:delText>
        </w:r>
        <w:r w:rsidRPr="002646CB" w:rsidDel="00BE5490">
          <w:rPr>
            <w:rPrChange w:id="1369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370" w:author="ETRI-김종원" w:date="2019-12-10T10:44:00Z">
              <w:rPr>
                <w:rStyle w:val="ab"/>
                <w:rFonts w:hint="eastAsia"/>
              </w:rPr>
            </w:rPrChange>
          </w:rPr>
          <w:delText>관리</w:delText>
        </w:r>
        <w:r w:rsidRPr="002646CB" w:rsidDel="00BE5490">
          <w:rPr>
            <w:webHidden/>
          </w:rPr>
          <w:tab/>
        </w:r>
        <w:r w:rsidR="003559F7" w:rsidRPr="002646CB" w:rsidDel="00BE5490">
          <w:rPr>
            <w:webHidden/>
          </w:rPr>
          <w:delText>14</w:delText>
        </w:r>
      </w:del>
    </w:p>
    <w:p w14:paraId="152EB4A2" w14:textId="4BDEE401" w:rsidR="00A92B61" w:rsidRPr="002646CB" w:rsidDel="00BE5490" w:rsidRDefault="00A92B61">
      <w:pPr>
        <w:pStyle w:val="2a"/>
        <w:rPr>
          <w:del w:id="1371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</w:rPr>
      </w:pPr>
      <w:del w:id="1372" w:author="ETRI-김종원" w:date="2019-11-04T21:03:00Z">
        <w:r w:rsidRPr="002646CB" w:rsidDel="00BE5490">
          <w:rPr>
            <w:rPrChange w:id="1373" w:author="ETRI-김종원" w:date="2019-12-10T10:44:00Z">
              <w:rPr>
                <w:rStyle w:val="ab"/>
              </w:rPr>
            </w:rPrChange>
          </w:rPr>
          <w:delText>B.8</w:delText>
        </w:r>
        <w:r w:rsidRPr="002646CB" w:rsidDel="00BE5490">
          <w:rPr>
            <w:rFonts w:asciiTheme="minorHAnsi" w:eastAsiaTheme="minorEastAsia" w:hAnsiTheme="minorHAnsi" w:cstheme="minorBidi"/>
            <w:kern w:val="2"/>
            <w:szCs w:val="22"/>
            <w:lang w:val="en-US"/>
          </w:rPr>
          <w:tab/>
        </w:r>
        <w:r w:rsidRPr="002646CB" w:rsidDel="00BE5490">
          <w:rPr>
            <w:rFonts w:hint="eastAsia"/>
            <w:rPrChange w:id="1374" w:author="ETRI-김종원" w:date="2019-12-10T10:44:00Z">
              <w:rPr>
                <w:rStyle w:val="ab"/>
                <w:rFonts w:hint="eastAsia"/>
              </w:rPr>
            </w:rPrChange>
          </w:rPr>
          <w:delText>발전기</w:delText>
        </w:r>
        <w:r w:rsidRPr="002646CB" w:rsidDel="00BE5490">
          <w:rPr>
            <w:rPrChange w:id="1375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376" w:author="ETRI-김종원" w:date="2019-12-10T10:44:00Z">
              <w:rPr>
                <w:rStyle w:val="ab"/>
                <w:rFonts w:hint="eastAsia"/>
              </w:rPr>
            </w:rPrChange>
          </w:rPr>
          <w:delText>연료관리</w:delText>
        </w:r>
        <w:r w:rsidRPr="002646CB" w:rsidDel="00BE5490">
          <w:rPr>
            <w:webHidden/>
          </w:rPr>
          <w:tab/>
        </w:r>
        <w:r w:rsidR="003559F7" w:rsidRPr="002646CB" w:rsidDel="00BE5490">
          <w:rPr>
            <w:webHidden/>
          </w:rPr>
          <w:delText>15</w:delText>
        </w:r>
      </w:del>
    </w:p>
    <w:p w14:paraId="5AC87559" w14:textId="77777777" w:rsidR="00A92B61" w:rsidRPr="002646CB" w:rsidDel="00BE5490" w:rsidRDefault="00A92B61">
      <w:pPr>
        <w:pStyle w:val="16"/>
        <w:rPr>
          <w:del w:id="1377" w:author="ETRI-김종원" w:date="2019-11-04T21:03:00Z"/>
          <w:rStyle w:val="ab"/>
          <w:color w:val="auto"/>
          <w:rPrChange w:id="1378" w:author="ETRI-김종원" w:date="2019-12-10T10:44:00Z">
            <w:rPr>
              <w:del w:id="1379" w:author="ETRI-김종원" w:date="2019-11-04T21:03:00Z"/>
              <w:rStyle w:val="ab"/>
              <w:rFonts w:eastAsia="바탕" w:cs="Times New Roman"/>
            </w:rPr>
          </w:rPrChange>
        </w:rPr>
      </w:pPr>
    </w:p>
    <w:p w14:paraId="3BD46FC9" w14:textId="40DDCF2F" w:rsidR="00A92B61" w:rsidRPr="002646CB" w:rsidDel="00BE5490" w:rsidRDefault="00A92B61">
      <w:pPr>
        <w:pStyle w:val="16"/>
        <w:rPr>
          <w:del w:id="1380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</w:rPr>
      </w:pPr>
      <w:del w:id="1381" w:author="ETRI-김종원" w:date="2019-11-04T21:03:00Z">
        <w:r w:rsidRPr="002646CB" w:rsidDel="00BE5490">
          <w:rPr>
            <w:rFonts w:hint="eastAsia"/>
            <w:rPrChange w:id="1382" w:author="ETRI-김종원" w:date="2019-12-10T10:44:00Z">
              <w:rPr>
                <w:rStyle w:val="ab"/>
                <w:rFonts w:hint="eastAsia"/>
              </w:rPr>
            </w:rPrChange>
          </w:rPr>
          <w:delText>부속서</w:delText>
        </w:r>
        <w:r w:rsidRPr="002646CB" w:rsidDel="00BE5490">
          <w:rPr>
            <w:rPrChange w:id="1383" w:author="ETRI-김종원" w:date="2019-12-10T10:44:00Z">
              <w:rPr>
                <w:rStyle w:val="ab"/>
              </w:rPr>
            </w:rPrChange>
          </w:rPr>
          <w:delText> C</w:delText>
        </w:r>
        <w:r w:rsidRPr="002646CB" w:rsidDel="00BE5490">
          <w:rPr>
            <w:webHidden/>
          </w:rPr>
          <w:tab/>
        </w:r>
        <w:r w:rsidR="003559F7" w:rsidRPr="002646CB" w:rsidDel="00BE5490">
          <w:rPr>
            <w:webHidden/>
          </w:rPr>
          <w:delText>16</w:delText>
        </w:r>
      </w:del>
    </w:p>
    <w:p w14:paraId="5FD1500E" w14:textId="1862093B" w:rsidR="00A92B61" w:rsidRPr="002646CB" w:rsidDel="00BE5490" w:rsidRDefault="00A92B61">
      <w:pPr>
        <w:pStyle w:val="2a"/>
        <w:rPr>
          <w:del w:id="1384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</w:rPr>
      </w:pPr>
      <w:del w:id="1385" w:author="ETRI-김종원" w:date="2019-11-04T21:03:00Z">
        <w:r w:rsidRPr="002646CB" w:rsidDel="00BE5490">
          <w:rPr>
            <w:rPrChange w:id="1386" w:author="ETRI-김종원" w:date="2019-12-10T10:44:00Z">
              <w:rPr>
                <w:rStyle w:val="ab"/>
              </w:rPr>
            </w:rPrChange>
          </w:rPr>
          <w:delText>C.1</w:delText>
        </w:r>
        <w:r w:rsidRPr="002646CB" w:rsidDel="00BE5490">
          <w:rPr>
            <w:rFonts w:asciiTheme="minorHAnsi" w:eastAsiaTheme="minorEastAsia" w:hAnsiTheme="minorHAnsi" w:cstheme="minorBidi"/>
            <w:kern w:val="2"/>
            <w:szCs w:val="22"/>
            <w:lang w:val="en-US"/>
          </w:rPr>
          <w:tab/>
        </w:r>
        <w:r w:rsidRPr="002646CB" w:rsidDel="00BE5490">
          <w:rPr>
            <w:rFonts w:hint="eastAsia"/>
            <w:rPrChange w:id="1387" w:author="ETRI-김종원" w:date="2019-12-10T10:44:00Z">
              <w:rPr>
                <w:rStyle w:val="ab"/>
                <w:rFonts w:hint="eastAsia"/>
              </w:rPr>
            </w:rPrChange>
          </w:rPr>
          <w:delText>일반</w:delText>
        </w:r>
        <w:r w:rsidRPr="002646CB" w:rsidDel="00BE5490">
          <w:rPr>
            <w:rPrChange w:id="1388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389" w:author="ETRI-김종원" w:date="2019-12-10T10:44:00Z">
              <w:rPr>
                <w:rStyle w:val="ab"/>
                <w:rFonts w:hint="eastAsia"/>
              </w:rPr>
            </w:rPrChange>
          </w:rPr>
          <w:delText>사항</w:delText>
        </w:r>
        <w:r w:rsidRPr="002646CB" w:rsidDel="00BE5490">
          <w:rPr>
            <w:webHidden/>
          </w:rPr>
          <w:tab/>
        </w:r>
        <w:r w:rsidR="003559F7" w:rsidRPr="002646CB" w:rsidDel="00BE5490">
          <w:rPr>
            <w:webHidden/>
          </w:rPr>
          <w:delText>16</w:delText>
        </w:r>
      </w:del>
    </w:p>
    <w:p w14:paraId="7BF90159" w14:textId="0408D708" w:rsidR="00A92B61" w:rsidRPr="002646CB" w:rsidDel="00BE5490" w:rsidRDefault="00A92B61">
      <w:pPr>
        <w:pStyle w:val="2a"/>
        <w:rPr>
          <w:del w:id="1390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</w:rPr>
      </w:pPr>
      <w:del w:id="1391" w:author="ETRI-김종원" w:date="2019-11-04T21:03:00Z">
        <w:r w:rsidRPr="002646CB" w:rsidDel="00BE5490">
          <w:rPr>
            <w:rPrChange w:id="1392" w:author="ETRI-김종원" w:date="2019-12-10T10:44:00Z">
              <w:rPr>
                <w:rStyle w:val="ab"/>
              </w:rPr>
            </w:rPrChange>
          </w:rPr>
          <w:delText>C.2</w:delText>
        </w:r>
        <w:r w:rsidRPr="002646CB" w:rsidDel="00BE5490">
          <w:rPr>
            <w:rFonts w:asciiTheme="minorHAnsi" w:eastAsiaTheme="minorEastAsia" w:hAnsiTheme="minorHAnsi" w:cstheme="minorBidi"/>
            <w:kern w:val="2"/>
            <w:szCs w:val="22"/>
            <w:lang w:val="en-US"/>
          </w:rPr>
          <w:tab/>
        </w:r>
        <w:r w:rsidRPr="002646CB" w:rsidDel="00BE5490">
          <w:rPr>
            <w:rPrChange w:id="1393" w:author="ETRI-김종원" w:date="2019-12-10T10:44:00Z">
              <w:rPr>
                <w:rStyle w:val="ab"/>
              </w:rPr>
            </w:rPrChange>
          </w:rPr>
          <w:delText>EES</w:delText>
        </w:r>
        <w:r w:rsidRPr="002646CB" w:rsidDel="00BE5490">
          <w:rPr>
            <w:rFonts w:hint="eastAsia"/>
            <w:rPrChange w:id="1394" w:author="ETRI-김종원" w:date="2019-12-10T10:44:00Z">
              <w:rPr>
                <w:rStyle w:val="ab"/>
                <w:rFonts w:hint="eastAsia"/>
              </w:rPr>
            </w:rPrChange>
          </w:rPr>
          <w:delText>시스템</w:delText>
        </w:r>
        <w:r w:rsidRPr="002646CB" w:rsidDel="00BE5490">
          <w:rPr>
            <w:rPrChange w:id="1395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396" w:author="ETRI-김종원" w:date="2019-12-10T10:44:00Z">
              <w:rPr>
                <w:rStyle w:val="ab"/>
                <w:rFonts w:hint="eastAsia"/>
              </w:rPr>
            </w:rPrChange>
          </w:rPr>
          <w:delText>운전</w:delText>
        </w:r>
        <w:r w:rsidRPr="002646CB" w:rsidDel="00BE5490">
          <w:rPr>
            <w:rPrChange w:id="1397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398" w:author="ETRI-김종원" w:date="2019-12-10T10:44:00Z">
              <w:rPr>
                <w:rStyle w:val="ab"/>
                <w:rFonts w:hint="eastAsia"/>
              </w:rPr>
            </w:rPrChange>
          </w:rPr>
          <w:delText>제어</w:delText>
        </w:r>
        <w:r w:rsidRPr="002646CB" w:rsidDel="00BE5490">
          <w:rPr>
            <w:webHidden/>
          </w:rPr>
          <w:tab/>
        </w:r>
        <w:r w:rsidR="003559F7" w:rsidRPr="002646CB" w:rsidDel="00BE5490">
          <w:rPr>
            <w:webHidden/>
          </w:rPr>
          <w:delText>16</w:delText>
        </w:r>
      </w:del>
    </w:p>
    <w:p w14:paraId="1AB5B27D" w14:textId="622E0307" w:rsidR="00A92B61" w:rsidRPr="002646CB" w:rsidDel="00BE5490" w:rsidRDefault="00A92B61">
      <w:pPr>
        <w:pStyle w:val="2a"/>
        <w:rPr>
          <w:del w:id="1399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</w:rPr>
      </w:pPr>
      <w:del w:id="1400" w:author="ETRI-김종원" w:date="2019-11-04T21:03:00Z">
        <w:r w:rsidRPr="002646CB" w:rsidDel="00BE5490">
          <w:rPr>
            <w:rPrChange w:id="1401" w:author="ETRI-김종원" w:date="2019-12-10T10:44:00Z">
              <w:rPr>
                <w:rStyle w:val="ab"/>
              </w:rPr>
            </w:rPrChange>
          </w:rPr>
          <w:delText>C.3</w:delText>
        </w:r>
        <w:r w:rsidRPr="002646CB" w:rsidDel="00BE5490">
          <w:rPr>
            <w:rFonts w:asciiTheme="minorHAnsi" w:eastAsiaTheme="minorEastAsia" w:hAnsiTheme="minorHAnsi" w:cstheme="minorBidi"/>
            <w:kern w:val="2"/>
            <w:szCs w:val="22"/>
            <w:lang w:val="en-US"/>
          </w:rPr>
          <w:tab/>
        </w:r>
        <w:r w:rsidRPr="002646CB" w:rsidDel="00BE5490">
          <w:rPr>
            <w:rPrChange w:id="1402" w:author="ETRI-김종원" w:date="2019-12-10T10:44:00Z">
              <w:rPr>
                <w:rStyle w:val="ab"/>
              </w:rPr>
            </w:rPrChange>
          </w:rPr>
          <w:delText>EES</w:delText>
        </w:r>
        <w:r w:rsidRPr="002646CB" w:rsidDel="00BE5490">
          <w:rPr>
            <w:rFonts w:hint="eastAsia"/>
            <w:rPrChange w:id="1403" w:author="ETRI-김종원" w:date="2019-12-10T10:44:00Z">
              <w:rPr>
                <w:rStyle w:val="ab"/>
                <w:rFonts w:hint="eastAsia"/>
              </w:rPr>
            </w:rPrChange>
          </w:rPr>
          <w:delText>시스템</w:delText>
        </w:r>
        <w:r w:rsidRPr="002646CB" w:rsidDel="00BE5490">
          <w:rPr>
            <w:rPrChange w:id="1404" w:author="ETRI-김종원" w:date="2019-12-10T10:44:00Z">
              <w:rPr>
                <w:rStyle w:val="ab"/>
              </w:rPr>
            </w:rPrChange>
          </w:rPr>
          <w:delText xml:space="preserve"> PCS </w:delText>
        </w:r>
        <w:r w:rsidRPr="002646CB" w:rsidDel="00BE5490">
          <w:rPr>
            <w:rFonts w:hint="eastAsia"/>
            <w:rPrChange w:id="1405" w:author="ETRI-김종원" w:date="2019-12-10T10:44:00Z">
              <w:rPr>
                <w:rStyle w:val="ab"/>
                <w:rFonts w:hint="eastAsia"/>
              </w:rPr>
            </w:rPrChange>
          </w:rPr>
          <w:delText>기반</w:delText>
        </w:r>
        <w:r w:rsidRPr="002646CB" w:rsidDel="00BE5490">
          <w:rPr>
            <w:rPrChange w:id="1406" w:author="ETRI-김종원" w:date="2019-12-10T10:44:00Z">
              <w:rPr>
                <w:rStyle w:val="ab"/>
              </w:rPr>
            </w:rPrChange>
          </w:rPr>
          <w:delText xml:space="preserve"> AC </w:delText>
        </w:r>
        <w:r w:rsidRPr="002646CB" w:rsidDel="00BE5490">
          <w:rPr>
            <w:rFonts w:hint="eastAsia"/>
            <w:rPrChange w:id="1407" w:author="ETRI-김종원" w:date="2019-12-10T10:44:00Z">
              <w:rPr>
                <w:rStyle w:val="ab"/>
                <w:rFonts w:hint="eastAsia"/>
              </w:rPr>
            </w:rPrChange>
          </w:rPr>
          <w:delText>운전</w:delText>
        </w:r>
        <w:r w:rsidRPr="002646CB" w:rsidDel="00BE5490">
          <w:rPr>
            <w:rPrChange w:id="1408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409" w:author="ETRI-김종원" w:date="2019-12-10T10:44:00Z">
              <w:rPr>
                <w:rStyle w:val="ab"/>
                <w:rFonts w:hint="eastAsia"/>
              </w:rPr>
            </w:rPrChange>
          </w:rPr>
          <w:delText>주파수</w:delText>
        </w:r>
        <w:r w:rsidRPr="002646CB" w:rsidDel="00BE5490">
          <w:rPr>
            <w:rPrChange w:id="1410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411" w:author="ETRI-김종원" w:date="2019-12-10T10:44:00Z">
              <w:rPr>
                <w:rStyle w:val="ab"/>
                <w:rFonts w:hint="eastAsia"/>
              </w:rPr>
            </w:rPrChange>
          </w:rPr>
          <w:delText>모드</w:delText>
        </w:r>
        <w:r w:rsidRPr="002646CB" w:rsidDel="00BE5490">
          <w:rPr>
            <w:rPrChange w:id="1412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PrChange w:id="1413" w:author="ETRI-김종원" w:date="2019-12-10T10:44:00Z">
              <w:rPr>
                <w:rStyle w:val="ab"/>
                <w:rFonts w:cs="Arial"/>
              </w:rPr>
            </w:rPrChange>
          </w:rPr>
          <w:delText>CES-MG</w:delText>
        </w:r>
        <w:r w:rsidRPr="002646CB" w:rsidDel="00BE5490">
          <w:rPr>
            <w:rPrChange w:id="1414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415" w:author="ETRI-김종원" w:date="2019-12-10T10:44:00Z">
              <w:rPr>
                <w:rStyle w:val="ab"/>
                <w:rFonts w:hint="eastAsia"/>
              </w:rPr>
            </w:rPrChange>
          </w:rPr>
          <w:delText>운전</w:delText>
        </w:r>
        <w:r w:rsidRPr="002646CB" w:rsidDel="00BE5490">
          <w:rPr>
            <w:rPrChange w:id="1416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417" w:author="ETRI-김종원" w:date="2019-12-10T10:44:00Z">
              <w:rPr>
                <w:rStyle w:val="ab"/>
                <w:rFonts w:hint="eastAsia"/>
              </w:rPr>
            </w:rPrChange>
          </w:rPr>
          <w:delText>제어</w:delText>
        </w:r>
        <w:r w:rsidRPr="002646CB" w:rsidDel="00BE5490">
          <w:rPr>
            <w:webHidden/>
          </w:rPr>
          <w:tab/>
        </w:r>
        <w:r w:rsidR="003559F7" w:rsidRPr="002646CB" w:rsidDel="00BE5490">
          <w:rPr>
            <w:webHidden/>
          </w:rPr>
          <w:delText>16</w:delText>
        </w:r>
      </w:del>
    </w:p>
    <w:p w14:paraId="478D2254" w14:textId="1A371B6E" w:rsidR="00A92B61" w:rsidRPr="002646CB" w:rsidDel="00BE5490" w:rsidRDefault="00A92B61">
      <w:pPr>
        <w:pStyle w:val="2a"/>
        <w:rPr>
          <w:del w:id="1418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</w:rPr>
      </w:pPr>
      <w:del w:id="1419" w:author="ETRI-김종원" w:date="2019-11-04T21:03:00Z">
        <w:r w:rsidRPr="002646CB" w:rsidDel="00BE5490">
          <w:rPr>
            <w:rPrChange w:id="1420" w:author="ETRI-김종원" w:date="2019-12-10T10:44:00Z">
              <w:rPr>
                <w:rStyle w:val="ab"/>
              </w:rPr>
            </w:rPrChange>
          </w:rPr>
          <w:delText>C.4</w:delText>
        </w:r>
        <w:r w:rsidRPr="002646CB" w:rsidDel="00BE5490">
          <w:rPr>
            <w:rFonts w:asciiTheme="minorHAnsi" w:eastAsiaTheme="minorEastAsia" w:hAnsiTheme="minorHAnsi" w:cstheme="minorBidi"/>
            <w:kern w:val="2"/>
            <w:szCs w:val="22"/>
            <w:lang w:val="en-US"/>
          </w:rPr>
          <w:tab/>
        </w:r>
        <w:r w:rsidRPr="002646CB" w:rsidDel="00BE5490">
          <w:rPr>
            <w:rFonts w:hint="eastAsia"/>
            <w:rPrChange w:id="1421" w:author="ETRI-김종원" w:date="2019-12-10T10:44:00Z">
              <w:rPr>
                <w:rStyle w:val="ab"/>
                <w:rFonts w:hint="eastAsia"/>
              </w:rPr>
            </w:rPrChange>
          </w:rPr>
          <w:delText>비상발전기</w:delText>
        </w:r>
        <w:r w:rsidRPr="002646CB" w:rsidDel="00BE5490">
          <w:rPr>
            <w:rPrChange w:id="1422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423" w:author="ETRI-김종원" w:date="2019-12-10T10:44:00Z">
              <w:rPr>
                <w:rStyle w:val="ab"/>
                <w:rFonts w:hint="eastAsia"/>
              </w:rPr>
            </w:rPrChange>
          </w:rPr>
          <w:delText>병렬운전</w:delText>
        </w:r>
        <w:r w:rsidRPr="002646CB" w:rsidDel="00BE5490">
          <w:rPr>
            <w:rPrChange w:id="1424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425" w:author="ETRI-김종원" w:date="2019-12-10T10:44:00Z">
              <w:rPr>
                <w:rStyle w:val="ab"/>
                <w:rFonts w:hint="eastAsia"/>
              </w:rPr>
            </w:rPrChange>
          </w:rPr>
          <w:delText>기반</w:delText>
        </w:r>
        <w:r w:rsidRPr="002646CB" w:rsidDel="00BE5490">
          <w:rPr>
            <w:rPrChange w:id="1426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PrChange w:id="1427" w:author="ETRI-김종원" w:date="2019-12-10T10:44:00Z">
              <w:rPr>
                <w:rStyle w:val="ab"/>
                <w:rFonts w:cs="Arial"/>
              </w:rPr>
            </w:rPrChange>
          </w:rPr>
          <w:delText>CES-MG</w:delText>
        </w:r>
        <w:r w:rsidRPr="002646CB" w:rsidDel="00BE5490">
          <w:rPr>
            <w:rPrChange w:id="1428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429" w:author="ETRI-김종원" w:date="2019-12-10T10:44:00Z">
              <w:rPr>
                <w:rStyle w:val="ab"/>
                <w:rFonts w:hint="eastAsia"/>
              </w:rPr>
            </w:rPrChange>
          </w:rPr>
          <w:delText>운전</w:delText>
        </w:r>
        <w:r w:rsidRPr="002646CB" w:rsidDel="00BE5490">
          <w:rPr>
            <w:rPrChange w:id="1430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431" w:author="ETRI-김종원" w:date="2019-12-10T10:44:00Z">
              <w:rPr>
                <w:rStyle w:val="ab"/>
                <w:rFonts w:hint="eastAsia"/>
              </w:rPr>
            </w:rPrChange>
          </w:rPr>
          <w:delText>제어</w:delText>
        </w:r>
        <w:r w:rsidRPr="002646CB" w:rsidDel="00BE5490">
          <w:rPr>
            <w:webHidden/>
          </w:rPr>
          <w:tab/>
        </w:r>
        <w:r w:rsidR="003559F7" w:rsidRPr="002646CB" w:rsidDel="00BE5490">
          <w:rPr>
            <w:webHidden/>
          </w:rPr>
          <w:delText>16</w:delText>
        </w:r>
      </w:del>
    </w:p>
    <w:p w14:paraId="0C6ABDD8" w14:textId="4F24166A" w:rsidR="00A92B61" w:rsidRPr="002646CB" w:rsidDel="00BE5490" w:rsidRDefault="00A92B61">
      <w:pPr>
        <w:pStyle w:val="2a"/>
        <w:rPr>
          <w:del w:id="1432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</w:rPr>
      </w:pPr>
      <w:del w:id="1433" w:author="ETRI-김종원" w:date="2019-11-04T21:03:00Z">
        <w:r w:rsidRPr="002646CB" w:rsidDel="00BE5490">
          <w:rPr>
            <w:rPrChange w:id="1434" w:author="ETRI-김종원" w:date="2019-12-10T10:44:00Z">
              <w:rPr>
                <w:rStyle w:val="ab"/>
              </w:rPr>
            </w:rPrChange>
          </w:rPr>
          <w:delText>C.5</w:delText>
        </w:r>
        <w:r w:rsidRPr="002646CB" w:rsidDel="00BE5490">
          <w:rPr>
            <w:rFonts w:asciiTheme="minorHAnsi" w:eastAsiaTheme="minorEastAsia" w:hAnsiTheme="minorHAnsi" w:cstheme="minorBidi"/>
            <w:kern w:val="2"/>
            <w:szCs w:val="22"/>
            <w:lang w:val="en-US"/>
          </w:rPr>
          <w:tab/>
        </w:r>
        <w:r w:rsidRPr="002646CB" w:rsidDel="00BE5490">
          <w:rPr>
            <w:rPrChange w:id="1435" w:author="ETRI-김종원" w:date="2019-12-10T10:44:00Z">
              <w:rPr>
                <w:rStyle w:val="ab"/>
              </w:rPr>
            </w:rPrChange>
          </w:rPr>
          <w:delText xml:space="preserve">CHP </w:delText>
        </w:r>
        <w:r w:rsidRPr="002646CB" w:rsidDel="00BE5490">
          <w:rPr>
            <w:rFonts w:hint="eastAsia"/>
            <w:rPrChange w:id="1436" w:author="ETRI-김종원" w:date="2019-12-10T10:44:00Z">
              <w:rPr>
                <w:rStyle w:val="ab"/>
                <w:rFonts w:hint="eastAsia"/>
              </w:rPr>
            </w:rPrChange>
          </w:rPr>
          <w:delText>기반</w:delText>
        </w:r>
        <w:r w:rsidRPr="002646CB" w:rsidDel="00BE5490">
          <w:rPr>
            <w:rPrChange w:id="1437" w:author="ETRI-김종원" w:date="2019-12-10T10:44:00Z">
              <w:rPr>
                <w:rStyle w:val="ab"/>
              </w:rPr>
            </w:rPrChange>
          </w:rPr>
          <w:delText xml:space="preserve"> AC </w:delText>
        </w:r>
        <w:r w:rsidRPr="002646CB" w:rsidDel="00BE5490">
          <w:rPr>
            <w:rFonts w:hint="eastAsia"/>
            <w:rPrChange w:id="1438" w:author="ETRI-김종원" w:date="2019-12-10T10:44:00Z">
              <w:rPr>
                <w:rStyle w:val="ab"/>
                <w:rFonts w:hint="eastAsia"/>
              </w:rPr>
            </w:rPrChange>
          </w:rPr>
          <w:delText>운전</w:delText>
        </w:r>
        <w:r w:rsidRPr="002646CB" w:rsidDel="00BE5490">
          <w:rPr>
            <w:rPrChange w:id="1439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440" w:author="ETRI-김종원" w:date="2019-12-10T10:44:00Z">
              <w:rPr>
                <w:rStyle w:val="ab"/>
                <w:rFonts w:hint="eastAsia"/>
              </w:rPr>
            </w:rPrChange>
          </w:rPr>
          <w:delText>주파수</w:delText>
        </w:r>
        <w:r w:rsidRPr="002646CB" w:rsidDel="00BE5490">
          <w:rPr>
            <w:rPrChange w:id="1441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442" w:author="ETRI-김종원" w:date="2019-12-10T10:44:00Z">
              <w:rPr>
                <w:rStyle w:val="ab"/>
                <w:rFonts w:hint="eastAsia"/>
              </w:rPr>
            </w:rPrChange>
          </w:rPr>
          <w:delText>모드</w:delText>
        </w:r>
        <w:r w:rsidRPr="002646CB" w:rsidDel="00BE5490">
          <w:rPr>
            <w:rPrChange w:id="1443" w:author="ETRI-김종원" w:date="2019-12-10T10:44:00Z">
              <w:rPr>
                <w:rStyle w:val="ab"/>
              </w:rPr>
            </w:rPrChange>
          </w:rPr>
          <w:delText xml:space="preserve"> CES-MG </w:delText>
        </w:r>
        <w:r w:rsidRPr="002646CB" w:rsidDel="00BE5490">
          <w:rPr>
            <w:rFonts w:hint="eastAsia"/>
            <w:rPrChange w:id="1444" w:author="ETRI-김종원" w:date="2019-12-10T10:44:00Z">
              <w:rPr>
                <w:rStyle w:val="ab"/>
                <w:rFonts w:hint="eastAsia"/>
              </w:rPr>
            </w:rPrChange>
          </w:rPr>
          <w:delText>운영</w:delText>
        </w:r>
        <w:r w:rsidRPr="002646CB" w:rsidDel="00BE5490">
          <w:rPr>
            <w:rPrChange w:id="1445" w:author="ETRI-김종원" w:date="2019-12-10T10:44:00Z">
              <w:rPr>
                <w:rStyle w:val="ab"/>
              </w:rPr>
            </w:rPrChange>
          </w:rPr>
          <w:delText xml:space="preserve"> </w:delText>
        </w:r>
        <w:r w:rsidRPr="002646CB" w:rsidDel="00BE5490">
          <w:rPr>
            <w:rFonts w:hint="eastAsia"/>
            <w:rPrChange w:id="1446" w:author="ETRI-김종원" w:date="2019-12-10T10:44:00Z">
              <w:rPr>
                <w:rStyle w:val="ab"/>
                <w:rFonts w:hint="eastAsia"/>
              </w:rPr>
            </w:rPrChange>
          </w:rPr>
          <w:delText>제어</w:delText>
        </w:r>
        <w:r w:rsidRPr="002646CB" w:rsidDel="00BE5490">
          <w:rPr>
            <w:webHidden/>
          </w:rPr>
          <w:tab/>
        </w:r>
        <w:r w:rsidR="003559F7" w:rsidRPr="002646CB" w:rsidDel="00BE5490">
          <w:rPr>
            <w:webHidden/>
          </w:rPr>
          <w:delText>17</w:delText>
        </w:r>
      </w:del>
    </w:p>
    <w:p w14:paraId="671FBACB" w14:textId="77777777" w:rsidR="00A92B61" w:rsidRPr="002646CB" w:rsidDel="00BE5490" w:rsidRDefault="00A92B61">
      <w:pPr>
        <w:pStyle w:val="16"/>
        <w:rPr>
          <w:del w:id="1447" w:author="ETRI-김종원" w:date="2019-11-04T21:03:00Z"/>
          <w:rStyle w:val="ab"/>
          <w:color w:val="auto"/>
          <w:rPrChange w:id="1448" w:author="ETRI-김종원" w:date="2019-12-10T10:44:00Z">
            <w:rPr>
              <w:del w:id="1449" w:author="ETRI-김종원" w:date="2019-11-04T21:03:00Z"/>
              <w:rStyle w:val="ab"/>
              <w:rFonts w:eastAsia="바탕" w:cs="Times New Roman"/>
            </w:rPr>
          </w:rPrChange>
        </w:rPr>
      </w:pPr>
    </w:p>
    <w:p w14:paraId="68E1A15E" w14:textId="165CF4AD" w:rsidR="00A92B61" w:rsidRPr="002646CB" w:rsidDel="00BE5490" w:rsidRDefault="00A92B61">
      <w:pPr>
        <w:pStyle w:val="16"/>
        <w:rPr>
          <w:del w:id="1450" w:author="ETRI-김종원" w:date="2019-11-04T21:03:00Z"/>
          <w:rFonts w:asciiTheme="minorHAnsi" w:eastAsiaTheme="minorEastAsia" w:hAnsiTheme="minorHAnsi" w:cstheme="minorBidi"/>
          <w:kern w:val="2"/>
          <w:szCs w:val="22"/>
          <w:lang w:val="en-US"/>
        </w:rPr>
      </w:pPr>
      <w:del w:id="1451" w:author="ETRI-김종원" w:date="2019-11-04T21:03:00Z">
        <w:r w:rsidRPr="002646CB" w:rsidDel="00BE5490">
          <w:rPr>
            <w:rPrChange w:id="1452" w:author="ETRI-김종원" w:date="2019-12-10T10:44:00Z">
              <w:rPr>
                <w:rStyle w:val="ab"/>
              </w:rPr>
            </w:rPrChange>
          </w:rPr>
          <w:delText xml:space="preserve">SGSF-011-3-3:2017 </w:delText>
        </w:r>
        <w:r w:rsidRPr="002646CB" w:rsidDel="00BE5490">
          <w:rPr>
            <w:rFonts w:hint="eastAsia"/>
            <w:rPrChange w:id="1453" w:author="ETRI-김종원" w:date="2019-12-10T10:44:00Z">
              <w:rPr>
                <w:rStyle w:val="ab"/>
                <w:rFonts w:hint="eastAsia"/>
              </w:rPr>
            </w:rPrChange>
          </w:rPr>
          <w:delText>해설</w:delText>
        </w:r>
        <w:r w:rsidRPr="002646CB" w:rsidDel="00BE5490">
          <w:rPr>
            <w:webHidden/>
          </w:rPr>
          <w:tab/>
        </w:r>
        <w:r w:rsidR="003559F7" w:rsidRPr="002646CB" w:rsidDel="00BE5490">
          <w:rPr>
            <w:webHidden/>
          </w:rPr>
          <w:delText>18</w:delText>
        </w:r>
      </w:del>
    </w:p>
    <w:p w14:paraId="542ED7A6" w14:textId="7D2CD8F3" w:rsidR="00391212" w:rsidRPr="002646CB" w:rsidRDefault="00960115" w:rsidP="00391212">
      <w:r w:rsidRPr="00DD13A5">
        <w:rPr>
          <w:rFonts w:cs="Arial"/>
        </w:rPr>
        <w:fldChar w:fldCharType="end"/>
      </w:r>
    </w:p>
    <w:p w14:paraId="2413DB11" w14:textId="77777777" w:rsidR="007C702C" w:rsidRPr="002646CB" w:rsidRDefault="0014663B" w:rsidP="009F784A">
      <w:pPr>
        <w:pStyle w:val="KSDTff0"/>
      </w:pPr>
      <w:r w:rsidRPr="002646CB">
        <w:rPr>
          <w:rFonts w:ascii="돋움" w:hAnsi="돋움"/>
          <w:b w:val="0"/>
          <w:sz w:val="28"/>
        </w:rPr>
        <w:br w:type="page"/>
      </w:r>
      <w:bookmarkStart w:id="1454" w:name="_Toc177359735"/>
      <w:bookmarkStart w:id="1455" w:name="_Toc26867557"/>
      <w:r w:rsidR="007C702C" w:rsidRPr="002646CB">
        <w:rPr>
          <w:rFonts w:hint="eastAsia"/>
        </w:rPr>
        <w:lastRenderedPageBreak/>
        <w:t>머</w:t>
      </w:r>
      <w:r w:rsidR="007C702C" w:rsidRPr="002646CB">
        <w:t xml:space="preserve">  </w:t>
      </w:r>
      <w:r w:rsidR="007C702C" w:rsidRPr="002646CB">
        <w:rPr>
          <w:rFonts w:hint="eastAsia"/>
        </w:rPr>
        <w:t>리</w:t>
      </w:r>
      <w:r w:rsidR="007C702C" w:rsidRPr="002646CB">
        <w:t xml:space="preserve">  </w:t>
      </w:r>
      <w:r w:rsidR="007C702C" w:rsidRPr="002646CB">
        <w:rPr>
          <w:rFonts w:hint="eastAsia"/>
        </w:rPr>
        <w:t>말</w:t>
      </w:r>
      <w:bookmarkEnd w:id="1454"/>
      <w:bookmarkEnd w:id="1455"/>
    </w:p>
    <w:p w14:paraId="28C7D3E6" w14:textId="77777777" w:rsidR="007C702C" w:rsidRPr="002646CB" w:rsidRDefault="007C702C" w:rsidP="007C702C"/>
    <w:p w14:paraId="1518E54A" w14:textId="77777777" w:rsidR="007C702C" w:rsidRPr="002646CB" w:rsidRDefault="007C702C" w:rsidP="007C702C"/>
    <w:p w14:paraId="77210D57" w14:textId="77777777" w:rsidR="00640EA2" w:rsidRPr="002646CB" w:rsidRDefault="00200CE0" w:rsidP="00583DAC">
      <w:pPr>
        <w:widowControl/>
        <w:wordWrap/>
        <w:autoSpaceDE/>
        <w:autoSpaceDN/>
        <w:spacing w:line="240" w:lineRule="auto"/>
      </w:pPr>
      <w:r w:rsidRPr="002646CB">
        <w:rPr>
          <w:rFonts w:hint="eastAsia"/>
        </w:rPr>
        <w:t>이</w:t>
      </w:r>
      <w:r w:rsidRPr="002646CB">
        <w:t xml:space="preserve"> </w:t>
      </w:r>
      <w:r w:rsidRPr="002646CB">
        <w:rPr>
          <w:rFonts w:hint="eastAsia"/>
        </w:rPr>
        <w:t>표준은</w:t>
      </w:r>
      <w:r w:rsidRPr="002646CB">
        <w:t xml:space="preserve"> </w:t>
      </w:r>
      <w:r w:rsidRPr="002646CB">
        <w:rPr>
          <w:rFonts w:hint="eastAsia"/>
        </w:rPr>
        <w:t>사단법인</w:t>
      </w:r>
      <w:r w:rsidRPr="002646CB">
        <w:t xml:space="preserve"> </w:t>
      </w:r>
      <w:r w:rsidRPr="002646CB">
        <w:rPr>
          <w:rFonts w:hint="eastAsia"/>
        </w:rPr>
        <w:t>한국스마트그리드협회에서</w:t>
      </w:r>
      <w:r w:rsidRPr="002646CB">
        <w:t xml:space="preserve"> </w:t>
      </w:r>
      <w:r w:rsidRPr="002646CB">
        <w:rPr>
          <w:rFonts w:hint="eastAsia"/>
        </w:rPr>
        <w:t>원안을</w:t>
      </w:r>
      <w:r w:rsidRPr="002646CB">
        <w:t xml:space="preserve"> </w:t>
      </w:r>
      <w:r w:rsidRPr="002646CB">
        <w:rPr>
          <w:rFonts w:hint="eastAsia"/>
        </w:rPr>
        <w:t>갖추고</w:t>
      </w:r>
      <w:r w:rsidRPr="002646CB">
        <w:t xml:space="preserve"> </w:t>
      </w:r>
      <w:r w:rsidRPr="002646CB">
        <w:rPr>
          <w:rFonts w:hint="eastAsia"/>
        </w:rPr>
        <w:t>산업표준화법</w:t>
      </w:r>
      <w:r w:rsidRPr="002646CB">
        <w:t xml:space="preserve"> </w:t>
      </w:r>
      <w:r w:rsidRPr="002646CB">
        <w:rPr>
          <w:rFonts w:hint="eastAsia"/>
        </w:rPr>
        <w:t>시행규칙</w:t>
      </w:r>
      <w:r w:rsidRPr="002646CB">
        <w:t xml:space="preserve"> </w:t>
      </w:r>
      <w:r w:rsidRPr="002646CB">
        <w:rPr>
          <w:rFonts w:hint="eastAsia"/>
        </w:rPr>
        <w:t>제</w:t>
      </w:r>
      <w:r w:rsidRPr="002646CB">
        <w:t>19</w:t>
      </w:r>
      <w:r w:rsidRPr="002646CB">
        <w:rPr>
          <w:rFonts w:hint="eastAsia"/>
        </w:rPr>
        <w:t>조</w:t>
      </w:r>
      <w:r w:rsidRPr="002646CB">
        <w:t xml:space="preserve"> </w:t>
      </w:r>
      <w:r w:rsidRPr="002646CB">
        <w:rPr>
          <w:rFonts w:hint="eastAsia"/>
        </w:rPr>
        <w:t>및</w:t>
      </w:r>
      <w:r w:rsidRPr="002646CB">
        <w:t xml:space="preserve"> </w:t>
      </w:r>
      <w:r w:rsidRPr="002646CB">
        <w:rPr>
          <w:rFonts w:hint="eastAsia"/>
        </w:rPr>
        <w:t>단체표준</w:t>
      </w:r>
      <w:r w:rsidRPr="002646CB">
        <w:t xml:space="preserve"> </w:t>
      </w:r>
      <w:r w:rsidRPr="002646CB">
        <w:rPr>
          <w:rFonts w:hint="eastAsia"/>
        </w:rPr>
        <w:t>지원</w:t>
      </w:r>
      <w:r w:rsidRPr="002646CB">
        <w:t xml:space="preserve"> </w:t>
      </w:r>
      <w:r w:rsidRPr="002646CB">
        <w:rPr>
          <w:rFonts w:hint="eastAsia"/>
        </w:rPr>
        <w:t>및</w:t>
      </w:r>
      <w:r w:rsidRPr="002646CB">
        <w:t xml:space="preserve"> </w:t>
      </w:r>
      <w:r w:rsidRPr="002646CB">
        <w:rPr>
          <w:rFonts w:hint="eastAsia"/>
        </w:rPr>
        <w:t>촉진</w:t>
      </w:r>
      <w:r w:rsidRPr="002646CB">
        <w:t xml:space="preserve"> </w:t>
      </w:r>
      <w:r w:rsidRPr="002646CB">
        <w:rPr>
          <w:rFonts w:hint="eastAsia"/>
        </w:rPr>
        <w:t>운영</w:t>
      </w:r>
      <w:r w:rsidRPr="002646CB">
        <w:t xml:space="preserve"> </w:t>
      </w:r>
      <w:r w:rsidRPr="002646CB">
        <w:rPr>
          <w:rFonts w:hint="eastAsia"/>
        </w:rPr>
        <w:t>요령에</w:t>
      </w:r>
      <w:r w:rsidRPr="002646CB">
        <w:t xml:space="preserve"> </w:t>
      </w:r>
      <w:r w:rsidRPr="002646CB">
        <w:rPr>
          <w:rFonts w:hint="eastAsia"/>
        </w:rPr>
        <w:t>따라</w:t>
      </w:r>
      <w:r w:rsidRPr="002646CB">
        <w:t xml:space="preserve"> </w:t>
      </w:r>
      <w:r w:rsidR="00DD75B0" w:rsidRPr="002646CB">
        <w:rPr>
          <w:rFonts w:hint="eastAsia"/>
        </w:rPr>
        <w:t>스마트그리드표준화포럼</w:t>
      </w:r>
      <w:r w:rsidR="00DD75B0" w:rsidRPr="002646CB">
        <w:t xml:space="preserve"> </w:t>
      </w:r>
      <w:r w:rsidR="00DD75B0" w:rsidRPr="002646CB">
        <w:rPr>
          <w:rFonts w:hint="eastAsia"/>
        </w:rPr>
        <w:t>운영위원회</w:t>
      </w:r>
      <w:r w:rsidR="00DD75B0" w:rsidRPr="002646CB">
        <w:t xml:space="preserve"> </w:t>
      </w:r>
      <w:r w:rsidR="00DD75B0" w:rsidRPr="002646CB">
        <w:rPr>
          <w:rFonts w:hint="eastAsia"/>
        </w:rPr>
        <w:t>심의를</w:t>
      </w:r>
      <w:r w:rsidR="00DD75B0" w:rsidRPr="002646CB">
        <w:t xml:space="preserve"> </w:t>
      </w:r>
      <w:r w:rsidR="00DD75B0" w:rsidRPr="002646CB">
        <w:rPr>
          <w:rFonts w:hint="eastAsia"/>
        </w:rPr>
        <w:t>거쳐</w:t>
      </w:r>
      <w:r w:rsidR="00DD75B0" w:rsidRPr="002646CB">
        <w:t xml:space="preserve"> </w:t>
      </w:r>
      <w:r w:rsidR="00DD75B0" w:rsidRPr="002646CB">
        <w:rPr>
          <w:rFonts w:hint="eastAsia"/>
        </w:rPr>
        <w:t>제</w:t>
      </w:r>
      <w:r w:rsidRPr="002646CB">
        <w:rPr>
          <w:rFonts w:hint="eastAsia"/>
        </w:rPr>
        <w:t>정한</w:t>
      </w:r>
      <w:r w:rsidRPr="002646CB">
        <w:t xml:space="preserve"> </w:t>
      </w:r>
      <w:r w:rsidRPr="002646CB">
        <w:rPr>
          <w:rFonts w:hint="eastAsia"/>
        </w:rPr>
        <w:t>단체표준이다</w:t>
      </w:r>
      <w:r w:rsidRPr="002646CB">
        <w:t>.</w:t>
      </w:r>
    </w:p>
    <w:p w14:paraId="4A09AB0E" w14:textId="77777777" w:rsidR="00640EA2" w:rsidRPr="002646CB" w:rsidRDefault="00640EA2" w:rsidP="00583DAC">
      <w:pPr>
        <w:widowControl/>
        <w:wordWrap/>
        <w:autoSpaceDE/>
        <w:autoSpaceDN/>
        <w:spacing w:line="240" w:lineRule="auto"/>
      </w:pPr>
    </w:p>
    <w:p w14:paraId="6FF41A04" w14:textId="77777777" w:rsidR="00901A55" w:rsidRPr="002646CB" w:rsidRDefault="00DD75B0" w:rsidP="00583DAC">
      <w:pPr>
        <w:widowControl/>
        <w:wordWrap/>
        <w:autoSpaceDE/>
        <w:autoSpaceDN/>
        <w:spacing w:line="240" w:lineRule="auto"/>
      </w:pPr>
      <w:r w:rsidRPr="002646CB">
        <w:rPr>
          <w:rFonts w:hint="eastAsia"/>
        </w:rPr>
        <w:t>이</w:t>
      </w:r>
      <w:r w:rsidRPr="002646CB">
        <w:t xml:space="preserve"> </w:t>
      </w:r>
      <w:r w:rsidRPr="002646CB">
        <w:rPr>
          <w:rFonts w:hint="eastAsia"/>
        </w:rPr>
        <w:t>표준의</w:t>
      </w:r>
      <w:r w:rsidRPr="002646CB">
        <w:t xml:space="preserve"> </w:t>
      </w:r>
      <w:r w:rsidRPr="002646CB">
        <w:rPr>
          <w:rFonts w:hint="eastAsia"/>
        </w:rPr>
        <w:t>일부가</w:t>
      </w:r>
      <w:r w:rsidRPr="002646CB">
        <w:t xml:space="preserve"> </w:t>
      </w:r>
      <w:r w:rsidRPr="002646CB">
        <w:rPr>
          <w:rFonts w:hint="eastAsia"/>
        </w:rPr>
        <w:t>기술적</w:t>
      </w:r>
      <w:r w:rsidRPr="002646CB">
        <w:t xml:space="preserve"> </w:t>
      </w:r>
      <w:r w:rsidRPr="002646CB">
        <w:rPr>
          <w:rFonts w:hint="eastAsia"/>
        </w:rPr>
        <w:t>성질을</w:t>
      </w:r>
      <w:r w:rsidRPr="002646CB">
        <w:t xml:space="preserve"> </w:t>
      </w:r>
      <w:r w:rsidRPr="002646CB">
        <w:rPr>
          <w:rFonts w:hint="eastAsia"/>
        </w:rPr>
        <w:t>가진</w:t>
      </w:r>
      <w:r w:rsidRPr="002646CB">
        <w:t xml:space="preserve"> </w:t>
      </w:r>
      <w:r w:rsidRPr="002646CB">
        <w:rPr>
          <w:rFonts w:hint="eastAsia"/>
        </w:rPr>
        <w:t>특허권</w:t>
      </w:r>
      <w:r w:rsidRPr="002646CB">
        <w:t xml:space="preserve">, </w:t>
      </w:r>
      <w:r w:rsidRPr="002646CB">
        <w:rPr>
          <w:rFonts w:hint="eastAsia"/>
        </w:rPr>
        <w:t>출원공개이후의</w:t>
      </w:r>
      <w:r w:rsidRPr="002646CB">
        <w:t xml:space="preserve"> </w:t>
      </w:r>
      <w:r w:rsidRPr="002646CB">
        <w:rPr>
          <w:rFonts w:hint="eastAsia"/>
        </w:rPr>
        <w:t>특허출원</w:t>
      </w:r>
      <w:r w:rsidRPr="002646CB">
        <w:t xml:space="preserve">, </w:t>
      </w:r>
      <w:r w:rsidRPr="002646CB">
        <w:rPr>
          <w:rFonts w:hint="eastAsia"/>
        </w:rPr>
        <w:t>실용신안권</w:t>
      </w:r>
      <w:r w:rsidRPr="002646CB">
        <w:t xml:space="preserve"> </w:t>
      </w:r>
      <w:r w:rsidRPr="002646CB">
        <w:rPr>
          <w:rFonts w:hint="eastAsia"/>
        </w:rPr>
        <w:t>또는</w:t>
      </w:r>
      <w:r w:rsidRPr="002646CB">
        <w:t xml:space="preserve"> </w:t>
      </w:r>
      <w:r w:rsidRPr="002646CB">
        <w:rPr>
          <w:rFonts w:hint="eastAsia"/>
        </w:rPr>
        <w:t>출원공개후의</w:t>
      </w:r>
      <w:r w:rsidRPr="002646CB">
        <w:t xml:space="preserve"> </w:t>
      </w:r>
      <w:r w:rsidRPr="002646CB">
        <w:rPr>
          <w:rFonts w:hint="eastAsia"/>
        </w:rPr>
        <w:t>실용</w:t>
      </w:r>
      <w:r w:rsidR="00680667" w:rsidRPr="002646CB">
        <w:rPr>
          <w:rFonts w:hint="eastAsia"/>
        </w:rPr>
        <w:t>신안등록출원에</w:t>
      </w:r>
      <w:r w:rsidR="00680667" w:rsidRPr="002646CB">
        <w:t xml:space="preserve"> </w:t>
      </w:r>
      <w:r w:rsidR="00680667" w:rsidRPr="002646CB">
        <w:rPr>
          <w:rFonts w:hint="eastAsia"/>
        </w:rPr>
        <w:t>저촉될</w:t>
      </w:r>
      <w:r w:rsidR="00680667" w:rsidRPr="002646CB">
        <w:t xml:space="preserve"> </w:t>
      </w:r>
      <w:r w:rsidR="00680667" w:rsidRPr="002646CB">
        <w:rPr>
          <w:rFonts w:hint="eastAsia"/>
        </w:rPr>
        <w:t>가능성이</w:t>
      </w:r>
      <w:r w:rsidR="00680667" w:rsidRPr="002646CB">
        <w:t xml:space="preserve"> </w:t>
      </w:r>
      <w:r w:rsidR="00680667" w:rsidRPr="002646CB">
        <w:rPr>
          <w:rFonts w:hint="eastAsia"/>
        </w:rPr>
        <w:t>있다는</w:t>
      </w:r>
      <w:r w:rsidR="00680667" w:rsidRPr="002646CB">
        <w:t xml:space="preserve"> </w:t>
      </w:r>
      <w:r w:rsidR="00680667" w:rsidRPr="002646CB">
        <w:rPr>
          <w:rFonts w:hint="eastAsia"/>
        </w:rPr>
        <w:t>것에</w:t>
      </w:r>
      <w:r w:rsidR="00680667" w:rsidRPr="002646CB">
        <w:t xml:space="preserve"> </w:t>
      </w:r>
      <w:r w:rsidR="00680667" w:rsidRPr="002646CB">
        <w:rPr>
          <w:rFonts w:hint="eastAsia"/>
        </w:rPr>
        <w:t>주의를</w:t>
      </w:r>
      <w:r w:rsidR="00680667" w:rsidRPr="002646CB">
        <w:t xml:space="preserve"> </w:t>
      </w:r>
      <w:r w:rsidR="00680667" w:rsidRPr="002646CB">
        <w:rPr>
          <w:rFonts w:hint="eastAsia"/>
        </w:rPr>
        <w:t>환기한다</w:t>
      </w:r>
      <w:r w:rsidR="00680667" w:rsidRPr="002646CB">
        <w:t>.</w:t>
      </w:r>
    </w:p>
    <w:p w14:paraId="0296F4CE" w14:textId="77777777" w:rsidR="00901A55" w:rsidRPr="002646CB" w:rsidRDefault="00901A55" w:rsidP="00583DAC">
      <w:pPr>
        <w:widowControl/>
        <w:wordWrap/>
        <w:autoSpaceDE/>
        <w:autoSpaceDN/>
        <w:spacing w:line="240" w:lineRule="auto"/>
      </w:pPr>
    </w:p>
    <w:p w14:paraId="743A454B" w14:textId="77777777" w:rsidR="000938A6" w:rsidRPr="002646CB" w:rsidRDefault="00680667" w:rsidP="00583DAC">
      <w:pPr>
        <w:widowControl/>
        <w:wordWrap/>
        <w:autoSpaceDE/>
        <w:autoSpaceDN/>
        <w:spacing w:line="240" w:lineRule="auto"/>
      </w:pPr>
      <w:r w:rsidRPr="002646CB">
        <w:rPr>
          <w:rFonts w:hint="eastAsia"/>
        </w:rPr>
        <w:t>한국스마트그리드협회</w:t>
      </w:r>
      <w:r w:rsidRPr="002646CB">
        <w:t xml:space="preserve">(KSGA) </w:t>
      </w:r>
      <w:r w:rsidRPr="002646CB">
        <w:rPr>
          <w:rFonts w:hint="eastAsia"/>
        </w:rPr>
        <w:t>및</w:t>
      </w:r>
      <w:r w:rsidRPr="002646CB">
        <w:t xml:space="preserve"> </w:t>
      </w:r>
      <w:r w:rsidRPr="002646CB">
        <w:rPr>
          <w:rFonts w:hint="eastAsia"/>
        </w:rPr>
        <w:t>스마트그리드표준화포럼</w:t>
      </w:r>
      <w:r w:rsidRPr="002646CB">
        <w:t xml:space="preserve">(SGSF) </w:t>
      </w:r>
      <w:r w:rsidR="00F97C0D" w:rsidRPr="002646CB">
        <w:rPr>
          <w:rFonts w:hint="eastAsia"/>
        </w:rPr>
        <w:t>운영위원회는</w:t>
      </w:r>
      <w:r w:rsidR="00F97C0D" w:rsidRPr="002646CB">
        <w:t xml:space="preserve"> </w:t>
      </w:r>
      <w:r w:rsidR="00F97C0D" w:rsidRPr="002646CB">
        <w:rPr>
          <w:rFonts w:hint="eastAsia"/>
        </w:rPr>
        <w:t>이러한</w:t>
      </w:r>
      <w:r w:rsidR="00F97C0D" w:rsidRPr="002646CB">
        <w:t xml:space="preserve"> </w:t>
      </w:r>
      <w:r w:rsidR="000938A6" w:rsidRPr="002646CB">
        <w:rPr>
          <w:rFonts w:hint="eastAsia"/>
        </w:rPr>
        <w:t>기술적</w:t>
      </w:r>
      <w:r w:rsidR="000938A6" w:rsidRPr="002646CB">
        <w:t xml:space="preserve"> </w:t>
      </w:r>
      <w:r w:rsidR="000938A6" w:rsidRPr="002646CB">
        <w:rPr>
          <w:rFonts w:hint="eastAsia"/>
        </w:rPr>
        <w:t>성질을</w:t>
      </w:r>
      <w:r w:rsidR="000938A6" w:rsidRPr="002646CB">
        <w:t xml:space="preserve"> </w:t>
      </w:r>
      <w:r w:rsidR="000938A6" w:rsidRPr="002646CB">
        <w:rPr>
          <w:rFonts w:hint="eastAsia"/>
        </w:rPr>
        <w:t>가진</w:t>
      </w:r>
      <w:r w:rsidR="000938A6" w:rsidRPr="002646CB">
        <w:t xml:space="preserve"> </w:t>
      </w:r>
      <w:r w:rsidR="000938A6" w:rsidRPr="002646CB">
        <w:rPr>
          <w:rFonts w:hint="eastAsia"/>
        </w:rPr>
        <w:t>특허권</w:t>
      </w:r>
      <w:r w:rsidR="000938A6" w:rsidRPr="002646CB">
        <w:t xml:space="preserve">, </w:t>
      </w:r>
      <w:r w:rsidR="000938A6" w:rsidRPr="002646CB">
        <w:rPr>
          <w:rFonts w:hint="eastAsia"/>
        </w:rPr>
        <w:t>출원공개</w:t>
      </w:r>
      <w:r w:rsidR="000938A6" w:rsidRPr="002646CB">
        <w:t xml:space="preserve"> </w:t>
      </w:r>
      <w:r w:rsidR="000938A6" w:rsidRPr="002646CB">
        <w:rPr>
          <w:rFonts w:hint="eastAsia"/>
        </w:rPr>
        <w:t>이후의</w:t>
      </w:r>
      <w:r w:rsidR="000938A6" w:rsidRPr="002646CB">
        <w:t xml:space="preserve"> </w:t>
      </w:r>
      <w:r w:rsidR="000938A6" w:rsidRPr="002646CB">
        <w:rPr>
          <w:rFonts w:hint="eastAsia"/>
        </w:rPr>
        <w:t>특허</w:t>
      </w:r>
      <w:r w:rsidR="000938A6" w:rsidRPr="002646CB">
        <w:t xml:space="preserve"> </w:t>
      </w:r>
      <w:r w:rsidR="000938A6" w:rsidRPr="002646CB">
        <w:rPr>
          <w:rFonts w:hint="eastAsia"/>
        </w:rPr>
        <w:t>출원</w:t>
      </w:r>
      <w:r w:rsidR="000938A6" w:rsidRPr="002646CB">
        <w:t xml:space="preserve">, </w:t>
      </w:r>
      <w:r w:rsidR="000938A6" w:rsidRPr="002646CB">
        <w:rPr>
          <w:rFonts w:hint="eastAsia"/>
        </w:rPr>
        <w:t>실용신안권</w:t>
      </w:r>
      <w:r w:rsidR="000938A6" w:rsidRPr="002646CB">
        <w:t xml:space="preserve"> </w:t>
      </w:r>
      <w:r w:rsidR="000938A6" w:rsidRPr="002646CB">
        <w:rPr>
          <w:rFonts w:hint="eastAsia"/>
        </w:rPr>
        <w:t>또</w:t>
      </w:r>
      <w:r w:rsidR="00583DAC" w:rsidRPr="002646CB">
        <w:rPr>
          <w:rFonts w:hint="eastAsia"/>
        </w:rPr>
        <w:t>는</w:t>
      </w:r>
      <w:r w:rsidR="000938A6" w:rsidRPr="002646CB">
        <w:t xml:space="preserve"> </w:t>
      </w:r>
      <w:r w:rsidR="000938A6" w:rsidRPr="002646CB">
        <w:rPr>
          <w:rFonts w:hint="eastAsia"/>
        </w:rPr>
        <w:t>출원</w:t>
      </w:r>
      <w:r w:rsidR="000938A6" w:rsidRPr="002646CB">
        <w:t xml:space="preserve"> </w:t>
      </w:r>
      <w:r w:rsidR="000938A6" w:rsidRPr="002646CB">
        <w:rPr>
          <w:rFonts w:hint="eastAsia"/>
        </w:rPr>
        <w:t>공개</w:t>
      </w:r>
      <w:r w:rsidR="000938A6" w:rsidRPr="002646CB">
        <w:t xml:space="preserve"> </w:t>
      </w:r>
      <w:r w:rsidR="000938A6" w:rsidRPr="002646CB">
        <w:rPr>
          <w:rFonts w:hint="eastAsia"/>
        </w:rPr>
        <w:t>이후</w:t>
      </w:r>
      <w:r w:rsidR="000938A6" w:rsidRPr="002646CB">
        <w:t xml:space="preserve"> </w:t>
      </w:r>
      <w:r w:rsidR="000938A6" w:rsidRPr="002646CB">
        <w:rPr>
          <w:rFonts w:hint="eastAsia"/>
        </w:rPr>
        <w:t>실용신안등록출원에</w:t>
      </w:r>
      <w:r w:rsidR="000938A6" w:rsidRPr="002646CB">
        <w:t xml:space="preserve"> </w:t>
      </w:r>
      <w:r w:rsidR="000938A6" w:rsidRPr="002646CB">
        <w:rPr>
          <w:rFonts w:hint="eastAsia"/>
        </w:rPr>
        <w:t>관계되는</w:t>
      </w:r>
      <w:r w:rsidR="000938A6" w:rsidRPr="002646CB">
        <w:t xml:space="preserve"> </w:t>
      </w:r>
      <w:r w:rsidR="00583DAC" w:rsidRPr="002646CB">
        <w:rPr>
          <w:rFonts w:hint="eastAsia"/>
        </w:rPr>
        <w:t>확인에</w:t>
      </w:r>
      <w:r w:rsidR="00583DAC" w:rsidRPr="002646CB">
        <w:t xml:space="preserve"> </w:t>
      </w:r>
      <w:r w:rsidR="00583DAC" w:rsidRPr="002646CB">
        <w:rPr>
          <w:rFonts w:hint="eastAsia"/>
        </w:rPr>
        <w:t>대하여</w:t>
      </w:r>
      <w:r w:rsidR="00583DAC" w:rsidRPr="002646CB">
        <w:t xml:space="preserve"> </w:t>
      </w:r>
      <w:r w:rsidR="00583DAC" w:rsidRPr="002646CB">
        <w:rPr>
          <w:rFonts w:hint="eastAsia"/>
        </w:rPr>
        <w:t>책임을</w:t>
      </w:r>
      <w:r w:rsidR="00583DAC" w:rsidRPr="002646CB">
        <w:t xml:space="preserve"> </w:t>
      </w:r>
      <w:r w:rsidR="00583DAC" w:rsidRPr="002646CB">
        <w:rPr>
          <w:rFonts w:hint="eastAsia"/>
        </w:rPr>
        <w:t>지지</w:t>
      </w:r>
      <w:r w:rsidR="00583DAC" w:rsidRPr="002646CB">
        <w:t xml:space="preserve"> </w:t>
      </w:r>
      <w:r w:rsidR="00583DAC" w:rsidRPr="002646CB">
        <w:rPr>
          <w:rFonts w:hint="eastAsia"/>
        </w:rPr>
        <w:t>않는다</w:t>
      </w:r>
      <w:r w:rsidR="00583DAC" w:rsidRPr="002646CB">
        <w:t xml:space="preserve">. </w:t>
      </w:r>
    </w:p>
    <w:p w14:paraId="7A8152DE" w14:textId="77777777" w:rsidR="004C33C5" w:rsidRPr="002646CB" w:rsidRDefault="004C33C5" w:rsidP="00583DAC">
      <w:pPr>
        <w:widowControl/>
        <w:wordWrap/>
        <w:autoSpaceDE/>
        <w:autoSpaceDN/>
        <w:spacing w:line="240" w:lineRule="auto"/>
      </w:pPr>
    </w:p>
    <w:p w14:paraId="4E5512E5" w14:textId="5FA07897" w:rsidR="004C2415" w:rsidRPr="002646CB" w:rsidRDefault="004C2415">
      <w:pPr>
        <w:widowControl/>
        <w:wordWrap/>
        <w:autoSpaceDE/>
        <w:autoSpaceDN/>
        <w:spacing w:line="240" w:lineRule="auto"/>
        <w:jc w:val="left"/>
      </w:pPr>
      <w:r w:rsidRPr="002646CB">
        <w:br w:type="page"/>
      </w:r>
    </w:p>
    <w:p w14:paraId="529FA669" w14:textId="77777777" w:rsidR="004C33C5" w:rsidRPr="002646CB" w:rsidRDefault="004C33C5" w:rsidP="00583DAC">
      <w:pPr>
        <w:widowControl/>
        <w:wordWrap/>
        <w:autoSpaceDE/>
        <w:autoSpaceDN/>
        <w:spacing w:line="240" w:lineRule="auto"/>
      </w:pPr>
    </w:p>
    <w:p w14:paraId="51BFE029" w14:textId="77777777" w:rsidR="004C33C5" w:rsidRPr="002646CB" w:rsidRDefault="004C33C5" w:rsidP="004C33C5">
      <w:pPr>
        <w:pStyle w:val="KSDTff0"/>
      </w:pPr>
      <w:bookmarkStart w:id="1456" w:name="_Toc26867558"/>
      <w:r w:rsidRPr="002646CB">
        <w:rPr>
          <w:rFonts w:hint="eastAsia"/>
        </w:rPr>
        <w:t>개</w:t>
      </w:r>
      <w:r w:rsidRPr="002646CB">
        <w:t xml:space="preserve">  </w:t>
      </w:r>
      <w:r w:rsidRPr="002646CB">
        <w:rPr>
          <w:rFonts w:hint="eastAsia"/>
        </w:rPr>
        <w:t>요</w:t>
      </w:r>
      <w:bookmarkEnd w:id="1456"/>
    </w:p>
    <w:p w14:paraId="490772D0" w14:textId="77777777" w:rsidR="004C33C5" w:rsidRPr="002646CB" w:rsidRDefault="004C33C5" w:rsidP="004C33C5"/>
    <w:p w14:paraId="3DCC814F" w14:textId="77777777" w:rsidR="004C33C5" w:rsidRPr="002646CB" w:rsidRDefault="004C33C5" w:rsidP="004C33C5"/>
    <w:p w14:paraId="7160AC17" w14:textId="77777777" w:rsidR="00EE7182" w:rsidRPr="002646CB" w:rsidRDefault="00EE7182" w:rsidP="00EE7182">
      <w:pPr>
        <w:rPr>
          <w:rFonts w:cs="Arial"/>
          <w:rPrChange w:id="1457" w:author="ETRI-김종원" w:date="2019-12-10T10:44:00Z">
            <w:rPr>
              <w:rFonts w:cs="Arial"/>
              <w:color w:val="000000" w:themeColor="text1"/>
            </w:rPr>
          </w:rPrChange>
        </w:rPr>
      </w:pPr>
      <w:r w:rsidRPr="002646CB">
        <w:rPr>
          <w:rFonts w:cs="Arial" w:hint="eastAsia"/>
          <w:rPrChange w:id="1458" w:author="ETRI-김종원" w:date="2019-12-10T10:44:00Z">
            <w:rPr>
              <w:rFonts w:cs="Arial" w:hint="eastAsia"/>
              <w:color w:val="000000" w:themeColor="text1"/>
            </w:rPr>
          </w:rPrChange>
        </w:rPr>
        <w:t>구역형</w:t>
      </w:r>
      <w:r w:rsidRPr="002646CB">
        <w:rPr>
          <w:rFonts w:cs="Arial"/>
          <w:rPrChange w:id="1459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460" w:author="ETRI-김종원" w:date="2019-12-10T10:44:00Z">
            <w:rPr>
              <w:rFonts w:cs="Arial" w:hint="eastAsia"/>
              <w:color w:val="000000" w:themeColor="text1"/>
            </w:rPr>
          </w:rPrChange>
        </w:rPr>
        <w:t>집단에너지</w:t>
      </w:r>
      <w:r w:rsidRPr="002646CB">
        <w:rPr>
          <w:rFonts w:cs="Arial"/>
          <w:rPrChange w:id="1461" w:author="ETRI-김종원" w:date="2019-12-10T10:44:00Z">
            <w:rPr>
              <w:rFonts w:cs="Arial"/>
              <w:color w:val="000000" w:themeColor="text1"/>
            </w:rPr>
          </w:rPrChange>
        </w:rPr>
        <w:t xml:space="preserve">(CES, </w:t>
      </w:r>
      <w:r w:rsidRPr="002646CB">
        <w:rPr>
          <w:rPrChange w:id="1462" w:author="ETRI-김종원" w:date="2019-12-10T10:44:00Z">
            <w:rPr>
              <w:color w:val="000000" w:themeColor="text1"/>
            </w:rPr>
          </w:rPrChange>
        </w:rPr>
        <w:t>Community Energy System</w:t>
      </w:r>
      <w:r w:rsidRPr="002646CB">
        <w:rPr>
          <w:rFonts w:cs="Arial"/>
          <w:rPrChange w:id="1463" w:author="ETRI-김종원" w:date="2019-12-10T10:44:00Z">
            <w:rPr>
              <w:rFonts w:cs="Arial"/>
              <w:color w:val="000000" w:themeColor="text1"/>
            </w:rPr>
          </w:rPrChange>
        </w:rPr>
        <w:t xml:space="preserve">) </w:t>
      </w:r>
      <w:r w:rsidRPr="002646CB">
        <w:rPr>
          <w:rFonts w:cs="Arial" w:hint="eastAsia"/>
          <w:rPrChange w:id="1464" w:author="ETRI-김종원" w:date="2019-12-10T10:44:00Z">
            <w:rPr>
              <w:rFonts w:cs="Arial" w:hint="eastAsia"/>
              <w:color w:val="000000" w:themeColor="text1"/>
            </w:rPr>
          </w:rPrChange>
        </w:rPr>
        <w:t>시설은</w:t>
      </w:r>
      <w:r w:rsidRPr="002646CB">
        <w:rPr>
          <w:rFonts w:cs="Arial"/>
          <w:rPrChange w:id="1465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466" w:author="ETRI-김종원" w:date="2019-12-10T10:44:00Z">
            <w:rPr>
              <w:rFonts w:cs="Arial" w:hint="eastAsia"/>
              <w:color w:val="000000" w:themeColor="text1"/>
            </w:rPr>
          </w:rPrChange>
        </w:rPr>
        <w:t>에너지</w:t>
      </w:r>
      <w:r w:rsidRPr="002646CB">
        <w:rPr>
          <w:rFonts w:cs="Arial"/>
          <w:rPrChange w:id="1467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468" w:author="ETRI-김종원" w:date="2019-12-10T10:44:00Z">
            <w:rPr>
              <w:rFonts w:cs="Arial" w:hint="eastAsia"/>
              <w:color w:val="000000" w:themeColor="text1"/>
            </w:rPr>
          </w:rPrChange>
        </w:rPr>
        <w:t>소비</w:t>
      </w:r>
      <w:r w:rsidRPr="002646CB">
        <w:rPr>
          <w:rFonts w:cs="Arial"/>
          <w:rPrChange w:id="1469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470" w:author="ETRI-김종원" w:date="2019-12-10T10:44:00Z">
            <w:rPr>
              <w:rFonts w:cs="Arial" w:hint="eastAsia"/>
              <w:color w:val="000000" w:themeColor="text1"/>
            </w:rPr>
          </w:rPrChange>
        </w:rPr>
        <w:t>밀집</w:t>
      </w:r>
      <w:r w:rsidRPr="002646CB">
        <w:rPr>
          <w:rFonts w:cs="Arial"/>
          <w:rPrChange w:id="1471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472" w:author="ETRI-김종원" w:date="2019-12-10T10:44:00Z">
            <w:rPr>
              <w:rFonts w:cs="Arial" w:hint="eastAsia"/>
              <w:color w:val="000000" w:themeColor="text1"/>
            </w:rPr>
          </w:rPrChange>
        </w:rPr>
        <w:t>지역을</w:t>
      </w:r>
      <w:r w:rsidRPr="002646CB">
        <w:rPr>
          <w:rFonts w:cs="Arial"/>
          <w:rPrChange w:id="1473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474" w:author="ETRI-김종원" w:date="2019-12-10T10:44:00Z">
            <w:rPr>
              <w:rFonts w:cs="Arial" w:hint="eastAsia"/>
              <w:color w:val="000000" w:themeColor="text1"/>
            </w:rPr>
          </w:rPrChange>
        </w:rPr>
        <w:t>대상으로</w:t>
      </w:r>
      <w:r w:rsidRPr="002646CB">
        <w:rPr>
          <w:rFonts w:cs="Arial"/>
          <w:rPrChange w:id="1475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476" w:author="ETRI-김종원" w:date="2019-12-10T10:44:00Z">
            <w:rPr>
              <w:rFonts w:cs="Arial" w:hint="eastAsia"/>
              <w:color w:val="000000" w:themeColor="text1"/>
            </w:rPr>
          </w:rPrChange>
        </w:rPr>
        <w:t>열병합</w:t>
      </w:r>
      <w:r w:rsidRPr="002646CB">
        <w:rPr>
          <w:rFonts w:cs="Arial"/>
          <w:rPrChange w:id="1477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478" w:author="ETRI-김종원" w:date="2019-12-10T10:44:00Z">
            <w:rPr>
              <w:rFonts w:cs="Arial" w:hint="eastAsia"/>
              <w:color w:val="000000" w:themeColor="text1"/>
            </w:rPr>
          </w:rPrChange>
        </w:rPr>
        <w:t>발전</w:t>
      </w:r>
      <w:r w:rsidRPr="002646CB">
        <w:rPr>
          <w:rFonts w:cs="Arial"/>
          <w:rPrChange w:id="1479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480" w:author="ETRI-김종원" w:date="2019-12-10T10:44:00Z">
            <w:rPr>
              <w:rFonts w:cs="Arial" w:hint="eastAsia"/>
              <w:color w:val="000000" w:themeColor="text1"/>
            </w:rPr>
          </w:rPrChange>
        </w:rPr>
        <w:t>시설을</w:t>
      </w:r>
      <w:r w:rsidRPr="002646CB">
        <w:rPr>
          <w:rFonts w:cs="Arial"/>
          <w:rPrChange w:id="1481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482" w:author="ETRI-김종원" w:date="2019-12-10T10:44:00Z">
            <w:rPr>
              <w:rFonts w:cs="Arial" w:hint="eastAsia"/>
              <w:color w:val="000000" w:themeColor="text1"/>
            </w:rPr>
          </w:rPrChange>
        </w:rPr>
        <w:t>활용하여</w:t>
      </w:r>
      <w:r w:rsidRPr="002646CB">
        <w:rPr>
          <w:rFonts w:cs="Arial"/>
          <w:rPrChange w:id="1483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484" w:author="ETRI-김종원" w:date="2019-12-10T10:44:00Z">
            <w:rPr>
              <w:rFonts w:cs="Arial" w:hint="eastAsia"/>
              <w:color w:val="000000" w:themeColor="text1"/>
            </w:rPr>
          </w:rPrChange>
        </w:rPr>
        <w:t>일정</w:t>
      </w:r>
      <w:r w:rsidRPr="002646CB">
        <w:rPr>
          <w:rFonts w:cs="Arial"/>
          <w:rPrChange w:id="1485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486" w:author="ETRI-김종원" w:date="2019-12-10T10:44:00Z">
            <w:rPr>
              <w:rFonts w:cs="Arial" w:hint="eastAsia"/>
              <w:color w:val="000000" w:themeColor="text1"/>
            </w:rPr>
          </w:rPrChange>
        </w:rPr>
        <w:t>범위의</w:t>
      </w:r>
      <w:r w:rsidRPr="002646CB">
        <w:rPr>
          <w:rFonts w:cs="Arial"/>
          <w:rPrChange w:id="1487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488" w:author="ETRI-김종원" w:date="2019-12-10T10:44:00Z">
            <w:rPr>
              <w:rFonts w:cs="Arial" w:hint="eastAsia"/>
              <w:color w:val="000000" w:themeColor="text1"/>
            </w:rPr>
          </w:rPrChange>
        </w:rPr>
        <w:t>지역에</w:t>
      </w:r>
      <w:r w:rsidRPr="002646CB">
        <w:rPr>
          <w:rFonts w:cs="Arial"/>
          <w:rPrChange w:id="1489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490" w:author="ETRI-김종원" w:date="2019-12-10T10:44:00Z">
            <w:rPr>
              <w:rFonts w:cs="Arial" w:hint="eastAsia"/>
              <w:color w:val="000000" w:themeColor="text1"/>
            </w:rPr>
          </w:rPrChange>
        </w:rPr>
        <w:t>열과</w:t>
      </w:r>
      <w:r w:rsidRPr="002646CB">
        <w:rPr>
          <w:rFonts w:cs="Arial"/>
          <w:rPrChange w:id="1491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492" w:author="ETRI-김종원" w:date="2019-12-10T10:44:00Z">
            <w:rPr>
              <w:rFonts w:cs="Arial" w:hint="eastAsia"/>
              <w:color w:val="000000" w:themeColor="text1"/>
            </w:rPr>
          </w:rPrChange>
        </w:rPr>
        <w:t>전기를</w:t>
      </w:r>
      <w:r w:rsidRPr="002646CB">
        <w:rPr>
          <w:rFonts w:cs="Arial"/>
          <w:rPrChange w:id="1493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494" w:author="ETRI-김종원" w:date="2019-12-10T10:44:00Z">
            <w:rPr>
              <w:rFonts w:cs="Arial" w:hint="eastAsia"/>
              <w:color w:val="000000" w:themeColor="text1"/>
            </w:rPr>
          </w:rPrChange>
        </w:rPr>
        <w:t>공급하는</w:t>
      </w:r>
      <w:r w:rsidRPr="002646CB">
        <w:rPr>
          <w:rFonts w:cs="Arial"/>
          <w:rPrChange w:id="1495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496" w:author="ETRI-김종원" w:date="2019-12-10T10:44:00Z">
            <w:rPr>
              <w:rFonts w:cs="Arial" w:hint="eastAsia"/>
              <w:color w:val="000000" w:themeColor="text1"/>
            </w:rPr>
          </w:rPrChange>
        </w:rPr>
        <w:t>에너지</w:t>
      </w:r>
      <w:r w:rsidRPr="002646CB">
        <w:rPr>
          <w:rFonts w:cs="Arial"/>
          <w:rPrChange w:id="1497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498" w:author="ETRI-김종원" w:date="2019-12-10T10:44:00Z">
            <w:rPr>
              <w:rFonts w:cs="Arial" w:hint="eastAsia"/>
              <w:color w:val="000000" w:themeColor="text1"/>
            </w:rPr>
          </w:rPrChange>
        </w:rPr>
        <w:t>공급</w:t>
      </w:r>
      <w:r w:rsidRPr="002646CB">
        <w:rPr>
          <w:rFonts w:cs="Arial"/>
          <w:rPrChange w:id="1499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500" w:author="ETRI-김종원" w:date="2019-12-10T10:44:00Z">
            <w:rPr>
              <w:rFonts w:cs="Arial" w:hint="eastAsia"/>
              <w:color w:val="000000" w:themeColor="text1"/>
            </w:rPr>
          </w:rPrChange>
        </w:rPr>
        <w:t>사업자</w:t>
      </w:r>
      <w:r w:rsidRPr="002646CB">
        <w:rPr>
          <w:rFonts w:cs="Arial"/>
          <w:rPrChange w:id="1501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502" w:author="ETRI-김종원" w:date="2019-12-10T10:44:00Z">
            <w:rPr>
              <w:rFonts w:cs="Arial" w:hint="eastAsia"/>
              <w:color w:val="000000" w:themeColor="text1"/>
            </w:rPr>
          </w:rPrChange>
        </w:rPr>
        <w:t>시설이다</w:t>
      </w:r>
      <w:r w:rsidRPr="002646CB">
        <w:rPr>
          <w:rFonts w:cs="Arial"/>
          <w:rPrChange w:id="1503" w:author="ETRI-김종원" w:date="2019-12-10T10:44:00Z">
            <w:rPr>
              <w:rFonts w:cs="Arial"/>
              <w:color w:val="000000" w:themeColor="text1"/>
            </w:rPr>
          </w:rPrChange>
        </w:rPr>
        <w:t>.</w:t>
      </w:r>
    </w:p>
    <w:p w14:paraId="24B6D6E2" w14:textId="77777777" w:rsidR="00EE7182" w:rsidRPr="002646CB" w:rsidRDefault="00EE7182" w:rsidP="00EE7182">
      <w:pPr>
        <w:rPr>
          <w:rFonts w:cs="Arial"/>
          <w:rPrChange w:id="1504" w:author="ETRI-김종원" w:date="2019-12-10T10:44:00Z">
            <w:rPr>
              <w:rFonts w:cs="Arial"/>
              <w:color w:val="000000" w:themeColor="text1"/>
            </w:rPr>
          </w:rPrChange>
        </w:rPr>
      </w:pPr>
    </w:p>
    <w:p w14:paraId="155E5E91" w14:textId="0559D2E8" w:rsidR="00EE7182" w:rsidRPr="002646CB" w:rsidRDefault="00EE7182" w:rsidP="00EE7182">
      <w:pPr>
        <w:rPr>
          <w:rFonts w:cs="Arial"/>
          <w:rPrChange w:id="1505" w:author="ETRI-김종원" w:date="2019-12-10T10:44:00Z">
            <w:rPr>
              <w:rFonts w:cs="Arial"/>
              <w:color w:val="000000" w:themeColor="text1"/>
            </w:rPr>
          </w:rPrChange>
        </w:rPr>
      </w:pPr>
      <w:r w:rsidRPr="002646CB">
        <w:rPr>
          <w:rFonts w:cs="Arial"/>
          <w:rPrChange w:id="1506" w:author="ETRI-김종원" w:date="2019-12-10T10:44:00Z">
            <w:rPr>
              <w:rFonts w:cs="Arial"/>
              <w:color w:val="000000" w:themeColor="text1"/>
            </w:rPr>
          </w:rPrChange>
        </w:rPr>
        <w:t>CES</w:t>
      </w:r>
      <w:r w:rsidRPr="002646CB">
        <w:rPr>
          <w:rFonts w:cs="Arial" w:hint="eastAsia"/>
          <w:rPrChange w:id="1507" w:author="ETRI-김종원" w:date="2019-12-10T10:44:00Z">
            <w:rPr>
              <w:rFonts w:cs="Arial" w:hint="eastAsia"/>
              <w:color w:val="000000" w:themeColor="text1"/>
            </w:rPr>
          </w:rPrChange>
        </w:rPr>
        <w:t>시설</w:t>
      </w:r>
      <w:r w:rsidRPr="002646CB">
        <w:rPr>
          <w:rFonts w:cs="Arial"/>
          <w:rPrChange w:id="1508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509" w:author="ETRI-김종원" w:date="2019-12-10T10:44:00Z">
            <w:rPr>
              <w:rFonts w:cs="Arial" w:hint="eastAsia"/>
              <w:color w:val="000000" w:themeColor="text1"/>
            </w:rPr>
          </w:rPrChange>
        </w:rPr>
        <w:t>기반</w:t>
      </w:r>
      <w:r w:rsidRPr="002646CB">
        <w:rPr>
          <w:rFonts w:cs="Arial"/>
          <w:rPrChange w:id="1510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511" w:author="ETRI-김종원" w:date="2019-12-10T10:44:00Z">
            <w:rPr>
              <w:rFonts w:cs="Arial" w:hint="eastAsia"/>
              <w:color w:val="000000" w:themeColor="text1"/>
            </w:rPr>
          </w:rPrChange>
        </w:rPr>
        <w:t>마이크로그리드</w:t>
      </w:r>
      <w:r w:rsidRPr="002646CB">
        <w:rPr>
          <w:rFonts w:cs="Arial"/>
          <w:rPrChange w:id="1512" w:author="ETRI-김종원" w:date="2019-12-10T10:44:00Z">
            <w:rPr>
              <w:rFonts w:cs="Arial"/>
              <w:color w:val="000000" w:themeColor="text1"/>
            </w:rPr>
          </w:rPrChange>
        </w:rPr>
        <w:t>(</w:t>
      </w:r>
      <w:r w:rsidRPr="002646CB">
        <w:rPr>
          <w:rFonts w:cs="Arial" w:hint="eastAsia"/>
          <w:rPrChange w:id="1513" w:author="ETRI-김종원" w:date="2019-12-10T10:44:00Z">
            <w:rPr>
              <w:rFonts w:cs="Arial" w:hint="eastAsia"/>
              <w:color w:val="000000" w:themeColor="text1"/>
            </w:rPr>
          </w:rPrChange>
        </w:rPr>
        <w:t>이하</w:t>
      </w:r>
      <w:r w:rsidRPr="002646CB">
        <w:rPr>
          <w:rFonts w:cs="Arial"/>
          <w:rPrChange w:id="1514" w:author="ETRI-김종원" w:date="2019-12-10T10:44:00Z">
            <w:rPr>
              <w:rFonts w:cs="Arial"/>
              <w:color w:val="000000" w:themeColor="text1"/>
            </w:rPr>
          </w:rPrChange>
        </w:rPr>
        <w:t xml:space="preserve"> CES-MG</w:t>
      </w:r>
      <w:ins w:id="1515" w:author="ETRI-김종원" w:date="2019-12-02T16:24:00Z">
        <w:r w:rsidR="002A694B" w:rsidRPr="002646CB">
          <w:rPr>
            <w:rFonts w:cs="Arial" w:hint="eastAsia"/>
            <w:rPrChange w:id="1516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로</w:t>
        </w:r>
      </w:ins>
      <w:r w:rsidRPr="002646CB">
        <w:rPr>
          <w:rFonts w:cs="Arial"/>
          <w:rPrChange w:id="1517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518" w:author="ETRI-김종원" w:date="2019-12-10T10:44:00Z">
            <w:rPr>
              <w:rFonts w:cs="Arial" w:hint="eastAsia"/>
              <w:color w:val="000000" w:themeColor="text1"/>
            </w:rPr>
          </w:rPrChange>
        </w:rPr>
        <w:t>기술함</w:t>
      </w:r>
      <w:r w:rsidRPr="002646CB">
        <w:rPr>
          <w:rFonts w:cs="Arial"/>
          <w:rPrChange w:id="1519" w:author="ETRI-김종원" w:date="2019-12-10T10:44:00Z">
            <w:rPr>
              <w:rFonts w:cs="Arial"/>
              <w:color w:val="000000" w:themeColor="text1"/>
            </w:rPr>
          </w:rPrChange>
        </w:rPr>
        <w:t>)</w:t>
      </w:r>
      <w:r w:rsidRPr="002646CB">
        <w:rPr>
          <w:rFonts w:cs="Arial" w:hint="eastAsia"/>
          <w:rPrChange w:id="1520" w:author="ETRI-김종원" w:date="2019-12-10T10:44:00Z">
            <w:rPr>
              <w:rFonts w:cs="Arial" w:hint="eastAsia"/>
              <w:color w:val="000000" w:themeColor="text1"/>
            </w:rPr>
          </w:rPrChange>
        </w:rPr>
        <w:t>는</w:t>
      </w:r>
      <w:r w:rsidRPr="002646CB">
        <w:rPr>
          <w:rFonts w:cs="Arial"/>
          <w:rPrChange w:id="1521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522" w:author="ETRI-김종원" w:date="2019-12-10T10:44:00Z">
            <w:rPr>
              <w:rFonts w:cs="Arial" w:hint="eastAsia"/>
              <w:color w:val="000000" w:themeColor="text1"/>
            </w:rPr>
          </w:rPrChange>
        </w:rPr>
        <w:t>에너지</w:t>
      </w:r>
      <w:r w:rsidRPr="002646CB">
        <w:rPr>
          <w:rFonts w:cs="Arial"/>
          <w:rPrChange w:id="1523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524" w:author="ETRI-김종원" w:date="2019-12-10T10:44:00Z">
            <w:rPr>
              <w:rFonts w:cs="Arial" w:hint="eastAsia"/>
              <w:color w:val="000000" w:themeColor="text1"/>
            </w:rPr>
          </w:rPrChange>
        </w:rPr>
        <w:t>소비</w:t>
      </w:r>
      <w:r w:rsidRPr="002646CB">
        <w:rPr>
          <w:rFonts w:cs="Arial"/>
          <w:rPrChange w:id="1525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526" w:author="ETRI-김종원" w:date="2019-12-10T10:44:00Z">
            <w:rPr>
              <w:rFonts w:cs="Arial" w:hint="eastAsia"/>
              <w:color w:val="000000" w:themeColor="text1"/>
            </w:rPr>
          </w:rPrChange>
        </w:rPr>
        <w:t>밀집</w:t>
      </w:r>
      <w:r w:rsidRPr="002646CB">
        <w:rPr>
          <w:rFonts w:cs="Arial"/>
          <w:rPrChange w:id="1527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528" w:author="ETRI-김종원" w:date="2019-12-10T10:44:00Z">
            <w:rPr>
              <w:rFonts w:cs="Arial" w:hint="eastAsia"/>
              <w:color w:val="000000" w:themeColor="text1"/>
            </w:rPr>
          </w:rPrChange>
        </w:rPr>
        <w:t>지역을</w:t>
      </w:r>
      <w:r w:rsidRPr="002646CB">
        <w:rPr>
          <w:rFonts w:cs="Arial"/>
          <w:rPrChange w:id="1529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530" w:author="ETRI-김종원" w:date="2019-12-10T10:44:00Z">
            <w:rPr>
              <w:rFonts w:cs="Arial" w:hint="eastAsia"/>
              <w:color w:val="000000" w:themeColor="text1"/>
            </w:rPr>
          </w:rPrChange>
        </w:rPr>
        <w:t>대상으로</w:t>
      </w:r>
      <w:r w:rsidRPr="002646CB">
        <w:rPr>
          <w:rFonts w:cs="Arial"/>
          <w:rPrChange w:id="1531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532" w:author="ETRI-김종원" w:date="2019-12-10T10:44:00Z">
            <w:rPr>
              <w:rFonts w:cs="Arial" w:hint="eastAsia"/>
              <w:color w:val="000000" w:themeColor="text1"/>
            </w:rPr>
          </w:rPrChange>
        </w:rPr>
        <w:t>열병합발전시설</w:t>
      </w:r>
      <w:r w:rsidRPr="002646CB">
        <w:rPr>
          <w:rFonts w:cs="Arial"/>
          <w:rPrChange w:id="1533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534" w:author="ETRI-김종원" w:date="2019-12-10T10:44:00Z">
            <w:rPr>
              <w:rFonts w:cs="Arial" w:hint="eastAsia"/>
              <w:color w:val="000000" w:themeColor="text1"/>
            </w:rPr>
          </w:rPrChange>
        </w:rPr>
        <w:t>및</w:t>
      </w:r>
      <w:r w:rsidRPr="002646CB">
        <w:rPr>
          <w:rFonts w:cs="Arial"/>
          <w:rPrChange w:id="1535" w:author="ETRI-김종원" w:date="2019-12-10T10:44:00Z">
            <w:rPr>
              <w:rFonts w:cs="Arial"/>
              <w:color w:val="000000" w:themeColor="text1"/>
            </w:rPr>
          </w:rPrChange>
        </w:rPr>
        <w:t xml:space="preserve"> CES </w:t>
      </w:r>
      <w:r w:rsidRPr="002646CB">
        <w:rPr>
          <w:rFonts w:cs="Arial" w:hint="eastAsia"/>
          <w:rPrChange w:id="1536" w:author="ETRI-김종원" w:date="2019-12-10T10:44:00Z">
            <w:rPr>
              <w:rFonts w:cs="Arial" w:hint="eastAsia"/>
              <w:color w:val="000000" w:themeColor="text1"/>
            </w:rPr>
          </w:rPrChange>
        </w:rPr>
        <w:t>사업자에</w:t>
      </w:r>
      <w:r w:rsidRPr="002646CB">
        <w:rPr>
          <w:rFonts w:cs="Arial"/>
          <w:rPrChange w:id="1537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538" w:author="ETRI-김종원" w:date="2019-12-10T10:44:00Z">
            <w:rPr>
              <w:rFonts w:cs="Arial" w:hint="eastAsia"/>
              <w:color w:val="000000" w:themeColor="text1"/>
            </w:rPr>
          </w:rPrChange>
        </w:rPr>
        <w:t>의해</w:t>
      </w:r>
      <w:r w:rsidRPr="002646CB">
        <w:rPr>
          <w:rFonts w:cs="Arial"/>
          <w:rPrChange w:id="1539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540" w:author="ETRI-김종원" w:date="2019-12-10T10:44:00Z">
            <w:rPr>
              <w:rFonts w:cs="Arial" w:hint="eastAsia"/>
              <w:color w:val="000000" w:themeColor="text1"/>
            </w:rPr>
          </w:rPrChange>
        </w:rPr>
        <w:t>운영되는</w:t>
      </w:r>
      <w:r w:rsidRPr="002646CB">
        <w:rPr>
          <w:rFonts w:cs="Arial"/>
          <w:rPrChange w:id="1541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542" w:author="ETRI-김종원" w:date="2019-12-10T10:44:00Z">
            <w:rPr>
              <w:rFonts w:cs="Arial" w:hint="eastAsia"/>
              <w:color w:val="000000" w:themeColor="text1"/>
            </w:rPr>
          </w:rPrChange>
        </w:rPr>
        <w:t>지역적으로</w:t>
      </w:r>
      <w:r w:rsidRPr="002646CB">
        <w:rPr>
          <w:rFonts w:cs="Arial"/>
          <w:rPrChange w:id="1543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544" w:author="ETRI-김종원" w:date="2019-12-10T10:44:00Z">
            <w:rPr>
              <w:rFonts w:cs="Arial" w:hint="eastAsia"/>
              <w:color w:val="000000" w:themeColor="text1"/>
            </w:rPr>
          </w:rPrChange>
        </w:rPr>
        <w:t>국한된</w:t>
      </w:r>
      <w:r w:rsidRPr="002646CB">
        <w:rPr>
          <w:rFonts w:cs="Arial"/>
          <w:rPrChange w:id="1545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546" w:author="ETRI-김종원" w:date="2019-12-10T10:44:00Z">
            <w:rPr>
              <w:rFonts w:cs="Arial" w:hint="eastAsia"/>
              <w:color w:val="000000" w:themeColor="text1"/>
            </w:rPr>
          </w:rPrChange>
        </w:rPr>
        <w:t>배전</w:t>
      </w:r>
      <w:r w:rsidRPr="002646CB">
        <w:rPr>
          <w:rFonts w:cs="Arial"/>
          <w:rPrChange w:id="1547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548" w:author="ETRI-김종원" w:date="2019-12-10T10:44:00Z">
            <w:rPr>
              <w:rFonts w:cs="Arial" w:hint="eastAsia"/>
              <w:color w:val="000000" w:themeColor="text1"/>
            </w:rPr>
          </w:rPrChange>
        </w:rPr>
        <w:t>설비를</w:t>
      </w:r>
      <w:r w:rsidRPr="002646CB">
        <w:rPr>
          <w:rFonts w:cs="Arial"/>
          <w:rPrChange w:id="1549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550" w:author="ETRI-김종원" w:date="2019-12-10T10:44:00Z">
            <w:rPr>
              <w:rFonts w:cs="Arial" w:hint="eastAsia"/>
              <w:color w:val="000000" w:themeColor="text1"/>
            </w:rPr>
          </w:rPrChange>
        </w:rPr>
        <w:t>기반으로</w:t>
      </w:r>
      <w:r w:rsidRPr="002646CB">
        <w:rPr>
          <w:rFonts w:cs="Arial"/>
          <w:rPrChange w:id="1551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552" w:author="ETRI-김종원" w:date="2019-12-10T10:44:00Z">
            <w:rPr>
              <w:rFonts w:cs="Arial" w:hint="eastAsia"/>
              <w:color w:val="000000" w:themeColor="text1"/>
            </w:rPr>
          </w:rPrChange>
        </w:rPr>
        <w:t>신재생에너지</w:t>
      </w:r>
      <w:r w:rsidRPr="002646CB">
        <w:rPr>
          <w:rFonts w:cs="Arial"/>
          <w:rPrChange w:id="1553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554" w:author="ETRI-김종원" w:date="2019-12-10T10:44:00Z">
            <w:rPr>
              <w:rFonts w:cs="Arial" w:hint="eastAsia"/>
              <w:color w:val="000000" w:themeColor="text1"/>
            </w:rPr>
          </w:rPrChange>
        </w:rPr>
        <w:t>및</w:t>
      </w:r>
      <w:r w:rsidRPr="002646CB">
        <w:rPr>
          <w:rFonts w:cs="Arial"/>
          <w:rPrChange w:id="1555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556" w:author="ETRI-김종원" w:date="2019-12-10T10:44:00Z">
            <w:rPr>
              <w:rFonts w:cs="Arial" w:hint="eastAsia"/>
              <w:color w:val="000000" w:themeColor="text1"/>
            </w:rPr>
          </w:rPrChange>
        </w:rPr>
        <w:t>전기에너지저장</w:t>
      </w:r>
      <w:ins w:id="1557" w:author="ETRI-김종원" w:date="2019-12-03T09:39:00Z">
        <w:r w:rsidR="005143BD" w:rsidRPr="002646CB">
          <w:rPr>
            <w:rFonts w:cs="Arial" w:hint="eastAsia"/>
            <w:rPrChange w:id="1558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장치</w:t>
        </w:r>
      </w:ins>
      <w:del w:id="1559" w:author="ETRI-김종원" w:date="2019-12-03T09:39:00Z">
        <w:r w:rsidRPr="002646CB" w:rsidDel="005143BD">
          <w:rPr>
            <w:rFonts w:cs="Arial" w:hint="eastAsia"/>
            <w:rPrChange w:id="1560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delText>시스템</w:delText>
        </w:r>
      </w:del>
      <w:r w:rsidRPr="002646CB">
        <w:rPr>
          <w:rFonts w:cs="Arial"/>
          <w:rPrChange w:id="1561" w:author="ETRI-김종원" w:date="2019-12-10T10:44:00Z">
            <w:rPr>
              <w:rFonts w:cs="Arial"/>
              <w:color w:val="000000" w:themeColor="text1"/>
            </w:rPr>
          </w:rPrChange>
        </w:rPr>
        <w:t>(EES</w:t>
      </w:r>
      <w:del w:id="1562" w:author="ETRI-김종원" w:date="2019-12-03T09:39:00Z">
        <w:r w:rsidRPr="002646CB" w:rsidDel="005143BD">
          <w:rPr>
            <w:rFonts w:cs="Arial" w:hint="eastAsia"/>
            <w:rPrChange w:id="1563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delText>시스템</w:delText>
        </w:r>
      </w:del>
      <w:r w:rsidRPr="002646CB">
        <w:rPr>
          <w:rFonts w:cs="Arial"/>
          <w:rPrChange w:id="1564" w:author="ETRI-김종원" w:date="2019-12-10T10:44:00Z">
            <w:rPr>
              <w:rFonts w:cs="Arial"/>
              <w:color w:val="000000" w:themeColor="text1"/>
            </w:rPr>
          </w:rPrChange>
        </w:rPr>
        <w:t xml:space="preserve">, </w:t>
      </w:r>
      <w:r w:rsidRPr="002646CB">
        <w:rPr>
          <w:rFonts w:cs="Arial"/>
          <w:lang w:val="en-US"/>
        </w:rPr>
        <w:t>Electric Energy Storage</w:t>
      </w:r>
      <w:del w:id="1565" w:author="ETRI-김종원" w:date="2019-12-03T09:39:00Z">
        <w:r w:rsidRPr="002646CB" w:rsidDel="005143BD">
          <w:rPr>
            <w:rFonts w:cs="Arial"/>
            <w:lang w:val="en-US"/>
          </w:rPr>
          <w:delText xml:space="preserve"> System</w:delText>
        </w:r>
      </w:del>
      <w:r w:rsidRPr="002646CB">
        <w:rPr>
          <w:rFonts w:cs="Arial"/>
          <w:lang w:val="en-US"/>
        </w:rPr>
        <w:t>)</w:t>
      </w:r>
      <w:ins w:id="1566" w:author="ETRI-김종원" w:date="2019-12-03T09:39:00Z">
        <w:r w:rsidR="005143BD" w:rsidRPr="002646CB">
          <w:rPr>
            <w:rFonts w:cs="Arial" w:hint="eastAsia"/>
            <w:lang w:val="en-US"/>
          </w:rPr>
          <w:t>를</w:t>
        </w:r>
      </w:ins>
      <w:del w:id="1567" w:author="ETRI-김종원" w:date="2019-12-03T09:39:00Z">
        <w:r w:rsidRPr="002646CB" w:rsidDel="005143BD">
          <w:rPr>
            <w:rFonts w:cs="Arial" w:hint="eastAsia"/>
            <w:lang w:val="en-US"/>
          </w:rPr>
          <w:delText>을</w:delText>
        </w:r>
      </w:del>
      <w:r w:rsidRPr="002646CB">
        <w:rPr>
          <w:rFonts w:cs="Arial"/>
          <w:rPrChange w:id="1568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569" w:author="ETRI-김종원" w:date="2019-12-10T10:44:00Z">
            <w:rPr>
              <w:rFonts w:cs="Arial" w:hint="eastAsia"/>
              <w:color w:val="000000" w:themeColor="text1"/>
            </w:rPr>
          </w:rPrChange>
        </w:rPr>
        <w:t>포함한</w:t>
      </w:r>
      <w:r w:rsidRPr="002646CB">
        <w:rPr>
          <w:rFonts w:cs="Arial"/>
          <w:rPrChange w:id="1570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571" w:author="ETRI-김종원" w:date="2019-12-10T10:44:00Z">
            <w:rPr>
              <w:rFonts w:cs="Arial" w:hint="eastAsia"/>
              <w:color w:val="000000" w:themeColor="text1"/>
            </w:rPr>
          </w:rPrChange>
        </w:rPr>
        <w:t>다양한</w:t>
      </w:r>
      <w:r w:rsidRPr="002646CB">
        <w:rPr>
          <w:rFonts w:cs="Arial"/>
          <w:rPrChange w:id="1572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573" w:author="ETRI-김종원" w:date="2019-12-10T10:44:00Z">
            <w:rPr>
              <w:rFonts w:cs="Arial" w:hint="eastAsia"/>
              <w:color w:val="000000" w:themeColor="text1"/>
            </w:rPr>
          </w:rPrChange>
        </w:rPr>
        <w:t>분산자원</w:t>
      </w:r>
      <w:r w:rsidRPr="002646CB">
        <w:rPr>
          <w:rFonts w:cs="Arial"/>
          <w:rPrChange w:id="1574" w:author="ETRI-김종원" w:date="2019-12-10T10:44:00Z">
            <w:rPr>
              <w:rFonts w:cs="Arial"/>
              <w:color w:val="000000" w:themeColor="text1"/>
            </w:rPr>
          </w:rPrChange>
        </w:rPr>
        <w:t>(DER, distributed energy resources)</w:t>
      </w:r>
      <w:r w:rsidRPr="002646CB">
        <w:rPr>
          <w:rFonts w:cs="Arial" w:hint="eastAsia"/>
          <w:rPrChange w:id="1575" w:author="ETRI-김종원" w:date="2019-12-10T10:44:00Z">
            <w:rPr>
              <w:rFonts w:cs="Arial" w:hint="eastAsia"/>
              <w:color w:val="000000" w:themeColor="text1"/>
            </w:rPr>
          </w:rPrChange>
        </w:rPr>
        <w:t>의</w:t>
      </w:r>
      <w:r w:rsidRPr="002646CB">
        <w:rPr>
          <w:rFonts w:cs="Arial"/>
          <w:rPrChange w:id="1576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577" w:author="ETRI-김종원" w:date="2019-12-10T10:44:00Z">
            <w:rPr>
              <w:rFonts w:cs="Arial" w:hint="eastAsia"/>
              <w:color w:val="000000" w:themeColor="text1"/>
            </w:rPr>
          </w:rPrChange>
        </w:rPr>
        <w:t>추가</w:t>
      </w:r>
      <w:r w:rsidRPr="002646CB">
        <w:rPr>
          <w:rFonts w:cs="Arial"/>
          <w:rPrChange w:id="1578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579" w:author="ETRI-김종원" w:date="2019-12-10T10:44:00Z">
            <w:rPr>
              <w:rFonts w:cs="Arial" w:hint="eastAsia"/>
              <w:color w:val="000000" w:themeColor="text1"/>
            </w:rPr>
          </w:rPrChange>
        </w:rPr>
        <w:t>설치</w:t>
      </w:r>
      <w:r w:rsidRPr="002646CB">
        <w:rPr>
          <w:rFonts w:cs="Arial"/>
          <w:rPrChange w:id="1580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581" w:author="ETRI-김종원" w:date="2019-12-10T10:44:00Z">
            <w:rPr>
              <w:rFonts w:cs="Arial" w:hint="eastAsia"/>
              <w:color w:val="000000" w:themeColor="text1"/>
            </w:rPr>
          </w:rPrChange>
        </w:rPr>
        <w:t>및</w:t>
      </w:r>
      <w:r w:rsidRPr="002646CB">
        <w:rPr>
          <w:rFonts w:cs="Arial"/>
          <w:rPrChange w:id="1582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583" w:author="ETRI-김종원" w:date="2019-12-10T10:44:00Z">
            <w:rPr>
              <w:rFonts w:cs="Arial" w:hint="eastAsia"/>
              <w:color w:val="000000" w:themeColor="text1"/>
            </w:rPr>
          </w:rPrChange>
        </w:rPr>
        <w:t>활용을</w:t>
      </w:r>
      <w:r w:rsidRPr="002646CB">
        <w:rPr>
          <w:rFonts w:cs="Arial"/>
          <w:rPrChange w:id="1584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585" w:author="ETRI-김종원" w:date="2019-12-10T10:44:00Z">
            <w:rPr>
              <w:rFonts w:cs="Arial" w:hint="eastAsia"/>
              <w:color w:val="000000" w:themeColor="text1"/>
            </w:rPr>
          </w:rPrChange>
        </w:rPr>
        <w:t>통하여</w:t>
      </w:r>
      <w:r w:rsidRPr="002646CB">
        <w:rPr>
          <w:rFonts w:cs="Arial"/>
          <w:rPrChange w:id="1586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587" w:author="ETRI-김종원" w:date="2019-12-10T10:44:00Z">
            <w:rPr>
              <w:rFonts w:cs="Arial" w:hint="eastAsia"/>
              <w:color w:val="000000" w:themeColor="text1"/>
            </w:rPr>
          </w:rPrChange>
        </w:rPr>
        <w:t>에너지</w:t>
      </w:r>
      <w:r w:rsidRPr="002646CB">
        <w:rPr>
          <w:rFonts w:cs="Arial"/>
          <w:rPrChange w:id="1588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589" w:author="ETRI-김종원" w:date="2019-12-10T10:44:00Z">
            <w:rPr>
              <w:rFonts w:cs="Arial" w:hint="eastAsia"/>
              <w:color w:val="000000" w:themeColor="text1"/>
            </w:rPr>
          </w:rPrChange>
        </w:rPr>
        <w:t>소비</w:t>
      </w:r>
      <w:r w:rsidRPr="002646CB">
        <w:rPr>
          <w:rFonts w:cs="Arial"/>
          <w:rPrChange w:id="1590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591" w:author="ETRI-김종원" w:date="2019-12-10T10:44:00Z">
            <w:rPr>
              <w:rFonts w:cs="Arial" w:hint="eastAsia"/>
              <w:color w:val="000000" w:themeColor="text1"/>
            </w:rPr>
          </w:rPrChange>
        </w:rPr>
        <w:t>밀집</w:t>
      </w:r>
      <w:r w:rsidRPr="002646CB">
        <w:rPr>
          <w:rFonts w:cs="Arial"/>
          <w:rPrChange w:id="1592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593" w:author="ETRI-김종원" w:date="2019-12-10T10:44:00Z">
            <w:rPr>
              <w:rFonts w:cs="Arial" w:hint="eastAsia"/>
              <w:color w:val="000000" w:themeColor="text1"/>
            </w:rPr>
          </w:rPrChange>
        </w:rPr>
        <w:t>지역의</w:t>
      </w:r>
      <w:r w:rsidRPr="002646CB">
        <w:rPr>
          <w:rFonts w:cs="Arial"/>
          <w:rPrChange w:id="1594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595" w:author="ETRI-김종원" w:date="2019-12-10T10:44:00Z">
            <w:rPr>
              <w:rFonts w:cs="Arial" w:hint="eastAsia"/>
              <w:color w:val="000000" w:themeColor="text1"/>
            </w:rPr>
          </w:rPrChange>
        </w:rPr>
        <w:t>구역형</w:t>
      </w:r>
      <w:r w:rsidRPr="002646CB">
        <w:rPr>
          <w:rFonts w:cs="Arial"/>
          <w:rPrChange w:id="1596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597" w:author="ETRI-김종원" w:date="2019-12-10T10:44:00Z">
            <w:rPr>
              <w:rFonts w:cs="Arial" w:hint="eastAsia"/>
              <w:color w:val="000000" w:themeColor="text1"/>
            </w:rPr>
          </w:rPrChange>
        </w:rPr>
        <w:t>집단에너지</w:t>
      </w:r>
      <w:r w:rsidRPr="002646CB">
        <w:rPr>
          <w:rFonts w:cs="Arial"/>
          <w:rPrChange w:id="1598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599" w:author="ETRI-김종원" w:date="2019-12-10T10:44:00Z">
            <w:rPr>
              <w:rFonts w:cs="Arial" w:hint="eastAsia"/>
              <w:color w:val="000000" w:themeColor="text1"/>
            </w:rPr>
          </w:rPrChange>
        </w:rPr>
        <w:t>환경에서</w:t>
      </w:r>
      <w:r w:rsidRPr="002646CB">
        <w:rPr>
          <w:rFonts w:cs="Arial"/>
          <w:rPrChange w:id="1600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601" w:author="ETRI-김종원" w:date="2019-12-10T10:44:00Z">
            <w:rPr>
              <w:rFonts w:cs="Arial" w:hint="eastAsia"/>
              <w:color w:val="000000" w:themeColor="text1"/>
            </w:rPr>
          </w:rPrChange>
        </w:rPr>
        <w:t>마이크로그리드화를</w:t>
      </w:r>
      <w:r w:rsidRPr="002646CB">
        <w:rPr>
          <w:rFonts w:cs="Arial"/>
          <w:rPrChange w:id="1602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603" w:author="ETRI-김종원" w:date="2019-12-10T10:44:00Z">
            <w:rPr>
              <w:rFonts w:cs="Arial" w:hint="eastAsia"/>
              <w:color w:val="000000" w:themeColor="text1"/>
            </w:rPr>
          </w:rPrChange>
        </w:rPr>
        <w:t>위해</w:t>
      </w:r>
      <w:r w:rsidRPr="002646CB">
        <w:rPr>
          <w:rFonts w:cs="Arial"/>
          <w:rPrChange w:id="1604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605" w:author="ETRI-김종원" w:date="2019-12-10T10:44:00Z">
            <w:rPr>
              <w:rFonts w:cs="Arial" w:hint="eastAsia"/>
              <w:color w:val="000000" w:themeColor="text1"/>
            </w:rPr>
          </w:rPrChange>
        </w:rPr>
        <w:t>체계적인</w:t>
      </w:r>
      <w:r w:rsidRPr="002646CB">
        <w:rPr>
          <w:rFonts w:cs="Arial"/>
          <w:rPrChange w:id="1606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607" w:author="ETRI-김종원" w:date="2019-12-10T10:44:00Z">
            <w:rPr>
              <w:rFonts w:cs="Arial" w:hint="eastAsia"/>
              <w:color w:val="000000" w:themeColor="text1"/>
            </w:rPr>
          </w:rPrChange>
        </w:rPr>
        <w:t>접근</w:t>
      </w:r>
      <w:r w:rsidRPr="002646CB">
        <w:rPr>
          <w:rFonts w:cs="Arial"/>
          <w:rPrChange w:id="1608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609" w:author="ETRI-김종원" w:date="2019-12-10T10:44:00Z">
            <w:rPr>
              <w:rFonts w:cs="Arial" w:hint="eastAsia"/>
              <w:color w:val="000000" w:themeColor="text1"/>
            </w:rPr>
          </w:rPrChange>
        </w:rPr>
        <w:t>방식으로</w:t>
      </w:r>
      <w:r w:rsidRPr="002646CB">
        <w:rPr>
          <w:rFonts w:cs="Arial"/>
          <w:rPrChange w:id="1610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611" w:author="ETRI-김종원" w:date="2019-12-10T10:44:00Z">
            <w:rPr>
              <w:rFonts w:cs="Arial" w:hint="eastAsia"/>
              <w:color w:val="000000" w:themeColor="text1"/>
            </w:rPr>
          </w:rPrChange>
        </w:rPr>
        <w:t>깨끗하고</w:t>
      </w:r>
      <w:r w:rsidRPr="002646CB">
        <w:rPr>
          <w:rFonts w:cs="Arial"/>
          <w:rPrChange w:id="1612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613" w:author="ETRI-김종원" w:date="2019-12-10T10:44:00Z">
            <w:rPr>
              <w:rFonts w:cs="Arial" w:hint="eastAsia"/>
              <w:color w:val="000000" w:themeColor="text1"/>
            </w:rPr>
          </w:rPrChange>
        </w:rPr>
        <w:t>재생</w:t>
      </w:r>
      <w:r w:rsidRPr="002646CB">
        <w:rPr>
          <w:rFonts w:cs="Arial"/>
          <w:rPrChange w:id="1614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615" w:author="ETRI-김종원" w:date="2019-12-10T10:44:00Z">
            <w:rPr>
              <w:rFonts w:cs="Arial" w:hint="eastAsia"/>
              <w:color w:val="000000" w:themeColor="text1"/>
            </w:rPr>
          </w:rPrChange>
        </w:rPr>
        <w:t>가능한</w:t>
      </w:r>
      <w:r w:rsidRPr="002646CB">
        <w:rPr>
          <w:rFonts w:cs="Arial"/>
          <w:rPrChange w:id="1616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617" w:author="ETRI-김종원" w:date="2019-12-10T10:44:00Z">
            <w:rPr>
              <w:rFonts w:cs="Arial" w:hint="eastAsia"/>
              <w:color w:val="000000" w:themeColor="text1"/>
            </w:rPr>
          </w:rPrChange>
        </w:rPr>
        <w:t>에너지를</w:t>
      </w:r>
      <w:r w:rsidRPr="002646CB">
        <w:rPr>
          <w:rFonts w:cs="Arial"/>
          <w:rPrChange w:id="1618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619" w:author="ETRI-김종원" w:date="2019-12-10T10:44:00Z">
            <w:rPr>
              <w:rFonts w:cs="Arial" w:hint="eastAsia"/>
              <w:color w:val="000000" w:themeColor="text1"/>
            </w:rPr>
          </w:rPrChange>
        </w:rPr>
        <w:t>사용하는</w:t>
      </w:r>
      <w:r w:rsidRPr="002646CB">
        <w:rPr>
          <w:rFonts w:cs="Arial"/>
          <w:rPrChange w:id="1620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621" w:author="ETRI-김종원" w:date="2019-12-10T10:44:00Z">
            <w:rPr>
              <w:rFonts w:cs="Arial" w:hint="eastAsia"/>
              <w:color w:val="000000" w:themeColor="text1"/>
            </w:rPr>
          </w:rPrChange>
        </w:rPr>
        <w:t>방법을</w:t>
      </w:r>
      <w:r w:rsidRPr="002646CB">
        <w:rPr>
          <w:rFonts w:cs="Arial"/>
          <w:rPrChange w:id="1622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623" w:author="ETRI-김종원" w:date="2019-12-10T10:44:00Z">
            <w:rPr>
              <w:rFonts w:cs="Arial" w:hint="eastAsia"/>
              <w:color w:val="000000" w:themeColor="text1"/>
            </w:rPr>
          </w:rPrChange>
        </w:rPr>
        <w:t>제시할</w:t>
      </w:r>
      <w:r w:rsidRPr="002646CB">
        <w:rPr>
          <w:rFonts w:cs="Arial"/>
          <w:rPrChange w:id="1624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625" w:author="ETRI-김종원" w:date="2019-12-10T10:44:00Z">
            <w:rPr>
              <w:rFonts w:cs="Arial" w:hint="eastAsia"/>
              <w:color w:val="000000" w:themeColor="text1"/>
            </w:rPr>
          </w:rPrChange>
        </w:rPr>
        <w:t>수</w:t>
      </w:r>
      <w:r w:rsidRPr="002646CB">
        <w:rPr>
          <w:rFonts w:cs="Arial"/>
          <w:rPrChange w:id="1626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627" w:author="ETRI-김종원" w:date="2019-12-10T10:44:00Z">
            <w:rPr>
              <w:rFonts w:cs="Arial" w:hint="eastAsia"/>
              <w:color w:val="000000" w:themeColor="text1"/>
            </w:rPr>
          </w:rPrChange>
        </w:rPr>
        <w:t>있는</w:t>
      </w:r>
      <w:r w:rsidRPr="002646CB">
        <w:rPr>
          <w:rFonts w:cs="Arial"/>
          <w:rPrChange w:id="1628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629" w:author="ETRI-김종원" w:date="2019-12-10T10:44:00Z">
            <w:rPr>
              <w:rFonts w:cs="Arial" w:hint="eastAsia"/>
              <w:color w:val="000000" w:themeColor="text1"/>
            </w:rPr>
          </w:rPrChange>
        </w:rPr>
        <w:t>시스템이다</w:t>
      </w:r>
      <w:r w:rsidRPr="002646CB">
        <w:rPr>
          <w:rFonts w:cs="Arial"/>
          <w:rPrChange w:id="1630" w:author="ETRI-김종원" w:date="2019-12-10T10:44:00Z">
            <w:rPr>
              <w:rFonts w:cs="Arial"/>
              <w:color w:val="000000" w:themeColor="text1"/>
            </w:rPr>
          </w:rPrChange>
        </w:rPr>
        <w:t xml:space="preserve">. </w:t>
      </w:r>
    </w:p>
    <w:p w14:paraId="605E9892" w14:textId="77777777" w:rsidR="00EE7182" w:rsidRPr="002646CB" w:rsidRDefault="00EE7182" w:rsidP="00EE7182">
      <w:pPr>
        <w:rPr>
          <w:rFonts w:cs="Arial"/>
          <w:rPrChange w:id="1631" w:author="ETRI-김종원" w:date="2019-12-10T10:44:00Z">
            <w:rPr>
              <w:rFonts w:cs="Arial"/>
              <w:color w:val="000000" w:themeColor="text1"/>
            </w:rPr>
          </w:rPrChange>
        </w:rPr>
      </w:pPr>
    </w:p>
    <w:p w14:paraId="28100636" w14:textId="0973BB14" w:rsidR="00EE7182" w:rsidRPr="002646CB" w:rsidRDefault="00EE7182" w:rsidP="00EE7182">
      <w:pPr>
        <w:rPr>
          <w:ins w:id="1632" w:author="박 진상" w:date="2019-10-09T13:11:00Z"/>
          <w:rFonts w:cs="Arial"/>
          <w:rPrChange w:id="1633" w:author="ETRI-김종원" w:date="2019-12-10T10:44:00Z">
            <w:rPr>
              <w:ins w:id="1634" w:author="박 진상" w:date="2019-10-09T13:11:00Z"/>
              <w:rFonts w:cs="Arial"/>
              <w:color w:val="000000" w:themeColor="text1"/>
            </w:rPr>
          </w:rPrChange>
        </w:rPr>
      </w:pPr>
      <w:r w:rsidRPr="002646CB">
        <w:rPr>
          <w:rFonts w:cs="Arial"/>
          <w:rPrChange w:id="1635" w:author="ETRI-김종원" w:date="2019-12-10T10:44:00Z">
            <w:rPr>
              <w:rFonts w:cs="Arial"/>
              <w:color w:val="000000" w:themeColor="text1"/>
            </w:rPr>
          </w:rPrChange>
        </w:rPr>
        <w:t>CES-MG</w:t>
      </w:r>
      <w:del w:id="1636" w:author="ETRI-김종원" w:date="2019-11-04T20:27:00Z">
        <w:r w:rsidRPr="002646CB" w:rsidDel="003628A4">
          <w:rPr>
            <w:rFonts w:cs="Arial"/>
            <w:rPrChange w:id="1637" w:author="ETRI-김종원" w:date="2019-12-10T10:44:00Z">
              <w:rPr>
                <w:rFonts w:cs="Arial"/>
                <w:color w:val="000000" w:themeColor="text1"/>
              </w:rPr>
            </w:rPrChange>
          </w:rPr>
          <w:delText xml:space="preserve"> </w:delText>
        </w:r>
      </w:del>
      <w:r w:rsidRPr="002646CB">
        <w:rPr>
          <w:rFonts w:cs="Arial" w:hint="eastAsia"/>
          <w:rPrChange w:id="1638" w:author="ETRI-김종원" w:date="2019-12-10T10:44:00Z">
            <w:rPr>
              <w:rFonts w:cs="Arial" w:hint="eastAsia"/>
              <w:color w:val="000000" w:themeColor="text1"/>
            </w:rPr>
          </w:rPrChange>
        </w:rPr>
        <w:t>에서</w:t>
      </w:r>
      <w:r w:rsidRPr="002646CB">
        <w:rPr>
          <w:rFonts w:cs="Arial"/>
          <w:rPrChange w:id="1639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640" w:author="ETRI-김종원" w:date="2019-12-10T10:44:00Z">
            <w:rPr>
              <w:rFonts w:cs="Arial" w:hint="eastAsia"/>
              <w:color w:val="000000" w:themeColor="text1"/>
            </w:rPr>
          </w:rPrChange>
        </w:rPr>
        <w:t>제공하는</w:t>
      </w:r>
      <w:r w:rsidRPr="002646CB">
        <w:rPr>
          <w:rFonts w:cs="Arial"/>
          <w:rPrChange w:id="1641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642" w:author="ETRI-김종원" w:date="2019-12-10T10:44:00Z">
            <w:rPr>
              <w:rFonts w:cs="Arial" w:hint="eastAsia"/>
              <w:color w:val="000000" w:themeColor="text1"/>
            </w:rPr>
          </w:rPrChange>
        </w:rPr>
        <w:t>응용</w:t>
      </w:r>
      <w:r w:rsidRPr="002646CB">
        <w:rPr>
          <w:rFonts w:cs="Arial"/>
          <w:rPrChange w:id="1643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644" w:author="ETRI-김종원" w:date="2019-12-10T10:44:00Z">
            <w:rPr>
              <w:rFonts w:cs="Arial" w:hint="eastAsia"/>
              <w:color w:val="000000" w:themeColor="text1"/>
            </w:rPr>
          </w:rPrChange>
        </w:rPr>
        <w:t>서비스들은</w:t>
      </w:r>
      <w:r w:rsidRPr="002646CB">
        <w:rPr>
          <w:rFonts w:cs="Arial"/>
          <w:rPrChange w:id="1645" w:author="ETRI-김종원" w:date="2019-12-10T10:44:00Z">
            <w:rPr>
              <w:rFonts w:cs="Arial"/>
              <w:color w:val="000000" w:themeColor="text1"/>
            </w:rPr>
          </w:rPrChange>
        </w:rPr>
        <w:t xml:space="preserve"> CES-MG </w:t>
      </w:r>
      <w:r w:rsidRPr="002646CB">
        <w:rPr>
          <w:rFonts w:cs="Arial" w:hint="eastAsia"/>
          <w:rPrChange w:id="1646" w:author="ETRI-김종원" w:date="2019-12-10T10:44:00Z">
            <w:rPr>
              <w:rFonts w:cs="Arial" w:hint="eastAsia"/>
              <w:color w:val="000000" w:themeColor="text1"/>
            </w:rPr>
          </w:rPrChange>
        </w:rPr>
        <w:t>의</w:t>
      </w:r>
      <w:r w:rsidRPr="002646CB">
        <w:rPr>
          <w:rFonts w:cs="Arial"/>
          <w:rPrChange w:id="1647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648" w:author="ETRI-김종원" w:date="2019-12-10T10:44:00Z">
            <w:rPr>
              <w:rFonts w:cs="Arial" w:hint="eastAsia"/>
              <w:color w:val="000000" w:themeColor="text1"/>
            </w:rPr>
          </w:rPrChange>
        </w:rPr>
        <w:t>열병합발전</w:t>
      </w:r>
      <w:r w:rsidRPr="002646CB">
        <w:rPr>
          <w:rFonts w:cs="Arial"/>
          <w:rPrChange w:id="1649" w:author="ETRI-김종원" w:date="2019-12-10T10:44:00Z">
            <w:rPr>
              <w:rFonts w:cs="Arial"/>
              <w:color w:val="000000" w:themeColor="text1"/>
            </w:rPr>
          </w:rPrChange>
        </w:rPr>
        <w:t xml:space="preserve">(CHP, </w:t>
      </w:r>
      <w:r w:rsidRPr="002646CB">
        <w:rPr>
          <w:rFonts w:cs="Arial"/>
          <w:shd w:val="clear" w:color="auto" w:fill="FFFFFF"/>
        </w:rPr>
        <w:t>Combined Heat Power</w:t>
      </w:r>
      <w:r w:rsidRPr="002646CB">
        <w:rPr>
          <w:rFonts w:cs="Arial"/>
        </w:rPr>
        <w:t xml:space="preserve">), </w:t>
      </w:r>
      <w:r w:rsidRPr="002646CB">
        <w:rPr>
          <w:rFonts w:cs="Arial" w:hint="eastAsia"/>
        </w:rPr>
        <w:t>분산자원</w:t>
      </w:r>
      <w:r w:rsidRPr="002646CB">
        <w:rPr>
          <w:rFonts w:cs="Arial"/>
        </w:rPr>
        <w:t>(</w:t>
      </w:r>
      <w:r w:rsidRPr="002646CB">
        <w:rPr>
          <w:rFonts w:cs="Arial"/>
          <w:rPrChange w:id="1650" w:author="ETRI-김종원" w:date="2019-12-10T10:44:00Z">
            <w:rPr>
              <w:rFonts w:cs="Arial"/>
              <w:color w:val="000000" w:themeColor="text1"/>
            </w:rPr>
          </w:rPrChange>
        </w:rPr>
        <w:t xml:space="preserve">DER, Distributed Energy Resouurces) </w:t>
      </w:r>
      <w:r w:rsidRPr="002646CB">
        <w:rPr>
          <w:rFonts w:cs="Arial" w:hint="eastAsia"/>
          <w:rPrChange w:id="1651" w:author="ETRI-김종원" w:date="2019-12-10T10:44:00Z">
            <w:rPr>
              <w:rFonts w:cs="Arial" w:hint="eastAsia"/>
              <w:color w:val="000000" w:themeColor="text1"/>
            </w:rPr>
          </w:rPrChange>
        </w:rPr>
        <w:t>및</w:t>
      </w:r>
      <w:r w:rsidRPr="002646CB">
        <w:rPr>
          <w:rFonts w:cs="Arial"/>
          <w:rPrChange w:id="1652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653" w:author="ETRI-김종원" w:date="2019-12-10T10:44:00Z">
            <w:rPr>
              <w:rFonts w:cs="Arial" w:hint="eastAsia"/>
              <w:color w:val="000000" w:themeColor="text1"/>
            </w:rPr>
          </w:rPrChange>
        </w:rPr>
        <w:t>부하자원을</w:t>
      </w:r>
      <w:r w:rsidRPr="002646CB">
        <w:rPr>
          <w:rFonts w:cs="Arial"/>
          <w:rPrChange w:id="1654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655" w:author="ETRI-김종원" w:date="2019-12-10T10:44:00Z">
            <w:rPr>
              <w:rFonts w:cs="Arial" w:hint="eastAsia"/>
              <w:color w:val="000000" w:themeColor="text1"/>
            </w:rPr>
          </w:rPrChange>
        </w:rPr>
        <w:t>적절히</w:t>
      </w:r>
      <w:r w:rsidRPr="002646CB">
        <w:rPr>
          <w:rFonts w:cs="Arial"/>
          <w:rPrChange w:id="1656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657" w:author="ETRI-김종원" w:date="2019-12-10T10:44:00Z">
            <w:rPr>
              <w:rFonts w:cs="Arial" w:hint="eastAsia"/>
              <w:color w:val="000000" w:themeColor="text1"/>
            </w:rPr>
          </w:rPrChange>
        </w:rPr>
        <w:t>통제함으로써</w:t>
      </w:r>
      <w:r w:rsidRPr="002646CB">
        <w:rPr>
          <w:rFonts w:cs="Arial"/>
          <w:rPrChange w:id="1658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659" w:author="ETRI-김종원" w:date="2019-12-10T10:44:00Z">
            <w:rPr>
              <w:rFonts w:cs="Arial" w:hint="eastAsia"/>
              <w:color w:val="000000" w:themeColor="text1"/>
            </w:rPr>
          </w:rPrChange>
        </w:rPr>
        <w:t>전력</w:t>
      </w:r>
      <w:r w:rsidRPr="002646CB">
        <w:rPr>
          <w:rFonts w:cs="Arial"/>
          <w:rPrChange w:id="1660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661" w:author="ETRI-김종원" w:date="2019-12-10T10:44:00Z">
            <w:rPr>
              <w:rFonts w:cs="Arial" w:hint="eastAsia"/>
              <w:color w:val="000000" w:themeColor="text1"/>
            </w:rPr>
          </w:rPrChange>
        </w:rPr>
        <w:t>계통의</w:t>
      </w:r>
      <w:r w:rsidRPr="002646CB">
        <w:rPr>
          <w:rFonts w:cs="Arial"/>
          <w:rPrChange w:id="1662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663" w:author="ETRI-김종원" w:date="2019-12-10T10:44:00Z">
            <w:rPr>
              <w:rFonts w:cs="Arial" w:hint="eastAsia"/>
              <w:color w:val="000000" w:themeColor="text1"/>
            </w:rPr>
          </w:rPrChange>
        </w:rPr>
        <w:t>우발적인</w:t>
      </w:r>
      <w:r w:rsidRPr="002646CB">
        <w:rPr>
          <w:rFonts w:cs="Arial"/>
          <w:rPrChange w:id="1664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665" w:author="ETRI-김종원" w:date="2019-12-10T10:44:00Z">
            <w:rPr>
              <w:rFonts w:cs="Arial" w:hint="eastAsia"/>
              <w:color w:val="000000" w:themeColor="text1"/>
            </w:rPr>
          </w:rPrChange>
        </w:rPr>
        <w:t>상황에</w:t>
      </w:r>
      <w:r w:rsidRPr="002646CB">
        <w:rPr>
          <w:rFonts w:cs="Arial"/>
          <w:rPrChange w:id="1666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667" w:author="ETRI-김종원" w:date="2019-12-10T10:44:00Z">
            <w:rPr>
              <w:rFonts w:cs="Arial" w:hint="eastAsia"/>
              <w:color w:val="000000" w:themeColor="text1"/>
            </w:rPr>
          </w:rPrChange>
        </w:rPr>
        <w:t>대한</w:t>
      </w:r>
      <w:r w:rsidRPr="002646CB">
        <w:rPr>
          <w:rFonts w:cs="Arial"/>
          <w:rPrChange w:id="1668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669" w:author="ETRI-김종원" w:date="2019-12-10T10:44:00Z">
            <w:rPr>
              <w:rFonts w:cs="Arial" w:hint="eastAsia"/>
              <w:color w:val="000000" w:themeColor="text1"/>
            </w:rPr>
          </w:rPrChange>
        </w:rPr>
        <w:t>안정적</w:t>
      </w:r>
      <w:r w:rsidRPr="002646CB">
        <w:rPr>
          <w:rFonts w:cs="Arial"/>
          <w:rPrChange w:id="1670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671" w:author="ETRI-김종원" w:date="2019-12-10T10:44:00Z">
            <w:rPr>
              <w:rFonts w:cs="Arial" w:hint="eastAsia"/>
              <w:color w:val="000000" w:themeColor="text1"/>
            </w:rPr>
          </w:rPrChange>
        </w:rPr>
        <w:t>관리와</w:t>
      </w:r>
      <w:r w:rsidRPr="002646CB">
        <w:rPr>
          <w:rFonts w:cs="Arial"/>
          <w:rPrChange w:id="1672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="00FE3106" w:rsidRPr="002646CB">
        <w:rPr>
          <w:rFonts w:cs="Arial"/>
          <w:rPrChange w:id="1673" w:author="ETRI-김종원" w:date="2019-12-10T10:44:00Z">
            <w:rPr>
              <w:rFonts w:cs="Arial"/>
              <w:color w:val="000000" w:themeColor="text1"/>
            </w:rPr>
          </w:rPrChange>
        </w:rPr>
        <w:t>CES-MG</w:t>
      </w:r>
      <w:r w:rsidRPr="002646CB">
        <w:rPr>
          <w:rFonts w:cs="Arial"/>
          <w:rPrChange w:id="1674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675" w:author="ETRI-김종원" w:date="2019-12-10T10:44:00Z">
            <w:rPr>
              <w:rFonts w:cs="Arial" w:hint="eastAsia"/>
              <w:color w:val="000000" w:themeColor="text1"/>
            </w:rPr>
          </w:rPrChange>
        </w:rPr>
        <w:t>에너지</w:t>
      </w:r>
      <w:r w:rsidRPr="002646CB">
        <w:rPr>
          <w:rFonts w:cs="Arial"/>
          <w:rPrChange w:id="1676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677" w:author="ETRI-김종원" w:date="2019-12-10T10:44:00Z">
            <w:rPr>
              <w:rFonts w:cs="Arial" w:hint="eastAsia"/>
              <w:color w:val="000000" w:themeColor="text1"/>
            </w:rPr>
          </w:rPrChange>
        </w:rPr>
        <w:t>자원의</w:t>
      </w:r>
      <w:r w:rsidRPr="002646CB">
        <w:rPr>
          <w:rFonts w:cs="Arial"/>
          <w:rPrChange w:id="1678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679" w:author="ETRI-김종원" w:date="2019-12-10T10:44:00Z">
            <w:rPr>
              <w:rFonts w:cs="Arial" w:hint="eastAsia"/>
              <w:color w:val="000000" w:themeColor="text1"/>
            </w:rPr>
          </w:rPrChange>
        </w:rPr>
        <w:t>효율적이고</w:t>
      </w:r>
      <w:r w:rsidRPr="002646CB">
        <w:rPr>
          <w:rFonts w:cs="Arial"/>
          <w:rPrChange w:id="1680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681" w:author="ETRI-김종원" w:date="2019-12-10T10:44:00Z">
            <w:rPr>
              <w:rFonts w:cs="Arial" w:hint="eastAsia"/>
              <w:color w:val="000000" w:themeColor="text1"/>
            </w:rPr>
          </w:rPrChange>
        </w:rPr>
        <w:t>경제적인</w:t>
      </w:r>
      <w:r w:rsidRPr="002646CB">
        <w:rPr>
          <w:rFonts w:cs="Arial"/>
          <w:rPrChange w:id="1682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683" w:author="ETRI-김종원" w:date="2019-12-10T10:44:00Z">
            <w:rPr>
              <w:rFonts w:cs="Arial" w:hint="eastAsia"/>
              <w:color w:val="000000" w:themeColor="text1"/>
            </w:rPr>
          </w:rPrChange>
        </w:rPr>
        <w:t>사용을</w:t>
      </w:r>
      <w:r w:rsidRPr="002646CB">
        <w:rPr>
          <w:rFonts w:cs="Arial"/>
          <w:rPrChange w:id="1684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685" w:author="ETRI-김종원" w:date="2019-12-10T10:44:00Z">
            <w:rPr>
              <w:rFonts w:cs="Arial" w:hint="eastAsia"/>
              <w:color w:val="000000" w:themeColor="text1"/>
            </w:rPr>
          </w:rPrChange>
        </w:rPr>
        <w:t>위해</w:t>
      </w:r>
      <w:r w:rsidRPr="002646CB">
        <w:rPr>
          <w:rFonts w:cs="Arial"/>
          <w:rPrChange w:id="1686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687" w:author="ETRI-김종원" w:date="2019-12-10T10:44:00Z">
            <w:rPr>
              <w:rFonts w:cs="Arial" w:hint="eastAsia"/>
              <w:color w:val="000000" w:themeColor="text1"/>
            </w:rPr>
          </w:rPrChange>
        </w:rPr>
        <w:t>용이한</w:t>
      </w:r>
      <w:r w:rsidRPr="002646CB">
        <w:rPr>
          <w:rFonts w:cs="Arial"/>
          <w:rPrChange w:id="1688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689" w:author="ETRI-김종원" w:date="2019-12-10T10:44:00Z">
            <w:rPr>
              <w:rFonts w:cs="Arial" w:hint="eastAsia"/>
              <w:color w:val="000000" w:themeColor="text1"/>
            </w:rPr>
          </w:rPrChange>
        </w:rPr>
        <w:t>수단으로</w:t>
      </w:r>
      <w:r w:rsidRPr="002646CB">
        <w:rPr>
          <w:rFonts w:cs="Arial"/>
          <w:rPrChange w:id="1690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691" w:author="ETRI-김종원" w:date="2019-12-10T10:44:00Z">
            <w:rPr>
              <w:rFonts w:cs="Arial" w:hint="eastAsia"/>
              <w:color w:val="000000" w:themeColor="text1"/>
            </w:rPr>
          </w:rPrChange>
        </w:rPr>
        <w:t>다룰</w:t>
      </w:r>
      <w:r w:rsidRPr="002646CB">
        <w:rPr>
          <w:rFonts w:cs="Arial"/>
          <w:rPrChange w:id="1692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693" w:author="ETRI-김종원" w:date="2019-12-10T10:44:00Z">
            <w:rPr>
              <w:rFonts w:cs="Arial" w:hint="eastAsia"/>
              <w:color w:val="000000" w:themeColor="text1"/>
            </w:rPr>
          </w:rPrChange>
        </w:rPr>
        <w:t>수</w:t>
      </w:r>
      <w:r w:rsidRPr="002646CB">
        <w:rPr>
          <w:rFonts w:cs="Arial"/>
          <w:rPrChange w:id="1694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 w:hint="eastAsia"/>
          <w:rPrChange w:id="1695" w:author="ETRI-김종원" w:date="2019-12-10T10:44:00Z">
            <w:rPr>
              <w:rFonts w:cs="Arial" w:hint="eastAsia"/>
              <w:color w:val="000000" w:themeColor="text1"/>
            </w:rPr>
          </w:rPrChange>
        </w:rPr>
        <w:t>있다</w:t>
      </w:r>
      <w:r w:rsidRPr="002646CB">
        <w:rPr>
          <w:rFonts w:cs="Arial"/>
          <w:rPrChange w:id="1696" w:author="ETRI-김종원" w:date="2019-12-10T10:44:00Z">
            <w:rPr>
              <w:rFonts w:cs="Arial"/>
              <w:color w:val="000000" w:themeColor="text1"/>
            </w:rPr>
          </w:rPrChange>
        </w:rPr>
        <w:t>.</w:t>
      </w:r>
    </w:p>
    <w:p w14:paraId="37DCB30D" w14:textId="28CDC9D3" w:rsidR="005766F9" w:rsidRPr="002646CB" w:rsidRDefault="005766F9" w:rsidP="00EE7182">
      <w:pPr>
        <w:rPr>
          <w:ins w:id="1697" w:author="박 진상" w:date="2019-10-09T13:11:00Z"/>
          <w:rFonts w:cs="Arial"/>
          <w:rPrChange w:id="1698" w:author="ETRI-김종원" w:date="2019-12-10T10:44:00Z">
            <w:rPr>
              <w:ins w:id="1699" w:author="박 진상" w:date="2019-10-09T13:11:00Z"/>
              <w:rFonts w:cs="Arial"/>
              <w:color w:val="000000" w:themeColor="text1"/>
            </w:rPr>
          </w:rPrChange>
        </w:rPr>
      </w:pPr>
    </w:p>
    <w:p w14:paraId="79C45DCB" w14:textId="578FB2A6" w:rsidR="005766F9" w:rsidRPr="002646CB" w:rsidRDefault="005766F9" w:rsidP="00EE7182">
      <w:pPr>
        <w:rPr>
          <w:rFonts w:cs="Arial"/>
          <w:rPrChange w:id="1700" w:author="ETRI-김종원" w:date="2019-12-10T10:44:00Z">
            <w:rPr>
              <w:rFonts w:cs="Arial"/>
              <w:color w:val="000000" w:themeColor="text1"/>
            </w:rPr>
          </w:rPrChange>
        </w:rPr>
      </w:pPr>
      <w:ins w:id="1701" w:author="박 진상" w:date="2019-10-09T13:11:00Z">
        <w:r w:rsidRPr="002646CB">
          <w:rPr>
            <w:rFonts w:cs="Arial" w:hint="eastAsia"/>
            <w:rPrChange w:id="1702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특히</w:t>
        </w:r>
        <w:r w:rsidRPr="002646CB">
          <w:rPr>
            <w:rFonts w:cs="Arial"/>
            <w:rPrChange w:id="1703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1704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이</w:t>
        </w:r>
        <w:r w:rsidRPr="002646CB">
          <w:rPr>
            <w:rFonts w:cs="Arial"/>
            <w:rPrChange w:id="1705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1706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표준은</w:t>
        </w:r>
        <w:r w:rsidRPr="002646CB">
          <w:rPr>
            <w:rFonts w:cs="Arial"/>
            <w:rPrChange w:id="1707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1708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간헐적</w:t>
        </w:r>
        <w:r w:rsidRPr="002646CB">
          <w:rPr>
            <w:rFonts w:cs="Arial"/>
            <w:rPrChange w:id="1709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</w:ins>
      <w:ins w:id="1710" w:author="박 진상" w:date="2019-10-28T09:08:00Z">
        <w:r w:rsidR="00135204" w:rsidRPr="002646CB">
          <w:rPr>
            <w:rFonts w:cs="Arial" w:hint="eastAsia"/>
            <w:rPrChange w:id="1711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발전</w:t>
        </w:r>
        <w:r w:rsidR="00135204" w:rsidRPr="002646CB">
          <w:rPr>
            <w:rFonts w:cs="Arial"/>
            <w:rPrChange w:id="1712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</w:ins>
      <w:ins w:id="1713" w:author="박 진상" w:date="2019-10-09T13:11:00Z">
        <w:r w:rsidRPr="002646CB">
          <w:rPr>
            <w:rFonts w:cs="Arial" w:hint="eastAsia"/>
            <w:rPrChange w:id="1714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특성</w:t>
        </w:r>
      </w:ins>
      <w:ins w:id="1715" w:author="박 진상" w:date="2019-10-09T13:12:00Z">
        <w:r w:rsidRPr="002646CB">
          <w:rPr>
            <w:rFonts w:cs="Arial" w:hint="eastAsia"/>
            <w:rPrChange w:id="1716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을</w:t>
        </w:r>
        <w:r w:rsidRPr="002646CB">
          <w:rPr>
            <w:rFonts w:cs="Arial"/>
            <w:rPrChange w:id="1717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1718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갖는</w:t>
        </w:r>
        <w:r w:rsidRPr="002646CB">
          <w:rPr>
            <w:rFonts w:cs="Arial"/>
            <w:rPrChange w:id="1719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1720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태양광발전시스템이</w:t>
        </w:r>
        <w:r w:rsidRPr="002646CB">
          <w:rPr>
            <w:rFonts w:cs="Arial"/>
            <w:rPrChange w:id="1721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1722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전력계통에</w:t>
        </w:r>
        <w:r w:rsidRPr="002646CB">
          <w:rPr>
            <w:rFonts w:cs="Arial"/>
            <w:rPrChange w:id="1723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1724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영향을</w:t>
        </w:r>
        <w:r w:rsidRPr="002646CB">
          <w:rPr>
            <w:rFonts w:cs="Arial"/>
            <w:rPrChange w:id="1725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1726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미칠</w:t>
        </w:r>
        <w:r w:rsidRPr="002646CB">
          <w:rPr>
            <w:rFonts w:cs="Arial"/>
            <w:rPrChange w:id="1727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1728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수</w:t>
        </w:r>
        <w:r w:rsidRPr="002646CB">
          <w:rPr>
            <w:rFonts w:cs="Arial"/>
            <w:rPrChange w:id="1729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1730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있기</w:t>
        </w:r>
        <w:r w:rsidRPr="002646CB">
          <w:rPr>
            <w:rFonts w:cs="Arial"/>
            <w:rPrChange w:id="1731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1732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때문에</w:t>
        </w:r>
        <w:r w:rsidRPr="002646CB">
          <w:rPr>
            <w:rFonts w:cs="Arial"/>
            <w:rPrChange w:id="1733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</w:ins>
      <w:ins w:id="1734" w:author="박 진상" w:date="2019-10-09T13:13:00Z">
        <w:r w:rsidRPr="002646CB">
          <w:rPr>
            <w:rFonts w:cs="Arial" w:hint="eastAsia"/>
            <w:rPrChange w:id="1735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전기에너지저장</w:t>
        </w:r>
      </w:ins>
      <w:ins w:id="1736" w:author="ETRI-김종원" w:date="2019-12-03T09:39:00Z">
        <w:r w:rsidR="005143BD" w:rsidRPr="002646CB">
          <w:rPr>
            <w:rFonts w:cs="Arial" w:hint="eastAsia"/>
            <w:rPrChange w:id="1737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장치를</w:t>
        </w:r>
      </w:ins>
      <w:ins w:id="1738" w:author="박 진상" w:date="2019-10-09T13:13:00Z">
        <w:del w:id="1739" w:author="ETRI-김종원" w:date="2019-12-03T09:39:00Z">
          <w:r w:rsidRPr="002646CB" w:rsidDel="005143BD">
            <w:rPr>
              <w:rFonts w:cs="Arial" w:hint="eastAsia"/>
              <w:rPrChange w:id="1740" w:author="ETRI-김종원" w:date="2019-12-10T10:44:00Z">
                <w:rPr>
                  <w:rFonts w:cs="Arial" w:hint="eastAsia"/>
                  <w:color w:val="000000" w:themeColor="text1"/>
                </w:rPr>
              </w:rPrChange>
            </w:rPr>
            <w:delText>시스템을</w:delText>
          </w:r>
        </w:del>
        <w:r w:rsidRPr="002646CB">
          <w:rPr>
            <w:rFonts w:cs="Arial"/>
            <w:rPrChange w:id="1741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1742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활용하여</w:t>
        </w:r>
        <w:r w:rsidRPr="002646CB">
          <w:rPr>
            <w:rFonts w:cs="Arial"/>
            <w:rPrChange w:id="1743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</w:ins>
      <w:ins w:id="1744" w:author="박 진상" w:date="2019-10-09T13:12:00Z">
        <w:r w:rsidRPr="002646CB">
          <w:rPr>
            <w:rFonts w:cs="Arial" w:hint="eastAsia"/>
            <w:rPrChange w:id="1745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간헐적</w:t>
        </w:r>
        <w:r w:rsidRPr="002646CB">
          <w:rPr>
            <w:rFonts w:cs="Arial"/>
            <w:rPrChange w:id="1746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1747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특성을</w:t>
        </w:r>
        <w:r w:rsidRPr="002646CB">
          <w:rPr>
            <w:rFonts w:cs="Arial"/>
            <w:rPrChange w:id="1748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1749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반영하고</w:t>
        </w:r>
        <w:r w:rsidRPr="002646CB">
          <w:rPr>
            <w:rFonts w:cs="Arial"/>
            <w:rPrChange w:id="1750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1751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발전</w:t>
        </w:r>
        <w:r w:rsidRPr="002646CB">
          <w:rPr>
            <w:rFonts w:cs="Arial"/>
            <w:rPrChange w:id="1752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1753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예측의</w:t>
        </w:r>
        <w:r w:rsidRPr="002646CB">
          <w:rPr>
            <w:rFonts w:cs="Arial"/>
            <w:rPrChange w:id="1754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</w:ins>
      <w:ins w:id="1755" w:author="박 진상" w:date="2019-10-28T18:24:00Z">
        <w:r w:rsidR="00DC4888" w:rsidRPr="002646CB">
          <w:rPr>
            <w:rFonts w:cs="Arial" w:hint="eastAsia"/>
            <w:rPrChange w:id="1756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신뢰와</w:t>
        </w:r>
      </w:ins>
      <w:ins w:id="1757" w:author="박 진상" w:date="2019-10-09T13:12:00Z">
        <w:r w:rsidRPr="002646CB">
          <w:rPr>
            <w:rFonts w:cs="Arial"/>
            <w:rPrChange w:id="1758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</w:ins>
      <w:ins w:id="1759" w:author="박 진상" w:date="2019-10-28T18:24:00Z">
        <w:r w:rsidR="00DC4888" w:rsidRPr="002646CB">
          <w:rPr>
            <w:rFonts w:cs="Arial" w:hint="eastAsia"/>
            <w:rPrChange w:id="1760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변동</w:t>
        </w:r>
      </w:ins>
      <w:ins w:id="1761" w:author="박 진상" w:date="2019-10-09T13:12:00Z">
        <w:r w:rsidRPr="002646CB">
          <w:rPr>
            <w:rFonts w:cs="Arial" w:hint="eastAsia"/>
            <w:rPrChange w:id="1762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을</w:t>
        </w:r>
        <w:r w:rsidRPr="002646CB">
          <w:rPr>
            <w:rFonts w:cs="Arial"/>
            <w:rPrChange w:id="1763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1764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확보할</w:t>
        </w:r>
        <w:r w:rsidRPr="002646CB">
          <w:rPr>
            <w:rFonts w:cs="Arial"/>
            <w:rPrChange w:id="1765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1766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수</w:t>
        </w:r>
        <w:r w:rsidRPr="002646CB">
          <w:rPr>
            <w:rFonts w:cs="Arial"/>
            <w:rPrChange w:id="1767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1768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있는</w:t>
        </w:r>
        <w:r w:rsidRPr="002646CB">
          <w:rPr>
            <w:rFonts w:cs="Arial"/>
            <w:rPrChange w:id="1769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</w:ins>
      <w:ins w:id="1770" w:author="박 진상" w:date="2019-10-28T18:27:00Z">
        <w:r w:rsidR="00DC4888" w:rsidRPr="002646CB">
          <w:rPr>
            <w:rFonts w:cs="Arial" w:hint="eastAsia"/>
            <w:rPrChange w:id="1771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특성지표</w:t>
        </w:r>
      </w:ins>
      <w:ins w:id="1772" w:author="박 진상" w:date="2019-10-09T13:12:00Z">
        <w:r w:rsidRPr="002646CB">
          <w:rPr>
            <w:rFonts w:cs="Arial" w:hint="eastAsia"/>
            <w:rPrChange w:id="1773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를</w:t>
        </w:r>
        <w:r w:rsidRPr="002646CB">
          <w:rPr>
            <w:rFonts w:cs="Arial"/>
            <w:rPrChange w:id="1774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1775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개발하였고</w:t>
        </w:r>
        <w:r w:rsidRPr="002646CB">
          <w:rPr>
            <w:rFonts w:cs="Arial"/>
            <w:rPrChange w:id="1776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</w:ins>
      <w:ins w:id="1777" w:author="박 진상" w:date="2019-10-09T13:13:00Z">
        <w:r w:rsidRPr="002646CB">
          <w:rPr>
            <w:rFonts w:cs="Arial" w:hint="eastAsia"/>
            <w:rPrChange w:id="1778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특성지표를</w:t>
        </w:r>
        <w:r w:rsidRPr="002646CB">
          <w:rPr>
            <w:rFonts w:cs="Arial"/>
            <w:rPrChange w:id="1779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</w:ins>
      <w:ins w:id="1780" w:author="박 진상" w:date="2019-10-09T13:12:00Z">
        <w:r w:rsidRPr="002646CB">
          <w:rPr>
            <w:rFonts w:cs="Arial" w:hint="eastAsia"/>
            <w:rPrChange w:id="1781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활용</w:t>
        </w:r>
      </w:ins>
      <w:ins w:id="1782" w:author="박 진상" w:date="2019-10-09T13:13:00Z">
        <w:r w:rsidRPr="002646CB">
          <w:rPr>
            <w:rFonts w:cs="Arial" w:hint="eastAsia"/>
            <w:rPrChange w:id="1783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하기</w:t>
        </w:r>
        <w:r w:rsidRPr="002646CB">
          <w:rPr>
            <w:rFonts w:cs="Arial"/>
            <w:rPrChange w:id="1784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1785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위한</w:t>
        </w:r>
      </w:ins>
      <w:ins w:id="1786" w:author="박 진상" w:date="2019-10-09T13:12:00Z">
        <w:r w:rsidRPr="002646CB">
          <w:rPr>
            <w:rFonts w:cs="Arial"/>
            <w:rPrChange w:id="1787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1788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가이드를</w:t>
        </w:r>
        <w:r w:rsidRPr="002646CB">
          <w:rPr>
            <w:rFonts w:cs="Arial"/>
            <w:rPrChange w:id="1789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1790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제시한다</w:t>
        </w:r>
        <w:r w:rsidRPr="002646CB">
          <w:rPr>
            <w:rFonts w:cs="Arial"/>
            <w:rPrChange w:id="1791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. </w:t>
        </w:r>
      </w:ins>
    </w:p>
    <w:p w14:paraId="4D96C3FA" w14:textId="260ACCAF" w:rsidR="00C2545E" w:rsidRPr="002646CB" w:rsidRDefault="00C2545E" w:rsidP="00C2545E">
      <w:pPr>
        <w:rPr>
          <w:ins w:id="1792" w:author="박 진상" w:date="2019-10-28T09:09:00Z"/>
          <w:rFonts w:cs="Arial"/>
          <w:rPrChange w:id="1793" w:author="ETRI-김종원" w:date="2019-12-10T10:44:00Z">
            <w:rPr>
              <w:ins w:id="1794" w:author="박 진상" w:date="2019-10-28T09:09:00Z"/>
              <w:rFonts w:cs="Arial"/>
              <w:color w:val="000000" w:themeColor="text1"/>
            </w:rPr>
          </w:rPrChange>
        </w:rPr>
      </w:pPr>
    </w:p>
    <w:p w14:paraId="075B2C45" w14:textId="7DFFEBC9" w:rsidR="00135204" w:rsidRPr="002646CB" w:rsidRDefault="00135204" w:rsidP="00C2545E">
      <w:pPr>
        <w:rPr>
          <w:ins w:id="1795" w:author="박 진상" w:date="2019-10-28T09:09:00Z"/>
          <w:rFonts w:cs="Arial"/>
          <w:rPrChange w:id="1796" w:author="ETRI-김종원" w:date="2019-12-10T10:44:00Z">
            <w:rPr>
              <w:ins w:id="1797" w:author="박 진상" w:date="2019-10-28T09:09:00Z"/>
              <w:rFonts w:cs="Arial"/>
              <w:color w:val="000000" w:themeColor="text1"/>
            </w:rPr>
          </w:rPrChange>
        </w:rPr>
      </w:pPr>
      <w:ins w:id="1798" w:author="박 진상" w:date="2019-10-28T09:09:00Z">
        <w:r w:rsidRPr="002646CB">
          <w:rPr>
            <w:rFonts w:cs="Arial" w:hint="eastAsia"/>
            <w:rPrChange w:id="1799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표준</w:t>
        </w:r>
        <w:r w:rsidRPr="002646CB">
          <w:rPr>
            <w:rFonts w:cs="Arial"/>
            <w:rPrChange w:id="1800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1801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구성</w:t>
        </w:r>
        <w:r w:rsidRPr="002646CB">
          <w:rPr>
            <w:rFonts w:cs="Arial"/>
            <w:rPrChange w:id="1802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1803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및</w:t>
        </w:r>
        <w:r w:rsidRPr="002646CB">
          <w:rPr>
            <w:rFonts w:cs="Arial"/>
            <w:rPrChange w:id="1804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1805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내용은</w:t>
        </w:r>
        <w:r w:rsidRPr="002646CB">
          <w:rPr>
            <w:rFonts w:cs="Arial"/>
            <w:rPrChange w:id="1806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1807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국가에너지기술개발사업</w:t>
        </w:r>
        <w:r w:rsidRPr="002646CB">
          <w:rPr>
            <w:rFonts w:cs="Arial"/>
            <w:rPrChange w:id="1808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1809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내용을</w:t>
        </w:r>
        <w:r w:rsidRPr="002646CB">
          <w:rPr>
            <w:rFonts w:cs="Arial"/>
            <w:rPrChange w:id="1810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1811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근간으로</w:t>
        </w:r>
        <w:r w:rsidRPr="002646CB">
          <w:rPr>
            <w:rFonts w:cs="Arial"/>
            <w:rPrChange w:id="1812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1813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작성하였으며</w:t>
        </w:r>
        <w:r w:rsidRPr="002646CB">
          <w:rPr>
            <w:rFonts w:cs="Arial"/>
            <w:rPrChange w:id="1814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, </w:t>
        </w:r>
        <w:r w:rsidRPr="002646CB">
          <w:rPr>
            <w:rFonts w:cs="Arial" w:hint="eastAsia"/>
            <w:rPrChange w:id="1815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여러</w:t>
        </w:r>
        <w:r w:rsidRPr="002646CB">
          <w:rPr>
            <w:rFonts w:cs="Arial"/>
            <w:rPrChange w:id="1816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1817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서비스</w:t>
        </w:r>
        <w:r w:rsidRPr="002646CB">
          <w:rPr>
            <w:rFonts w:cs="Arial"/>
            <w:rPrChange w:id="1818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1819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사업자가</w:t>
        </w:r>
        <w:r w:rsidRPr="002646CB">
          <w:rPr>
            <w:rFonts w:cs="Arial"/>
            <w:rPrChange w:id="1820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1821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자유롭게</w:t>
        </w:r>
        <w:r w:rsidRPr="002646CB">
          <w:rPr>
            <w:rFonts w:cs="Arial"/>
            <w:rPrChange w:id="1822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1823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새로운</w:t>
        </w:r>
        <w:r w:rsidRPr="002646CB">
          <w:rPr>
            <w:rFonts w:cs="Arial"/>
            <w:rPrChange w:id="1824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1825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서비스</w:t>
        </w:r>
        <w:r w:rsidRPr="002646CB">
          <w:rPr>
            <w:rFonts w:cs="Arial"/>
            <w:rPrChange w:id="1826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1827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구현을</w:t>
        </w:r>
        <w:r w:rsidRPr="002646CB">
          <w:rPr>
            <w:rFonts w:cs="Arial"/>
            <w:rPrChange w:id="1828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</w:ins>
      <w:ins w:id="1829" w:author="박 진상" w:date="2019-10-28T09:10:00Z">
        <w:r w:rsidRPr="002646CB">
          <w:rPr>
            <w:rFonts w:cs="Arial" w:hint="eastAsia"/>
            <w:rPrChange w:id="1830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할</w:t>
        </w:r>
        <w:r w:rsidRPr="002646CB">
          <w:rPr>
            <w:rFonts w:cs="Arial"/>
            <w:rPrChange w:id="1831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1832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수</w:t>
        </w:r>
        <w:r w:rsidRPr="002646CB">
          <w:rPr>
            <w:rFonts w:cs="Arial"/>
            <w:rPrChange w:id="1833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1834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있는</w:t>
        </w:r>
        <w:r w:rsidRPr="002646CB">
          <w:rPr>
            <w:rFonts w:cs="Arial"/>
            <w:rPrChange w:id="1835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1836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활용</w:t>
        </w:r>
        <w:r w:rsidRPr="002646CB">
          <w:rPr>
            <w:rFonts w:cs="Arial"/>
            <w:rPrChange w:id="1837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1838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가이드를</w:t>
        </w:r>
        <w:r w:rsidRPr="002646CB">
          <w:rPr>
            <w:rFonts w:cs="Arial"/>
            <w:rPrChange w:id="1839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1840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지원하고자</w:t>
        </w:r>
        <w:r w:rsidRPr="002646CB">
          <w:rPr>
            <w:rFonts w:cs="Arial"/>
            <w:rPrChange w:id="1841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cs="Arial" w:hint="eastAsia"/>
            <w:rPrChange w:id="1842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한다</w:t>
        </w:r>
        <w:r w:rsidRPr="002646CB">
          <w:rPr>
            <w:rFonts w:cs="Arial"/>
            <w:rPrChange w:id="1843" w:author="ETRI-김종원" w:date="2019-12-10T10:44:00Z">
              <w:rPr>
                <w:rFonts w:cs="Arial"/>
                <w:color w:val="000000" w:themeColor="text1"/>
              </w:rPr>
            </w:rPrChange>
          </w:rPr>
          <w:t>.</w:t>
        </w:r>
      </w:ins>
    </w:p>
    <w:p w14:paraId="48F6A9B1" w14:textId="77777777" w:rsidR="00135204" w:rsidRPr="002646CB" w:rsidRDefault="00135204" w:rsidP="00C2545E">
      <w:pPr>
        <w:rPr>
          <w:rFonts w:cs="Arial"/>
          <w:rPrChange w:id="1844" w:author="ETRI-김종원" w:date="2019-12-10T10:44:00Z">
            <w:rPr>
              <w:rFonts w:cs="Arial"/>
              <w:color w:val="000000" w:themeColor="text1"/>
            </w:rPr>
          </w:rPrChange>
        </w:rPr>
      </w:pPr>
    </w:p>
    <w:p w14:paraId="532B056A" w14:textId="0DC319A4" w:rsidR="000F2A21" w:rsidRPr="002646CB" w:rsidRDefault="00FE3106" w:rsidP="007C0602">
      <w:pPr>
        <w:rPr>
          <w:rFonts w:cs="Arial"/>
          <w:rPrChange w:id="1845" w:author="ETRI-김종원" w:date="2019-12-10T10:44:00Z">
            <w:rPr>
              <w:rFonts w:cs="Arial"/>
              <w:color w:val="000000" w:themeColor="text1"/>
            </w:rPr>
          </w:rPrChange>
        </w:rPr>
      </w:pPr>
      <w:r w:rsidRPr="002646CB">
        <w:rPr>
          <w:rFonts w:cs="Arial"/>
          <w:rPrChange w:id="1846" w:author="ETRI-김종원" w:date="2019-12-10T10:44:00Z">
            <w:rPr>
              <w:rFonts w:cs="Arial"/>
              <w:color w:val="000000" w:themeColor="text1"/>
            </w:rPr>
          </w:rPrChange>
        </w:rPr>
        <w:t>CES-MG</w:t>
      </w:r>
      <w:r w:rsidR="00C2545E" w:rsidRPr="002646CB">
        <w:rPr>
          <w:rFonts w:cs="Arial"/>
          <w:rPrChange w:id="1847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="006D24F1" w:rsidRPr="002646CB">
        <w:rPr>
          <w:rFonts w:cs="Arial" w:hint="eastAsia"/>
          <w:rPrChange w:id="1848" w:author="ETRI-김종원" w:date="2019-12-10T10:44:00Z">
            <w:rPr>
              <w:rFonts w:cs="Arial" w:hint="eastAsia"/>
              <w:color w:val="000000" w:themeColor="text1"/>
            </w:rPr>
          </w:rPrChange>
        </w:rPr>
        <w:t>구현</w:t>
      </w:r>
      <w:r w:rsidR="006D24F1" w:rsidRPr="002646CB">
        <w:rPr>
          <w:rFonts w:cs="Arial"/>
          <w:rPrChange w:id="1849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="006D24F1" w:rsidRPr="002646CB">
        <w:rPr>
          <w:rFonts w:cs="Arial" w:hint="eastAsia"/>
          <w:rPrChange w:id="1850" w:author="ETRI-김종원" w:date="2019-12-10T10:44:00Z">
            <w:rPr>
              <w:rFonts w:cs="Arial" w:hint="eastAsia"/>
              <w:color w:val="000000" w:themeColor="text1"/>
            </w:rPr>
          </w:rPrChange>
        </w:rPr>
        <w:t>및</w:t>
      </w:r>
      <w:r w:rsidR="006D24F1" w:rsidRPr="002646CB">
        <w:rPr>
          <w:rFonts w:cs="Arial"/>
          <w:rPrChange w:id="1851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="006D24F1" w:rsidRPr="002646CB">
        <w:rPr>
          <w:rFonts w:cs="Arial" w:hint="eastAsia"/>
          <w:rPrChange w:id="1852" w:author="ETRI-김종원" w:date="2019-12-10T10:44:00Z">
            <w:rPr>
              <w:rFonts w:cs="Arial" w:hint="eastAsia"/>
              <w:color w:val="000000" w:themeColor="text1"/>
            </w:rPr>
          </w:rPrChange>
        </w:rPr>
        <w:t>관리에</w:t>
      </w:r>
      <w:r w:rsidR="006D24F1" w:rsidRPr="002646CB">
        <w:rPr>
          <w:rFonts w:cs="Arial"/>
          <w:rPrChange w:id="1853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="006D24F1" w:rsidRPr="002646CB">
        <w:rPr>
          <w:rFonts w:cs="Arial" w:hint="eastAsia"/>
          <w:rPrChange w:id="1854" w:author="ETRI-김종원" w:date="2019-12-10T10:44:00Z">
            <w:rPr>
              <w:rFonts w:cs="Arial" w:hint="eastAsia"/>
              <w:color w:val="000000" w:themeColor="text1"/>
            </w:rPr>
          </w:rPrChange>
        </w:rPr>
        <w:t>대한</w:t>
      </w:r>
      <w:r w:rsidR="006D24F1" w:rsidRPr="002646CB">
        <w:rPr>
          <w:rFonts w:cs="Arial"/>
          <w:rPrChange w:id="1855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="00C2545E" w:rsidRPr="002646CB">
        <w:rPr>
          <w:rFonts w:cs="Arial" w:hint="eastAsia"/>
          <w:rPrChange w:id="1856" w:author="ETRI-김종원" w:date="2019-12-10T10:44:00Z">
            <w:rPr>
              <w:rFonts w:cs="Arial" w:hint="eastAsia"/>
              <w:color w:val="000000" w:themeColor="text1"/>
            </w:rPr>
          </w:rPrChange>
        </w:rPr>
        <w:t>시리즈</w:t>
      </w:r>
      <w:r w:rsidR="00C2545E" w:rsidRPr="002646CB">
        <w:rPr>
          <w:rFonts w:cs="Arial"/>
          <w:rPrChange w:id="1857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="00C2545E" w:rsidRPr="002646CB">
        <w:rPr>
          <w:rFonts w:cs="Arial" w:hint="eastAsia"/>
          <w:rPrChange w:id="1858" w:author="ETRI-김종원" w:date="2019-12-10T10:44:00Z">
            <w:rPr>
              <w:rFonts w:cs="Arial" w:hint="eastAsia"/>
              <w:color w:val="000000" w:themeColor="text1"/>
            </w:rPr>
          </w:rPrChange>
        </w:rPr>
        <w:t>표준은</w:t>
      </w:r>
      <w:r w:rsidR="00C2545E" w:rsidRPr="002646CB">
        <w:rPr>
          <w:rFonts w:cs="Arial"/>
          <w:rPrChange w:id="1859" w:author="ETRI-김종원" w:date="2019-12-10T10:44:00Z">
            <w:rPr>
              <w:rFonts w:cs="Arial"/>
              <w:color w:val="000000" w:themeColor="text1"/>
            </w:rPr>
          </w:rPrChange>
        </w:rPr>
        <w:t xml:space="preserve"> IEC</w:t>
      </w:r>
      <w:r w:rsidR="00C2545E" w:rsidRPr="002646CB">
        <w:rPr>
          <w:rFonts w:cs="Arial" w:hint="eastAsia"/>
          <w:rPrChange w:id="1860" w:author="ETRI-김종원" w:date="2019-12-10T10:44:00Z">
            <w:rPr>
              <w:rFonts w:cs="Arial" w:hint="eastAsia"/>
              <w:color w:val="000000" w:themeColor="text1"/>
            </w:rPr>
          </w:rPrChange>
        </w:rPr>
        <w:t>의</w:t>
      </w:r>
      <w:r w:rsidR="00C2545E" w:rsidRPr="002646CB">
        <w:rPr>
          <w:rFonts w:cs="Arial"/>
          <w:rPrChange w:id="1861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="00C2545E" w:rsidRPr="002646CB">
        <w:rPr>
          <w:rFonts w:cs="Arial" w:hint="eastAsia"/>
          <w:rPrChange w:id="1862" w:author="ETRI-김종원" w:date="2019-12-10T10:44:00Z">
            <w:rPr>
              <w:rFonts w:cs="Arial" w:hint="eastAsia"/>
              <w:color w:val="000000" w:themeColor="text1"/>
            </w:rPr>
          </w:rPrChange>
        </w:rPr>
        <w:t>마이크로그리드</w:t>
      </w:r>
      <w:r w:rsidR="00C2545E" w:rsidRPr="002646CB">
        <w:rPr>
          <w:rFonts w:cs="Arial"/>
          <w:rPrChange w:id="1863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="00C2545E" w:rsidRPr="002646CB">
        <w:rPr>
          <w:rFonts w:cs="Arial" w:hint="eastAsia"/>
          <w:rPrChange w:id="1864" w:author="ETRI-김종원" w:date="2019-12-10T10:44:00Z">
            <w:rPr>
              <w:rFonts w:cs="Arial" w:hint="eastAsia"/>
              <w:color w:val="000000" w:themeColor="text1"/>
            </w:rPr>
          </w:rPrChange>
        </w:rPr>
        <w:t>관련</w:t>
      </w:r>
      <w:r w:rsidR="00C2545E" w:rsidRPr="002646CB">
        <w:rPr>
          <w:rFonts w:cs="Arial"/>
          <w:rPrChange w:id="1865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="00C2545E" w:rsidRPr="002646CB">
        <w:rPr>
          <w:rFonts w:cs="Arial" w:hint="eastAsia"/>
          <w:rPrChange w:id="1866" w:author="ETRI-김종원" w:date="2019-12-10T10:44:00Z">
            <w:rPr>
              <w:rFonts w:cs="Arial" w:hint="eastAsia"/>
              <w:color w:val="000000" w:themeColor="text1"/>
            </w:rPr>
          </w:rPrChange>
        </w:rPr>
        <w:t>표준들을</w:t>
      </w:r>
      <w:r w:rsidR="00C2545E" w:rsidRPr="002646CB">
        <w:rPr>
          <w:rFonts w:cs="Arial"/>
          <w:rPrChange w:id="1867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="00C2545E" w:rsidRPr="002646CB">
        <w:rPr>
          <w:rFonts w:cs="Arial" w:hint="eastAsia"/>
          <w:rPrChange w:id="1868" w:author="ETRI-김종원" w:date="2019-12-10T10:44:00Z">
            <w:rPr>
              <w:rFonts w:cs="Arial" w:hint="eastAsia"/>
              <w:color w:val="000000" w:themeColor="text1"/>
            </w:rPr>
          </w:rPrChange>
        </w:rPr>
        <w:t>참조하여</w:t>
      </w:r>
      <w:r w:rsidR="00C2545E" w:rsidRPr="002646CB">
        <w:rPr>
          <w:rFonts w:cs="Arial"/>
          <w:rPrChange w:id="1869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/>
          <w:rPrChange w:id="1870" w:author="ETRI-김종원" w:date="2019-12-10T10:44:00Z">
            <w:rPr>
              <w:rFonts w:cs="Arial"/>
              <w:color w:val="000000" w:themeColor="text1"/>
            </w:rPr>
          </w:rPrChange>
        </w:rPr>
        <w:t xml:space="preserve">CES-MG </w:t>
      </w:r>
      <w:r w:rsidR="00C2545E" w:rsidRPr="002646CB">
        <w:rPr>
          <w:rFonts w:cs="Arial" w:hint="eastAsia"/>
          <w:rPrChange w:id="1871" w:author="ETRI-김종원" w:date="2019-12-10T10:44:00Z">
            <w:rPr>
              <w:rFonts w:cs="Arial" w:hint="eastAsia"/>
              <w:color w:val="000000" w:themeColor="text1"/>
            </w:rPr>
          </w:rPrChange>
        </w:rPr>
        <w:t>에</w:t>
      </w:r>
      <w:r w:rsidR="00C2545E" w:rsidRPr="002646CB">
        <w:rPr>
          <w:rFonts w:cs="Arial"/>
          <w:rPrChange w:id="1872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="00C2545E" w:rsidRPr="002646CB">
        <w:rPr>
          <w:rFonts w:cs="Arial" w:hint="eastAsia"/>
          <w:rPrChange w:id="1873" w:author="ETRI-김종원" w:date="2019-12-10T10:44:00Z">
            <w:rPr>
              <w:rFonts w:cs="Arial" w:hint="eastAsia"/>
              <w:color w:val="000000" w:themeColor="text1"/>
            </w:rPr>
          </w:rPrChange>
        </w:rPr>
        <w:t>특화되어</w:t>
      </w:r>
      <w:r w:rsidR="00C2545E" w:rsidRPr="002646CB">
        <w:rPr>
          <w:rFonts w:cs="Arial"/>
          <w:rPrChange w:id="1874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="00C2545E" w:rsidRPr="002646CB">
        <w:rPr>
          <w:rFonts w:cs="Arial" w:hint="eastAsia"/>
          <w:rPrChange w:id="1875" w:author="ETRI-김종원" w:date="2019-12-10T10:44:00Z">
            <w:rPr>
              <w:rFonts w:cs="Arial" w:hint="eastAsia"/>
              <w:color w:val="000000" w:themeColor="text1"/>
            </w:rPr>
          </w:rPrChange>
        </w:rPr>
        <w:t>적용되는</w:t>
      </w:r>
      <w:r w:rsidR="00C2545E" w:rsidRPr="002646CB">
        <w:rPr>
          <w:rFonts w:cs="Arial"/>
          <w:rPrChange w:id="1876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="006D24F1" w:rsidRPr="002646CB">
        <w:rPr>
          <w:rFonts w:cs="Arial" w:hint="eastAsia"/>
          <w:rPrChange w:id="1877" w:author="ETRI-김종원" w:date="2019-12-10T10:44:00Z">
            <w:rPr>
              <w:rFonts w:cs="Arial" w:hint="eastAsia"/>
              <w:color w:val="000000" w:themeColor="text1"/>
            </w:rPr>
          </w:rPrChange>
        </w:rPr>
        <w:t>기술</w:t>
      </w:r>
      <w:r w:rsidR="006D24F1" w:rsidRPr="002646CB">
        <w:rPr>
          <w:rFonts w:cs="Arial"/>
          <w:rPrChange w:id="1878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="006D24F1" w:rsidRPr="002646CB">
        <w:rPr>
          <w:rFonts w:cs="Arial" w:hint="eastAsia"/>
          <w:rPrChange w:id="1879" w:author="ETRI-김종원" w:date="2019-12-10T10:44:00Z">
            <w:rPr>
              <w:rFonts w:cs="Arial" w:hint="eastAsia"/>
              <w:color w:val="000000" w:themeColor="text1"/>
            </w:rPr>
          </w:rPrChange>
        </w:rPr>
        <w:t>내용에</w:t>
      </w:r>
      <w:r w:rsidR="006D24F1" w:rsidRPr="002646CB">
        <w:rPr>
          <w:rFonts w:cs="Arial"/>
          <w:rPrChange w:id="1880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="006D24F1" w:rsidRPr="002646CB">
        <w:rPr>
          <w:rFonts w:cs="Arial" w:hint="eastAsia"/>
          <w:rPrChange w:id="1881" w:author="ETRI-김종원" w:date="2019-12-10T10:44:00Z">
            <w:rPr>
              <w:rFonts w:cs="Arial" w:hint="eastAsia"/>
              <w:color w:val="000000" w:themeColor="text1"/>
            </w:rPr>
          </w:rPrChange>
        </w:rPr>
        <w:t>대한</w:t>
      </w:r>
      <w:r w:rsidR="006D24F1" w:rsidRPr="002646CB">
        <w:rPr>
          <w:rFonts w:cs="Arial"/>
          <w:rPrChange w:id="1882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="00C2545E" w:rsidRPr="002646CB">
        <w:rPr>
          <w:rFonts w:cs="Arial" w:hint="eastAsia"/>
          <w:rPrChange w:id="1883" w:author="ETRI-김종원" w:date="2019-12-10T10:44:00Z">
            <w:rPr>
              <w:rFonts w:cs="Arial" w:hint="eastAsia"/>
              <w:color w:val="000000" w:themeColor="text1"/>
            </w:rPr>
          </w:rPrChange>
        </w:rPr>
        <w:t>표준으로</w:t>
      </w:r>
      <w:r w:rsidR="00C2545E" w:rsidRPr="002646CB">
        <w:rPr>
          <w:rFonts w:cs="Arial"/>
          <w:rPrChange w:id="1884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/>
          <w:rPrChange w:id="1885" w:author="ETRI-김종원" w:date="2019-12-10T10:44:00Z">
            <w:rPr>
              <w:rFonts w:cs="Arial"/>
              <w:color w:val="000000" w:themeColor="text1"/>
            </w:rPr>
          </w:rPrChange>
        </w:rPr>
        <w:t xml:space="preserve">CES-MG </w:t>
      </w:r>
      <w:r w:rsidR="00C2545E" w:rsidRPr="002646CB">
        <w:rPr>
          <w:rFonts w:cs="Arial" w:hint="eastAsia"/>
          <w:rPrChange w:id="1886" w:author="ETRI-김종원" w:date="2019-12-10T10:44:00Z">
            <w:rPr>
              <w:rFonts w:cs="Arial" w:hint="eastAsia"/>
              <w:color w:val="000000" w:themeColor="text1"/>
            </w:rPr>
          </w:rPrChange>
        </w:rPr>
        <w:t>의</w:t>
      </w:r>
      <w:r w:rsidR="00C2545E" w:rsidRPr="002646CB">
        <w:rPr>
          <w:rFonts w:cs="Arial"/>
          <w:rPrChange w:id="1887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="00C2545E" w:rsidRPr="002646CB">
        <w:rPr>
          <w:rFonts w:cs="Arial" w:hint="eastAsia"/>
          <w:rPrChange w:id="1888" w:author="ETRI-김종원" w:date="2019-12-10T10:44:00Z">
            <w:rPr>
              <w:rFonts w:cs="Arial" w:hint="eastAsia"/>
              <w:color w:val="000000" w:themeColor="text1"/>
            </w:rPr>
          </w:rPrChange>
        </w:rPr>
        <w:t>특성에</w:t>
      </w:r>
      <w:r w:rsidR="00C2545E" w:rsidRPr="002646CB">
        <w:rPr>
          <w:rFonts w:cs="Arial"/>
          <w:rPrChange w:id="1889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="00C2545E" w:rsidRPr="002646CB">
        <w:rPr>
          <w:rFonts w:cs="Arial" w:hint="eastAsia"/>
          <w:rPrChange w:id="1890" w:author="ETRI-김종원" w:date="2019-12-10T10:44:00Z">
            <w:rPr>
              <w:rFonts w:cs="Arial" w:hint="eastAsia"/>
              <w:color w:val="000000" w:themeColor="text1"/>
            </w:rPr>
          </w:rPrChange>
        </w:rPr>
        <w:t>맞게</w:t>
      </w:r>
      <w:r w:rsidR="00C2545E" w:rsidRPr="002646CB">
        <w:rPr>
          <w:rFonts w:cs="Arial"/>
          <w:rPrChange w:id="1891" w:author="ETRI-김종원" w:date="2019-12-10T10:44:00Z">
            <w:rPr>
              <w:rFonts w:cs="Arial"/>
              <w:color w:val="000000" w:themeColor="text1"/>
            </w:rPr>
          </w:rPrChange>
        </w:rPr>
        <w:t xml:space="preserve"> IEC</w:t>
      </w:r>
      <w:r w:rsidR="00C2545E" w:rsidRPr="002646CB">
        <w:rPr>
          <w:rFonts w:cs="Arial" w:hint="eastAsia"/>
          <w:rPrChange w:id="1892" w:author="ETRI-김종원" w:date="2019-12-10T10:44:00Z">
            <w:rPr>
              <w:rFonts w:cs="Arial" w:hint="eastAsia"/>
              <w:color w:val="000000" w:themeColor="text1"/>
            </w:rPr>
          </w:rPrChange>
        </w:rPr>
        <w:t>의</w:t>
      </w:r>
      <w:r w:rsidR="00C2545E" w:rsidRPr="002646CB">
        <w:rPr>
          <w:rFonts w:cs="Arial"/>
          <w:rPrChange w:id="1893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="00C2545E" w:rsidRPr="002646CB">
        <w:rPr>
          <w:rFonts w:cs="Arial" w:hint="eastAsia"/>
          <w:rPrChange w:id="1894" w:author="ETRI-김종원" w:date="2019-12-10T10:44:00Z">
            <w:rPr>
              <w:rFonts w:cs="Arial" w:hint="eastAsia"/>
              <w:color w:val="000000" w:themeColor="text1"/>
            </w:rPr>
          </w:rPrChange>
        </w:rPr>
        <w:t>마이크로그리드</w:t>
      </w:r>
      <w:r w:rsidR="00C2545E" w:rsidRPr="002646CB">
        <w:rPr>
          <w:rFonts w:cs="Arial"/>
          <w:rPrChange w:id="1895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="00C2545E" w:rsidRPr="002646CB">
        <w:rPr>
          <w:rFonts w:cs="Arial" w:hint="eastAsia"/>
          <w:rPrChange w:id="1896" w:author="ETRI-김종원" w:date="2019-12-10T10:44:00Z">
            <w:rPr>
              <w:rFonts w:cs="Arial" w:hint="eastAsia"/>
              <w:color w:val="000000" w:themeColor="text1"/>
            </w:rPr>
          </w:rPrChange>
        </w:rPr>
        <w:t>표준의</w:t>
      </w:r>
      <w:r w:rsidR="00C2545E" w:rsidRPr="002646CB">
        <w:rPr>
          <w:rFonts w:cs="Arial"/>
          <w:rPrChange w:id="1897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="00C2545E" w:rsidRPr="002646CB">
        <w:rPr>
          <w:rFonts w:cs="Arial" w:hint="eastAsia"/>
          <w:rPrChange w:id="1898" w:author="ETRI-김종원" w:date="2019-12-10T10:44:00Z">
            <w:rPr>
              <w:rFonts w:cs="Arial" w:hint="eastAsia"/>
              <w:color w:val="000000" w:themeColor="text1"/>
            </w:rPr>
          </w:rPrChange>
        </w:rPr>
        <w:t>일부</w:t>
      </w:r>
      <w:r w:rsidR="00C2545E" w:rsidRPr="002646CB">
        <w:rPr>
          <w:rFonts w:cs="Arial"/>
          <w:rPrChange w:id="1899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="00C2545E" w:rsidRPr="002646CB">
        <w:rPr>
          <w:rFonts w:cs="Arial" w:hint="eastAsia"/>
          <w:rPrChange w:id="1900" w:author="ETRI-김종원" w:date="2019-12-10T10:44:00Z">
            <w:rPr>
              <w:rFonts w:cs="Arial" w:hint="eastAsia"/>
              <w:color w:val="000000" w:themeColor="text1"/>
            </w:rPr>
          </w:rPrChange>
        </w:rPr>
        <w:t>확장</w:t>
      </w:r>
      <w:r w:rsidR="00C2545E" w:rsidRPr="002646CB">
        <w:rPr>
          <w:rFonts w:cs="Arial"/>
          <w:rPrChange w:id="1901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="00C2545E" w:rsidRPr="002646CB">
        <w:rPr>
          <w:rFonts w:cs="Arial" w:hint="eastAsia"/>
          <w:rPrChange w:id="1902" w:author="ETRI-김종원" w:date="2019-12-10T10:44:00Z">
            <w:rPr>
              <w:rFonts w:cs="Arial" w:hint="eastAsia"/>
              <w:color w:val="000000" w:themeColor="text1"/>
            </w:rPr>
          </w:rPrChange>
        </w:rPr>
        <w:t>또는</w:t>
      </w:r>
      <w:r w:rsidR="00C2545E" w:rsidRPr="002646CB">
        <w:rPr>
          <w:rFonts w:cs="Arial"/>
          <w:rPrChange w:id="1903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="00C2545E" w:rsidRPr="002646CB">
        <w:rPr>
          <w:rFonts w:cs="Arial" w:hint="eastAsia"/>
          <w:rPrChange w:id="1904" w:author="ETRI-김종원" w:date="2019-12-10T10:44:00Z">
            <w:rPr>
              <w:rFonts w:cs="Arial" w:hint="eastAsia"/>
              <w:color w:val="000000" w:themeColor="text1"/>
            </w:rPr>
          </w:rPrChange>
        </w:rPr>
        <w:t>축소하</w:t>
      </w:r>
      <w:r w:rsidR="006D24F1" w:rsidRPr="002646CB">
        <w:rPr>
          <w:rFonts w:cs="Arial" w:hint="eastAsia"/>
          <w:rPrChange w:id="1905" w:author="ETRI-김종원" w:date="2019-12-10T10:44:00Z">
            <w:rPr>
              <w:rFonts w:cs="Arial" w:hint="eastAsia"/>
              <w:color w:val="000000" w:themeColor="text1"/>
            </w:rPr>
          </w:rPrChange>
        </w:rPr>
        <w:t>고</w:t>
      </w:r>
      <w:r w:rsidR="006D24F1" w:rsidRPr="002646CB">
        <w:rPr>
          <w:rFonts w:cs="Arial"/>
          <w:rPrChange w:id="1906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Pr="002646CB">
        <w:rPr>
          <w:rFonts w:cs="Arial"/>
          <w:rPrChange w:id="1907" w:author="ETRI-김종원" w:date="2019-12-10T10:44:00Z">
            <w:rPr>
              <w:rFonts w:cs="Arial"/>
              <w:color w:val="000000" w:themeColor="text1"/>
            </w:rPr>
          </w:rPrChange>
        </w:rPr>
        <w:t xml:space="preserve">CES-MG </w:t>
      </w:r>
      <w:r w:rsidR="006D24F1" w:rsidRPr="002646CB">
        <w:rPr>
          <w:rFonts w:cs="Arial" w:hint="eastAsia"/>
          <w:rPrChange w:id="1908" w:author="ETRI-김종원" w:date="2019-12-10T10:44:00Z">
            <w:rPr>
              <w:rFonts w:cs="Arial" w:hint="eastAsia"/>
              <w:color w:val="000000" w:themeColor="text1"/>
            </w:rPr>
          </w:rPrChange>
        </w:rPr>
        <w:t>에</w:t>
      </w:r>
      <w:r w:rsidR="006D24F1" w:rsidRPr="002646CB">
        <w:rPr>
          <w:rFonts w:cs="Arial"/>
          <w:rPrChange w:id="1909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="006D24F1" w:rsidRPr="002646CB">
        <w:rPr>
          <w:rFonts w:cs="Arial" w:hint="eastAsia"/>
          <w:rPrChange w:id="1910" w:author="ETRI-김종원" w:date="2019-12-10T10:44:00Z">
            <w:rPr>
              <w:rFonts w:cs="Arial" w:hint="eastAsia"/>
              <w:color w:val="000000" w:themeColor="text1"/>
            </w:rPr>
          </w:rPrChange>
        </w:rPr>
        <w:t>특화되어</w:t>
      </w:r>
      <w:r w:rsidR="006D24F1" w:rsidRPr="002646CB">
        <w:rPr>
          <w:rFonts w:cs="Arial"/>
          <w:rPrChange w:id="1911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="006D24F1" w:rsidRPr="002646CB">
        <w:rPr>
          <w:rFonts w:cs="Arial" w:hint="eastAsia"/>
          <w:rPrChange w:id="1912" w:author="ETRI-김종원" w:date="2019-12-10T10:44:00Z">
            <w:rPr>
              <w:rFonts w:cs="Arial" w:hint="eastAsia"/>
              <w:color w:val="000000" w:themeColor="text1"/>
            </w:rPr>
          </w:rPrChange>
        </w:rPr>
        <w:t>적용할</w:t>
      </w:r>
      <w:r w:rsidR="006D24F1" w:rsidRPr="002646CB">
        <w:rPr>
          <w:rFonts w:cs="Arial"/>
          <w:rPrChange w:id="1913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="006D24F1" w:rsidRPr="002646CB">
        <w:rPr>
          <w:rFonts w:cs="Arial" w:hint="eastAsia"/>
          <w:rPrChange w:id="1914" w:author="ETRI-김종원" w:date="2019-12-10T10:44:00Z">
            <w:rPr>
              <w:rFonts w:cs="Arial" w:hint="eastAsia"/>
              <w:color w:val="000000" w:themeColor="text1"/>
            </w:rPr>
          </w:rPrChange>
        </w:rPr>
        <w:t>수</w:t>
      </w:r>
      <w:r w:rsidR="006D24F1" w:rsidRPr="002646CB">
        <w:rPr>
          <w:rFonts w:cs="Arial"/>
          <w:rPrChange w:id="1915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="006D24F1" w:rsidRPr="002646CB">
        <w:rPr>
          <w:rFonts w:cs="Arial" w:hint="eastAsia"/>
          <w:rPrChange w:id="1916" w:author="ETRI-김종원" w:date="2019-12-10T10:44:00Z">
            <w:rPr>
              <w:rFonts w:cs="Arial" w:hint="eastAsia"/>
              <w:color w:val="000000" w:themeColor="text1"/>
            </w:rPr>
          </w:rPrChange>
        </w:rPr>
        <w:t>있는</w:t>
      </w:r>
      <w:r w:rsidR="006D24F1" w:rsidRPr="002646CB">
        <w:rPr>
          <w:rFonts w:cs="Arial"/>
          <w:rPrChange w:id="1917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="006D24F1" w:rsidRPr="002646CB">
        <w:rPr>
          <w:rFonts w:cs="Arial" w:hint="eastAsia"/>
          <w:rPrChange w:id="1918" w:author="ETRI-김종원" w:date="2019-12-10T10:44:00Z">
            <w:rPr>
              <w:rFonts w:cs="Arial" w:hint="eastAsia"/>
              <w:color w:val="000000" w:themeColor="text1"/>
            </w:rPr>
          </w:rPrChange>
        </w:rPr>
        <w:t>내용을</w:t>
      </w:r>
      <w:r w:rsidR="006D24F1" w:rsidRPr="002646CB">
        <w:rPr>
          <w:rFonts w:cs="Arial"/>
          <w:rPrChange w:id="1919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="006D24F1" w:rsidRPr="002646CB">
        <w:rPr>
          <w:rFonts w:cs="Arial" w:hint="eastAsia"/>
          <w:rPrChange w:id="1920" w:author="ETRI-김종원" w:date="2019-12-10T10:44:00Z">
            <w:rPr>
              <w:rFonts w:cs="Arial" w:hint="eastAsia"/>
              <w:color w:val="000000" w:themeColor="text1"/>
            </w:rPr>
          </w:rPrChange>
        </w:rPr>
        <w:t>추가하</w:t>
      </w:r>
      <w:r w:rsidR="00C2545E" w:rsidRPr="002646CB">
        <w:rPr>
          <w:rFonts w:cs="Arial" w:hint="eastAsia"/>
          <w:rPrChange w:id="1921" w:author="ETRI-김종원" w:date="2019-12-10T10:44:00Z">
            <w:rPr>
              <w:rFonts w:cs="Arial" w:hint="eastAsia"/>
              <w:color w:val="000000" w:themeColor="text1"/>
            </w:rPr>
          </w:rPrChange>
        </w:rPr>
        <w:t>여</w:t>
      </w:r>
      <w:r w:rsidR="00C2545E" w:rsidRPr="002646CB">
        <w:rPr>
          <w:rFonts w:cs="Arial"/>
          <w:rPrChange w:id="1922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="00C2545E" w:rsidRPr="002646CB">
        <w:rPr>
          <w:rFonts w:cs="Arial" w:hint="eastAsia"/>
          <w:rPrChange w:id="1923" w:author="ETRI-김종원" w:date="2019-12-10T10:44:00Z">
            <w:rPr>
              <w:rFonts w:cs="Arial" w:hint="eastAsia"/>
              <w:color w:val="000000" w:themeColor="text1"/>
            </w:rPr>
          </w:rPrChange>
        </w:rPr>
        <w:t>개발하였다</w:t>
      </w:r>
      <w:r w:rsidR="00C2545E" w:rsidRPr="002646CB">
        <w:rPr>
          <w:rFonts w:cs="Arial"/>
          <w:rPrChange w:id="1924" w:author="ETRI-김종원" w:date="2019-12-10T10:44:00Z">
            <w:rPr>
              <w:rFonts w:cs="Arial"/>
              <w:color w:val="000000" w:themeColor="text1"/>
            </w:rPr>
          </w:rPrChange>
        </w:rPr>
        <w:t xml:space="preserve">. </w:t>
      </w:r>
      <w:r w:rsidR="00C2545E" w:rsidRPr="002646CB">
        <w:rPr>
          <w:rFonts w:cs="Arial" w:hint="eastAsia"/>
          <w:rPrChange w:id="1925" w:author="ETRI-김종원" w:date="2019-12-10T10:44:00Z">
            <w:rPr>
              <w:rFonts w:cs="Arial" w:hint="eastAsia"/>
              <w:color w:val="000000" w:themeColor="text1"/>
            </w:rPr>
          </w:rPrChange>
        </w:rPr>
        <w:t>따라서</w:t>
      </w:r>
      <w:r w:rsidR="00C2545E" w:rsidRPr="002646CB">
        <w:rPr>
          <w:rFonts w:cs="Arial"/>
          <w:rPrChange w:id="1926" w:author="ETRI-김종원" w:date="2019-12-10T10:44:00Z">
            <w:rPr>
              <w:rFonts w:cs="Arial"/>
              <w:color w:val="000000" w:themeColor="text1"/>
            </w:rPr>
          </w:rPrChange>
        </w:rPr>
        <w:t xml:space="preserve">, </w:t>
      </w:r>
      <w:r w:rsidR="00C2545E" w:rsidRPr="002646CB">
        <w:rPr>
          <w:rFonts w:cs="Arial" w:hint="eastAsia"/>
          <w:rPrChange w:id="1927" w:author="ETRI-김종원" w:date="2019-12-10T10:44:00Z">
            <w:rPr>
              <w:rFonts w:cs="Arial" w:hint="eastAsia"/>
              <w:color w:val="000000" w:themeColor="text1"/>
            </w:rPr>
          </w:rPrChange>
        </w:rPr>
        <w:t>이</w:t>
      </w:r>
      <w:r w:rsidR="00C2545E" w:rsidRPr="002646CB">
        <w:rPr>
          <w:rFonts w:cs="Arial"/>
          <w:rPrChange w:id="1928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="00C2545E" w:rsidRPr="002646CB">
        <w:rPr>
          <w:rFonts w:cs="Arial" w:hint="eastAsia"/>
          <w:rPrChange w:id="1929" w:author="ETRI-김종원" w:date="2019-12-10T10:44:00Z">
            <w:rPr>
              <w:rFonts w:cs="Arial" w:hint="eastAsia"/>
              <w:color w:val="000000" w:themeColor="text1"/>
            </w:rPr>
          </w:rPrChange>
        </w:rPr>
        <w:t>표준에서</w:t>
      </w:r>
      <w:r w:rsidR="00C2545E" w:rsidRPr="002646CB">
        <w:rPr>
          <w:rFonts w:cs="Arial"/>
          <w:rPrChange w:id="1930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="00C2545E" w:rsidRPr="002646CB">
        <w:rPr>
          <w:rFonts w:cs="Arial" w:hint="eastAsia"/>
          <w:rPrChange w:id="1931" w:author="ETRI-김종원" w:date="2019-12-10T10:44:00Z">
            <w:rPr>
              <w:rFonts w:cs="Arial" w:hint="eastAsia"/>
              <w:color w:val="000000" w:themeColor="text1"/>
            </w:rPr>
          </w:rPrChange>
        </w:rPr>
        <w:t>별도록</w:t>
      </w:r>
      <w:r w:rsidR="00C2545E" w:rsidRPr="002646CB">
        <w:rPr>
          <w:rFonts w:cs="Arial"/>
          <w:rPrChange w:id="1932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="00C2545E" w:rsidRPr="002646CB">
        <w:rPr>
          <w:rFonts w:cs="Arial" w:hint="eastAsia"/>
          <w:rPrChange w:id="1933" w:author="ETRI-김종원" w:date="2019-12-10T10:44:00Z">
            <w:rPr>
              <w:rFonts w:cs="Arial" w:hint="eastAsia"/>
              <w:color w:val="000000" w:themeColor="text1"/>
            </w:rPr>
          </w:rPrChange>
        </w:rPr>
        <w:t>언급되지</w:t>
      </w:r>
      <w:r w:rsidR="00C2545E" w:rsidRPr="002646CB">
        <w:rPr>
          <w:rFonts w:cs="Arial"/>
          <w:rPrChange w:id="1934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="00C2545E" w:rsidRPr="002646CB">
        <w:rPr>
          <w:rFonts w:cs="Arial" w:hint="eastAsia"/>
          <w:rPrChange w:id="1935" w:author="ETRI-김종원" w:date="2019-12-10T10:44:00Z">
            <w:rPr>
              <w:rFonts w:cs="Arial" w:hint="eastAsia"/>
              <w:color w:val="000000" w:themeColor="text1"/>
            </w:rPr>
          </w:rPrChange>
        </w:rPr>
        <w:t>않은</w:t>
      </w:r>
      <w:r w:rsidR="00C2545E" w:rsidRPr="002646CB">
        <w:rPr>
          <w:rFonts w:cs="Arial"/>
          <w:rPrChange w:id="1936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="00C2545E" w:rsidRPr="002646CB">
        <w:rPr>
          <w:rFonts w:cs="Arial" w:hint="eastAsia"/>
          <w:rPrChange w:id="1937" w:author="ETRI-김종원" w:date="2019-12-10T10:44:00Z">
            <w:rPr>
              <w:rFonts w:cs="Arial" w:hint="eastAsia"/>
              <w:color w:val="000000" w:themeColor="text1"/>
            </w:rPr>
          </w:rPrChange>
        </w:rPr>
        <w:t>사항에</w:t>
      </w:r>
      <w:r w:rsidR="00C2545E" w:rsidRPr="002646CB">
        <w:rPr>
          <w:rFonts w:cs="Arial"/>
          <w:rPrChange w:id="1938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="00C2545E" w:rsidRPr="002646CB">
        <w:rPr>
          <w:rFonts w:cs="Arial" w:hint="eastAsia"/>
          <w:rPrChange w:id="1939" w:author="ETRI-김종원" w:date="2019-12-10T10:44:00Z">
            <w:rPr>
              <w:rFonts w:cs="Arial" w:hint="eastAsia"/>
              <w:color w:val="000000" w:themeColor="text1"/>
            </w:rPr>
          </w:rPrChange>
        </w:rPr>
        <w:t>대해서는</w:t>
      </w:r>
      <w:r w:rsidR="00C2545E" w:rsidRPr="002646CB">
        <w:rPr>
          <w:rFonts w:cs="Arial"/>
          <w:rPrChange w:id="1940" w:author="ETRI-김종원" w:date="2019-12-10T10:44:00Z">
            <w:rPr>
              <w:rFonts w:cs="Arial"/>
              <w:color w:val="000000" w:themeColor="text1"/>
            </w:rPr>
          </w:rPrChange>
        </w:rPr>
        <w:t xml:space="preserve"> IEC</w:t>
      </w:r>
      <w:r w:rsidR="00C2545E" w:rsidRPr="002646CB">
        <w:rPr>
          <w:rFonts w:cs="Arial" w:hint="eastAsia"/>
          <w:rPrChange w:id="1941" w:author="ETRI-김종원" w:date="2019-12-10T10:44:00Z">
            <w:rPr>
              <w:rFonts w:cs="Arial" w:hint="eastAsia"/>
              <w:color w:val="000000" w:themeColor="text1"/>
            </w:rPr>
          </w:rPrChange>
        </w:rPr>
        <w:t>에서</w:t>
      </w:r>
      <w:r w:rsidR="00C2545E" w:rsidRPr="002646CB">
        <w:rPr>
          <w:rFonts w:cs="Arial"/>
          <w:rPrChange w:id="1942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="00C2545E" w:rsidRPr="002646CB">
        <w:rPr>
          <w:rFonts w:cs="Arial" w:hint="eastAsia"/>
          <w:rPrChange w:id="1943" w:author="ETRI-김종원" w:date="2019-12-10T10:44:00Z">
            <w:rPr>
              <w:rFonts w:cs="Arial" w:hint="eastAsia"/>
              <w:color w:val="000000" w:themeColor="text1"/>
            </w:rPr>
          </w:rPrChange>
        </w:rPr>
        <w:t>권고하는</w:t>
      </w:r>
      <w:r w:rsidR="00C2545E" w:rsidRPr="002646CB">
        <w:rPr>
          <w:rFonts w:cs="Arial"/>
          <w:rPrChange w:id="1944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="00C2545E" w:rsidRPr="002646CB">
        <w:rPr>
          <w:rFonts w:cs="Arial" w:hint="eastAsia"/>
          <w:rPrChange w:id="1945" w:author="ETRI-김종원" w:date="2019-12-10T10:44:00Z">
            <w:rPr>
              <w:rFonts w:cs="Arial" w:hint="eastAsia"/>
              <w:color w:val="000000" w:themeColor="text1"/>
            </w:rPr>
          </w:rPrChange>
        </w:rPr>
        <w:t>마이크로그리드</w:t>
      </w:r>
      <w:r w:rsidR="00C2545E" w:rsidRPr="002646CB">
        <w:rPr>
          <w:rFonts w:cs="Arial"/>
          <w:rPrChange w:id="1946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="00C2545E" w:rsidRPr="002646CB">
        <w:rPr>
          <w:rFonts w:cs="Arial" w:hint="eastAsia"/>
          <w:rPrChange w:id="1947" w:author="ETRI-김종원" w:date="2019-12-10T10:44:00Z">
            <w:rPr>
              <w:rFonts w:cs="Arial" w:hint="eastAsia"/>
              <w:color w:val="000000" w:themeColor="text1"/>
            </w:rPr>
          </w:rPrChange>
        </w:rPr>
        <w:t>관련</w:t>
      </w:r>
      <w:r w:rsidR="00C2545E" w:rsidRPr="002646CB">
        <w:rPr>
          <w:rFonts w:cs="Arial"/>
          <w:rPrChange w:id="1948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="00C2545E" w:rsidRPr="002646CB">
        <w:rPr>
          <w:rFonts w:cs="Arial" w:hint="eastAsia"/>
          <w:rPrChange w:id="1949" w:author="ETRI-김종원" w:date="2019-12-10T10:44:00Z">
            <w:rPr>
              <w:rFonts w:cs="Arial" w:hint="eastAsia"/>
              <w:color w:val="000000" w:themeColor="text1"/>
            </w:rPr>
          </w:rPrChange>
        </w:rPr>
        <w:t>표준의</w:t>
      </w:r>
      <w:r w:rsidR="00C2545E" w:rsidRPr="002646CB">
        <w:rPr>
          <w:rFonts w:cs="Arial"/>
          <w:rPrChange w:id="1950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="00C2545E" w:rsidRPr="002646CB">
        <w:rPr>
          <w:rFonts w:cs="Arial" w:hint="eastAsia"/>
          <w:rPrChange w:id="1951" w:author="ETRI-김종원" w:date="2019-12-10T10:44:00Z">
            <w:rPr>
              <w:rFonts w:cs="Arial" w:hint="eastAsia"/>
              <w:color w:val="000000" w:themeColor="text1"/>
            </w:rPr>
          </w:rPrChange>
        </w:rPr>
        <w:t>기본</w:t>
      </w:r>
      <w:r w:rsidR="00C2545E" w:rsidRPr="002646CB">
        <w:rPr>
          <w:rFonts w:cs="Arial"/>
          <w:rPrChange w:id="1952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="00C2545E" w:rsidRPr="002646CB">
        <w:rPr>
          <w:rFonts w:cs="Arial" w:hint="eastAsia"/>
          <w:rPrChange w:id="1953" w:author="ETRI-김종원" w:date="2019-12-10T10:44:00Z">
            <w:rPr>
              <w:rFonts w:cs="Arial" w:hint="eastAsia"/>
              <w:color w:val="000000" w:themeColor="text1"/>
            </w:rPr>
          </w:rPrChange>
        </w:rPr>
        <w:t>사항들을</w:t>
      </w:r>
      <w:r w:rsidR="00C2545E" w:rsidRPr="002646CB">
        <w:rPr>
          <w:rFonts w:cs="Arial"/>
          <w:rPrChange w:id="1954" w:author="ETRI-김종원" w:date="2019-12-10T10:44:00Z">
            <w:rPr>
              <w:rFonts w:cs="Arial"/>
              <w:color w:val="000000" w:themeColor="text1"/>
            </w:rPr>
          </w:rPrChange>
        </w:rPr>
        <w:t xml:space="preserve"> </w:t>
      </w:r>
      <w:r w:rsidR="00C2545E" w:rsidRPr="002646CB">
        <w:rPr>
          <w:rFonts w:cs="Arial" w:hint="eastAsia"/>
          <w:rPrChange w:id="1955" w:author="ETRI-김종원" w:date="2019-12-10T10:44:00Z">
            <w:rPr>
              <w:rFonts w:cs="Arial" w:hint="eastAsia"/>
              <w:color w:val="000000" w:themeColor="text1"/>
            </w:rPr>
          </w:rPrChange>
        </w:rPr>
        <w:t>준용한다</w:t>
      </w:r>
      <w:r w:rsidR="00C2545E" w:rsidRPr="002646CB">
        <w:rPr>
          <w:rFonts w:cs="Arial"/>
          <w:rPrChange w:id="1956" w:author="ETRI-김종원" w:date="2019-12-10T10:44:00Z">
            <w:rPr>
              <w:rFonts w:cs="Arial"/>
              <w:color w:val="000000" w:themeColor="text1"/>
            </w:rPr>
          </w:rPrChange>
        </w:rPr>
        <w:t>.</w:t>
      </w:r>
      <w:del w:id="1957" w:author="Windows 사용자" w:date="2019-12-17T12:28:00Z">
        <w:r w:rsidR="00C2545E" w:rsidRPr="002646CB" w:rsidDel="00147ED9">
          <w:rPr>
            <w:rFonts w:cs="Arial"/>
            <w:rPrChange w:id="1958" w:author="ETRI-김종원" w:date="2019-12-10T10:44:00Z">
              <w:rPr>
                <w:rFonts w:cs="Arial"/>
                <w:color w:val="000000" w:themeColor="text1"/>
              </w:rPr>
            </w:rPrChange>
          </w:rPr>
          <w:delText xml:space="preserve"> </w:delText>
        </w:r>
      </w:del>
    </w:p>
    <w:p w14:paraId="347B97C3" w14:textId="77777777" w:rsidR="000F2A21" w:rsidRPr="002646CB" w:rsidRDefault="000F2A21" w:rsidP="00583DAC">
      <w:pPr>
        <w:widowControl/>
        <w:wordWrap/>
        <w:autoSpaceDE/>
        <w:autoSpaceDN/>
        <w:spacing w:line="240" w:lineRule="auto"/>
      </w:pPr>
    </w:p>
    <w:p w14:paraId="0479EF08" w14:textId="77777777" w:rsidR="000F2A21" w:rsidRPr="002646CB" w:rsidRDefault="000F2A21" w:rsidP="00583DAC">
      <w:pPr>
        <w:widowControl/>
        <w:wordWrap/>
        <w:autoSpaceDE/>
        <w:autoSpaceDN/>
        <w:spacing w:line="240" w:lineRule="auto"/>
      </w:pPr>
    </w:p>
    <w:p w14:paraId="54D3BB8E" w14:textId="2DF1A60A" w:rsidR="000F2A21" w:rsidRPr="002646CB" w:rsidRDefault="000F2A21">
      <w:pPr>
        <w:widowControl/>
        <w:wordWrap/>
        <w:autoSpaceDE/>
        <w:autoSpaceDN/>
        <w:spacing w:line="240" w:lineRule="auto"/>
        <w:jc w:val="left"/>
        <w:sectPr w:rsidR="000F2A21" w:rsidRPr="002646CB" w:rsidSect="007C0602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1906" w:h="16838" w:code="9"/>
          <w:pgMar w:top="1616" w:right="1276" w:bottom="1616" w:left="1276" w:header="1049" w:footer="1049" w:gutter="0"/>
          <w:pgNumType w:fmt="lowerRoman" w:start="1"/>
          <w:cols w:space="720"/>
          <w:titlePg/>
          <w:docGrid w:linePitch="324"/>
        </w:sectPr>
      </w:pPr>
    </w:p>
    <w:p w14:paraId="06553366" w14:textId="77777777" w:rsidR="007C0602" w:rsidRPr="002646CB" w:rsidRDefault="007C0602">
      <w:pPr>
        <w:widowControl/>
        <w:wordWrap/>
        <w:autoSpaceDE/>
        <w:autoSpaceDN/>
        <w:spacing w:line="240" w:lineRule="auto"/>
        <w:jc w:val="left"/>
        <w:sectPr w:rsidR="007C0602" w:rsidRPr="002646CB" w:rsidSect="009F784A">
          <w:headerReference w:type="first" r:id="rId21"/>
          <w:footerReference w:type="first" r:id="rId22"/>
          <w:pgSz w:w="11906" w:h="16838" w:code="9"/>
          <w:pgMar w:top="1616" w:right="1276" w:bottom="1616" w:left="1276" w:header="1049" w:footer="1049" w:gutter="0"/>
          <w:pgNumType w:start="1"/>
          <w:cols w:space="720"/>
          <w:titlePg/>
          <w:docGrid w:linePitch="324"/>
        </w:sectPr>
      </w:pPr>
    </w:p>
    <w:p w14:paraId="780673A5" w14:textId="77777777" w:rsidR="00391212" w:rsidRPr="002646CB" w:rsidRDefault="00C95124" w:rsidP="009F784A">
      <w:pPr>
        <w:widowControl/>
        <w:wordWrap/>
        <w:autoSpaceDE/>
        <w:autoSpaceDN/>
        <w:spacing w:line="240" w:lineRule="auto"/>
        <w:jc w:val="center"/>
        <w:rPr>
          <w:rFonts w:ascii="돋움" w:eastAsia="돋움" w:hAnsi="돋움"/>
          <w:b/>
          <w:sz w:val="28"/>
        </w:rPr>
      </w:pPr>
      <w:r w:rsidRPr="002646CB">
        <w:rPr>
          <w:rFonts w:ascii="돋움" w:eastAsia="돋움" w:hAnsi="돋움" w:hint="eastAsia"/>
          <w:b/>
          <w:sz w:val="28"/>
        </w:rPr>
        <w:lastRenderedPageBreak/>
        <w:t>한국스마트그리드협회</w:t>
      </w:r>
      <w:r w:rsidR="00B3568A" w:rsidRPr="002646CB">
        <w:rPr>
          <w:rFonts w:ascii="돋움" w:eastAsia="돋움" w:hAnsi="돋움"/>
          <w:b/>
          <w:sz w:val="28"/>
        </w:rPr>
        <w:t xml:space="preserve"> 단체표준</w:t>
      </w:r>
    </w:p>
    <w:p w14:paraId="2A8F8065" w14:textId="77777777" w:rsidR="00B3568A" w:rsidRPr="002646CB" w:rsidRDefault="00B3568A" w:rsidP="00B3568A"/>
    <w:p w14:paraId="5E3D7B7B" w14:textId="3FE77084" w:rsidR="00391212" w:rsidRPr="002646CB" w:rsidRDefault="00B3568A" w:rsidP="00901A55">
      <w:pPr>
        <w:jc w:val="right"/>
        <w:rPr>
          <w:rFonts w:eastAsia="돋움"/>
          <w:b/>
          <w:sz w:val="28"/>
          <w:szCs w:val="28"/>
        </w:rPr>
      </w:pPr>
      <w:r w:rsidRPr="002646CB">
        <w:rPr>
          <w:rFonts w:cs="Arial"/>
          <w:sz w:val="28"/>
          <w:szCs w:val="28"/>
        </w:rPr>
        <w:t>SGSF</w:t>
      </w:r>
      <w:r w:rsidR="007C307C" w:rsidRPr="002646CB">
        <w:rPr>
          <w:rFonts w:cs="Arial"/>
          <w:sz w:val="28"/>
          <w:szCs w:val="28"/>
        </w:rPr>
        <w:t>-</w:t>
      </w:r>
      <w:r w:rsidR="00BF2D25" w:rsidRPr="002646CB">
        <w:rPr>
          <w:rFonts w:cs="Arial"/>
          <w:sz w:val="28"/>
          <w:szCs w:val="28"/>
        </w:rPr>
        <w:t>011-3-</w:t>
      </w:r>
      <w:ins w:id="1983" w:author="박 진상" w:date="2019-10-08T04:32:00Z">
        <w:r w:rsidR="00EE4918" w:rsidRPr="002646CB">
          <w:rPr>
            <w:rFonts w:cs="Arial"/>
            <w:sz w:val="28"/>
            <w:szCs w:val="28"/>
          </w:rPr>
          <w:t>4</w:t>
        </w:r>
      </w:ins>
      <w:del w:id="1984" w:author="박 진상" w:date="2019-10-08T04:32:00Z">
        <w:r w:rsidR="00BF2D25" w:rsidRPr="002646CB" w:rsidDel="00EE4918">
          <w:rPr>
            <w:rFonts w:cs="Arial"/>
            <w:sz w:val="28"/>
            <w:szCs w:val="28"/>
          </w:rPr>
          <w:delText>3</w:delText>
        </w:r>
      </w:del>
      <w:r w:rsidR="00BD6E7A" w:rsidRPr="002646CB">
        <w:rPr>
          <w:rFonts w:cs="Arial"/>
          <w:sz w:val="28"/>
          <w:szCs w:val="28"/>
        </w:rPr>
        <w:t>:201</w:t>
      </w:r>
      <w:ins w:id="1985" w:author="박 진상" w:date="2019-10-08T04:32:00Z">
        <w:r w:rsidR="00EE4918" w:rsidRPr="002646CB">
          <w:rPr>
            <w:rFonts w:cs="Arial"/>
            <w:sz w:val="28"/>
            <w:szCs w:val="28"/>
          </w:rPr>
          <w:t>9</w:t>
        </w:r>
      </w:ins>
      <w:del w:id="1986" w:author="박 진상" w:date="2019-10-08T04:32:00Z">
        <w:r w:rsidR="00583DAC" w:rsidRPr="002646CB" w:rsidDel="00EE4918">
          <w:rPr>
            <w:rFonts w:cs="Arial"/>
            <w:sz w:val="28"/>
            <w:szCs w:val="28"/>
          </w:rPr>
          <w:delText>7</w:delText>
        </w:r>
      </w:del>
    </w:p>
    <w:p w14:paraId="77B700E3" w14:textId="77777777" w:rsidR="00391212" w:rsidRPr="002646CB" w:rsidRDefault="00391212" w:rsidP="00391212">
      <w:pPr>
        <w:adjustRightInd w:val="0"/>
        <w:ind w:left="187" w:hanging="187"/>
        <w:jc w:val="right"/>
        <w:rPr>
          <w:rFonts w:eastAsia="돋움"/>
          <w:b/>
          <w:bCs/>
          <w:sz w:val="28"/>
        </w:rPr>
      </w:pPr>
      <w:bookmarkStart w:id="1987" w:name="부합화"/>
      <w:bookmarkEnd w:id="1987"/>
    </w:p>
    <w:p w14:paraId="42A9F130" w14:textId="77777777" w:rsidR="00391212" w:rsidRPr="002646CB" w:rsidRDefault="00391212" w:rsidP="00391212">
      <w:pPr>
        <w:adjustRightInd w:val="0"/>
        <w:ind w:left="187" w:hanging="187"/>
        <w:jc w:val="right"/>
        <w:rPr>
          <w:rFonts w:eastAsia="돋움"/>
          <w:b/>
          <w:bCs/>
          <w:sz w:val="16"/>
          <w:szCs w:val="16"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7315"/>
      </w:tblGrid>
      <w:tr w:rsidR="00391212" w:rsidRPr="002646CB" w14:paraId="2FD47F92" w14:textId="77777777" w:rsidTr="002153AF">
        <w:trPr>
          <w:jc w:val="center"/>
        </w:trPr>
        <w:tc>
          <w:tcPr>
            <w:tcW w:w="7315" w:type="dxa"/>
          </w:tcPr>
          <w:p w14:paraId="05D8CA70" w14:textId="6AEC84EA" w:rsidR="008B4E7F" w:rsidRPr="002646CB" w:rsidRDefault="00C2545E" w:rsidP="00791087">
            <w:pPr>
              <w:adjustRightInd w:val="0"/>
              <w:jc w:val="center"/>
              <w:rPr>
                <w:rFonts w:eastAsia="돋움"/>
                <w:b/>
                <w:w w:val="90"/>
                <w:sz w:val="40"/>
                <w:szCs w:val="40"/>
              </w:rPr>
            </w:pPr>
            <w:r w:rsidRPr="002646CB">
              <w:rPr>
                <w:rFonts w:eastAsia="돋움" w:hint="eastAsia"/>
                <w:b/>
                <w:w w:val="90"/>
                <w:sz w:val="40"/>
                <w:szCs w:val="40"/>
              </w:rPr>
              <w:t>구역형</w:t>
            </w:r>
            <w:r w:rsidRPr="002646CB">
              <w:rPr>
                <w:rFonts w:eastAsia="돋움"/>
                <w:b/>
                <w:w w:val="90"/>
                <w:sz w:val="40"/>
                <w:szCs w:val="40"/>
              </w:rPr>
              <w:t xml:space="preserve"> </w:t>
            </w:r>
            <w:r w:rsidRPr="002646CB">
              <w:rPr>
                <w:rFonts w:eastAsia="돋움" w:hint="eastAsia"/>
                <w:b/>
                <w:w w:val="90"/>
                <w:sz w:val="40"/>
                <w:szCs w:val="40"/>
              </w:rPr>
              <w:t>집단에너지</w:t>
            </w:r>
            <w:r w:rsidR="00791087" w:rsidRPr="002646CB">
              <w:rPr>
                <w:rFonts w:eastAsia="돋움"/>
                <w:b/>
                <w:w w:val="90"/>
                <w:sz w:val="40"/>
                <w:szCs w:val="40"/>
              </w:rPr>
              <w:t xml:space="preserve"> </w:t>
            </w:r>
            <w:r w:rsidR="00192765" w:rsidRPr="002646CB">
              <w:rPr>
                <w:rFonts w:eastAsia="돋움" w:hint="eastAsia"/>
                <w:b/>
                <w:w w:val="90"/>
                <w:sz w:val="40"/>
                <w:szCs w:val="40"/>
              </w:rPr>
              <w:t>마이크로그리드</w:t>
            </w:r>
          </w:p>
          <w:p w14:paraId="68DAE01C" w14:textId="16BB12D6" w:rsidR="00391212" w:rsidRPr="002646CB" w:rsidRDefault="00070388">
            <w:pPr>
              <w:adjustRightInd w:val="0"/>
              <w:jc w:val="center"/>
              <w:rPr>
                <w:rFonts w:eastAsia="돋움"/>
                <w:b/>
                <w:w w:val="90"/>
                <w:sz w:val="40"/>
                <w:szCs w:val="40"/>
              </w:rPr>
            </w:pPr>
            <w:r w:rsidRPr="002646CB">
              <w:rPr>
                <w:rFonts w:eastAsia="돋움" w:hint="eastAsia"/>
                <w:b/>
                <w:w w:val="90"/>
                <w:sz w:val="40"/>
                <w:szCs w:val="40"/>
              </w:rPr>
              <w:t>—</w:t>
            </w:r>
            <w:r w:rsidRPr="002646CB">
              <w:rPr>
                <w:rFonts w:eastAsia="돋움"/>
                <w:b/>
                <w:w w:val="90"/>
                <w:sz w:val="40"/>
                <w:szCs w:val="40"/>
              </w:rPr>
              <w:t xml:space="preserve"> </w:t>
            </w:r>
            <w:r w:rsidR="008B4E7F" w:rsidRPr="002646CB">
              <w:rPr>
                <w:rFonts w:eastAsia="돋움" w:hint="eastAsia"/>
                <w:b/>
                <w:w w:val="90"/>
                <w:sz w:val="40"/>
                <w:szCs w:val="40"/>
              </w:rPr>
              <w:t>제</w:t>
            </w:r>
            <w:ins w:id="1988" w:author="박 진상" w:date="2019-10-08T04:32:00Z">
              <w:r w:rsidR="00EE4918" w:rsidRPr="002646CB">
                <w:rPr>
                  <w:rFonts w:eastAsia="돋움"/>
                  <w:b/>
                  <w:w w:val="90"/>
                  <w:sz w:val="40"/>
                  <w:szCs w:val="40"/>
                </w:rPr>
                <w:t>4</w:t>
              </w:r>
            </w:ins>
            <w:del w:id="1989" w:author="박 진상" w:date="2019-10-08T04:32:00Z">
              <w:r w:rsidR="002559F2" w:rsidRPr="002646CB" w:rsidDel="00EE4918">
                <w:rPr>
                  <w:rFonts w:eastAsia="돋움"/>
                  <w:b/>
                  <w:w w:val="90"/>
                  <w:sz w:val="40"/>
                  <w:szCs w:val="40"/>
                </w:rPr>
                <w:delText>3</w:delText>
              </w:r>
            </w:del>
            <w:r w:rsidR="008B4E7F" w:rsidRPr="002646CB">
              <w:rPr>
                <w:rFonts w:eastAsia="돋움" w:hint="eastAsia"/>
                <w:b/>
                <w:w w:val="90"/>
                <w:sz w:val="40"/>
                <w:szCs w:val="40"/>
              </w:rPr>
              <w:t>부</w:t>
            </w:r>
            <w:r w:rsidR="00243B65" w:rsidRPr="002646CB">
              <w:rPr>
                <w:rFonts w:eastAsia="돋움"/>
                <w:b/>
                <w:w w:val="90"/>
                <w:sz w:val="40"/>
                <w:szCs w:val="40"/>
              </w:rPr>
              <w:t xml:space="preserve"> :</w:t>
            </w:r>
            <w:r w:rsidR="008B4E7F" w:rsidRPr="002646CB">
              <w:rPr>
                <w:rFonts w:eastAsia="돋움"/>
                <w:b/>
                <w:w w:val="90"/>
                <w:sz w:val="40"/>
                <w:szCs w:val="40"/>
              </w:rPr>
              <w:t xml:space="preserve"> </w:t>
            </w:r>
            <w:ins w:id="1990" w:author="박 진상" w:date="2019-10-08T04:44:00Z">
              <w:r w:rsidR="006B3701" w:rsidRPr="002646CB">
                <w:rPr>
                  <w:rFonts w:eastAsia="돋움" w:hint="eastAsia"/>
                  <w:b/>
                  <w:w w:val="90"/>
                  <w:sz w:val="40"/>
                  <w:szCs w:val="40"/>
                </w:rPr>
                <w:t>분산자원</w:t>
              </w:r>
              <w:r w:rsidR="006B3701" w:rsidRPr="002646CB">
                <w:rPr>
                  <w:rFonts w:eastAsia="돋움"/>
                  <w:b/>
                  <w:w w:val="90"/>
                  <w:sz w:val="40"/>
                  <w:szCs w:val="40"/>
                </w:rPr>
                <w:t xml:space="preserve"> </w:t>
              </w:r>
            </w:ins>
            <w:ins w:id="1991" w:author="박 진상" w:date="2019-10-08T04:32:00Z">
              <w:r w:rsidR="00EE4918" w:rsidRPr="002646CB">
                <w:rPr>
                  <w:rFonts w:eastAsia="돋움" w:hint="eastAsia"/>
                  <w:b/>
                  <w:w w:val="90"/>
                  <w:sz w:val="40"/>
                  <w:szCs w:val="40"/>
                </w:rPr>
                <w:t>안정화</w:t>
              </w:r>
              <w:r w:rsidR="00EE4918" w:rsidRPr="002646CB">
                <w:rPr>
                  <w:rFonts w:eastAsia="돋움"/>
                  <w:b/>
                  <w:w w:val="90"/>
                  <w:sz w:val="40"/>
                  <w:szCs w:val="40"/>
                </w:rPr>
                <w:t xml:space="preserve"> </w:t>
              </w:r>
              <w:r w:rsidR="00EE4918" w:rsidRPr="002646CB">
                <w:rPr>
                  <w:rFonts w:eastAsia="돋움" w:hint="eastAsia"/>
                  <w:b/>
                  <w:w w:val="90"/>
                  <w:sz w:val="40"/>
                  <w:szCs w:val="40"/>
                </w:rPr>
                <w:t>특성지표</w:t>
              </w:r>
            </w:ins>
            <w:del w:id="1992" w:author="박 진상" w:date="2019-10-08T04:32:00Z">
              <w:r w:rsidR="004E5776" w:rsidRPr="002646CB" w:rsidDel="00EE4918">
                <w:rPr>
                  <w:rFonts w:eastAsia="돋움" w:hint="eastAsia"/>
                  <w:b/>
                  <w:w w:val="90"/>
                  <w:sz w:val="40"/>
                  <w:szCs w:val="40"/>
                </w:rPr>
                <w:delText>운</w:delText>
              </w:r>
              <w:r w:rsidR="00D8629A" w:rsidRPr="002646CB" w:rsidDel="00EE4918">
                <w:rPr>
                  <w:rFonts w:eastAsia="돋움" w:hint="eastAsia"/>
                  <w:b/>
                  <w:w w:val="90"/>
                  <w:sz w:val="40"/>
                  <w:szCs w:val="40"/>
                </w:rPr>
                <w:delText>전</w:delText>
              </w:r>
              <w:r w:rsidR="004E5776" w:rsidRPr="002646CB" w:rsidDel="00EE4918">
                <w:rPr>
                  <w:rFonts w:eastAsia="돋움"/>
                  <w:b/>
                  <w:w w:val="90"/>
                  <w:sz w:val="40"/>
                  <w:szCs w:val="40"/>
                </w:rPr>
                <w:delText xml:space="preserve"> </w:delText>
              </w:r>
              <w:r w:rsidR="004E5776" w:rsidRPr="002646CB" w:rsidDel="00EE4918">
                <w:rPr>
                  <w:rFonts w:eastAsia="돋움" w:hint="eastAsia"/>
                  <w:b/>
                  <w:w w:val="90"/>
                  <w:sz w:val="40"/>
                  <w:szCs w:val="40"/>
                </w:rPr>
                <w:delText>및</w:delText>
              </w:r>
              <w:r w:rsidR="004E5776" w:rsidRPr="002646CB" w:rsidDel="00EE4918">
                <w:rPr>
                  <w:rFonts w:eastAsia="돋움"/>
                  <w:b/>
                  <w:w w:val="90"/>
                  <w:sz w:val="40"/>
                  <w:szCs w:val="40"/>
                </w:rPr>
                <w:delText xml:space="preserve"> </w:delText>
              </w:r>
              <w:r w:rsidR="004E5776" w:rsidRPr="002646CB" w:rsidDel="00EE4918">
                <w:rPr>
                  <w:rFonts w:eastAsia="돋움" w:hint="eastAsia"/>
                  <w:b/>
                  <w:w w:val="90"/>
                  <w:sz w:val="40"/>
                  <w:szCs w:val="40"/>
                </w:rPr>
                <w:delText>제어</w:delText>
              </w:r>
            </w:del>
          </w:p>
        </w:tc>
      </w:tr>
    </w:tbl>
    <w:p w14:paraId="062EBF03" w14:textId="77777777" w:rsidR="00391212" w:rsidRPr="002646CB" w:rsidRDefault="00391212" w:rsidP="00391212">
      <w:pPr>
        <w:adjustRightInd w:val="0"/>
        <w:jc w:val="center"/>
        <w:rPr>
          <w:rFonts w:eastAsia="돋움"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7357"/>
      </w:tblGrid>
      <w:tr w:rsidR="00391212" w:rsidRPr="002646CB" w14:paraId="30114575" w14:textId="77777777" w:rsidTr="002153AF">
        <w:trPr>
          <w:jc w:val="center"/>
        </w:trPr>
        <w:tc>
          <w:tcPr>
            <w:tcW w:w="7357" w:type="dxa"/>
          </w:tcPr>
          <w:p w14:paraId="3CFA0023" w14:textId="7F6F8774" w:rsidR="00791087" w:rsidRPr="002646CB" w:rsidRDefault="00F7536B" w:rsidP="002559F2">
            <w:pPr>
              <w:adjustRightInd w:val="0"/>
              <w:jc w:val="center"/>
              <w:rPr>
                <w:rFonts w:eastAsia="돋움"/>
                <w:sz w:val="24"/>
                <w:szCs w:val="24"/>
                <w:rPrChange w:id="1993" w:author="ETRI-김종원" w:date="2019-12-10T10:44:00Z">
                  <w:rPr>
                    <w:rFonts w:eastAsia="돋움"/>
                    <w:color w:val="000000"/>
                    <w:sz w:val="24"/>
                    <w:szCs w:val="24"/>
                  </w:rPr>
                </w:rPrChange>
              </w:rPr>
            </w:pPr>
            <w:r w:rsidRPr="002646CB">
              <w:rPr>
                <w:rFonts w:eastAsia="돋움"/>
                <w:sz w:val="24"/>
                <w:szCs w:val="24"/>
                <w:rPrChange w:id="1994" w:author="ETRI-김종원" w:date="2019-12-10T10:44:00Z">
                  <w:rPr>
                    <w:rFonts w:eastAsia="돋움"/>
                    <w:color w:val="000000"/>
                    <w:sz w:val="24"/>
                    <w:szCs w:val="24"/>
                  </w:rPr>
                </w:rPrChange>
              </w:rPr>
              <w:t xml:space="preserve">Community Energy System(CES) </w:t>
            </w:r>
            <w:r w:rsidR="00791087" w:rsidRPr="002646CB">
              <w:rPr>
                <w:rFonts w:eastAsia="돋움"/>
                <w:sz w:val="24"/>
                <w:szCs w:val="24"/>
                <w:rPrChange w:id="1995" w:author="ETRI-김종원" w:date="2019-12-10T10:44:00Z">
                  <w:rPr>
                    <w:rFonts w:eastAsia="돋움"/>
                    <w:color w:val="000000"/>
                    <w:sz w:val="24"/>
                    <w:szCs w:val="24"/>
                  </w:rPr>
                </w:rPrChange>
              </w:rPr>
              <w:t xml:space="preserve">based </w:t>
            </w:r>
            <w:r w:rsidRPr="002646CB">
              <w:rPr>
                <w:rFonts w:eastAsia="돋움"/>
                <w:sz w:val="24"/>
                <w:szCs w:val="24"/>
                <w:rPrChange w:id="1996" w:author="ETRI-김종원" w:date="2019-12-10T10:44:00Z">
                  <w:rPr>
                    <w:rFonts w:eastAsia="돋움"/>
                    <w:color w:val="000000"/>
                    <w:sz w:val="24"/>
                    <w:szCs w:val="24"/>
                  </w:rPr>
                </w:rPrChange>
              </w:rPr>
              <w:t>Microgrids</w:t>
            </w:r>
          </w:p>
          <w:p w14:paraId="40FC7495" w14:textId="4926B43F" w:rsidR="00B840AA" w:rsidRPr="002646CB" w:rsidRDefault="00D330FC" w:rsidP="00F7536B">
            <w:pPr>
              <w:adjustRightInd w:val="0"/>
              <w:jc w:val="center"/>
              <w:rPr>
                <w:rFonts w:eastAsia="돋움"/>
              </w:rPr>
            </w:pPr>
            <w:r w:rsidRPr="002646CB">
              <w:rPr>
                <w:rFonts w:eastAsia="돋움"/>
                <w:b/>
                <w:w w:val="90"/>
                <w:sz w:val="24"/>
                <w:szCs w:val="24"/>
              </w:rPr>
              <w:t>—</w:t>
            </w:r>
            <w:r w:rsidRPr="002646CB">
              <w:rPr>
                <w:rFonts w:eastAsia="돋움"/>
                <w:sz w:val="24"/>
                <w:szCs w:val="24"/>
              </w:rPr>
              <w:t xml:space="preserve"> </w:t>
            </w:r>
            <w:r w:rsidR="00B840AA" w:rsidRPr="002646CB">
              <w:rPr>
                <w:rFonts w:eastAsia="돋움"/>
                <w:sz w:val="24"/>
                <w:szCs w:val="24"/>
              </w:rPr>
              <w:t xml:space="preserve">Part </w:t>
            </w:r>
            <w:ins w:id="1997" w:author="박 진상" w:date="2019-10-08T04:32:00Z">
              <w:r w:rsidR="00EE4918" w:rsidRPr="002646CB">
                <w:rPr>
                  <w:rFonts w:eastAsia="돋움"/>
                  <w:sz w:val="24"/>
                  <w:szCs w:val="24"/>
                </w:rPr>
                <w:t>4</w:t>
              </w:r>
            </w:ins>
            <w:del w:id="1998" w:author="박 진상" w:date="2019-10-08T04:32:00Z">
              <w:r w:rsidR="002559F2" w:rsidRPr="002646CB" w:rsidDel="00EE4918">
                <w:rPr>
                  <w:rFonts w:eastAsia="돋움"/>
                  <w:sz w:val="24"/>
                  <w:szCs w:val="24"/>
                </w:rPr>
                <w:delText>3</w:delText>
              </w:r>
            </w:del>
            <w:r w:rsidR="00B840AA" w:rsidRPr="002646CB">
              <w:rPr>
                <w:rFonts w:eastAsia="돋움"/>
                <w:sz w:val="24"/>
                <w:szCs w:val="24"/>
              </w:rPr>
              <w:t>:</w:t>
            </w:r>
            <w:ins w:id="1999" w:author="박 진상" w:date="2019-10-08T04:32:00Z">
              <w:r w:rsidR="00EE4918" w:rsidRPr="002646CB">
                <w:rPr>
                  <w:rFonts w:eastAsia="돋움"/>
                  <w:sz w:val="24"/>
                  <w:szCs w:val="24"/>
                </w:rPr>
                <w:t xml:space="preserve"> Stabilit</w:t>
              </w:r>
            </w:ins>
            <w:ins w:id="2000" w:author="박 진상" w:date="2019-10-08T04:33:00Z">
              <w:r w:rsidR="00EE4918" w:rsidRPr="002646CB">
                <w:rPr>
                  <w:rFonts w:eastAsia="돋움"/>
                  <w:sz w:val="24"/>
                  <w:szCs w:val="24"/>
                </w:rPr>
                <w:t xml:space="preserve">y Indices for </w:t>
              </w:r>
            </w:ins>
            <w:ins w:id="2001" w:author="박 진상" w:date="2019-10-08T04:44:00Z">
              <w:r w:rsidR="006B3701" w:rsidRPr="002646CB">
                <w:rPr>
                  <w:rFonts w:eastAsia="돋움"/>
                  <w:sz w:val="24"/>
                  <w:szCs w:val="24"/>
                </w:rPr>
                <w:t>DER</w:t>
              </w:r>
            </w:ins>
            <w:del w:id="2002" w:author="박 진상" w:date="2019-10-08T04:32:00Z">
              <w:r w:rsidR="00B840AA" w:rsidRPr="002646CB" w:rsidDel="00EE4918">
                <w:rPr>
                  <w:rFonts w:eastAsia="돋움"/>
                  <w:sz w:val="24"/>
                  <w:szCs w:val="24"/>
                </w:rPr>
                <w:delText xml:space="preserve"> </w:delText>
              </w:r>
            </w:del>
            <w:del w:id="2003" w:author="박 진상" w:date="2019-10-08T04:33:00Z">
              <w:r w:rsidR="00B840AA" w:rsidRPr="002646CB" w:rsidDel="00EE4918">
                <w:rPr>
                  <w:rFonts w:eastAsia="돋움"/>
                  <w:sz w:val="24"/>
                  <w:szCs w:val="24"/>
                </w:rPr>
                <w:delText>Operation and Control</w:delText>
              </w:r>
            </w:del>
          </w:p>
        </w:tc>
      </w:tr>
    </w:tbl>
    <w:p w14:paraId="21A25E5D" w14:textId="77777777" w:rsidR="00391212" w:rsidRPr="002646CB" w:rsidRDefault="00391212" w:rsidP="001F1128">
      <w:pPr>
        <w:wordWrap/>
      </w:pPr>
    </w:p>
    <w:p w14:paraId="6D0AECD9" w14:textId="77777777" w:rsidR="00391212" w:rsidRPr="002646CB" w:rsidRDefault="00391212" w:rsidP="001F1128">
      <w:pPr>
        <w:wordWrap/>
      </w:pPr>
    </w:p>
    <w:p w14:paraId="572D4395" w14:textId="77777777" w:rsidR="00391212" w:rsidRPr="002646CB" w:rsidRDefault="00391212" w:rsidP="001F1128">
      <w:pPr>
        <w:pStyle w:val="13"/>
        <w:keepNext/>
        <w:widowControl/>
        <w:tabs>
          <w:tab w:val="num" w:pos="300"/>
        </w:tabs>
        <w:suppressAutoHyphens/>
        <w:wordWrap/>
        <w:autoSpaceDE/>
        <w:autoSpaceDN/>
        <w:jc w:val="left"/>
      </w:pPr>
      <w:bookmarkStart w:id="2004" w:name="_Toc161136371"/>
      <w:bookmarkStart w:id="2005" w:name="_Toc26867559"/>
      <w:r w:rsidRPr="002646CB">
        <w:rPr>
          <w:rFonts w:hint="eastAsia"/>
        </w:rPr>
        <w:t>적용범위</w:t>
      </w:r>
      <w:bookmarkEnd w:id="2004"/>
      <w:bookmarkEnd w:id="2005"/>
    </w:p>
    <w:p w14:paraId="7E86839E" w14:textId="77777777" w:rsidR="00391212" w:rsidRPr="002646CB" w:rsidRDefault="00391212" w:rsidP="001F1128">
      <w:pPr>
        <w:wordWrap/>
      </w:pPr>
    </w:p>
    <w:p w14:paraId="5471F92A" w14:textId="77777777" w:rsidR="00FC605E" w:rsidRPr="002646CB" w:rsidRDefault="00916AF9" w:rsidP="00791087">
      <w:pPr>
        <w:rPr>
          <w:ins w:id="2006" w:author="박 진상" w:date="2019-10-08T05:20:00Z"/>
        </w:rPr>
      </w:pPr>
      <w:r w:rsidRPr="002646CB">
        <w:rPr>
          <w:rFonts w:hint="eastAsia"/>
        </w:rPr>
        <w:t>본</w:t>
      </w:r>
      <w:r w:rsidRPr="002646CB">
        <w:t xml:space="preserve"> </w:t>
      </w:r>
      <w:r w:rsidRPr="002646CB">
        <w:rPr>
          <w:rFonts w:hint="eastAsia"/>
        </w:rPr>
        <w:t>표준은</w:t>
      </w:r>
      <w:r w:rsidRPr="002646CB">
        <w:t xml:space="preserve"> </w:t>
      </w:r>
      <w:r w:rsidR="00C2545E" w:rsidRPr="002646CB">
        <w:rPr>
          <w:rFonts w:hint="eastAsia"/>
        </w:rPr>
        <w:t>구역형</w:t>
      </w:r>
      <w:r w:rsidR="00C2545E" w:rsidRPr="002646CB">
        <w:t xml:space="preserve"> </w:t>
      </w:r>
      <w:r w:rsidR="00C2545E" w:rsidRPr="002646CB">
        <w:rPr>
          <w:rFonts w:hint="eastAsia"/>
        </w:rPr>
        <w:t>집단에너지</w:t>
      </w:r>
      <w:r w:rsidR="00E221DE" w:rsidRPr="002646CB">
        <w:t>(</w:t>
      </w:r>
      <w:r w:rsidRPr="002646CB">
        <w:t>CES</w:t>
      </w:r>
      <w:r w:rsidR="00E221DE" w:rsidRPr="002646CB">
        <w:t>, Community Energy System)</w:t>
      </w:r>
      <w:r w:rsidR="00C51A6E" w:rsidRPr="002646CB">
        <w:t xml:space="preserve"> </w:t>
      </w:r>
      <w:r w:rsidR="00C51A6E" w:rsidRPr="002646CB">
        <w:rPr>
          <w:rFonts w:hint="eastAsia"/>
        </w:rPr>
        <w:t>사업자</w:t>
      </w:r>
      <w:r w:rsidR="00C51A6E" w:rsidRPr="002646CB">
        <w:t xml:space="preserve"> </w:t>
      </w:r>
      <w:r w:rsidR="00C51A6E" w:rsidRPr="002646CB">
        <w:rPr>
          <w:rFonts w:hint="eastAsia"/>
        </w:rPr>
        <w:t>시설을</w:t>
      </w:r>
      <w:r w:rsidR="00C51A6E" w:rsidRPr="002646CB">
        <w:t xml:space="preserve"> </w:t>
      </w:r>
      <w:r w:rsidR="00C51A6E" w:rsidRPr="002646CB">
        <w:rPr>
          <w:rFonts w:hint="eastAsia"/>
        </w:rPr>
        <w:t>기반으로</w:t>
      </w:r>
      <w:r w:rsidR="00C51A6E" w:rsidRPr="002646CB">
        <w:t xml:space="preserve"> </w:t>
      </w:r>
      <w:r w:rsidR="00C51A6E" w:rsidRPr="002646CB">
        <w:rPr>
          <w:rFonts w:hint="eastAsia"/>
        </w:rPr>
        <w:t>구축되는</w:t>
      </w:r>
      <w:r w:rsidRPr="002646CB">
        <w:t xml:space="preserve"> </w:t>
      </w:r>
      <w:r w:rsidRPr="002646CB">
        <w:rPr>
          <w:rFonts w:hint="eastAsia"/>
        </w:rPr>
        <w:t>마이크로그리드</w:t>
      </w:r>
      <w:r w:rsidR="006D24F1" w:rsidRPr="002646CB">
        <w:t>(</w:t>
      </w:r>
      <w:r w:rsidR="006D24F1" w:rsidRPr="002646CB">
        <w:rPr>
          <w:rFonts w:hint="eastAsia"/>
        </w:rPr>
        <w:t>이하</w:t>
      </w:r>
      <w:r w:rsidR="006D24F1" w:rsidRPr="002646CB">
        <w:t xml:space="preserve"> </w:t>
      </w:r>
      <w:r w:rsidR="00791087" w:rsidRPr="002646CB">
        <w:t>CES-MG</w:t>
      </w:r>
      <w:r w:rsidR="006D24F1" w:rsidRPr="002646CB">
        <w:rPr>
          <w:rFonts w:hint="eastAsia"/>
        </w:rPr>
        <w:t>로</w:t>
      </w:r>
      <w:r w:rsidR="006D24F1" w:rsidRPr="002646CB">
        <w:t xml:space="preserve"> </w:t>
      </w:r>
      <w:r w:rsidR="006D24F1" w:rsidRPr="002646CB">
        <w:rPr>
          <w:rFonts w:hint="eastAsia"/>
        </w:rPr>
        <w:t>기술함</w:t>
      </w:r>
      <w:r w:rsidR="006D24F1" w:rsidRPr="002646CB">
        <w:t>)</w:t>
      </w:r>
      <w:r w:rsidRPr="002646CB">
        <w:rPr>
          <w:rFonts w:hint="eastAsia"/>
        </w:rPr>
        <w:t>의</w:t>
      </w:r>
      <w:r w:rsidRPr="002646CB">
        <w:t xml:space="preserve"> </w:t>
      </w:r>
      <w:r w:rsidR="00CB5B84" w:rsidRPr="002646CB">
        <w:rPr>
          <w:rFonts w:hint="eastAsia"/>
        </w:rPr>
        <w:t>계통</w:t>
      </w:r>
      <w:r w:rsidR="00CB5B84" w:rsidRPr="002646CB">
        <w:t xml:space="preserve"> </w:t>
      </w:r>
      <w:r w:rsidR="00CB5B84" w:rsidRPr="002646CB">
        <w:rPr>
          <w:rFonts w:hint="eastAsia"/>
        </w:rPr>
        <w:t>연계</w:t>
      </w:r>
      <w:r w:rsidRPr="002646CB">
        <w:rPr>
          <w:rFonts w:hint="eastAsia"/>
        </w:rPr>
        <w:t>운</w:t>
      </w:r>
      <w:r w:rsidR="002559F2" w:rsidRPr="002646CB">
        <w:rPr>
          <w:rFonts w:hint="eastAsia"/>
        </w:rPr>
        <w:t>전</w:t>
      </w:r>
      <w:r w:rsidR="00CB5B84" w:rsidRPr="002646CB">
        <w:t xml:space="preserve">, </w:t>
      </w:r>
      <w:r w:rsidR="00CB5B84" w:rsidRPr="002646CB">
        <w:rPr>
          <w:rFonts w:hint="eastAsia"/>
        </w:rPr>
        <w:t>독립운전</w:t>
      </w:r>
      <w:r w:rsidR="00CB5B84" w:rsidRPr="002646CB">
        <w:t xml:space="preserve"> </w:t>
      </w:r>
      <w:r w:rsidR="00CB5B84" w:rsidRPr="002646CB">
        <w:rPr>
          <w:rFonts w:hint="eastAsia"/>
        </w:rPr>
        <w:t>및</w:t>
      </w:r>
      <w:r w:rsidR="00CB5B84" w:rsidRPr="002646CB">
        <w:t xml:space="preserve"> </w:t>
      </w:r>
      <w:r w:rsidR="00CB5B84" w:rsidRPr="002646CB">
        <w:rPr>
          <w:rFonts w:hint="eastAsia"/>
        </w:rPr>
        <w:t>운전</w:t>
      </w:r>
      <w:r w:rsidR="00CB5B84" w:rsidRPr="002646CB">
        <w:t xml:space="preserve"> </w:t>
      </w:r>
      <w:r w:rsidR="00CB5B84" w:rsidRPr="002646CB">
        <w:rPr>
          <w:rFonts w:hint="eastAsia"/>
        </w:rPr>
        <w:t>모드</w:t>
      </w:r>
      <w:r w:rsidR="00CB5B84" w:rsidRPr="002646CB">
        <w:t xml:space="preserve"> </w:t>
      </w:r>
      <w:r w:rsidR="00CB5B84" w:rsidRPr="002646CB">
        <w:rPr>
          <w:rFonts w:hint="eastAsia"/>
        </w:rPr>
        <w:t>전환과</w:t>
      </w:r>
      <w:r w:rsidRPr="002646CB">
        <w:t xml:space="preserve"> </w:t>
      </w:r>
      <w:r w:rsidRPr="002646CB">
        <w:rPr>
          <w:rFonts w:hint="eastAsia"/>
        </w:rPr>
        <w:t>제어</w:t>
      </w:r>
      <w:r w:rsidRPr="002646CB">
        <w:t xml:space="preserve"> </w:t>
      </w:r>
      <w:r w:rsidRPr="002646CB">
        <w:rPr>
          <w:rFonts w:hint="eastAsia"/>
        </w:rPr>
        <w:t>요구사항을</w:t>
      </w:r>
      <w:r w:rsidRPr="002646CB">
        <w:t xml:space="preserve"> </w:t>
      </w:r>
      <w:r w:rsidRPr="002646CB">
        <w:rPr>
          <w:rFonts w:hint="eastAsia"/>
        </w:rPr>
        <w:t>제공하기</w:t>
      </w:r>
      <w:r w:rsidRPr="002646CB">
        <w:t xml:space="preserve"> </w:t>
      </w:r>
      <w:r w:rsidRPr="002646CB">
        <w:rPr>
          <w:rFonts w:hint="eastAsia"/>
        </w:rPr>
        <w:t>위한</w:t>
      </w:r>
      <w:r w:rsidRPr="002646CB">
        <w:t xml:space="preserve"> </w:t>
      </w:r>
      <w:r w:rsidRPr="002646CB">
        <w:rPr>
          <w:rFonts w:hint="eastAsia"/>
        </w:rPr>
        <w:t>것이다</w:t>
      </w:r>
      <w:r w:rsidRPr="002646CB">
        <w:t xml:space="preserve">. </w:t>
      </w:r>
    </w:p>
    <w:p w14:paraId="045865CA" w14:textId="77777777" w:rsidR="00FC605E" w:rsidRPr="002646CB" w:rsidRDefault="00FC605E" w:rsidP="00791087">
      <w:pPr>
        <w:rPr>
          <w:ins w:id="2007" w:author="박 진상" w:date="2019-10-08T05:20:00Z"/>
        </w:rPr>
      </w:pPr>
    </w:p>
    <w:p w14:paraId="4DEC8C42" w14:textId="7F08FC08" w:rsidR="006D24F1" w:rsidRPr="002646CB" w:rsidRDefault="00FC605E" w:rsidP="00791087">
      <w:pPr>
        <w:rPr>
          <w:ins w:id="2008" w:author="박 진상" w:date="2019-10-08T05:30:00Z"/>
        </w:rPr>
      </w:pPr>
      <w:ins w:id="2009" w:author="박 진상" w:date="2019-10-08T05:17:00Z">
        <w:r w:rsidRPr="002646CB">
          <w:rPr>
            <w:rFonts w:hint="eastAsia"/>
          </w:rPr>
          <w:t>특히</w:t>
        </w:r>
        <w:r w:rsidRPr="002646CB">
          <w:t xml:space="preserve"> </w:t>
        </w:r>
      </w:ins>
      <w:ins w:id="2010" w:author="ETRI-김종원" w:date="2019-12-02T16:26:00Z">
        <w:r w:rsidR="002A694B" w:rsidRPr="002646CB">
          <w:t>CES-MG</w:t>
        </w:r>
        <w:r w:rsidR="002A694B" w:rsidRPr="002646CB">
          <w:rPr>
            <w:rFonts w:hint="eastAsia"/>
          </w:rPr>
          <w:t>의</w:t>
        </w:r>
        <w:r w:rsidR="002A694B" w:rsidRPr="002646CB">
          <w:t xml:space="preserve"> </w:t>
        </w:r>
        <w:r w:rsidR="002A694B" w:rsidRPr="002646CB">
          <w:rPr>
            <w:rFonts w:hint="eastAsia"/>
          </w:rPr>
          <w:t>발전계획에</w:t>
        </w:r>
        <w:r w:rsidR="002A694B" w:rsidRPr="002646CB">
          <w:t xml:space="preserve"> </w:t>
        </w:r>
        <w:r w:rsidR="002A694B" w:rsidRPr="002646CB">
          <w:rPr>
            <w:rFonts w:hint="eastAsia"/>
          </w:rPr>
          <w:t>도움이되도록</w:t>
        </w:r>
        <w:r w:rsidR="002A694B" w:rsidRPr="002646CB">
          <w:t xml:space="preserve"> </w:t>
        </w:r>
        <w:r w:rsidR="002A694B" w:rsidRPr="002646CB">
          <w:rPr>
            <w:rFonts w:hint="eastAsia"/>
          </w:rPr>
          <w:t>분산자원을</w:t>
        </w:r>
        <w:r w:rsidR="002A694B" w:rsidRPr="002646CB">
          <w:t xml:space="preserve"> </w:t>
        </w:r>
        <w:r w:rsidR="002A694B" w:rsidRPr="002646CB">
          <w:rPr>
            <w:rFonts w:hint="eastAsia"/>
          </w:rPr>
          <w:t>활용하기</w:t>
        </w:r>
        <w:r w:rsidR="002A694B" w:rsidRPr="002646CB">
          <w:t xml:space="preserve"> </w:t>
        </w:r>
        <w:r w:rsidR="002A694B" w:rsidRPr="002646CB">
          <w:rPr>
            <w:rFonts w:hint="eastAsia"/>
          </w:rPr>
          <w:t>위하여</w:t>
        </w:r>
        <w:r w:rsidR="002A694B" w:rsidRPr="002646CB">
          <w:t xml:space="preserve">, </w:t>
        </w:r>
      </w:ins>
      <w:ins w:id="2011" w:author="ETRI-김종원" w:date="2019-12-02T16:27:00Z">
        <w:r w:rsidR="00B558AD" w:rsidRPr="002646CB">
          <w:rPr>
            <w:rFonts w:hint="eastAsia"/>
            <w:rPrChange w:id="2012" w:author="ETRI-김종원" w:date="2019-12-10T10:44:00Z">
              <w:rPr>
                <w:rFonts w:hint="eastAsia"/>
                <w:color w:val="FF0000"/>
              </w:rPr>
            </w:rPrChange>
          </w:rPr>
          <w:t>전기에너지저장</w:t>
        </w:r>
      </w:ins>
      <w:ins w:id="2013" w:author="ETRI-김종원" w:date="2019-12-03T09:35:00Z">
        <w:r w:rsidR="00B558AD" w:rsidRPr="002646CB">
          <w:rPr>
            <w:rFonts w:hint="eastAsia"/>
            <w:rPrChange w:id="2014" w:author="ETRI-김종원" w:date="2019-12-10T10:44:00Z">
              <w:rPr>
                <w:rFonts w:hint="eastAsia"/>
                <w:color w:val="FF0000"/>
              </w:rPr>
            </w:rPrChange>
          </w:rPr>
          <w:t>장치</w:t>
        </w:r>
      </w:ins>
      <w:ins w:id="2015" w:author="ETRI-김종원" w:date="2019-12-02T16:27:00Z">
        <w:r w:rsidR="002A694B" w:rsidRPr="002646CB">
          <w:t>(EES)</w:t>
        </w:r>
      </w:ins>
      <w:ins w:id="2016" w:author="박 진상" w:date="2019-10-08T05:17:00Z">
        <w:del w:id="2017" w:author="ETRI-김종원" w:date="2019-12-02T16:26:00Z">
          <w:r w:rsidRPr="002646CB" w:rsidDel="002A694B">
            <w:rPr>
              <w:rFonts w:hint="eastAsia"/>
            </w:rPr>
            <w:delText>간헐적</w:delText>
          </w:r>
          <w:r w:rsidRPr="002646CB" w:rsidDel="002A694B">
            <w:delText xml:space="preserve"> </w:delText>
          </w:r>
          <w:r w:rsidRPr="002646CB" w:rsidDel="002A694B">
            <w:rPr>
              <w:rFonts w:hint="eastAsia"/>
            </w:rPr>
            <w:delText>발전특성을</w:delText>
          </w:r>
          <w:r w:rsidRPr="002646CB" w:rsidDel="002A694B">
            <w:delText xml:space="preserve"> </w:delText>
          </w:r>
          <w:r w:rsidRPr="002646CB" w:rsidDel="002A694B">
            <w:rPr>
              <w:rFonts w:hint="eastAsia"/>
            </w:rPr>
            <w:delText>갖는</w:delText>
          </w:r>
          <w:r w:rsidRPr="002646CB" w:rsidDel="002A694B">
            <w:delText xml:space="preserve"> </w:delText>
          </w:r>
          <w:r w:rsidRPr="002646CB" w:rsidDel="002A694B">
            <w:rPr>
              <w:rFonts w:hint="eastAsia"/>
            </w:rPr>
            <w:delText>태양광발전</w:delText>
          </w:r>
          <w:r w:rsidRPr="002646CB" w:rsidDel="002A694B">
            <w:delText>(PV)</w:delText>
          </w:r>
          <w:r w:rsidRPr="002646CB" w:rsidDel="002A694B">
            <w:rPr>
              <w:rFonts w:hint="eastAsia"/>
            </w:rPr>
            <w:delText>의</w:delText>
          </w:r>
        </w:del>
      </w:ins>
      <w:ins w:id="2018" w:author="박 진상" w:date="2019-10-08T05:18:00Z">
        <w:del w:id="2019" w:author="ETRI-김종원" w:date="2019-12-02T16:26:00Z">
          <w:r w:rsidRPr="002646CB" w:rsidDel="002A694B">
            <w:delText xml:space="preserve"> </w:delText>
          </w:r>
          <w:r w:rsidRPr="002646CB" w:rsidDel="002A694B">
            <w:rPr>
              <w:rFonts w:hint="eastAsia"/>
            </w:rPr>
            <w:delText>출력변화가</w:delText>
          </w:r>
          <w:r w:rsidRPr="002646CB" w:rsidDel="002A694B">
            <w:delText xml:space="preserve"> </w:delText>
          </w:r>
          <w:r w:rsidRPr="002646CB" w:rsidDel="002A694B">
            <w:rPr>
              <w:rFonts w:hint="eastAsia"/>
            </w:rPr>
            <w:delText>계통에</w:delText>
          </w:r>
          <w:r w:rsidRPr="002646CB" w:rsidDel="002A694B">
            <w:delText xml:space="preserve"> </w:delText>
          </w:r>
        </w:del>
      </w:ins>
      <w:ins w:id="2020" w:author="박 진상" w:date="2019-10-08T05:20:00Z">
        <w:del w:id="2021" w:author="ETRI-김종원" w:date="2019-12-02T16:26:00Z">
          <w:r w:rsidRPr="002646CB" w:rsidDel="002A694B">
            <w:rPr>
              <w:rFonts w:hint="eastAsia"/>
            </w:rPr>
            <w:delText>미</w:delText>
          </w:r>
        </w:del>
      </w:ins>
      <w:ins w:id="2022" w:author="박 진상" w:date="2019-10-08T05:18:00Z">
        <w:del w:id="2023" w:author="ETRI-김종원" w:date="2019-12-02T16:26:00Z">
          <w:r w:rsidRPr="002646CB" w:rsidDel="002A694B">
            <w:rPr>
              <w:rFonts w:hint="eastAsia"/>
            </w:rPr>
            <w:delText>치는</w:delText>
          </w:r>
          <w:r w:rsidRPr="002646CB" w:rsidDel="002A694B">
            <w:delText xml:space="preserve"> </w:delText>
          </w:r>
          <w:r w:rsidRPr="002646CB" w:rsidDel="002A694B">
            <w:rPr>
              <w:rFonts w:hint="eastAsia"/>
            </w:rPr>
            <w:delText>불안정성을</w:delText>
          </w:r>
          <w:r w:rsidRPr="002646CB" w:rsidDel="002A694B">
            <w:delText xml:space="preserve"> </w:delText>
          </w:r>
          <w:r w:rsidRPr="002646CB" w:rsidDel="002A694B">
            <w:rPr>
              <w:rFonts w:hint="eastAsia"/>
            </w:rPr>
            <w:delText>해소하기</w:delText>
          </w:r>
          <w:r w:rsidRPr="002646CB" w:rsidDel="002A694B">
            <w:delText xml:space="preserve"> </w:delText>
          </w:r>
          <w:r w:rsidRPr="002646CB" w:rsidDel="002A694B">
            <w:rPr>
              <w:rFonts w:hint="eastAsia"/>
            </w:rPr>
            <w:delText>위한</w:delText>
          </w:r>
          <w:r w:rsidRPr="002646CB" w:rsidDel="002A694B">
            <w:delText xml:space="preserve"> </w:delText>
          </w:r>
          <w:r w:rsidRPr="002646CB" w:rsidDel="002A694B">
            <w:rPr>
              <w:rFonts w:hint="eastAsia"/>
            </w:rPr>
            <w:delText>방안으로</w:delText>
          </w:r>
          <w:r w:rsidRPr="002646CB" w:rsidDel="002A694B">
            <w:delText xml:space="preserve"> </w:delText>
          </w:r>
          <w:r w:rsidRPr="002646CB" w:rsidDel="002A694B">
            <w:rPr>
              <w:rFonts w:hint="eastAsia"/>
            </w:rPr>
            <w:delText>전기에너지</w:delText>
          </w:r>
        </w:del>
      </w:ins>
      <w:ins w:id="2024" w:author="박 진상" w:date="2019-10-09T13:14:00Z">
        <w:del w:id="2025" w:author="ETRI-김종원" w:date="2019-12-02T16:26:00Z">
          <w:r w:rsidR="005766F9" w:rsidRPr="002646CB" w:rsidDel="002A694B">
            <w:rPr>
              <w:rFonts w:hint="eastAsia"/>
            </w:rPr>
            <w:delText>저장</w:delText>
          </w:r>
        </w:del>
      </w:ins>
      <w:ins w:id="2026" w:author="박 진상" w:date="2019-10-08T05:18:00Z">
        <w:del w:id="2027" w:author="ETRI-김종원" w:date="2019-12-02T16:26:00Z">
          <w:r w:rsidRPr="002646CB" w:rsidDel="002A694B">
            <w:rPr>
              <w:rFonts w:hint="eastAsia"/>
            </w:rPr>
            <w:delText>시스템</w:delText>
          </w:r>
        </w:del>
      </w:ins>
      <w:ins w:id="2028" w:author="박 진상" w:date="2019-10-08T05:20:00Z">
        <w:del w:id="2029" w:author="ETRI-김종원" w:date="2019-12-02T16:26:00Z">
          <w:r w:rsidRPr="002646CB" w:rsidDel="002A694B">
            <w:delText>(EES)</w:delText>
          </w:r>
        </w:del>
      </w:ins>
      <w:ins w:id="2030" w:author="박 진상" w:date="2019-10-08T05:18:00Z">
        <w:del w:id="2031" w:author="ETRI-김종원" w:date="2019-12-02T16:26:00Z">
          <w:r w:rsidRPr="002646CB" w:rsidDel="002A694B">
            <w:rPr>
              <w:rFonts w:hint="eastAsia"/>
            </w:rPr>
            <w:delText>을</w:delText>
          </w:r>
          <w:r w:rsidRPr="002646CB" w:rsidDel="002A694B">
            <w:delText xml:space="preserve"> </w:delText>
          </w:r>
          <w:r w:rsidRPr="002646CB" w:rsidDel="002A694B">
            <w:rPr>
              <w:rFonts w:hint="eastAsia"/>
            </w:rPr>
            <w:delText>활용하여</w:delText>
          </w:r>
          <w:r w:rsidRPr="002646CB" w:rsidDel="002A694B">
            <w:delText xml:space="preserve"> PV </w:delText>
          </w:r>
        </w:del>
      </w:ins>
      <w:ins w:id="2032" w:author="박 진상" w:date="2019-10-08T05:19:00Z">
        <w:del w:id="2033" w:author="ETRI-김종원" w:date="2019-12-02T16:26:00Z">
          <w:r w:rsidRPr="002646CB" w:rsidDel="002A694B">
            <w:rPr>
              <w:rFonts w:hint="eastAsia"/>
            </w:rPr>
            <w:delText>발전량을</w:delText>
          </w:r>
          <w:r w:rsidRPr="002646CB" w:rsidDel="002A694B">
            <w:delText xml:space="preserve"> </w:delText>
          </w:r>
          <w:r w:rsidRPr="002646CB" w:rsidDel="002A694B">
            <w:rPr>
              <w:rFonts w:hint="eastAsia"/>
            </w:rPr>
            <w:delText>계통의</w:delText>
          </w:r>
          <w:r w:rsidRPr="002646CB" w:rsidDel="002A694B">
            <w:delText xml:space="preserve"> </w:delText>
          </w:r>
          <w:r w:rsidRPr="002646CB" w:rsidDel="002A694B">
            <w:rPr>
              <w:rFonts w:hint="eastAsia"/>
            </w:rPr>
            <w:delText>발전계획에</w:delText>
          </w:r>
          <w:r w:rsidRPr="002646CB" w:rsidDel="002A694B">
            <w:delText xml:space="preserve"> </w:delText>
          </w:r>
          <w:r w:rsidRPr="002646CB" w:rsidDel="002A694B">
            <w:rPr>
              <w:rFonts w:hint="eastAsia"/>
            </w:rPr>
            <w:delText>반영하여</w:delText>
          </w:r>
          <w:r w:rsidRPr="002646CB" w:rsidDel="002A694B">
            <w:delText xml:space="preserve"> </w:delText>
          </w:r>
          <w:r w:rsidRPr="002646CB" w:rsidDel="002A694B">
            <w:rPr>
              <w:rFonts w:hint="eastAsia"/>
            </w:rPr>
            <w:delText>계획된</w:delText>
          </w:r>
          <w:r w:rsidRPr="002646CB" w:rsidDel="002A694B">
            <w:delText xml:space="preserve"> </w:delText>
          </w:r>
          <w:r w:rsidRPr="002646CB" w:rsidDel="002A694B">
            <w:rPr>
              <w:rFonts w:hint="eastAsia"/>
            </w:rPr>
            <w:delText>목표값을</w:delText>
          </w:r>
          <w:r w:rsidRPr="002646CB" w:rsidDel="002A694B">
            <w:delText xml:space="preserve"> </w:delText>
          </w:r>
          <w:r w:rsidRPr="002646CB" w:rsidDel="002A694B">
            <w:rPr>
              <w:rFonts w:hint="eastAsia"/>
            </w:rPr>
            <w:delText>추종하는</w:delText>
          </w:r>
          <w:r w:rsidRPr="002646CB" w:rsidDel="002A694B">
            <w:delText xml:space="preserve"> </w:delText>
          </w:r>
        </w:del>
      </w:ins>
      <w:ins w:id="2034" w:author="박 진상" w:date="2019-10-28T18:24:00Z">
        <w:del w:id="2035" w:author="ETRI-김종원" w:date="2019-12-02T16:26:00Z">
          <w:r w:rsidR="00DC4888" w:rsidRPr="002646CB" w:rsidDel="002A694B">
            <w:rPr>
              <w:rFonts w:hint="eastAsia"/>
            </w:rPr>
            <w:delText>신뢰</w:delText>
          </w:r>
        </w:del>
      </w:ins>
      <w:ins w:id="2036" w:author="박 진상" w:date="2019-10-08T05:19:00Z">
        <w:del w:id="2037" w:author="ETRI-김종원" w:date="2019-12-02T16:26:00Z">
          <w:r w:rsidRPr="002646CB" w:rsidDel="002A694B">
            <w:delText xml:space="preserve"> </w:delText>
          </w:r>
          <w:r w:rsidRPr="002646CB" w:rsidDel="002A694B">
            <w:rPr>
              <w:rFonts w:hint="eastAsia"/>
            </w:rPr>
            <w:delText>기반</w:delText>
          </w:r>
          <w:r w:rsidRPr="002646CB" w:rsidDel="002A694B">
            <w:delText xml:space="preserve"> </w:delText>
          </w:r>
        </w:del>
      </w:ins>
      <w:ins w:id="2038" w:author="박 진상" w:date="2019-10-09T13:15:00Z">
        <w:del w:id="2039" w:author="ETRI-김종원" w:date="2019-12-02T16:26:00Z">
          <w:r w:rsidR="005766F9" w:rsidRPr="002646CB" w:rsidDel="002A694B">
            <w:rPr>
              <w:rFonts w:hint="eastAsia"/>
            </w:rPr>
            <w:delText>전기에너지저장장치</w:delText>
          </w:r>
          <w:r w:rsidR="005766F9" w:rsidRPr="002646CB" w:rsidDel="002A694B">
            <w:delText xml:space="preserve"> </w:delText>
          </w:r>
          <w:r w:rsidR="005766F9" w:rsidRPr="002646CB" w:rsidDel="002A694B">
            <w:rPr>
              <w:rFonts w:hint="eastAsia"/>
            </w:rPr>
            <w:delText>연계</w:delText>
          </w:r>
          <w:r w:rsidR="005766F9" w:rsidRPr="002646CB" w:rsidDel="002A694B">
            <w:delText xml:space="preserve"> </w:delText>
          </w:r>
          <w:r w:rsidR="005766F9" w:rsidRPr="002646CB" w:rsidDel="002A694B">
            <w:rPr>
              <w:rFonts w:hint="eastAsia"/>
            </w:rPr>
            <w:delText>태양광발전시스템</w:delText>
          </w:r>
          <w:r w:rsidR="005766F9" w:rsidRPr="002646CB" w:rsidDel="002A694B">
            <w:delText>(</w:delText>
          </w:r>
        </w:del>
      </w:ins>
      <w:ins w:id="2040" w:author="박 진상" w:date="2019-10-08T05:19:00Z">
        <w:del w:id="2041" w:author="ETRI-김종원" w:date="2019-12-02T16:26:00Z">
          <w:r w:rsidRPr="002646CB" w:rsidDel="002A694B">
            <w:delText>PV-EES</w:delText>
          </w:r>
        </w:del>
      </w:ins>
      <w:ins w:id="2042" w:author="박 진상" w:date="2019-10-09T13:15:00Z">
        <w:del w:id="2043" w:author="ETRI-김종원" w:date="2019-12-02T16:26:00Z">
          <w:r w:rsidR="005766F9" w:rsidRPr="002646CB" w:rsidDel="002A694B">
            <w:delText>)</w:delText>
          </w:r>
        </w:del>
      </w:ins>
      <w:ins w:id="2044" w:author="박 진상" w:date="2019-10-08T05:19:00Z">
        <w:del w:id="2045" w:author="ETRI-김종원" w:date="2019-12-02T16:26:00Z">
          <w:r w:rsidRPr="002646CB" w:rsidDel="002A694B">
            <w:delText xml:space="preserve"> </w:delText>
          </w:r>
          <w:r w:rsidRPr="002646CB" w:rsidDel="002A694B">
            <w:rPr>
              <w:rFonts w:hint="eastAsia"/>
            </w:rPr>
            <w:delText>운전을</w:delText>
          </w:r>
          <w:r w:rsidRPr="002646CB" w:rsidDel="002A694B">
            <w:delText xml:space="preserve"> </w:delText>
          </w:r>
          <w:r w:rsidRPr="002646CB" w:rsidDel="002A694B">
            <w:rPr>
              <w:rFonts w:hint="eastAsia"/>
            </w:rPr>
            <w:delText>통해</w:delText>
          </w:r>
          <w:r w:rsidRPr="002646CB" w:rsidDel="002A694B">
            <w:delText xml:space="preserve"> </w:delText>
          </w:r>
          <w:r w:rsidRPr="002646CB" w:rsidDel="002A694B">
            <w:rPr>
              <w:rFonts w:hint="eastAsia"/>
            </w:rPr>
            <w:delText>계통안정화에</w:delText>
          </w:r>
          <w:r w:rsidRPr="002646CB" w:rsidDel="002A694B">
            <w:delText xml:space="preserve"> </w:delText>
          </w:r>
          <w:r w:rsidRPr="002646CB" w:rsidDel="002A694B">
            <w:rPr>
              <w:rFonts w:hint="eastAsia"/>
            </w:rPr>
            <w:delText>기여할</w:delText>
          </w:r>
          <w:r w:rsidRPr="002646CB" w:rsidDel="002A694B">
            <w:delText xml:space="preserve"> </w:delText>
          </w:r>
          <w:r w:rsidRPr="002646CB" w:rsidDel="002A694B">
            <w:rPr>
              <w:rFonts w:hint="eastAsia"/>
            </w:rPr>
            <w:delText>수</w:delText>
          </w:r>
          <w:r w:rsidRPr="002646CB" w:rsidDel="002A694B">
            <w:delText xml:space="preserve"> </w:delText>
          </w:r>
          <w:r w:rsidRPr="002646CB" w:rsidDel="002A694B">
            <w:rPr>
              <w:rFonts w:hint="eastAsia"/>
            </w:rPr>
            <w:delText>있는</w:delText>
          </w:r>
        </w:del>
      </w:ins>
      <w:ins w:id="2046" w:author="ETRI-김종원" w:date="2019-12-03T09:35:00Z">
        <w:r w:rsidR="00B558AD" w:rsidRPr="002646CB">
          <w:rPr>
            <w:rFonts w:hint="eastAsia"/>
            <w:rPrChange w:id="2047" w:author="ETRI-김종원" w:date="2019-12-10T10:44:00Z">
              <w:rPr>
                <w:rFonts w:hint="eastAsia"/>
                <w:color w:val="FF0000"/>
              </w:rPr>
            </w:rPrChange>
          </w:rPr>
          <w:t>를</w:t>
        </w:r>
      </w:ins>
      <w:ins w:id="2048" w:author="ETRI-김종원" w:date="2019-12-02T16:27:00Z">
        <w:r w:rsidR="002A694B" w:rsidRPr="002646CB">
          <w:t xml:space="preserve"> </w:t>
        </w:r>
        <w:r w:rsidR="002A694B" w:rsidRPr="002646CB">
          <w:rPr>
            <w:rFonts w:hint="eastAsia"/>
          </w:rPr>
          <w:t>활용하여</w:t>
        </w:r>
        <w:r w:rsidR="002A694B" w:rsidRPr="002646CB">
          <w:t xml:space="preserve"> </w:t>
        </w:r>
        <w:r w:rsidR="002A694B" w:rsidRPr="002646CB">
          <w:rPr>
            <w:rFonts w:hint="eastAsia"/>
          </w:rPr>
          <w:t>태양광</w:t>
        </w:r>
      </w:ins>
      <w:ins w:id="2049" w:author="ETRI-김종원" w:date="2019-12-02T16:28:00Z">
        <w:r w:rsidR="002A694B" w:rsidRPr="002646CB">
          <w:rPr>
            <w:rFonts w:hint="eastAsia"/>
          </w:rPr>
          <w:t>발전</w:t>
        </w:r>
        <w:r w:rsidR="002A694B" w:rsidRPr="002646CB">
          <w:t>(PV)</w:t>
        </w:r>
        <w:r w:rsidR="002A694B" w:rsidRPr="002646CB">
          <w:rPr>
            <w:rFonts w:hint="eastAsia"/>
          </w:rPr>
          <w:t>의</w:t>
        </w:r>
        <w:r w:rsidR="002A694B" w:rsidRPr="002646CB">
          <w:t xml:space="preserve"> </w:t>
        </w:r>
        <w:r w:rsidR="002A694B" w:rsidRPr="002646CB">
          <w:rPr>
            <w:rFonts w:hint="eastAsia"/>
          </w:rPr>
          <w:t>발전량을</w:t>
        </w:r>
        <w:r w:rsidR="002A694B" w:rsidRPr="002646CB">
          <w:t xml:space="preserve"> CES-MG</w:t>
        </w:r>
        <w:r w:rsidR="002A694B" w:rsidRPr="002646CB">
          <w:rPr>
            <w:rFonts w:hint="eastAsia"/>
          </w:rPr>
          <w:t>의</w:t>
        </w:r>
        <w:r w:rsidR="002A694B" w:rsidRPr="002646CB">
          <w:t xml:space="preserve"> </w:t>
        </w:r>
        <w:r w:rsidR="002A694B" w:rsidRPr="002646CB">
          <w:rPr>
            <w:rFonts w:hint="eastAsia"/>
          </w:rPr>
          <w:t>발전계획에</w:t>
        </w:r>
        <w:r w:rsidR="002A694B" w:rsidRPr="002646CB">
          <w:t xml:space="preserve"> </w:t>
        </w:r>
        <w:r w:rsidR="002A694B" w:rsidRPr="002646CB">
          <w:rPr>
            <w:rFonts w:hint="eastAsia"/>
          </w:rPr>
          <w:t>반영하여</w:t>
        </w:r>
        <w:r w:rsidR="002A694B" w:rsidRPr="002646CB">
          <w:t xml:space="preserve">, </w:t>
        </w:r>
        <w:r w:rsidR="002A694B" w:rsidRPr="002646CB">
          <w:rPr>
            <w:rFonts w:hint="eastAsia"/>
          </w:rPr>
          <w:t>계획된</w:t>
        </w:r>
        <w:r w:rsidR="002A694B" w:rsidRPr="002646CB">
          <w:t xml:space="preserve"> </w:t>
        </w:r>
        <w:r w:rsidR="002A694B" w:rsidRPr="002646CB">
          <w:rPr>
            <w:rFonts w:hint="eastAsia"/>
          </w:rPr>
          <w:t>목표값을</w:t>
        </w:r>
        <w:r w:rsidR="002A694B" w:rsidRPr="002646CB">
          <w:t xml:space="preserve"> </w:t>
        </w:r>
        <w:r w:rsidR="002A694B" w:rsidRPr="002646CB">
          <w:rPr>
            <w:rFonts w:hint="eastAsia"/>
          </w:rPr>
          <w:t>추존하는</w:t>
        </w:r>
        <w:r w:rsidR="002A694B" w:rsidRPr="002646CB">
          <w:t xml:space="preserve"> </w:t>
        </w:r>
        <w:r w:rsidR="002A694B" w:rsidRPr="002646CB">
          <w:rPr>
            <w:rFonts w:hint="eastAsia"/>
          </w:rPr>
          <w:t>신뢰</w:t>
        </w:r>
        <w:r w:rsidR="002A694B" w:rsidRPr="002646CB">
          <w:t xml:space="preserve"> </w:t>
        </w:r>
        <w:r w:rsidR="002A694B" w:rsidRPr="002646CB">
          <w:rPr>
            <w:rFonts w:hint="eastAsia"/>
          </w:rPr>
          <w:t>기반</w:t>
        </w:r>
        <w:r w:rsidR="002A694B" w:rsidRPr="002646CB">
          <w:t xml:space="preserve"> </w:t>
        </w:r>
      </w:ins>
      <w:ins w:id="2050" w:author="ETRI-김종원" w:date="2019-12-02T16:29:00Z">
        <w:r w:rsidR="002A694B" w:rsidRPr="002646CB">
          <w:rPr>
            <w:rFonts w:hint="eastAsia"/>
          </w:rPr>
          <w:t>태양광발전</w:t>
        </w:r>
      </w:ins>
      <w:ins w:id="2051" w:author="ETRI-김종원" w:date="2019-12-02T16:59:00Z">
        <w:r w:rsidR="00315A60" w:rsidRPr="002646CB">
          <w:rPr>
            <w:rPrChange w:id="2052" w:author="ETRI-김종원" w:date="2019-12-10T10:44:00Z">
              <w:rPr>
                <w:color w:val="FF0000"/>
              </w:rPr>
            </w:rPrChange>
          </w:rPr>
          <w:t>-</w:t>
        </w:r>
        <w:r w:rsidR="00315A60" w:rsidRPr="002646CB">
          <w:rPr>
            <w:rFonts w:hint="eastAsia"/>
            <w:rPrChange w:id="2053" w:author="ETRI-김종원" w:date="2019-12-10T10:44:00Z">
              <w:rPr>
                <w:rFonts w:hint="eastAsia"/>
                <w:color w:val="FF0000"/>
              </w:rPr>
            </w:rPrChange>
          </w:rPr>
          <w:t>전기에너지저장장치</w:t>
        </w:r>
        <w:r w:rsidR="00315A60" w:rsidRPr="002646CB">
          <w:rPr>
            <w:rPrChange w:id="2054" w:author="ETRI-김종원" w:date="2019-12-10T10:44:00Z">
              <w:rPr>
                <w:color w:val="FF0000"/>
              </w:rPr>
            </w:rPrChange>
          </w:rPr>
          <w:t xml:space="preserve"> </w:t>
        </w:r>
        <w:r w:rsidR="00315A60" w:rsidRPr="002646CB">
          <w:rPr>
            <w:rFonts w:hint="eastAsia"/>
            <w:rPrChange w:id="2055" w:author="ETRI-김종원" w:date="2019-12-10T10:44:00Z">
              <w:rPr>
                <w:rFonts w:hint="eastAsia"/>
                <w:color w:val="FF0000"/>
              </w:rPr>
            </w:rPrChange>
          </w:rPr>
          <w:t>연</w:t>
        </w:r>
      </w:ins>
      <w:ins w:id="2056" w:author="ETRI-김종원" w:date="2019-12-02T17:00:00Z">
        <w:r w:rsidR="00315A60" w:rsidRPr="002646CB">
          <w:rPr>
            <w:rFonts w:hint="eastAsia"/>
            <w:rPrChange w:id="2057" w:author="ETRI-김종원" w:date="2019-12-10T10:44:00Z">
              <w:rPr>
                <w:rFonts w:hint="eastAsia"/>
                <w:color w:val="FF0000"/>
              </w:rPr>
            </w:rPrChange>
          </w:rPr>
          <w:t>계시스템</w:t>
        </w:r>
      </w:ins>
      <w:ins w:id="2058" w:author="ETRI-김종원" w:date="2019-12-02T16:29:00Z">
        <w:r w:rsidR="002A694B" w:rsidRPr="002646CB">
          <w:t xml:space="preserve">(PV-ESS) </w:t>
        </w:r>
      </w:ins>
      <w:ins w:id="2059" w:author="ETRI-김종원" w:date="2019-12-02T17:00:00Z">
        <w:r w:rsidR="00315A60" w:rsidRPr="002646CB">
          <w:rPr>
            <w:rFonts w:hint="eastAsia"/>
            <w:rPrChange w:id="2060" w:author="ETRI-김종원" w:date="2019-12-10T10:44:00Z">
              <w:rPr>
                <w:rFonts w:hint="eastAsia"/>
                <w:color w:val="FF0000"/>
              </w:rPr>
            </w:rPrChange>
          </w:rPr>
          <w:t>운</w:t>
        </w:r>
      </w:ins>
      <w:ins w:id="2061" w:author="ETRI-김종원" w:date="2019-12-02T16:29:00Z">
        <w:r w:rsidR="002A694B" w:rsidRPr="002646CB">
          <w:rPr>
            <w:rFonts w:hint="eastAsia"/>
          </w:rPr>
          <w:t>전을</w:t>
        </w:r>
        <w:r w:rsidR="002A694B" w:rsidRPr="002646CB">
          <w:t xml:space="preserve"> </w:t>
        </w:r>
        <w:r w:rsidR="002A694B" w:rsidRPr="002646CB">
          <w:rPr>
            <w:rFonts w:hint="eastAsia"/>
          </w:rPr>
          <w:t>할</w:t>
        </w:r>
        <w:r w:rsidR="002A694B" w:rsidRPr="002646CB">
          <w:t xml:space="preserve"> </w:t>
        </w:r>
        <w:r w:rsidR="002A694B" w:rsidRPr="002646CB">
          <w:rPr>
            <w:rFonts w:hint="eastAsia"/>
          </w:rPr>
          <w:t>수</w:t>
        </w:r>
        <w:r w:rsidR="002A694B" w:rsidRPr="002646CB">
          <w:t xml:space="preserve"> </w:t>
        </w:r>
        <w:r w:rsidR="002A694B" w:rsidRPr="002646CB">
          <w:rPr>
            <w:rFonts w:hint="eastAsia"/>
          </w:rPr>
          <w:t>있는</w:t>
        </w:r>
        <w:r w:rsidR="002A694B" w:rsidRPr="002646CB">
          <w:t xml:space="preserve"> </w:t>
        </w:r>
      </w:ins>
      <w:ins w:id="2062" w:author="박 진상" w:date="2019-10-08T05:19:00Z">
        <w:del w:id="2063" w:author="ETRI-김종원" w:date="2019-12-02T16:27:00Z">
          <w:r w:rsidRPr="002646CB" w:rsidDel="002A694B">
            <w:delText xml:space="preserve"> </w:delText>
          </w:r>
        </w:del>
        <w:r w:rsidRPr="002646CB">
          <w:rPr>
            <w:rFonts w:hint="eastAsia"/>
          </w:rPr>
          <w:t>특성지표를</w:t>
        </w:r>
        <w:r w:rsidRPr="002646CB">
          <w:t xml:space="preserve"> </w:t>
        </w:r>
        <w:r w:rsidRPr="002646CB">
          <w:rPr>
            <w:rFonts w:hint="eastAsia"/>
          </w:rPr>
          <w:t>제시한다</w:t>
        </w:r>
        <w:r w:rsidRPr="002646CB">
          <w:t xml:space="preserve">. </w:t>
        </w:r>
      </w:ins>
      <w:ins w:id="2064" w:author="박 진상" w:date="2019-10-08T05:17:00Z">
        <w:r w:rsidRPr="002646CB">
          <w:t xml:space="preserve"> </w:t>
        </w:r>
      </w:ins>
    </w:p>
    <w:p w14:paraId="55CB425A" w14:textId="71BD4D62" w:rsidR="00C86CEE" w:rsidRPr="002646CB" w:rsidRDefault="00C86CEE" w:rsidP="00791087">
      <w:pPr>
        <w:rPr>
          <w:ins w:id="2065" w:author="박 진상" w:date="2019-10-08T05:30:00Z"/>
        </w:rPr>
      </w:pPr>
    </w:p>
    <w:p w14:paraId="77CF80E1" w14:textId="256E6218" w:rsidR="00C86CEE" w:rsidRPr="002646CB" w:rsidRDefault="00C86CEE" w:rsidP="00791087">
      <w:pPr>
        <w:rPr>
          <w:ins w:id="2066" w:author="박 진상" w:date="2019-10-08T05:31:00Z"/>
        </w:rPr>
      </w:pPr>
      <w:ins w:id="2067" w:author="박 진상" w:date="2019-10-08T05:30:00Z">
        <w:r w:rsidRPr="002646CB">
          <w:rPr>
            <w:rFonts w:hint="eastAsia"/>
          </w:rPr>
          <w:t>이</w:t>
        </w:r>
        <w:r w:rsidRPr="002646CB">
          <w:t xml:space="preserve"> </w:t>
        </w:r>
        <w:r w:rsidRPr="002646CB">
          <w:rPr>
            <w:rFonts w:hint="eastAsia"/>
          </w:rPr>
          <w:t>표준은</w:t>
        </w:r>
        <w:r w:rsidRPr="002646CB">
          <w:t xml:space="preserve"> </w:t>
        </w:r>
        <w:r w:rsidRPr="002646CB">
          <w:rPr>
            <w:rFonts w:hint="eastAsia"/>
          </w:rPr>
          <w:t>태양광발전</w:t>
        </w:r>
      </w:ins>
      <w:ins w:id="2068" w:author="박 진상" w:date="2019-10-08T05:32:00Z">
        <w:r w:rsidRPr="002646CB">
          <w:t>(PV)</w:t>
        </w:r>
      </w:ins>
      <w:ins w:id="2069" w:author="박 진상" w:date="2019-10-08T05:30:00Z">
        <w:r w:rsidRPr="002646CB">
          <w:rPr>
            <w:rFonts w:hint="eastAsia"/>
          </w:rPr>
          <w:t>과</w:t>
        </w:r>
        <w:r w:rsidRPr="002646CB">
          <w:t xml:space="preserve"> </w:t>
        </w:r>
        <w:r w:rsidRPr="002646CB">
          <w:rPr>
            <w:rFonts w:hint="eastAsia"/>
          </w:rPr>
          <w:t>전기에너지저장</w:t>
        </w:r>
      </w:ins>
      <w:ins w:id="2070" w:author="박 진상" w:date="2019-10-08T05:32:00Z">
        <w:del w:id="2071" w:author="ETRI-김종원" w:date="2019-12-03T09:35:00Z">
          <w:r w:rsidRPr="002646CB" w:rsidDel="00B558AD">
            <w:delText>(EES)</w:delText>
          </w:r>
        </w:del>
      </w:ins>
      <w:ins w:id="2072" w:author="박 진상" w:date="2019-10-08T05:30:00Z">
        <w:r w:rsidRPr="002646CB">
          <w:rPr>
            <w:rFonts w:hint="eastAsia"/>
          </w:rPr>
          <w:t>장치</w:t>
        </w:r>
      </w:ins>
      <w:ins w:id="2073" w:author="ETRI-김종원" w:date="2019-12-03T09:35:00Z">
        <w:r w:rsidR="00B558AD" w:rsidRPr="002646CB">
          <w:t>(EES)</w:t>
        </w:r>
      </w:ins>
      <w:ins w:id="2074" w:author="박 진상" w:date="2019-10-08T05:30:00Z">
        <w:r w:rsidRPr="002646CB">
          <w:rPr>
            <w:rFonts w:hint="eastAsia"/>
          </w:rPr>
          <w:t>가</w:t>
        </w:r>
        <w:r w:rsidRPr="002646CB">
          <w:t xml:space="preserve"> </w:t>
        </w:r>
        <w:r w:rsidRPr="002646CB">
          <w:rPr>
            <w:rFonts w:hint="eastAsia"/>
          </w:rPr>
          <w:t>연결되어</w:t>
        </w:r>
        <w:r w:rsidRPr="002646CB">
          <w:t xml:space="preserve"> </w:t>
        </w:r>
        <w:r w:rsidRPr="002646CB">
          <w:rPr>
            <w:rFonts w:hint="eastAsia"/>
          </w:rPr>
          <w:t>그리드에</w:t>
        </w:r>
        <w:r w:rsidRPr="002646CB">
          <w:t xml:space="preserve"> </w:t>
        </w:r>
        <w:r w:rsidRPr="002646CB">
          <w:rPr>
            <w:rFonts w:hint="eastAsia"/>
          </w:rPr>
          <w:t>직접</w:t>
        </w:r>
        <w:r w:rsidRPr="002646CB">
          <w:t xml:space="preserve"> </w:t>
        </w:r>
        <w:r w:rsidRPr="002646CB">
          <w:rPr>
            <w:rFonts w:hint="eastAsia"/>
          </w:rPr>
          <w:t>연계되는</w:t>
        </w:r>
        <w:r w:rsidRPr="002646CB">
          <w:t xml:space="preserve"> </w:t>
        </w:r>
        <w:r w:rsidRPr="002646CB">
          <w:rPr>
            <w:rFonts w:hint="eastAsia"/>
          </w:rPr>
          <w:t>시스템에</w:t>
        </w:r>
        <w:r w:rsidRPr="002646CB">
          <w:t xml:space="preserve"> </w:t>
        </w:r>
        <w:r w:rsidRPr="002646CB">
          <w:rPr>
            <w:rFonts w:hint="eastAsia"/>
          </w:rPr>
          <w:t>대하여</w:t>
        </w:r>
        <w:r w:rsidRPr="002646CB">
          <w:t xml:space="preserve"> </w:t>
        </w:r>
        <w:r w:rsidRPr="002646CB">
          <w:rPr>
            <w:rFonts w:hint="eastAsia"/>
          </w:rPr>
          <w:t>적용되며</w:t>
        </w:r>
        <w:r w:rsidRPr="002646CB">
          <w:t xml:space="preserve">, </w:t>
        </w:r>
        <w:r w:rsidRPr="002646CB">
          <w:rPr>
            <w:rFonts w:hint="eastAsia"/>
          </w:rPr>
          <w:t>시스템의</w:t>
        </w:r>
        <w:r w:rsidRPr="002646CB">
          <w:t xml:space="preserve"> </w:t>
        </w:r>
        <w:r w:rsidRPr="002646CB">
          <w:rPr>
            <w:rFonts w:hint="eastAsia"/>
          </w:rPr>
          <w:t>그리드</w:t>
        </w:r>
        <w:r w:rsidRPr="002646CB">
          <w:t xml:space="preserve"> </w:t>
        </w:r>
        <w:r w:rsidRPr="002646CB">
          <w:rPr>
            <w:rFonts w:hint="eastAsia"/>
          </w:rPr>
          <w:t>연계</w:t>
        </w:r>
        <w:r w:rsidRPr="002646CB">
          <w:t xml:space="preserve"> </w:t>
        </w:r>
        <w:r w:rsidRPr="002646CB">
          <w:rPr>
            <w:rFonts w:hint="eastAsia"/>
          </w:rPr>
          <w:t>규모에</w:t>
        </w:r>
        <w:r w:rsidRPr="002646CB">
          <w:t xml:space="preserve"> </w:t>
        </w:r>
        <w:r w:rsidRPr="002646CB">
          <w:rPr>
            <w:rFonts w:hint="eastAsia"/>
          </w:rPr>
          <w:t>상관없이</w:t>
        </w:r>
        <w:r w:rsidRPr="002646CB">
          <w:t xml:space="preserve"> </w:t>
        </w:r>
      </w:ins>
      <w:ins w:id="2075" w:author="박 진상" w:date="2019-10-08T05:31:00Z">
        <w:r w:rsidRPr="002646CB">
          <w:rPr>
            <w:rFonts w:hint="eastAsia"/>
          </w:rPr>
          <w:t>모든</w:t>
        </w:r>
        <w:r w:rsidRPr="002646CB">
          <w:t xml:space="preserve"> </w:t>
        </w:r>
        <w:r w:rsidRPr="002646CB">
          <w:rPr>
            <w:rFonts w:hint="eastAsia"/>
          </w:rPr>
          <w:t>시스템에</w:t>
        </w:r>
        <w:r w:rsidRPr="002646CB">
          <w:t xml:space="preserve"> </w:t>
        </w:r>
        <w:r w:rsidRPr="002646CB">
          <w:rPr>
            <w:rFonts w:hint="eastAsia"/>
          </w:rPr>
          <w:t>적용될</w:t>
        </w:r>
        <w:r w:rsidRPr="002646CB">
          <w:t xml:space="preserve"> </w:t>
        </w:r>
        <w:r w:rsidRPr="002646CB">
          <w:rPr>
            <w:rFonts w:hint="eastAsia"/>
          </w:rPr>
          <w:t>수</w:t>
        </w:r>
        <w:r w:rsidRPr="002646CB">
          <w:t xml:space="preserve"> </w:t>
        </w:r>
        <w:r w:rsidRPr="002646CB">
          <w:rPr>
            <w:rFonts w:hint="eastAsia"/>
          </w:rPr>
          <w:t>있다</w:t>
        </w:r>
        <w:r w:rsidRPr="002646CB">
          <w:t>.</w:t>
        </w:r>
      </w:ins>
    </w:p>
    <w:p w14:paraId="5685D848" w14:textId="67C731DF" w:rsidR="00C86CEE" w:rsidRPr="002646CB" w:rsidRDefault="00C86CEE" w:rsidP="00791087">
      <w:pPr>
        <w:rPr>
          <w:ins w:id="2076" w:author="박 진상" w:date="2019-10-08T05:31:00Z"/>
        </w:rPr>
      </w:pPr>
    </w:p>
    <w:p w14:paraId="5FD1318B" w14:textId="3ECC7EAC" w:rsidR="00C86CEE" w:rsidRPr="002646CB" w:rsidRDefault="00C86CEE" w:rsidP="00791087">
      <w:ins w:id="2077" w:author="박 진상" w:date="2019-10-08T05:31:00Z">
        <w:r w:rsidRPr="002646CB">
          <w:rPr>
            <w:rFonts w:hint="eastAsia"/>
          </w:rPr>
          <w:t>이</w:t>
        </w:r>
        <w:r w:rsidRPr="002646CB">
          <w:t xml:space="preserve"> </w:t>
        </w:r>
        <w:r w:rsidRPr="002646CB">
          <w:rPr>
            <w:rFonts w:hint="eastAsia"/>
          </w:rPr>
          <w:t>표준은</w:t>
        </w:r>
        <w:r w:rsidRPr="002646CB">
          <w:t xml:space="preserve"> </w:t>
        </w:r>
        <w:r w:rsidRPr="002646CB">
          <w:rPr>
            <w:rFonts w:hint="eastAsia"/>
          </w:rPr>
          <w:t>유지보수와</w:t>
        </w:r>
        <w:r w:rsidRPr="002646CB">
          <w:t xml:space="preserve"> </w:t>
        </w:r>
        <w:r w:rsidRPr="002646CB">
          <w:rPr>
            <w:rFonts w:hint="eastAsia"/>
          </w:rPr>
          <w:t>관련된</w:t>
        </w:r>
        <w:r w:rsidRPr="002646CB">
          <w:t xml:space="preserve"> </w:t>
        </w:r>
        <w:r w:rsidRPr="002646CB">
          <w:rPr>
            <w:rFonts w:hint="eastAsia"/>
          </w:rPr>
          <w:t>모든</w:t>
        </w:r>
        <w:r w:rsidRPr="002646CB">
          <w:t xml:space="preserve"> </w:t>
        </w:r>
        <w:r w:rsidRPr="002646CB">
          <w:rPr>
            <w:rFonts w:hint="eastAsia"/>
          </w:rPr>
          <w:t>안정측면은</w:t>
        </w:r>
        <w:r w:rsidRPr="002646CB">
          <w:t xml:space="preserve"> </w:t>
        </w:r>
        <w:r w:rsidRPr="002646CB">
          <w:rPr>
            <w:rFonts w:hint="eastAsia"/>
          </w:rPr>
          <w:t>다루지</w:t>
        </w:r>
        <w:r w:rsidRPr="002646CB">
          <w:t xml:space="preserve"> </w:t>
        </w:r>
        <w:r w:rsidRPr="002646CB">
          <w:rPr>
            <w:rFonts w:hint="eastAsia"/>
          </w:rPr>
          <w:t>않는다</w:t>
        </w:r>
        <w:r w:rsidRPr="002646CB">
          <w:t xml:space="preserve">. </w:t>
        </w:r>
      </w:ins>
    </w:p>
    <w:p w14:paraId="6F578086" w14:textId="31189BC1" w:rsidR="00916AF9" w:rsidRPr="002646CB" w:rsidRDefault="00916AF9" w:rsidP="00791087"/>
    <w:p w14:paraId="54D48C02" w14:textId="3E9EA5C6" w:rsidR="0004370F" w:rsidRPr="002646CB" w:rsidRDefault="00916AF9" w:rsidP="0004370F">
      <w:r w:rsidRPr="002646CB">
        <w:rPr>
          <w:rFonts w:hint="eastAsia"/>
        </w:rPr>
        <w:t>본</w:t>
      </w:r>
      <w:r w:rsidRPr="002646CB">
        <w:t xml:space="preserve"> </w:t>
      </w:r>
      <w:r w:rsidR="008116D0" w:rsidRPr="002646CB">
        <w:rPr>
          <w:rFonts w:hint="eastAsia"/>
        </w:rPr>
        <w:t>표준</w:t>
      </w:r>
      <w:r w:rsidRPr="002646CB">
        <w:rPr>
          <w:rFonts w:hint="eastAsia"/>
        </w:rPr>
        <w:t>에서</w:t>
      </w:r>
      <w:r w:rsidRPr="002646CB">
        <w:t xml:space="preserve"> </w:t>
      </w:r>
      <w:r w:rsidRPr="002646CB">
        <w:rPr>
          <w:rFonts w:hint="eastAsia"/>
        </w:rPr>
        <w:t>다루는</w:t>
      </w:r>
      <w:r w:rsidRPr="002646CB">
        <w:t xml:space="preserve"> </w:t>
      </w:r>
      <w:r w:rsidR="00791087" w:rsidRPr="002646CB">
        <w:t>CES-MG</w:t>
      </w:r>
      <w:r w:rsidRPr="002646CB">
        <w:rPr>
          <w:rFonts w:hint="eastAsia"/>
        </w:rPr>
        <w:t>는</w:t>
      </w:r>
      <w:r w:rsidRPr="002646CB">
        <w:t xml:space="preserve"> </w:t>
      </w:r>
      <w:r w:rsidR="00C2545E" w:rsidRPr="002646CB">
        <w:rPr>
          <w:rFonts w:hint="eastAsia"/>
        </w:rPr>
        <w:t>구역형</w:t>
      </w:r>
      <w:r w:rsidR="00C2545E" w:rsidRPr="002646CB">
        <w:t xml:space="preserve"> </w:t>
      </w:r>
      <w:r w:rsidR="00C2545E" w:rsidRPr="002646CB">
        <w:rPr>
          <w:rFonts w:hint="eastAsia"/>
        </w:rPr>
        <w:t>집단에너지</w:t>
      </w:r>
      <w:r w:rsidRPr="002646CB">
        <w:t xml:space="preserve"> </w:t>
      </w:r>
      <w:r w:rsidRPr="002646CB">
        <w:rPr>
          <w:rFonts w:hint="eastAsia"/>
        </w:rPr>
        <w:t>환경에서의</w:t>
      </w:r>
      <w:r w:rsidRPr="002646CB">
        <w:t xml:space="preserve"> </w:t>
      </w:r>
      <w:r w:rsidR="006C72E6" w:rsidRPr="002646CB">
        <w:rPr>
          <w:rFonts w:hint="eastAsia"/>
        </w:rPr>
        <w:t>발전시설</w:t>
      </w:r>
      <w:r w:rsidRPr="002646CB">
        <w:t>, EES</w:t>
      </w:r>
      <w:r w:rsidR="005A510A" w:rsidRPr="002646CB">
        <w:rPr>
          <w:rFonts w:hint="eastAsia"/>
        </w:rPr>
        <w:t>시스템</w:t>
      </w:r>
      <w:r w:rsidR="000F2A21" w:rsidRPr="002646CB">
        <w:t xml:space="preserve"> </w:t>
      </w:r>
      <w:r w:rsidRPr="002646CB">
        <w:rPr>
          <w:rFonts w:hint="eastAsia"/>
        </w:rPr>
        <w:t>및</w:t>
      </w:r>
      <w:r w:rsidRPr="002646CB">
        <w:t xml:space="preserve"> </w:t>
      </w:r>
      <w:r w:rsidR="0004370F" w:rsidRPr="002646CB">
        <w:rPr>
          <w:rFonts w:hint="eastAsia"/>
        </w:rPr>
        <w:t>전력</w:t>
      </w:r>
      <w:r w:rsidR="0004370F" w:rsidRPr="002646CB">
        <w:t xml:space="preserve"> </w:t>
      </w:r>
      <w:r w:rsidR="0004370F" w:rsidRPr="002646CB">
        <w:rPr>
          <w:rFonts w:hint="eastAsia"/>
        </w:rPr>
        <w:t>부하를</w:t>
      </w:r>
      <w:r w:rsidR="0004370F" w:rsidRPr="002646CB">
        <w:t xml:space="preserve"> </w:t>
      </w:r>
      <w:r w:rsidR="0004370F" w:rsidRPr="002646CB">
        <w:rPr>
          <w:rFonts w:hint="eastAsia"/>
        </w:rPr>
        <w:t>포함하고</w:t>
      </w:r>
      <w:r w:rsidR="0004370F" w:rsidRPr="002646CB">
        <w:t xml:space="preserve"> </w:t>
      </w:r>
      <w:r w:rsidR="0004370F" w:rsidRPr="002646CB">
        <w:rPr>
          <w:rFonts w:hint="eastAsia"/>
        </w:rPr>
        <w:t>저압</w:t>
      </w:r>
      <w:r w:rsidR="0004370F" w:rsidRPr="002646CB">
        <w:t xml:space="preserve"> </w:t>
      </w:r>
      <w:r w:rsidR="0004370F" w:rsidRPr="002646CB">
        <w:rPr>
          <w:rFonts w:hint="eastAsia"/>
        </w:rPr>
        <w:t>또는</w:t>
      </w:r>
      <w:r w:rsidR="0004370F" w:rsidRPr="002646CB">
        <w:t xml:space="preserve"> </w:t>
      </w:r>
      <w:r w:rsidR="0004370F" w:rsidRPr="002646CB">
        <w:rPr>
          <w:rFonts w:hint="eastAsia"/>
        </w:rPr>
        <w:t>고압의</w:t>
      </w:r>
      <w:r w:rsidR="0004370F" w:rsidRPr="002646CB">
        <w:t xml:space="preserve"> </w:t>
      </w:r>
      <w:r w:rsidR="0004370F" w:rsidRPr="002646CB">
        <w:rPr>
          <w:rFonts w:hint="eastAsia"/>
        </w:rPr>
        <w:t>자체</w:t>
      </w:r>
      <w:r w:rsidR="0004370F" w:rsidRPr="002646CB">
        <w:t xml:space="preserve"> </w:t>
      </w:r>
      <w:r w:rsidR="0004370F" w:rsidRPr="002646CB">
        <w:rPr>
          <w:rFonts w:hint="eastAsia"/>
        </w:rPr>
        <w:t>배전망을</w:t>
      </w:r>
      <w:r w:rsidR="0004370F" w:rsidRPr="002646CB">
        <w:t xml:space="preserve"> </w:t>
      </w:r>
      <w:r w:rsidR="0004370F" w:rsidRPr="002646CB">
        <w:rPr>
          <w:rFonts w:hint="eastAsia"/>
        </w:rPr>
        <w:t>갖추고</w:t>
      </w:r>
      <w:r w:rsidR="0004370F" w:rsidRPr="002646CB">
        <w:t xml:space="preserve"> </w:t>
      </w:r>
      <w:r w:rsidR="0004370F" w:rsidRPr="002646CB">
        <w:rPr>
          <w:rFonts w:hint="eastAsia"/>
        </w:rPr>
        <w:t>있는</w:t>
      </w:r>
      <w:r w:rsidR="0004370F" w:rsidRPr="002646CB">
        <w:t xml:space="preserve"> AC </w:t>
      </w:r>
      <w:r w:rsidR="0004370F" w:rsidRPr="002646CB">
        <w:rPr>
          <w:rFonts w:hint="eastAsia"/>
        </w:rPr>
        <w:t>전력망으로</w:t>
      </w:r>
      <w:r w:rsidR="0004370F" w:rsidRPr="002646CB">
        <w:t xml:space="preserve"> </w:t>
      </w:r>
      <w:r w:rsidR="0004370F" w:rsidRPr="002646CB">
        <w:rPr>
          <w:rFonts w:hint="eastAsia"/>
        </w:rPr>
        <w:t>구성되는</w:t>
      </w:r>
      <w:r w:rsidR="0004370F" w:rsidRPr="002646CB">
        <w:t xml:space="preserve"> </w:t>
      </w:r>
      <w:r w:rsidR="0004370F" w:rsidRPr="002646CB">
        <w:rPr>
          <w:rFonts w:hint="eastAsia"/>
        </w:rPr>
        <w:t>전력망에</w:t>
      </w:r>
      <w:r w:rsidR="0004370F" w:rsidRPr="002646CB">
        <w:t xml:space="preserve"> </w:t>
      </w:r>
      <w:r w:rsidR="0004370F" w:rsidRPr="002646CB">
        <w:rPr>
          <w:rFonts w:hint="eastAsia"/>
        </w:rPr>
        <w:t>한정한다</w:t>
      </w:r>
      <w:r w:rsidR="0004370F" w:rsidRPr="002646CB">
        <w:t xml:space="preserve">. </w:t>
      </w:r>
      <w:r w:rsidR="0004370F" w:rsidRPr="002646CB">
        <w:rPr>
          <w:rFonts w:hint="eastAsia"/>
        </w:rPr>
        <w:t>그리고</w:t>
      </w:r>
      <w:r w:rsidR="0004370F" w:rsidRPr="002646CB">
        <w:t xml:space="preserve">, </w:t>
      </w:r>
      <w:r w:rsidR="0004370F" w:rsidRPr="002646CB">
        <w:rPr>
          <w:rFonts w:hint="eastAsia"/>
        </w:rPr>
        <w:t>계통연계형</w:t>
      </w:r>
      <w:r w:rsidR="0004370F" w:rsidRPr="002646CB">
        <w:t xml:space="preserve"> CES-MG</w:t>
      </w:r>
      <w:r w:rsidR="0004370F" w:rsidRPr="002646CB">
        <w:rPr>
          <w:rFonts w:hint="eastAsia"/>
        </w:rPr>
        <w:t>로</w:t>
      </w:r>
      <w:r w:rsidR="0004370F" w:rsidRPr="002646CB">
        <w:t xml:space="preserve"> </w:t>
      </w:r>
      <w:r w:rsidR="0004370F" w:rsidRPr="002646CB">
        <w:rPr>
          <w:rFonts w:hint="eastAsia"/>
        </w:rPr>
        <w:t>한정하여</w:t>
      </w:r>
      <w:r w:rsidR="0004370F" w:rsidRPr="002646CB">
        <w:t xml:space="preserve"> </w:t>
      </w:r>
      <w:r w:rsidR="0004370F" w:rsidRPr="002646CB">
        <w:rPr>
          <w:rFonts w:hint="eastAsia"/>
        </w:rPr>
        <w:t>적용한다</w:t>
      </w:r>
      <w:r w:rsidR="0004370F" w:rsidRPr="002646CB">
        <w:t xml:space="preserve">. </w:t>
      </w:r>
    </w:p>
    <w:p w14:paraId="0C857C09" w14:textId="77777777" w:rsidR="00916AF9" w:rsidRPr="002646CB" w:rsidRDefault="00916AF9" w:rsidP="00791087"/>
    <w:p w14:paraId="77F42136" w14:textId="2EDB7943" w:rsidR="00916AF9" w:rsidRPr="002646CB" w:rsidRDefault="00916AF9" w:rsidP="00791087">
      <w:pPr>
        <w:rPr>
          <w:lang w:val="en-US"/>
        </w:rPr>
      </w:pPr>
      <w:r w:rsidRPr="002646CB">
        <w:rPr>
          <w:rFonts w:hint="eastAsia"/>
          <w:lang w:val="en-US"/>
        </w:rPr>
        <w:t>본</w:t>
      </w:r>
      <w:r w:rsidRPr="002646CB">
        <w:rPr>
          <w:lang w:val="en-US"/>
        </w:rPr>
        <w:t xml:space="preserve"> </w:t>
      </w:r>
      <w:r w:rsidR="008116D0" w:rsidRPr="002646CB">
        <w:rPr>
          <w:rFonts w:hint="eastAsia"/>
          <w:lang w:val="en-US"/>
        </w:rPr>
        <w:t>표준</w:t>
      </w:r>
      <w:r w:rsidRPr="002646CB">
        <w:rPr>
          <w:rFonts w:hint="eastAsia"/>
          <w:lang w:val="en-US"/>
        </w:rPr>
        <w:t>에서</w:t>
      </w:r>
      <w:r w:rsidRPr="002646CB">
        <w:rPr>
          <w:lang w:val="en-US"/>
        </w:rPr>
        <w:t xml:space="preserve"> </w:t>
      </w:r>
      <w:r w:rsidRPr="002646CB">
        <w:rPr>
          <w:rFonts w:hint="eastAsia"/>
          <w:lang w:val="en-US"/>
        </w:rPr>
        <w:t>언급되지</w:t>
      </w:r>
      <w:r w:rsidRPr="002646CB">
        <w:rPr>
          <w:lang w:val="en-US"/>
        </w:rPr>
        <w:t xml:space="preserve"> </w:t>
      </w:r>
      <w:r w:rsidRPr="002646CB">
        <w:rPr>
          <w:rFonts w:hint="eastAsia"/>
          <w:lang w:val="en-US"/>
        </w:rPr>
        <w:t>않는</w:t>
      </w:r>
      <w:r w:rsidRPr="002646CB">
        <w:rPr>
          <w:lang w:val="en-US"/>
        </w:rPr>
        <w:t xml:space="preserve"> </w:t>
      </w:r>
      <w:r w:rsidR="00791087" w:rsidRPr="002646CB">
        <w:t>CES-MG</w:t>
      </w:r>
      <w:r w:rsidRPr="002646CB">
        <w:rPr>
          <w:rFonts w:hint="eastAsia"/>
          <w:lang w:val="en-US"/>
        </w:rPr>
        <w:t>의</w:t>
      </w:r>
      <w:r w:rsidRPr="002646CB">
        <w:rPr>
          <w:lang w:val="en-US"/>
        </w:rPr>
        <w:t xml:space="preserve"> </w:t>
      </w:r>
      <w:r w:rsidRPr="002646CB">
        <w:rPr>
          <w:rFonts w:hint="eastAsia"/>
          <w:lang w:val="en-US"/>
        </w:rPr>
        <w:t>요구사항은</w:t>
      </w:r>
      <w:r w:rsidRPr="002646CB">
        <w:rPr>
          <w:lang w:val="en-US"/>
        </w:rPr>
        <w:t xml:space="preserve"> IEC/TS</w:t>
      </w:r>
      <w:r w:rsidR="00791087" w:rsidRPr="002646CB">
        <w:rPr>
          <w:lang w:val="en-US"/>
        </w:rPr>
        <w:t> </w:t>
      </w:r>
      <w:r w:rsidRPr="002646CB">
        <w:rPr>
          <w:lang w:val="en-US"/>
        </w:rPr>
        <w:t>62898-2</w:t>
      </w:r>
      <w:r w:rsidRPr="002646CB">
        <w:rPr>
          <w:rFonts w:hint="eastAsia"/>
          <w:lang w:val="en-US"/>
        </w:rPr>
        <w:t>의</w:t>
      </w:r>
      <w:r w:rsidRPr="002646CB">
        <w:rPr>
          <w:lang w:val="en-US"/>
        </w:rPr>
        <w:t xml:space="preserve"> </w:t>
      </w:r>
      <w:r w:rsidRPr="002646CB">
        <w:rPr>
          <w:rFonts w:hint="eastAsia"/>
          <w:lang w:val="en-US"/>
        </w:rPr>
        <w:t>내용을</w:t>
      </w:r>
      <w:r w:rsidRPr="002646CB">
        <w:rPr>
          <w:lang w:val="en-US"/>
        </w:rPr>
        <w:t xml:space="preserve"> </w:t>
      </w:r>
      <w:r w:rsidRPr="002646CB">
        <w:rPr>
          <w:rFonts w:hint="eastAsia"/>
          <w:lang w:val="en-US"/>
        </w:rPr>
        <w:t>따른다</w:t>
      </w:r>
      <w:r w:rsidR="00791087" w:rsidRPr="002646CB">
        <w:rPr>
          <w:lang w:val="en-US"/>
        </w:rPr>
        <w:t>.</w:t>
      </w:r>
    </w:p>
    <w:p w14:paraId="6BAAFA71" w14:textId="417A794A" w:rsidR="00C2545E" w:rsidRPr="002646CB" w:rsidRDefault="00C2545E" w:rsidP="00916AF9">
      <w:pPr>
        <w:widowControl/>
        <w:wordWrap/>
        <w:autoSpaceDE/>
        <w:autoSpaceDN/>
        <w:snapToGrid w:val="0"/>
        <w:rPr>
          <w:ins w:id="2078" w:author="박 진상" w:date="2019-10-08T07:20:00Z"/>
          <w:rFonts w:cs="Arial"/>
          <w:lang w:val="en-US"/>
          <w:rPrChange w:id="2079" w:author="ETRI-김종원" w:date="2019-12-10T10:44:00Z">
            <w:rPr>
              <w:ins w:id="2080" w:author="박 진상" w:date="2019-10-08T07:20:00Z"/>
              <w:rFonts w:cs="Arial"/>
              <w:color w:val="000000" w:themeColor="text1"/>
              <w:lang w:val="en-US"/>
            </w:rPr>
          </w:rPrChange>
        </w:rPr>
      </w:pPr>
    </w:p>
    <w:p w14:paraId="128BE68D" w14:textId="2623B272" w:rsidR="002C57C7" w:rsidRPr="002646CB" w:rsidRDefault="002C57C7">
      <w:pPr>
        <w:widowControl/>
        <w:wordWrap/>
        <w:autoSpaceDE/>
        <w:autoSpaceDN/>
        <w:spacing w:line="240" w:lineRule="auto"/>
        <w:jc w:val="left"/>
        <w:rPr>
          <w:ins w:id="2081" w:author="박 진상" w:date="2019-10-08T07:20:00Z"/>
          <w:rFonts w:cs="Arial"/>
          <w:lang w:val="en-US"/>
          <w:rPrChange w:id="2082" w:author="ETRI-김종원" w:date="2019-12-10T10:44:00Z">
            <w:rPr>
              <w:ins w:id="2083" w:author="박 진상" w:date="2019-10-08T07:20:00Z"/>
              <w:rFonts w:cs="Arial"/>
              <w:color w:val="000000" w:themeColor="text1"/>
              <w:lang w:val="en-US"/>
            </w:rPr>
          </w:rPrChange>
        </w:rPr>
      </w:pPr>
      <w:ins w:id="2084" w:author="박 진상" w:date="2019-10-08T07:20:00Z">
        <w:r w:rsidRPr="002646CB">
          <w:rPr>
            <w:rFonts w:cs="Arial"/>
            <w:lang w:val="en-US"/>
            <w:rPrChange w:id="2085" w:author="ETRI-김종원" w:date="2019-12-10T10:44:00Z">
              <w:rPr>
                <w:rFonts w:cs="Arial"/>
                <w:color w:val="000000" w:themeColor="text1"/>
                <w:lang w:val="en-US"/>
              </w:rPr>
            </w:rPrChange>
          </w:rPr>
          <w:br w:type="page"/>
        </w:r>
      </w:ins>
    </w:p>
    <w:p w14:paraId="42818ADE" w14:textId="45C6DB03" w:rsidR="002C57C7" w:rsidRPr="002646CB" w:rsidDel="002C57C7" w:rsidRDefault="002C57C7" w:rsidP="00916AF9">
      <w:pPr>
        <w:widowControl/>
        <w:wordWrap/>
        <w:autoSpaceDE/>
        <w:autoSpaceDN/>
        <w:snapToGrid w:val="0"/>
        <w:rPr>
          <w:del w:id="2086" w:author="박 진상" w:date="2019-10-08T07:20:00Z"/>
          <w:rFonts w:cs="Arial"/>
          <w:lang w:val="en-US"/>
          <w:rPrChange w:id="2087" w:author="ETRI-김종원" w:date="2019-12-10T10:44:00Z">
            <w:rPr>
              <w:del w:id="2088" w:author="박 진상" w:date="2019-10-08T07:20:00Z"/>
              <w:rFonts w:cs="Arial"/>
              <w:color w:val="000000" w:themeColor="text1"/>
              <w:lang w:val="en-US"/>
            </w:rPr>
          </w:rPrChange>
        </w:rPr>
      </w:pPr>
      <w:bookmarkStart w:id="2089" w:name="_Toc21525022"/>
      <w:bookmarkStart w:id="2090" w:name="_Toc23141861"/>
      <w:bookmarkStart w:id="2091" w:name="_Toc23173106"/>
      <w:bookmarkStart w:id="2092" w:name="_Toc23188880"/>
      <w:bookmarkStart w:id="2093" w:name="_Toc23191258"/>
      <w:bookmarkStart w:id="2094" w:name="_Toc23244276"/>
      <w:bookmarkStart w:id="2095" w:name="_Toc23793806"/>
      <w:bookmarkStart w:id="2096" w:name="_Toc23794129"/>
      <w:bookmarkStart w:id="2097" w:name="_Toc23794452"/>
      <w:bookmarkStart w:id="2098" w:name="_Toc23795297"/>
      <w:bookmarkStart w:id="2099" w:name="_Toc23839674"/>
      <w:bookmarkStart w:id="2100" w:name="_Toc26200463"/>
      <w:bookmarkStart w:id="2101" w:name="_Toc26867560"/>
      <w:bookmarkEnd w:id="2089"/>
      <w:bookmarkEnd w:id="2090"/>
      <w:bookmarkEnd w:id="2091"/>
      <w:bookmarkEnd w:id="2092"/>
      <w:bookmarkEnd w:id="2093"/>
      <w:bookmarkEnd w:id="2094"/>
      <w:bookmarkEnd w:id="2095"/>
      <w:bookmarkEnd w:id="2096"/>
      <w:bookmarkEnd w:id="2097"/>
      <w:bookmarkEnd w:id="2098"/>
      <w:bookmarkEnd w:id="2099"/>
      <w:bookmarkEnd w:id="2100"/>
      <w:bookmarkEnd w:id="2101"/>
    </w:p>
    <w:p w14:paraId="1956BB90" w14:textId="77777777" w:rsidR="00D244C5" w:rsidRPr="002646CB" w:rsidRDefault="00391212" w:rsidP="001F1128">
      <w:pPr>
        <w:pStyle w:val="13"/>
        <w:wordWrap/>
        <w:rPr>
          <w:rFonts w:ascii="바탕" w:hAnsi="바탕" w:cs="굴림"/>
        </w:rPr>
      </w:pPr>
      <w:bookmarkStart w:id="2102" w:name="_Toc498246926"/>
      <w:bookmarkStart w:id="2103" w:name="_Toc498248037"/>
      <w:bookmarkStart w:id="2104" w:name="_Toc498248349"/>
      <w:bookmarkStart w:id="2105" w:name="_Toc26867561"/>
      <w:bookmarkEnd w:id="2102"/>
      <w:bookmarkEnd w:id="2103"/>
      <w:bookmarkEnd w:id="2104"/>
      <w:r w:rsidRPr="002646CB">
        <w:rPr>
          <w:rFonts w:hint="eastAsia"/>
        </w:rPr>
        <w:t>인용표준</w:t>
      </w:r>
      <w:bookmarkEnd w:id="2105"/>
    </w:p>
    <w:p w14:paraId="2F663631" w14:textId="77777777" w:rsidR="00391212" w:rsidRPr="002646CB" w:rsidRDefault="00391212" w:rsidP="001F1128">
      <w:pPr>
        <w:widowControl/>
        <w:wordWrap/>
        <w:autoSpaceDE/>
        <w:autoSpaceDN/>
        <w:snapToGrid w:val="0"/>
        <w:rPr>
          <w:rFonts w:ascii="바탕" w:hAnsi="바탕" w:cs="굴림"/>
          <w:lang w:val="en-US"/>
        </w:rPr>
      </w:pPr>
    </w:p>
    <w:p w14:paraId="7FE8B6BB" w14:textId="77777777" w:rsidR="005766F9" w:rsidRPr="002646CB" w:rsidRDefault="002153AF" w:rsidP="001F1128">
      <w:pPr>
        <w:wordWrap/>
        <w:rPr>
          <w:ins w:id="2106" w:author="박 진상" w:date="2019-10-09T13:15:00Z"/>
          <w:rFonts w:cs="함초롬바탕"/>
          <w:lang w:val="en-US"/>
        </w:rPr>
      </w:pPr>
      <w:r w:rsidRPr="002646CB">
        <w:rPr>
          <w:rFonts w:hAnsi="바탕" w:cs="함초롬바탕" w:hint="eastAsia"/>
          <w:lang w:val="en-US"/>
        </w:rPr>
        <w:t>다음의</w:t>
      </w:r>
      <w:r w:rsidRPr="002646CB">
        <w:rPr>
          <w:rFonts w:cs="함초롬바탕"/>
          <w:lang w:val="en-US"/>
        </w:rPr>
        <w:t xml:space="preserve"> </w:t>
      </w:r>
      <w:r w:rsidRPr="002646CB">
        <w:rPr>
          <w:rFonts w:hAnsi="바탕" w:cs="함초롬바탕" w:hint="eastAsia"/>
          <w:lang w:val="en-US"/>
        </w:rPr>
        <w:t>인용표준은</w:t>
      </w:r>
      <w:r w:rsidRPr="002646CB">
        <w:rPr>
          <w:rFonts w:cs="함초롬바탕"/>
          <w:lang w:val="en-US"/>
        </w:rPr>
        <w:t xml:space="preserve"> </w:t>
      </w:r>
      <w:r w:rsidRPr="002646CB">
        <w:rPr>
          <w:rFonts w:hAnsi="바탕" w:cs="함초롬바탕" w:hint="eastAsia"/>
          <w:lang w:val="en-US"/>
        </w:rPr>
        <w:t>이</w:t>
      </w:r>
      <w:r w:rsidRPr="002646CB">
        <w:rPr>
          <w:rFonts w:cs="함초롬바탕"/>
          <w:lang w:val="en-US"/>
        </w:rPr>
        <w:t xml:space="preserve"> </w:t>
      </w:r>
      <w:r w:rsidRPr="002646CB">
        <w:rPr>
          <w:rFonts w:hAnsi="바탕" w:cs="함초롬바탕" w:hint="eastAsia"/>
          <w:lang w:val="en-US"/>
        </w:rPr>
        <w:t>표준의</w:t>
      </w:r>
      <w:r w:rsidRPr="002646CB">
        <w:rPr>
          <w:rFonts w:cs="함초롬바탕"/>
          <w:lang w:val="en-US"/>
        </w:rPr>
        <w:t xml:space="preserve"> </w:t>
      </w:r>
      <w:r w:rsidRPr="002646CB">
        <w:rPr>
          <w:rFonts w:hAnsi="바탕" w:cs="함초롬바탕" w:hint="eastAsia"/>
          <w:lang w:val="en-US"/>
        </w:rPr>
        <w:t>적용을</w:t>
      </w:r>
      <w:r w:rsidRPr="002646CB">
        <w:rPr>
          <w:rFonts w:cs="함초롬바탕"/>
          <w:lang w:val="en-US"/>
        </w:rPr>
        <w:t xml:space="preserve"> </w:t>
      </w:r>
      <w:r w:rsidRPr="002646CB">
        <w:rPr>
          <w:rFonts w:hAnsi="바탕" w:cs="함초롬바탕" w:hint="eastAsia"/>
          <w:lang w:val="en-US"/>
        </w:rPr>
        <w:t>위해</w:t>
      </w:r>
      <w:r w:rsidRPr="002646CB">
        <w:rPr>
          <w:rFonts w:cs="함초롬바탕"/>
          <w:lang w:val="en-US"/>
        </w:rPr>
        <w:t xml:space="preserve"> </w:t>
      </w:r>
      <w:r w:rsidRPr="002646CB">
        <w:rPr>
          <w:rFonts w:hAnsi="바탕" w:cs="함초롬바탕" w:hint="eastAsia"/>
          <w:lang w:val="en-US"/>
        </w:rPr>
        <w:t>필수적이다</w:t>
      </w:r>
      <w:r w:rsidRPr="002646CB">
        <w:rPr>
          <w:rFonts w:cs="함초롬바탕"/>
          <w:lang w:val="en-US"/>
        </w:rPr>
        <w:t xml:space="preserve">. </w:t>
      </w:r>
    </w:p>
    <w:p w14:paraId="7F39B616" w14:textId="32DDBEAD" w:rsidR="002153AF" w:rsidRPr="002646CB" w:rsidRDefault="002153AF" w:rsidP="001F1128">
      <w:pPr>
        <w:wordWrap/>
        <w:rPr>
          <w:rFonts w:cs="함초롬바탕"/>
          <w:lang w:val="en-US"/>
        </w:rPr>
      </w:pPr>
      <w:r w:rsidRPr="002646CB">
        <w:rPr>
          <w:rFonts w:hAnsi="바탕" w:cs="함초롬바탕" w:hint="eastAsia"/>
          <w:lang w:val="en-US"/>
        </w:rPr>
        <w:t>발행연도가</w:t>
      </w:r>
      <w:r w:rsidRPr="002646CB">
        <w:rPr>
          <w:rFonts w:cs="함초롬바탕"/>
          <w:lang w:val="en-US"/>
        </w:rPr>
        <w:t xml:space="preserve"> </w:t>
      </w:r>
      <w:r w:rsidRPr="002646CB">
        <w:rPr>
          <w:rFonts w:hAnsi="바탕" w:cs="함초롬바탕" w:hint="eastAsia"/>
          <w:lang w:val="en-US"/>
        </w:rPr>
        <w:t>표기된</w:t>
      </w:r>
      <w:r w:rsidRPr="002646CB">
        <w:rPr>
          <w:rFonts w:cs="함초롬바탕"/>
          <w:lang w:val="en-US"/>
        </w:rPr>
        <w:t xml:space="preserve"> </w:t>
      </w:r>
      <w:r w:rsidRPr="002646CB">
        <w:rPr>
          <w:rFonts w:hAnsi="바탕" w:cs="함초롬바탕" w:hint="eastAsia"/>
          <w:lang w:val="en-US"/>
        </w:rPr>
        <w:t>인용표준은</w:t>
      </w:r>
      <w:r w:rsidRPr="002646CB">
        <w:rPr>
          <w:rFonts w:cs="함초롬바탕"/>
          <w:lang w:val="en-US"/>
        </w:rPr>
        <w:t xml:space="preserve"> </w:t>
      </w:r>
      <w:r w:rsidRPr="002646CB">
        <w:rPr>
          <w:rFonts w:hAnsi="바탕" w:cs="함초롬바탕" w:hint="eastAsia"/>
          <w:lang w:val="en-US"/>
        </w:rPr>
        <w:t>인용된</w:t>
      </w:r>
      <w:r w:rsidRPr="002646CB">
        <w:rPr>
          <w:rFonts w:cs="함초롬바탕"/>
          <w:lang w:val="en-US"/>
        </w:rPr>
        <w:t xml:space="preserve"> </w:t>
      </w:r>
      <w:r w:rsidRPr="002646CB">
        <w:rPr>
          <w:rFonts w:hAnsi="바탕" w:cs="함초롬바탕" w:hint="eastAsia"/>
          <w:lang w:val="en-US"/>
        </w:rPr>
        <w:t>판만을</w:t>
      </w:r>
      <w:r w:rsidRPr="002646CB">
        <w:rPr>
          <w:rFonts w:cs="함초롬바탕"/>
          <w:lang w:val="en-US"/>
        </w:rPr>
        <w:t xml:space="preserve"> </w:t>
      </w:r>
      <w:r w:rsidRPr="002646CB">
        <w:rPr>
          <w:rFonts w:hAnsi="바탕" w:cs="함초롬바탕" w:hint="eastAsia"/>
          <w:lang w:val="en-US"/>
        </w:rPr>
        <w:t>적용한다</w:t>
      </w:r>
      <w:r w:rsidRPr="002646CB">
        <w:rPr>
          <w:rFonts w:cs="함초롬바탕"/>
          <w:lang w:val="en-US"/>
        </w:rPr>
        <w:t xml:space="preserve">. </w:t>
      </w:r>
      <w:r w:rsidRPr="002646CB">
        <w:rPr>
          <w:rFonts w:hAnsi="바탕" w:cs="함초롬바탕" w:hint="eastAsia"/>
          <w:lang w:val="en-US"/>
        </w:rPr>
        <w:t>발행연도가</w:t>
      </w:r>
      <w:r w:rsidRPr="002646CB">
        <w:rPr>
          <w:rFonts w:cs="함초롬바탕"/>
          <w:lang w:val="en-US"/>
        </w:rPr>
        <w:t xml:space="preserve"> </w:t>
      </w:r>
      <w:r w:rsidRPr="002646CB">
        <w:rPr>
          <w:rFonts w:hAnsi="바탕" w:cs="함초롬바탕" w:hint="eastAsia"/>
          <w:lang w:val="en-US"/>
        </w:rPr>
        <w:t>표기되지</w:t>
      </w:r>
      <w:r w:rsidRPr="002646CB">
        <w:rPr>
          <w:rFonts w:cs="함초롬바탕"/>
          <w:lang w:val="en-US"/>
        </w:rPr>
        <w:t xml:space="preserve"> </w:t>
      </w:r>
      <w:r w:rsidRPr="002646CB">
        <w:rPr>
          <w:rFonts w:hAnsi="바탕" w:cs="함초롬바탕" w:hint="eastAsia"/>
          <w:lang w:val="en-US"/>
        </w:rPr>
        <w:t>않은</w:t>
      </w:r>
      <w:r w:rsidRPr="002646CB">
        <w:rPr>
          <w:rFonts w:cs="함초롬바탕"/>
          <w:lang w:val="en-US"/>
        </w:rPr>
        <w:t xml:space="preserve"> </w:t>
      </w:r>
      <w:r w:rsidRPr="002646CB">
        <w:rPr>
          <w:rFonts w:hAnsi="바탕" w:cs="함초롬바탕" w:hint="eastAsia"/>
          <w:lang w:val="en-US"/>
        </w:rPr>
        <w:t>인용표준은</w:t>
      </w:r>
      <w:r w:rsidRPr="002646CB">
        <w:rPr>
          <w:rFonts w:cs="함초롬바탕"/>
          <w:lang w:val="en-US"/>
        </w:rPr>
        <w:t xml:space="preserve"> </w:t>
      </w:r>
      <w:r w:rsidRPr="002646CB">
        <w:rPr>
          <w:rFonts w:hAnsi="바탕" w:cs="함초롬바탕" w:hint="eastAsia"/>
          <w:lang w:val="en-US"/>
        </w:rPr>
        <w:t>최신판</w:t>
      </w:r>
      <w:r w:rsidRPr="002646CB">
        <w:rPr>
          <w:rFonts w:cs="함초롬바탕"/>
          <w:lang w:val="en-US"/>
        </w:rPr>
        <w:t>(</w:t>
      </w:r>
      <w:r w:rsidRPr="002646CB">
        <w:rPr>
          <w:rFonts w:hAnsi="바탕" w:cs="함초롬바탕" w:hint="eastAsia"/>
          <w:lang w:val="en-US"/>
        </w:rPr>
        <w:t>모든</w:t>
      </w:r>
      <w:r w:rsidRPr="002646CB">
        <w:rPr>
          <w:rFonts w:cs="함초롬바탕"/>
          <w:lang w:val="en-US"/>
        </w:rPr>
        <w:t xml:space="preserve"> </w:t>
      </w:r>
      <w:r w:rsidRPr="002646CB">
        <w:rPr>
          <w:rFonts w:hAnsi="바탕" w:cs="함초롬바탕" w:hint="eastAsia"/>
          <w:lang w:val="en-US"/>
        </w:rPr>
        <w:t>추록을</w:t>
      </w:r>
      <w:r w:rsidRPr="002646CB">
        <w:rPr>
          <w:rFonts w:cs="함초롬바탕"/>
          <w:lang w:val="en-US"/>
        </w:rPr>
        <w:t xml:space="preserve"> </w:t>
      </w:r>
      <w:r w:rsidRPr="002646CB">
        <w:rPr>
          <w:rFonts w:hAnsi="바탕" w:cs="함초롬바탕" w:hint="eastAsia"/>
          <w:lang w:val="en-US"/>
        </w:rPr>
        <w:t>포함</w:t>
      </w:r>
      <w:r w:rsidRPr="002646CB">
        <w:rPr>
          <w:rFonts w:cs="함초롬바탕"/>
          <w:lang w:val="en-US"/>
        </w:rPr>
        <w:t>)</w:t>
      </w:r>
      <w:r w:rsidRPr="002646CB">
        <w:rPr>
          <w:rFonts w:hAnsi="바탕" w:cs="함초롬바탕" w:hint="eastAsia"/>
          <w:lang w:val="en-US"/>
        </w:rPr>
        <w:t>을</w:t>
      </w:r>
      <w:r w:rsidRPr="002646CB">
        <w:rPr>
          <w:rFonts w:cs="함초롬바탕"/>
          <w:lang w:val="en-US"/>
        </w:rPr>
        <w:t xml:space="preserve"> </w:t>
      </w:r>
      <w:r w:rsidRPr="002646CB">
        <w:rPr>
          <w:rFonts w:hAnsi="바탕" w:cs="함초롬바탕" w:hint="eastAsia"/>
          <w:lang w:val="en-US"/>
        </w:rPr>
        <w:t>적용한다</w:t>
      </w:r>
      <w:r w:rsidRPr="002646CB">
        <w:rPr>
          <w:rFonts w:cs="함초롬바탕"/>
          <w:lang w:val="en-US"/>
        </w:rPr>
        <w:t>.</w:t>
      </w:r>
    </w:p>
    <w:p w14:paraId="640B6459" w14:textId="77777777" w:rsidR="004E5B53" w:rsidRPr="002646CB" w:rsidRDefault="004E5B53" w:rsidP="001F1128">
      <w:pPr>
        <w:wordWrap/>
        <w:rPr>
          <w:rFonts w:cs="함초롬바탕"/>
          <w:lang w:val="en-US"/>
        </w:rPr>
      </w:pPr>
    </w:p>
    <w:p w14:paraId="24159C00" w14:textId="77777777" w:rsidR="002153AF" w:rsidRPr="002646CB" w:rsidRDefault="000B51CA" w:rsidP="000B51CA">
      <w:pPr>
        <w:pStyle w:val="24"/>
        <w:wordWrap/>
      </w:pPr>
      <w:bookmarkStart w:id="2107" w:name="_Toc499831349"/>
      <w:bookmarkStart w:id="2108" w:name="_Toc500752966"/>
      <w:bookmarkStart w:id="2109" w:name="_Toc500753017"/>
      <w:bookmarkStart w:id="2110" w:name="_Toc26867562"/>
      <w:r w:rsidRPr="002646CB">
        <w:rPr>
          <w:rFonts w:hint="eastAsia"/>
        </w:rPr>
        <w:t>국제표준</w:t>
      </w:r>
      <w:bookmarkEnd w:id="2107"/>
      <w:bookmarkEnd w:id="2108"/>
      <w:bookmarkEnd w:id="2109"/>
      <w:bookmarkEnd w:id="2110"/>
    </w:p>
    <w:p w14:paraId="6C0E7487" w14:textId="77777777" w:rsidR="00E168CD" w:rsidRPr="002646CB" w:rsidRDefault="00E168CD" w:rsidP="009F784A"/>
    <w:p w14:paraId="019958A8" w14:textId="4A823CFC" w:rsidR="00BB6D15" w:rsidRPr="002646CB" w:rsidRDefault="00BB6D15" w:rsidP="009F784A">
      <w:r w:rsidRPr="002646CB">
        <w:t>IEC TS 62898-1</w:t>
      </w:r>
      <w:r w:rsidR="00DB2BCC" w:rsidRPr="002646CB">
        <w:t>, Micorgrids -</w:t>
      </w:r>
      <w:r w:rsidRPr="002646CB">
        <w:t xml:space="preserve"> Part 1</w:t>
      </w:r>
      <w:r w:rsidR="00DB2BCC" w:rsidRPr="002646CB">
        <w:t>:</w:t>
      </w:r>
      <w:r w:rsidRPr="002646CB">
        <w:t xml:space="preserve"> Guidelines for general planning and design of microgrids</w:t>
      </w:r>
    </w:p>
    <w:p w14:paraId="72EAD103" w14:textId="44D87FCF" w:rsidR="00BB6D15" w:rsidRPr="002646CB" w:rsidRDefault="00BB6D15" w:rsidP="009F784A">
      <w:r w:rsidRPr="002646CB">
        <w:t>IEC TS 62898-2</w:t>
      </w:r>
      <w:r w:rsidR="00C2545E" w:rsidRPr="002646CB">
        <w:t>(DTS)</w:t>
      </w:r>
      <w:r w:rsidR="00DB2BCC" w:rsidRPr="002646CB">
        <w:t>, Micorgrids -</w:t>
      </w:r>
      <w:r w:rsidRPr="002646CB">
        <w:t xml:space="preserve"> Part 2: Guidelines for Microgrid Ope</w:t>
      </w:r>
      <w:ins w:id="2111" w:author="박 진상" w:date="2019-10-08T04:34:00Z">
        <w:r w:rsidR="00EE4918" w:rsidRPr="002646CB">
          <w:t>r</w:t>
        </w:r>
      </w:ins>
      <w:del w:id="2112" w:author="박 진상" w:date="2019-10-08T04:34:00Z">
        <w:r w:rsidRPr="002646CB" w:rsidDel="00EE4918">
          <w:delText>a</w:delText>
        </w:r>
      </w:del>
      <w:r w:rsidRPr="002646CB">
        <w:t>ation (and Control)</w:t>
      </w:r>
    </w:p>
    <w:p w14:paraId="356151D5" w14:textId="77777777" w:rsidR="005B0A39" w:rsidRPr="002646CB" w:rsidRDefault="005B0A39" w:rsidP="000B51CA"/>
    <w:p w14:paraId="50FA5DF2" w14:textId="0E9D8216" w:rsidR="000B51CA" w:rsidRPr="002646CB" w:rsidRDefault="000B51CA" w:rsidP="000B51CA">
      <w:pPr>
        <w:pStyle w:val="24"/>
        <w:wordWrap/>
        <w:rPr>
          <w:lang w:eastAsia="ko-KR"/>
        </w:rPr>
      </w:pPr>
      <w:bookmarkStart w:id="2113" w:name="_Toc499831350"/>
      <w:bookmarkStart w:id="2114" w:name="_Toc500752967"/>
      <w:bookmarkStart w:id="2115" w:name="_Toc500753018"/>
      <w:bookmarkStart w:id="2116" w:name="_Toc26867563"/>
      <w:r w:rsidRPr="002646CB">
        <w:rPr>
          <w:rFonts w:hint="eastAsia"/>
        </w:rPr>
        <w:t>국내표준</w:t>
      </w:r>
      <w:bookmarkEnd w:id="2113"/>
      <w:bookmarkEnd w:id="2114"/>
      <w:bookmarkEnd w:id="2115"/>
      <w:bookmarkEnd w:id="2116"/>
    </w:p>
    <w:p w14:paraId="4B943113" w14:textId="77777777" w:rsidR="00C51A6E" w:rsidRPr="002646CB" w:rsidRDefault="00C51A6E" w:rsidP="00C51A6E">
      <w:pPr>
        <w:rPr>
          <w:lang w:val="de-DE"/>
        </w:rPr>
      </w:pPr>
    </w:p>
    <w:p w14:paraId="536A9980" w14:textId="23094C35" w:rsidR="002559F2" w:rsidRPr="002646CB" w:rsidRDefault="002559F2" w:rsidP="00C51A6E">
      <w:bookmarkStart w:id="2117" w:name="_Hlk499645664"/>
      <w:r w:rsidRPr="002646CB">
        <w:t>SGSF</w:t>
      </w:r>
      <w:r w:rsidR="00C51A6E" w:rsidRPr="002646CB">
        <w:t>-011-3-1</w:t>
      </w:r>
      <w:r w:rsidRPr="002646CB">
        <w:t>:2017</w:t>
      </w:r>
      <w:r w:rsidR="00C51A6E" w:rsidRPr="002646CB">
        <w:t>,</w:t>
      </w:r>
      <w:r w:rsidRPr="002646CB">
        <w:t xml:space="preserve"> </w:t>
      </w:r>
      <w:r w:rsidRPr="002646CB">
        <w:rPr>
          <w:rFonts w:hint="eastAsia"/>
        </w:rPr>
        <w:t>구역형</w:t>
      </w:r>
      <w:r w:rsidRPr="002646CB">
        <w:t xml:space="preserve"> </w:t>
      </w:r>
      <w:r w:rsidRPr="002646CB">
        <w:rPr>
          <w:rFonts w:hint="eastAsia"/>
        </w:rPr>
        <w:t>집단에너지</w:t>
      </w:r>
      <w:r w:rsidRPr="002646CB">
        <w:t xml:space="preserve"> </w:t>
      </w:r>
      <w:r w:rsidRPr="002646CB">
        <w:rPr>
          <w:rFonts w:hint="eastAsia"/>
        </w:rPr>
        <w:t>마이크로그리드</w:t>
      </w:r>
      <w:r w:rsidR="00142312" w:rsidRPr="002646CB">
        <w:t xml:space="preserve"> </w:t>
      </w:r>
      <w:r w:rsidR="00C51A6E" w:rsidRPr="002646CB">
        <w:t xml:space="preserve">- </w:t>
      </w:r>
      <w:r w:rsidRPr="002646CB">
        <w:rPr>
          <w:rFonts w:hint="eastAsia"/>
        </w:rPr>
        <w:t>제</w:t>
      </w:r>
      <w:r w:rsidRPr="002646CB">
        <w:t>1</w:t>
      </w:r>
      <w:r w:rsidRPr="002646CB">
        <w:rPr>
          <w:rFonts w:hint="eastAsia"/>
        </w:rPr>
        <w:t>부</w:t>
      </w:r>
      <w:r w:rsidRPr="002646CB">
        <w:t xml:space="preserve">: </w:t>
      </w:r>
      <w:r w:rsidR="00C51A6E" w:rsidRPr="002646CB">
        <w:rPr>
          <w:rFonts w:hint="eastAsia"/>
        </w:rPr>
        <w:t>일반</w:t>
      </w:r>
      <w:r w:rsidR="00C51A6E" w:rsidRPr="002646CB">
        <w:t xml:space="preserve"> </w:t>
      </w:r>
      <w:r w:rsidR="00C51A6E" w:rsidRPr="002646CB">
        <w:rPr>
          <w:rFonts w:hint="eastAsia"/>
        </w:rPr>
        <w:t>요구사항</w:t>
      </w:r>
    </w:p>
    <w:bookmarkEnd w:id="2117"/>
    <w:p w14:paraId="3B8F95D9" w14:textId="4506501E" w:rsidR="002559F2" w:rsidRPr="002646CB" w:rsidRDefault="002559F2" w:rsidP="00C51A6E">
      <w:pPr>
        <w:rPr>
          <w:ins w:id="2118" w:author="박 진상" w:date="2019-10-08T04:35:00Z"/>
        </w:rPr>
      </w:pPr>
      <w:r w:rsidRPr="002646CB">
        <w:t>SGSF</w:t>
      </w:r>
      <w:r w:rsidR="00142312" w:rsidRPr="002646CB">
        <w:t>-</w:t>
      </w:r>
      <w:r w:rsidR="00C51A6E" w:rsidRPr="002646CB">
        <w:t>011-3-2</w:t>
      </w:r>
      <w:r w:rsidRPr="002646CB">
        <w:t>:2017</w:t>
      </w:r>
      <w:r w:rsidR="00C51A6E" w:rsidRPr="002646CB">
        <w:t>,</w:t>
      </w:r>
      <w:r w:rsidRPr="002646CB">
        <w:t xml:space="preserve"> </w:t>
      </w:r>
      <w:r w:rsidRPr="002646CB">
        <w:rPr>
          <w:rFonts w:hint="eastAsia"/>
        </w:rPr>
        <w:t>구역형</w:t>
      </w:r>
      <w:r w:rsidRPr="002646CB">
        <w:t xml:space="preserve"> </w:t>
      </w:r>
      <w:r w:rsidRPr="002646CB">
        <w:rPr>
          <w:rFonts w:hint="eastAsia"/>
        </w:rPr>
        <w:t>집단에너지</w:t>
      </w:r>
      <w:r w:rsidRPr="002646CB">
        <w:t xml:space="preserve"> </w:t>
      </w:r>
      <w:r w:rsidRPr="002646CB">
        <w:rPr>
          <w:rFonts w:hint="eastAsia"/>
        </w:rPr>
        <w:t>마이크로그리드</w:t>
      </w:r>
      <w:r w:rsidRPr="002646CB">
        <w:t xml:space="preserve"> </w:t>
      </w:r>
      <w:r w:rsidR="00C51A6E" w:rsidRPr="002646CB">
        <w:t>-</w:t>
      </w:r>
      <w:r w:rsidRPr="002646CB">
        <w:t xml:space="preserve"> </w:t>
      </w:r>
      <w:r w:rsidRPr="002646CB">
        <w:rPr>
          <w:rFonts w:hint="eastAsia"/>
        </w:rPr>
        <w:t>제</w:t>
      </w:r>
      <w:r w:rsidRPr="002646CB">
        <w:t>2</w:t>
      </w:r>
      <w:r w:rsidRPr="002646CB">
        <w:rPr>
          <w:rFonts w:hint="eastAsia"/>
        </w:rPr>
        <w:t>부</w:t>
      </w:r>
      <w:r w:rsidRPr="002646CB">
        <w:t xml:space="preserve">: </w:t>
      </w:r>
      <w:r w:rsidRPr="002646CB">
        <w:rPr>
          <w:rFonts w:hint="eastAsia"/>
        </w:rPr>
        <w:t>설치</w:t>
      </w:r>
      <w:r w:rsidRPr="002646CB">
        <w:t xml:space="preserve"> </w:t>
      </w:r>
      <w:r w:rsidRPr="002646CB">
        <w:rPr>
          <w:rFonts w:hint="eastAsia"/>
        </w:rPr>
        <w:t>및</w:t>
      </w:r>
      <w:r w:rsidRPr="002646CB">
        <w:t xml:space="preserve"> </w:t>
      </w:r>
      <w:r w:rsidRPr="002646CB">
        <w:rPr>
          <w:rFonts w:hint="eastAsia"/>
        </w:rPr>
        <w:t>관리</w:t>
      </w:r>
    </w:p>
    <w:p w14:paraId="0FB5DEE3" w14:textId="0C6BA051" w:rsidR="00EE4918" w:rsidRPr="002646CB" w:rsidRDefault="00EE4918" w:rsidP="00EE4918">
      <w:pPr>
        <w:rPr>
          <w:ins w:id="2119" w:author="박 진상" w:date="2019-10-08T04:35:00Z"/>
        </w:rPr>
      </w:pPr>
      <w:ins w:id="2120" w:author="박 진상" w:date="2019-10-08T04:35:00Z">
        <w:r w:rsidRPr="002646CB">
          <w:t xml:space="preserve">SGSF-011-3-3:2017, </w:t>
        </w:r>
        <w:r w:rsidRPr="002646CB">
          <w:rPr>
            <w:rFonts w:hint="eastAsia"/>
          </w:rPr>
          <w:t>구역형</w:t>
        </w:r>
        <w:r w:rsidRPr="002646CB">
          <w:t xml:space="preserve"> </w:t>
        </w:r>
        <w:r w:rsidRPr="002646CB">
          <w:rPr>
            <w:rFonts w:hint="eastAsia"/>
          </w:rPr>
          <w:t>집단에너지</w:t>
        </w:r>
        <w:r w:rsidRPr="002646CB">
          <w:t xml:space="preserve"> </w:t>
        </w:r>
        <w:r w:rsidRPr="002646CB">
          <w:rPr>
            <w:rFonts w:hint="eastAsia"/>
          </w:rPr>
          <w:t>마이크로그리드</w:t>
        </w:r>
        <w:r w:rsidRPr="002646CB">
          <w:t xml:space="preserve"> - </w:t>
        </w:r>
        <w:r w:rsidRPr="002646CB">
          <w:rPr>
            <w:rFonts w:hint="eastAsia"/>
          </w:rPr>
          <w:t>제</w:t>
        </w:r>
        <w:r w:rsidRPr="002646CB">
          <w:t>3</w:t>
        </w:r>
        <w:r w:rsidRPr="002646CB">
          <w:rPr>
            <w:rFonts w:hint="eastAsia"/>
          </w:rPr>
          <w:t>부</w:t>
        </w:r>
        <w:r w:rsidRPr="002646CB">
          <w:t xml:space="preserve">: </w:t>
        </w:r>
        <w:r w:rsidRPr="002646CB">
          <w:rPr>
            <w:rFonts w:hint="eastAsia"/>
          </w:rPr>
          <w:t>운</w:t>
        </w:r>
      </w:ins>
      <w:ins w:id="2121" w:author="박 진상" w:date="2019-10-08T04:37:00Z">
        <w:r w:rsidRPr="002646CB">
          <w:rPr>
            <w:rFonts w:hint="eastAsia"/>
          </w:rPr>
          <w:t>전</w:t>
        </w:r>
        <w:r w:rsidRPr="002646CB">
          <w:t xml:space="preserve"> </w:t>
        </w:r>
        <w:r w:rsidRPr="002646CB">
          <w:rPr>
            <w:rFonts w:hint="eastAsia"/>
          </w:rPr>
          <w:t>및</w:t>
        </w:r>
        <w:r w:rsidRPr="002646CB">
          <w:t xml:space="preserve"> </w:t>
        </w:r>
        <w:r w:rsidRPr="002646CB">
          <w:rPr>
            <w:rFonts w:hint="eastAsia"/>
          </w:rPr>
          <w:t>제어</w:t>
        </w:r>
      </w:ins>
    </w:p>
    <w:p w14:paraId="1E3C7088" w14:textId="4F3456E6" w:rsidR="00EE4918" w:rsidRPr="002646CB" w:rsidDel="00EE4918" w:rsidRDefault="00EE4918" w:rsidP="00C51A6E">
      <w:pPr>
        <w:rPr>
          <w:del w:id="2122" w:author="박 진상" w:date="2019-10-08T04:35:00Z"/>
        </w:rPr>
      </w:pPr>
    </w:p>
    <w:p w14:paraId="2BCCF206" w14:textId="645187F0" w:rsidR="002559F2" w:rsidRPr="002646CB" w:rsidRDefault="00710F28" w:rsidP="002559F2">
      <w:r w:rsidRPr="002646CB">
        <w:t>SGICT-2-001</w:t>
      </w:r>
      <w:r w:rsidR="00C51A6E" w:rsidRPr="002646CB">
        <w:t>,</w:t>
      </w:r>
      <w:r w:rsidRPr="002646CB">
        <w:t xml:space="preserve"> </w:t>
      </w:r>
      <w:r w:rsidRPr="002646CB">
        <w:rPr>
          <w:rFonts w:hint="eastAsia"/>
        </w:rPr>
        <w:t>스마트그리드</w:t>
      </w:r>
      <w:r w:rsidRPr="002646CB">
        <w:t xml:space="preserve"> </w:t>
      </w:r>
      <w:r w:rsidR="002559F2" w:rsidRPr="002646CB">
        <w:t>Use Case</w:t>
      </w:r>
      <w:r w:rsidR="002559F2" w:rsidRPr="002646CB" w:rsidDel="002559F2">
        <w:t xml:space="preserve"> </w:t>
      </w:r>
      <w:r w:rsidR="002559F2" w:rsidRPr="002646CB">
        <w:t>SGSF/TR-025-7 IEC61850</w:t>
      </w:r>
      <w:r w:rsidR="002559F2" w:rsidRPr="002646CB">
        <w:rPr>
          <w:rFonts w:hint="eastAsia"/>
        </w:rPr>
        <w:t>을</w:t>
      </w:r>
      <w:r w:rsidR="002559F2" w:rsidRPr="002646CB">
        <w:t xml:space="preserve"> </w:t>
      </w:r>
      <w:r w:rsidR="002559F2" w:rsidRPr="002646CB">
        <w:rPr>
          <w:rFonts w:hint="eastAsia"/>
        </w:rPr>
        <w:t>이용한</w:t>
      </w:r>
      <w:r w:rsidR="002559F2" w:rsidRPr="002646CB">
        <w:t xml:space="preserve"> DER </w:t>
      </w:r>
      <w:r w:rsidR="002559F2" w:rsidRPr="002646CB">
        <w:rPr>
          <w:rFonts w:hint="eastAsia"/>
        </w:rPr>
        <w:t>그리드</w:t>
      </w:r>
      <w:r w:rsidR="002559F2" w:rsidRPr="002646CB">
        <w:t xml:space="preserve"> </w:t>
      </w:r>
      <w:r w:rsidR="002559F2" w:rsidRPr="002646CB">
        <w:rPr>
          <w:rFonts w:hint="eastAsia"/>
        </w:rPr>
        <w:t>통합</w:t>
      </w:r>
    </w:p>
    <w:p w14:paraId="706DA2D3" w14:textId="1B33E773" w:rsidR="002559F2" w:rsidRPr="002646CB" w:rsidRDefault="002559F2" w:rsidP="002559F2">
      <w:pPr>
        <w:widowControl/>
        <w:wordWrap/>
        <w:autoSpaceDE/>
        <w:autoSpaceDN/>
        <w:spacing w:line="240" w:lineRule="auto"/>
        <w:jc w:val="left"/>
      </w:pPr>
      <w:r w:rsidRPr="002646CB">
        <w:t>SGSF/TF-025-8</w:t>
      </w:r>
      <w:r w:rsidR="00C51A6E" w:rsidRPr="002646CB">
        <w:t>,</w:t>
      </w:r>
      <w:r w:rsidRPr="002646CB">
        <w:t xml:space="preserve"> </w:t>
      </w:r>
      <w:r w:rsidRPr="002646CB">
        <w:rPr>
          <w:rFonts w:hint="eastAsia"/>
        </w:rPr>
        <w:t>전기에너지저장</w:t>
      </w:r>
      <w:ins w:id="2123" w:author="ETRI-김종원" w:date="2019-12-03T09:40:00Z">
        <w:r w:rsidR="005143BD" w:rsidRPr="002646CB">
          <w:rPr>
            <w:rFonts w:hint="eastAsia"/>
          </w:rPr>
          <w:t>장치</w:t>
        </w:r>
      </w:ins>
      <w:del w:id="2124" w:author="ETRI-김종원" w:date="2019-12-03T09:40:00Z">
        <w:r w:rsidRPr="002646CB" w:rsidDel="005143BD">
          <w:rPr>
            <w:rFonts w:hint="eastAsia"/>
          </w:rPr>
          <w:delText>시스템</w:delText>
        </w:r>
      </w:del>
      <w:r w:rsidRPr="002646CB">
        <w:t xml:space="preserve"> </w:t>
      </w:r>
      <w:r w:rsidRPr="002646CB">
        <w:rPr>
          <w:rFonts w:hint="eastAsia"/>
        </w:rPr>
        <w:t>지원을</w:t>
      </w:r>
      <w:r w:rsidRPr="002646CB">
        <w:t xml:space="preserve"> </w:t>
      </w:r>
      <w:r w:rsidRPr="002646CB">
        <w:rPr>
          <w:rFonts w:hint="eastAsia"/>
        </w:rPr>
        <w:t>위한</w:t>
      </w:r>
      <w:r w:rsidRPr="002646CB">
        <w:t xml:space="preserve"> </w:t>
      </w:r>
      <w:r w:rsidRPr="002646CB">
        <w:rPr>
          <w:rFonts w:hint="eastAsia"/>
        </w:rPr>
        <w:t>객체모델</w:t>
      </w:r>
    </w:p>
    <w:p w14:paraId="161DB9AF" w14:textId="6C54DDFC" w:rsidR="00900E23" w:rsidRPr="002646CB" w:rsidRDefault="00710F28" w:rsidP="00327663">
      <w:r w:rsidRPr="002646CB">
        <w:t>SGSF-001-1</w:t>
      </w:r>
      <w:r w:rsidR="00C51A6E" w:rsidRPr="002646CB">
        <w:t>,</w:t>
      </w:r>
      <w:r w:rsidRPr="002646CB">
        <w:t xml:space="preserve"> </w:t>
      </w:r>
      <w:r w:rsidRPr="002646CB">
        <w:rPr>
          <w:rFonts w:hint="eastAsia"/>
        </w:rPr>
        <w:t>스마트그리드</w:t>
      </w:r>
      <w:r w:rsidRPr="002646CB">
        <w:t xml:space="preserve"> </w:t>
      </w:r>
      <w:r w:rsidRPr="002646CB">
        <w:rPr>
          <w:rFonts w:hint="eastAsia"/>
        </w:rPr>
        <w:t>용어</w:t>
      </w:r>
    </w:p>
    <w:p w14:paraId="0D69201B" w14:textId="0ED4EFFB" w:rsidR="00900E23" w:rsidRPr="002646CB" w:rsidRDefault="00710F28" w:rsidP="00327663">
      <w:r w:rsidRPr="002646CB">
        <w:t>SGSF-011-1</w:t>
      </w:r>
      <w:r w:rsidR="00C51A6E" w:rsidRPr="002646CB">
        <w:t>,</w:t>
      </w:r>
      <w:r w:rsidRPr="002646CB">
        <w:t xml:space="preserve"> </w:t>
      </w:r>
      <w:r w:rsidRPr="002646CB">
        <w:rPr>
          <w:rFonts w:hint="eastAsia"/>
        </w:rPr>
        <w:t>마이크로그리드</w:t>
      </w:r>
      <w:r w:rsidRPr="002646CB">
        <w:t xml:space="preserve"> </w:t>
      </w:r>
      <w:r w:rsidRPr="002646CB">
        <w:rPr>
          <w:rFonts w:hint="eastAsia"/>
        </w:rPr>
        <w:t>공통참조</w:t>
      </w:r>
      <w:r w:rsidRPr="002646CB">
        <w:t xml:space="preserve"> </w:t>
      </w:r>
      <w:r w:rsidRPr="002646CB">
        <w:rPr>
          <w:rFonts w:hint="eastAsia"/>
        </w:rPr>
        <w:t>모델</w:t>
      </w:r>
    </w:p>
    <w:p w14:paraId="150161C3" w14:textId="60095F5E" w:rsidR="00900E23" w:rsidRPr="002646CB" w:rsidRDefault="00710F28" w:rsidP="00327663">
      <w:r w:rsidRPr="002646CB">
        <w:t>SGSF-011-</w:t>
      </w:r>
      <w:r w:rsidR="00C51A6E" w:rsidRPr="002646CB">
        <w:t>2,</w:t>
      </w:r>
      <w:r w:rsidRPr="002646CB">
        <w:t xml:space="preserve"> </w:t>
      </w:r>
      <w:r w:rsidRPr="002646CB">
        <w:rPr>
          <w:rFonts w:hint="eastAsia"/>
        </w:rPr>
        <w:t>마이크로그리드</w:t>
      </w:r>
      <w:r w:rsidRPr="002646CB">
        <w:t xml:space="preserve"> </w:t>
      </w:r>
      <w:r w:rsidRPr="002646CB">
        <w:rPr>
          <w:rFonts w:hint="eastAsia"/>
        </w:rPr>
        <w:t>공통플랫폼</w:t>
      </w:r>
      <w:r w:rsidRPr="002646CB">
        <w:t xml:space="preserve"> </w:t>
      </w:r>
      <w:r w:rsidRPr="002646CB">
        <w:rPr>
          <w:rFonts w:hint="eastAsia"/>
        </w:rPr>
        <w:t>보안</w:t>
      </w:r>
      <w:r w:rsidRPr="002646CB">
        <w:t xml:space="preserve"> </w:t>
      </w:r>
      <w:r w:rsidRPr="002646CB">
        <w:rPr>
          <w:rFonts w:hint="eastAsia"/>
        </w:rPr>
        <w:t>요구사항</w:t>
      </w:r>
    </w:p>
    <w:p w14:paraId="3E5DBCFA" w14:textId="1F29597B" w:rsidR="002559F2" w:rsidRPr="002646CB" w:rsidRDefault="002559F2" w:rsidP="002559F2">
      <w:pPr>
        <w:widowControl/>
        <w:wordWrap/>
        <w:autoSpaceDE/>
        <w:autoSpaceDN/>
        <w:spacing w:line="240" w:lineRule="auto"/>
        <w:jc w:val="left"/>
      </w:pPr>
      <w:r w:rsidRPr="002646CB">
        <w:t>SGSF-025-1</w:t>
      </w:r>
      <w:r w:rsidR="00C51A6E" w:rsidRPr="002646CB">
        <w:t>,</w:t>
      </w:r>
      <w:r w:rsidRPr="002646CB">
        <w:t xml:space="preserve"> </w:t>
      </w:r>
      <w:r w:rsidRPr="002646CB">
        <w:rPr>
          <w:rFonts w:hint="eastAsia"/>
        </w:rPr>
        <w:t>분산자원시스템</w:t>
      </w:r>
      <w:r w:rsidRPr="002646CB">
        <w:t>-</w:t>
      </w:r>
      <w:r w:rsidRPr="002646CB">
        <w:rPr>
          <w:rFonts w:hint="eastAsia"/>
        </w:rPr>
        <w:t>통신</w:t>
      </w:r>
      <w:r w:rsidRPr="002646CB">
        <w:t xml:space="preserve"> </w:t>
      </w:r>
      <w:r w:rsidRPr="002646CB">
        <w:rPr>
          <w:rFonts w:hint="eastAsia"/>
        </w:rPr>
        <w:t>및</w:t>
      </w:r>
      <w:r w:rsidRPr="002646CB">
        <w:t xml:space="preserve"> </w:t>
      </w:r>
      <w:r w:rsidRPr="002646CB">
        <w:rPr>
          <w:rFonts w:hint="eastAsia"/>
        </w:rPr>
        <w:t>정보</w:t>
      </w:r>
      <w:r w:rsidRPr="002646CB">
        <w:t xml:space="preserve"> </w:t>
      </w:r>
      <w:r w:rsidRPr="002646CB">
        <w:rPr>
          <w:rFonts w:hint="eastAsia"/>
        </w:rPr>
        <w:t>표준</w:t>
      </w:r>
      <w:r w:rsidRPr="002646CB">
        <w:t xml:space="preserve"> </w:t>
      </w:r>
      <w:r w:rsidRPr="002646CB">
        <w:rPr>
          <w:rFonts w:hint="eastAsia"/>
        </w:rPr>
        <w:t>가이드라인</w:t>
      </w:r>
    </w:p>
    <w:p w14:paraId="711020EC" w14:textId="2B7B549F" w:rsidR="00900E23" w:rsidRPr="002646CB" w:rsidDel="00EE4918" w:rsidRDefault="00710F28" w:rsidP="00327663">
      <w:pPr>
        <w:rPr>
          <w:del w:id="2125" w:author="박 진상" w:date="2019-10-08T04:34:00Z"/>
        </w:rPr>
      </w:pPr>
      <w:del w:id="2126" w:author="박 진상" w:date="2019-10-08T04:34:00Z">
        <w:r w:rsidRPr="002646CB" w:rsidDel="00EE4918">
          <w:delText>SGSF-03-2013-01</w:delText>
        </w:r>
        <w:r w:rsidR="00C51A6E" w:rsidRPr="002646CB" w:rsidDel="00EE4918">
          <w:delText>,</w:delText>
        </w:r>
        <w:r w:rsidRPr="002646CB" w:rsidDel="00EE4918">
          <w:delText xml:space="preserve"> </w:delText>
        </w:r>
        <w:r w:rsidRPr="002646CB" w:rsidDel="00EE4918">
          <w:rPr>
            <w:rFonts w:hint="eastAsia"/>
          </w:rPr>
          <w:delText>마이크로그리드용</w:delText>
        </w:r>
        <w:r w:rsidRPr="002646CB" w:rsidDel="00EE4918">
          <w:delText xml:space="preserve"> </w:delText>
        </w:r>
        <w:r w:rsidRPr="002646CB" w:rsidDel="00EE4918">
          <w:rPr>
            <w:rFonts w:hint="eastAsia"/>
          </w:rPr>
          <w:delText>정지형</w:delText>
        </w:r>
        <w:r w:rsidRPr="002646CB" w:rsidDel="00EE4918">
          <w:delText xml:space="preserve"> </w:delText>
        </w:r>
        <w:r w:rsidRPr="002646CB" w:rsidDel="00EE4918">
          <w:rPr>
            <w:rFonts w:hint="eastAsia"/>
          </w:rPr>
          <w:delText>계통연계형</w:delText>
        </w:r>
        <w:r w:rsidRPr="002646CB" w:rsidDel="00EE4918">
          <w:delText xml:space="preserve"> </w:delText>
        </w:r>
        <w:r w:rsidRPr="002646CB" w:rsidDel="00EE4918">
          <w:rPr>
            <w:rFonts w:hint="eastAsia"/>
          </w:rPr>
          <w:delText>스위치</w:delText>
        </w:r>
      </w:del>
    </w:p>
    <w:p w14:paraId="1427F2CF" w14:textId="1F95DCBE" w:rsidR="002559F2" w:rsidRPr="002646CB" w:rsidRDefault="002559F2" w:rsidP="002559F2">
      <w:pPr>
        <w:widowControl/>
        <w:wordWrap/>
        <w:autoSpaceDE/>
        <w:autoSpaceDN/>
        <w:spacing w:line="240" w:lineRule="auto"/>
        <w:jc w:val="left"/>
      </w:pPr>
      <w:r w:rsidRPr="002646CB">
        <w:t>SGSF-043-2</w:t>
      </w:r>
      <w:r w:rsidR="00C51A6E" w:rsidRPr="002646CB">
        <w:t>,</w:t>
      </w:r>
      <w:r w:rsidRPr="002646CB">
        <w:t xml:space="preserve"> IEC CIM </w:t>
      </w:r>
      <w:r w:rsidRPr="002646CB">
        <w:rPr>
          <w:rFonts w:hint="eastAsia"/>
        </w:rPr>
        <w:t>스마트그리드</w:t>
      </w:r>
      <w:r w:rsidRPr="002646CB">
        <w:t xml:space="preserve"> </w:t>
      </w:r>
      <w:r w:rsidRPr="002646CB">
        <w:rPr>
          <w:rFonts w:hint="eastAsia"/>
        </w:rPr>
        <w:t>사용자</w:t>
      </w:r>
      <w:r w:rsidRPr="002646CB">
        <w:t xml:space="preserve"> </w:t>
      </w:r>
      <w:r w:rsidRPr="002646CB">
        <w:rPr>
          <w:rFonts w:hint="eastAsia"/>
        </w:rPr>
        <w:t>인터페이스</w:t>
      </w:r>
    </w:p>
    <w:p w14:paraId="12CBE896" w14:textId="7877B801" w:rsidR="00900E23" w:rsidRPr="002646CB" w:rsidRDefault="00710F28" w:rsidP="00327663">
      <w:r w:rsidRPr="002646CB">
        <w:t>SGSF-045-2</w:t>
      </w:r>
      <w:r w:rsidR="00C51A6E" w:rsidRPr="002646CB">
        <w:t>,</w:t>
      </w:r>
      <w:r w:rsidRPr="002646CB">
        <w:t xml:space="preserve"> </w:t>
      </w:r>
      <w:r w:rsidRPr="002646CB">
        <w:rPr>
          <w:rFonts w:hint="eastAsia"/>
        </w:rPr>
        <w:t>분산자원</w:t>
      </w:r>
      <w:r w:rsidR="00361B0C" w:rsidRPr="002646CB">
        <w:t xml:space="preserve"> -</w:t>
      </w:r>
      <w:r w:rsidRPr="002646CB">
        <w:t xml:space="preserve"> </w:t>
      </w:r>
      <w:r w:rsidRPr="002646CB">
        <w:rPr>
          <w:rFonts w:hint="eastAsia"/>
        </w:rPr>
        <w:t>제</w:t>
      </w:r>
      <w:r w:rsidRPr="002646CB">
        <w:t>1</w:t>
      </w:r>
      <w:r w:rsidRPr="002646CB">
        <w:rPr>
          <w:rFonts w:hint="eastAsia"/>
        </w:rPr>
        <w:t>부</w:t>
      </w:r>
      <w:r w:rsidR="00361B0C" w:rsidRPr="002646CB">
        <w:t>:</w:t>
      </w:r>
      <w:r w:rsidRPr="002646CB">
        <w:t xml:space="preserve"> </w:t>
      </w:r>
      <w:r w:rsidRPr="002646CB">
        <w:rPr>
          <w:rFonts w:hint="eastAsia"/>
        </w:rPr>
        <w:t>아키텍처</w:t>
      </w:r>
      <w:r w:rsidRPr="002646CB">
        <w:t xml:space="preserve"> </w:t>
      </w:r>
      <w:r w:rsidRPr="002646CB">
        <w:rPr>
          <w:rFonts w:hint="eastAsia"/>
        </w:rPr>
        <w:t>및</w:t>
      </w:r>
      <w:r w:rsidRPr="002646CB">
        <w:t xml:space="preserve"> </w:t>
      </w:r>
      <w:r w:rsidRPr="002646CB">
        <w:rPr>
          <w:rFonts w:hint="eastAsia"/>
        </w:rPr>
        <w:t>일반요구사항</w:t>
      </w:r>
    </w:p>
    <w:p w14:paraId="33A676DE" w14:textId="23DAF5CD" w:rsidR="00900E23" w:rsidRPr="002646CB" w:rsidRDefault="00710F28" w:rsidP="00327663">
      <w:r w:rsidRPr="002646CB">
        <w:t>SGSF-045-2</w:t>
      </w:r>
      <w:r w:rsidR="00C51A6E" w:rsidRPr="002646CB">
        <w:t>,</w:t>
      </w:r>
      <w:r w:rsidRPr="002646CB">
        <w:t xml:space="preserve"> </w:t>
      </w:r>
      <w:r w:rsidRPr="002646CB">
        <w:rPr>
          <w:rFonts w:hint="eastAsia"/>
        </w:rPr>
        <w:t>분산자원</w:t>
      </w:r>
      <w:r w:rsidRPr="002646CB">
        <w:t xml:space="preserve"> </w:t>
      </w:r>
      <w:r w:rsidR="00361B0C" w:rsidRPr="002646CB">
        <w:t xml:space="preserve">- </w:t>
      </w:r>
      <w:r w:rsidRPr="002646CB">
        <w:rPr>
          <w:rFonts w:hint="eastAsia"/>
        </w:rPr>
        <w:t>제</w:t>
      </w:r>
      <w:r w:rsidRPr="002646CB">
        <w:t>2</w:t>
      </w:r>
      <w:r w:rsidRPr="002646CB">
        <w:rPr>
          <w:rFonts w:hint="eastAsia"/>
        </w:rPr>
        <w:t>부</w:t>
      </w:r>
      <w:r w:rsidR="00361B0C" w:rsidRPr="002646CB">
        <w:t>:</w:t>
      </w:r>
      <w:r w:rsidRPr="002646CB">
        <w:t xml:space="preserve"> </w:t>
      </w:r>
      <w:r w:rsidRPr="002646CB">
        <w:rPr>
          <w:rFonts w:hint="eastAsia"/>
        </w:rPr>
        <w:t>유스케이스</w:t>
      </w:r>
    </w:p>
    <w:p w14:paraId="599EDA75" w14:textId="75C3EA78" w:rsidR="002559F2" w:rsidRPr="002646CB" w:rsidDel="00E25847" w:rsidRDefault="002559F2">
      <w:pPr>
        <w:widowControl/>
        <w:wordWrap/>
        <w:autoSpaceDE/>
        <w:autoSpaceDN/>
        <w:spacing w:line="240" w:lineRule="auto"/>
        <w:jc w:val="left"/>
        <w:rPr>
          <w:del w:id="2127" w:author="박 진상" w:date="2019-10-08T04:37:00Z"/>
        </w:rPr>
      </w:pPr>
      <w:del w:id="2128" w:author="박 진상" w:date="2019-10-08T04:37:00Z">
        <w:r w:rsidRPr="002646CB" w:rsidDel="00EE4918">
          <w:delText>SPS-SGSF-03-2012-05-1973</w:delText>
        </w:r>
        <w:r w:rsidR="00C51A6E" w:rsidRPr="002646CB" w:rsidDel="00EE4918">
          <w:delText>,</w:delText>
        </w:r>
        <w:r w:rsidRPr="002646CB" w:rsidDel="00EE4918">
          <w:delText xml:space="preserve"> </w:delText>
        </w:r>
        <w:r w:rsidRPr="002646CB" w:rsidDel="00EE4918">
          <w:rPr>
            <w:rFonts w:hint="eastAsia"/>
          </w:rPr>
          <w:delText>저압</w:delText>
        </w:r>
        <w:r w:rsidRPr="002646CB" w:rsidDel="00EE4918">
          <w:delText xml:space="preserve"> </w:delText>
        </w:r>
        <w:r w:rsidRPr="002646CB" w:rsidDel="00EE4918">
          <w:rPr>
            <w:rFonts w:hint="eastAsia"/>
          </w:rPr>
          <w:delText>마이크로그리드</w:delText>
        </w:r>
        <w:r w:rsidRPr="002646CB" w:rsidDel="00EE4918">
          <w:delText xml:space="preserve"> </w:delText>
        </w:r>
        <w:r w:rsidRPr="002646CB" w:rsidDel="00EE4918">
          <w:rPr>
            <w:rFonts w:hint="eastAsia"/>
          </w:rPr>
          <w:delText>성능시험</w:delText>
        </w:r>
      </w:del>
    </w:p>
    <w:p w14:paraId="780700DD" w14:textId="77777777" w:rsidR="00E25847" w:rsidRPr="002646CB" w:rsidRDefault="00E25847" w:rsidP="002559F2">
      <w:pPr>
        <w:widowControl/>
        <w:wordWrap/>
        <w:autoSpaceDE/>
        <w:autoSpaceDN/>
        <w:spacing w:line="240" w:lineRule="auto"/>
        <w:jc w:val="left"/>
        <w:rPr>
          <w:ins w:id="2129" w:author="박 진상" w:date="2019-10-08T06:32:00Z"/>
        </w:rPr>
      </w:pPr>
    </w:p>
    <w:p w14:paraId="3E2F9AB6" w14:textId="037BBF7A" w:rsidR="002559F2" w:rsidRPr="002646CB" w:rsidDel="00D00AD0" w:rsidRDefault="002559F2">
      <w:pPr>
        <w:widowControl/>
        <w:wordWrap/>
        <w:autoSpaceDE/>
        <w:autoSpaceDN/>
        <w:spacing w:line="240" w:lineRule="auto"/>
        <w:jc w:val="left"/>
        <w:rPr>
          <w:del w:id="2130" w:author="박 진상" w:date="2019-10-08T04:37:00Z"/>
        </w:rPr>
      </w:pPr>
      <w:del w:id="2131" w:author="박 진상" w:date="2019-10-08T04:37:00Z">
        <w:r w:rsidRPr="002646CB" w:rsidDel="00EE4918">
          <w:delText xml:space="preserve">SPS-SGSF-03-2012-06-1975 </w:delText>
        </w:r>
        <w:r w:rsidR="00C51A6E" w:rsidRPr="002646CB" w:rsidDel="00EE4918">
          <w:delText>,</w:delText>
        </w:r>
        <w:r w:rsidR="00FE3106" w:rsidRPr="002646CB" w:rsidDel="00EE4918">
          <w:delText xml:space="preserve"> </w:delText>
        </w:r>
        <w:r w:rsidRPr="002646CB" w:rsidDel="00EE4918">
          <w:rPr>
            <w:rFonts w:hint="eastAsia"/>
          </w:rPr>
          <w:delText>마이크로그리드용</w:delText>
        </w:r>
        <w:r w:rsidRPr="002646CB" w:rsidDel="00EE4918">
          <w:delText xml:space="preserve"> </w:delText>
        </w:r>
        <w:r w:rsidRPr="002646CB" w:rsidDel="00EE4918">
          <w:rPr>
            <w:rFonts w:hint="eastAsia"/>
          </w:rPr>
          <w:delText>네트워크게이트웨이</w:delText>
        </w:r>
        <w:r w:rsidRPr="002646CB" w:rsidDel="00EE4918">
          <w:delText xml:space="preserve"> </w:delText>
        </w:r>
        <w:r w:rsidRPr="002646CB" w:rsidDel="00EE4918">
          <w:rPr>
            <w:rFonts w:hint="eastAsia"/>
          </w:rPr>
          <w:delText>성능시험</w:delText>
        </w:r>
      </w:del>
    </w:p>
    <w:p w14:paraId="3D6D6158" w14:textId="283C4563" w:rsidR="00D00AD0" w:rsidRPr="002646CB" w:rsidRDefault="00D00AD0">
      <w:pPr>
        <w:widowControl/>
        <w:wordWrap/>
        <w:autoSpaceDE/>
        <w:autoSpaceDN/>
        <w:spacing w:line="240" w:lineRule="auto"/>
        <w:jc w:val="left"/>
        <w:rPr>
          <w:ins w:id="2132" w:author="박 진상" w:date="2019-10-08T07:04:00Z"/>
        </w:rPr>
      </w:pPr>
      <w:ins w:id="2133" w:author="박 진상" w:date="2019-10-08T07:04:00Z">
        <w:r w:rsidRPr="002646CB">
          <w:br w:type="page"/>
        </w:r>
      </w:ins>
    </w:p>
    <w:p w14:paraId="4FF43B48" w14:textId="1DA61C7B" w:rsidR="00737668" w:rsidRPr="002646CB" w:rsidDel="00D00AD0" w:rsidRDefault="00737668">
      <w:pPr>
        <w:widowControl/>
        <w:wordWrap/>
        <w:autoSpaceDE/>
        <w:autoSpaceDN/>
        <w:spacing w:line="240" w:lineRule="auto"/>
        <w:jc w:val="left"/>
        <w:rPr>
          <w:del w:id="2134" w:author="박 진상" w:date="2019-10-08T07:04:00Z"/>
          <w:rFonts w:ascii="한양신명조" w:eastAsia="한양신명조" w:hAnsi="산세리프" w:cs="굴림"/>
        </w:rPr>
      </w:pPr>
      <w:bookmarkStart w:id="2135" w:name="_Toc21525026"/>
      <w:bookmarkStart w:id="2136" w:name="_Toc23141865"/>
      <w:bookmarkStart w:id="2137" w:name="_Toc23173110"/>
      <w:bookmarkStart w:id="2138" w:name="_Toc23188884"/>
      <w:bookmarkStart w:id="2139" w:name="_Toc23191262"/>
      <w:bookmarkStart w:id="2140" w:name="_Toc23244280"/>
      <w:bookmarkStart w:id="2141" w:name="_Toc23793810"/>
      <w:bookmarkStart w:id="2142" w:name="_Toc23794133"/>
      <w:bookmarkStart w:id="2143" w:name="_Toc23794456"/>
      <w:bookmarkStart w:id="2144" w:name="_Toc23795301"/>
      <w:bookmarkStart w:id="2145" w:name="_Toc23839678"/>
      <w:bookmarkStart w:id="2146" w:name="_Toc26200467"/>
      <w:bookmarkStart w:id="2147" w:name="_Toc26867564"/>
      <w:bookmarkEnd w:id="2135"/>
      <w:bookmarkEnd w:id="2136"/>
      <w:bookmarkEnd w:id="2137"/>
      <w:bookmarkEnd w:id="2138"/>
      <w:bookmarkEnd w:id="2139"/>
      <w:bookmarkEnd w:id="2140"/>
      <w:bookmarkEnd w:id="2141"/>
      <w:bookmarkEnd w:id="2142"/>
      <w:bookmarkEnd w:id="2143"/>
      <w:bookmarkEnd w:id="2144"/>
      <w:bookmarkEnd w:id="2145"/>
      <w:bookmarkEnd w:id="2146"/>
      <w:bookmarkEnd w:id="2147"/>
    </w:p>
    <w:p w14:paraId="67930BE0" w14:textId="77777777" w:rsidR="00D244C5" w:rsidRPr="002646CB" w:rsidRDefault="00391212" w:rsidP="001F1128">
      <w:pPr>
        <w:pStyle w:val="13"/>
        <w:wordWrap/>
        <w:rPr>
          <w:rFonts w:ascii="바탕" w:hAnsi="바탕" w:cs="굴림"/>
        </w:rPr>
      </w:pPr>
      <w:bookmarkStart w:id="2148" w:name="_Toc26867565"/>
      <w:r w:rsidRPr="002646CB">
        <w:rPr>
          <w:rFonts w:hint="eastAsia"/>
        </w:rPr>
        <w:t>용어와</w:t>
      </w:r>
      <w:r w:rsidRPr="002646CB">
        <w:t xml:space="preserve"> </w:t>
      </w:r>
      <w:r w:rsidRPr="002646CB">
        <w:rPr>
          <w:rFonts w:hint="eastAsia"/>
        </w:rPr>
        <w:t>정의</w:t>
      </w:r>
      <w:r w:rsidRPr="002646CB">
        <w:t xml:space="preserve"> </w:t>
      </w:r>
      <w:r w:rsidR="00E221DE" w:rsidRPr="002646CB">
        <w:rPr>
          <w:rFonts w:hint="eastAsia"/>
          <w:lang w:eastAsia="ko-KR"/>
        </w:rPr>
        <w:t>및</w:t>
      </w:r>
      <w:r w:rsidR="00E221DE" w:rsidRPr="002646CB">
        <w:rPr>
          <w:lang w:eastAsia="ko-KR"/>
        </w:rPr>
        <w:t xml:space="preserve"> </w:t>
      </w:r>
      <w:r w:rsidR="00E221DE" w:rsidRPr="002646CB">
        <w:rPr>
          <w:rFonts w:hint="eastAsia"/>
          <w:lang w:eastAsia="ko-KR"/>
        </w:rPr>
        <w:t>약어</w:t>
      </w:r>
      <w:bookmarkEnd w:id="2148"/>
    </w:p>
    <w:p w14:paraId="0F3B7E99" w14:textId="77777777" w:rsidR="002153AF" w:rsidRPr="002646CB" w:rsidRDefault="002153AF" w:rsidP="001F1128">
      <w:pPr>
        <w:widowControl/>
        <w:wordWrap/>
        <w:autoSpaceDE/>
        <w:autoSpaceDN/>
        <w:snapToGrid w:val="0"/>
        <w:rPr>
          <w:rFonts w:ascii="바탕" w:hAnsi="바탕" w:cs="굴림"/>
          <w:lang w:val="en-US"/>
        </w:rPr>
      </w:pPr>
    </w:p>
    <w:p w14:paraId="78746E79" w14:textId="77777777" w:rsidR="00C2545E" w:rsidRPr="002646CB" w:rsidRDefault="00C2545E" w:rsidP="00C2545E">
      <w:pPr>
        <w:widowControl/>
        <w:wordWrap/>
        <w:autoSpaceDE/>
        <w:autoSpaceDN/>
        <w:snapToGrid w:val="0"/>
        <w:rPr>
          <w:rFonts w:ascii="바탕" w:hAnsi="바탕" w:cs="굴림"/>
          <w:lang w:val="en-US"/>
        </w:rPr>
      </w:pPr>
      <w:r w:rsidRPr="002646CB">
        <w:rPr>
          <w:rFonts w:ascii="바탕" w:hAnsi="바탕" w:cs="굴림" w:hint="eastAsia"/>
          <w:lang w:val="en-US"/>
        </w:rPr>
        <w:t>이</w:t>
      </w:r>
      <w:r w:rsidRPr="002646CB">
        <w:rPr>
          <w:rFonts w:ascii="바탕" w:hAnsi="바탕" w:cs="굴림"/>
          <w:lang w:val="en-US"/>
        </w:rPr>
        <w:t xml:space="preserve"> </w:t>
      </w:r>
      <w:r w:rsidRPr="002646CB">
        <w:rPr>
          <w:rFonts w:ascii="바탕" w:hAnsi="바탕" w:cs="굴림" w:hint="eastAsia"/>
          <w:lang w:val="en-US"/>
        </w:rPr>
        <w:t>표준의</w:t>
      </w:r>
      <w:r w:rsidRPr="002646CB">
        <w:rPr>
          <w:rFonts w:ascii="바탕" w:hAnsi="바탕" w:cs="굴림"/>
          <w:lang w:val="en-US"/>
        </w:rPr>
        <w:t xml:space="preserve"> </w:t>
      </w:r>
      <w:r w:rsidRPr="002646CB">
        <w:rPr>
          <w:rFonts w:ascii="바탕" w:hAnsi="바탕" w:cs="굴림" w:hint="eastAsia"/>
          <w:lang w:val="en-US"/>
        </w:rPr>
        <w:t>목적을</w:t>
      </w:r>
      <w:r w:rsidRPr="002646CB">
        <w:rPr>
          <w:rFonts w:ascii="바탕" w:hAnsi="바탕" w:cs="굴림"/>
          <w:lang w:val="en-US"/>
        </w:rPr>
        <w:t xml:space="preserve"> </w:t>
      </w:r>
      <w:r w:rsidRPr="002646CB">
        <w:rPr>
          <w:rFonts w:ascii="바탕" w:hAnsi="바탕" w:cs="굴림" w:hint="eastAsia"/>
          <w:lang w:val="en-US"/>
        </w:rPr>
        <w:t>위하여</w:t>
      </w:r>
      <w:r w:rsidRPr="002646CB">
        <w:rPr>
          <w:rFonts w:ascii="바탕" w:hAnsi="바탕" w:cs="굴림"/>
          <w:lang w:val="en-US"/>
        </w:rPr>
        <w:t xml:space="preserve"> </w:t>
      </w:r>
      <w:r w:rsidRPr="002646CB">
        <w:rPr>
          <w:rFonts w:ascii="바탕" w:hAnsi="바탕" w:cs="굴림" w:hint="eastAsia"/>
          <w:lang w:val="en-US"/>
        </w:rPr>
        <w:t>다음의</w:t>
      </w:r>
      <w:r w:rsidRPr="002646CB">
        <w:rPr>
          <w:rFonts w:ascii="바탕" w:hAnsi="바탕" w:cs="굴림"/>
          <w:lang w:val="en-US"/>
        </w:rPr>
        <w:t xml:space="preserve"> </w:t>
      </w:r>
      <w:r w:rsidRPr="002646CB">
        <w:rPr>
          <w:rFonts w:ascii="바탕" w:hAnsi="바탕" w:cs="굴림" w:hint="eastAsia"/>
          <w:lang w:val="en-US"/>
        </w:rPr>
        <w:t>용어와</w:t>
      </w:r>
      <w:r w:rsidRPr="002646CB">
        <w:rPr>
          <w:rFonts w:ascii="바탕" w:hAnsi="바탕" w:cs="굴림"/>
          <w:lang w:val="en-US"/>
        </w:rPr>
        <w:t xml:space="preserve"> </w:t>
      </w:r>
      <w:r w:rsidRPr="002646CB">
        <w:rPr>
          <w:rFonts w:ascii="바탕" w:hAnsi="바탕" w:cs="굴림" w:hint="eastAsia"/>
          <w:lang w:val="en-US"/>
        </w:rPr>
        <w:t>정의를</w:t>
      </w:r>
      <w:r w:rsidRPr="002646CB">
        <w:rPr>
          <w:rFonts w:ascii="바탕" w:hAnsi="바탕" w:cs="굴림"/>
          <w:lang w:val="en-US"/>
        </w:rPr>
        <w:t xml:space="preserve"> </w:t>
      </w:r>
      <w:r w:rsidRPr="002646CB">
        <w:rPr>
          <w:rFonts w:ascii="바탕" w:hAnsi="바탕" w:cs="굴림" w:hint="eastAsia"/>
          <w:lang w:val="en-US"/>
        </w:rPr>
        <w:t>적용한다</w:t>
      </w:r>
      <w:r w:rsidRPr="002646CB">
        <w:rPr>
          <w:rFonts w:ascii="바탕" w:hAnsi="바탕" w:cs="굴림"/>
          <w:lang w:val="en-US"/>
        </w:rPr>
        <w:t>.</w:t>
      </w:r>
    </w:p>
    <w:p w14:paraId="25BF0F52" w14:textId="77777777" w:rsidR="00C2545E" w:rsidRPr="002646CB" w:rsidRDefault="00C2545E" w:rsidP="00C2545E">
      <w:pPr>
        <w:ind w:left="1135" w:hangingChars="578" w:hanging="1135"/>
        <w:rPr>
          <w:rFonts w:ascii="바탕" w:hAnsi="바탕" w:cs="Arial"/>
          <w:b/>
          <w:lang w:val="en-US"/>
          <w:rPrChange w:id="2149" w:author="ETRI-김종원" w:date="2019-12-10T10:44:00Z">
            <w:rPr>
              <w:rFonts w:eastAsia="돋움" w:cs="Arial"/>
              <w:b/>
              <w:lang w:val="en-US"/>
            </w:rPr>
          </w:rPrChange>
        </w:rPr>
      </w:pPr>
    </w:p>
    <w:p w14:paraId="54BC8081" w14:textId="066FB78E" w:rsidR="0039799F" w:rsidRPr="002646CB" w:rsidRDefault="00C2545E">
      <w:pPr>
        <w:ind w:left="709" w:hangingChars="361" w:hanging="709"/>
        <w:rPr>
          <w:ins w:id="2150" w:author="박 진상" w:date="2019-10-08T05:38:00Z"/>
          <w:rFonts w:ascii="바탕" w:hAnsi="바탕" w:cs="굴림"/>
          <w:b/>
          <w:lang w:val="en-US"/>
          <w:rPrChange w:id="2151" w:author="ETRI-김종원" w:date="2019-12-10T10:44:00Z">
            <w:rPr>
              <w:ins w:id="2152" w:author="박 진상" w:date="2019-10-08T05:38:00Z"/>
              <w:noProof w:val="0"/>
              <w:color w:val="000000" w:themeColor="text1"/>
            </w:rPr>
          </w:rPrChange>
        </w:rPr>
        <w:pPrChange w:id="2153" w:author="박 진상" w:date="2019-10-08T05:38:00Z">
          <w:pPr/>
        </w:pPrChange>
      </w:pPr>
      <w:r w:rsidRPr="002646CB">
        <w:rPr>
          <w:rFonts w:eastAsia="돋움" w:cs="Arial" w:hint="eastAsia"/>
          <w:b/>
          <w:lang w:val="en-US"/>
        </w:rPr>
        <w:t>비고</w:t>
      </w:r>
      <w:r w:rsidRPr="002646CB">
        <w:rPr>
          <w:rFonts w:ascii="바탕" w:hAnsi="바탕" w:cs="굴림"/>
          <w:b/>
          <w:lang w:val="en-US"/>
          <w:rPrChange w:id="2154" w:author="ETRI-김종원" w:date="2019-12-10T10:44:00Z">
            <w:rPr>
              <w:rFonts w:eastAsia="돋움" w:cs="Arial"/>
              <w:b/>
              <w:lang w:val="en-US"/>
            </w:rPr>
          </w:rPrChange>
        </w:rPr>
        <w:tab/>
      </w:r>
      <w:r w:rsidRPr="002646CB">
        <w:rPr>
          <w:rFonts w:ascii="바탕" w:hAnsi="바탕" w:cs="굴림" w:hint="eastAsia"/>
          <w:bCs/>
          <w:lang w:val="en-US"/>
          <w:rPrChange w:id="2155" w:author="ETRI-김종원" w:date="2019-12-10T10:44:00Z">
            <w:rPr>
              <w:rFonts w:cs="Arial" w:hint="eastAsia"/>
              <w:lang w:val="en-US"/>
            </w:rPr>
          </w:rPrChange>
        </w:rPr>
        <w:t>용어는</w:t>
      </w:r>
      <w:r w:rsidRPr="002646CB">
        <w:rPr>
          <w:rFonts w:ascii="바탕" w:hAnsi="바탕" w:cs="굴림"/>
          <w:bCs/>
          <w:lang w:val="en-US"/>
          <w:rPrChange w:id="2156" w:author="ETRI-김종원" w:date="2019-12-10T10:44:00Z">
            <w:rPr>
              <w:rFonts w:cs="Arial"/>
              <w:lang w:val="en-US"/>
            </w:rPr>
          </w:rPrChange>
        </w:rPr>
        <w:t xml:space="preserve"> IEC</w:t>
      </w:r>
      <w:r w:rsidR="00361B0C" w:rsidRPr="002646CB">
        <w:rPr>
          <w:rFonts w:ascii="바탕" w:hAnsi="바탕" w:cs="굴림"/>
          <w:bCs/>
          <w:lang w:val="en-US"/>
          <w:rPrChange w:id="2157" w:author="ETRI-김종원" w:date="2019-12-10T10:44:00Z">
            <w:rPr>
              <w:rFonts w:cs="Arial"/>
              <w:lang w:val="en-US"/>
            </w:rPr>
          </w:rPrChange>
        </w:rPr>
        <w:t> TS </w:t>
      </w:r>
      <w:r w:rsidRPr="002646CB">
        <w:rPr>
          <w:rFonts w:ascii="바탕" w:hAnsi="바탕" w:cs="굴림"/>
          <w:bCs/>
          <w:lang w:val="en-US"/>
          <w:rPrChange w:id="2158" w:author="ETRI-김종원" w:date="2019-12-10T10:44:00Z">
            <w:rPr>
              <w:rFonts w:cs="Arial"/>
              <w:lang w:val="en-US"/>
            </w:rPr>
          </w:rPrChange>
        </w:rPr>
        <w:t>62898-1</w:t>
      </w:r>
      <w:r w:rsidRPr="002646CB">
        <w:rPr>
          <w:rFonts w:ascii="바탕" w:hAnsi="바탕" w:cs="굴림" w:hint="eastAsia"/>
          <w:bCs/>
          <w:lang w:val="en-US"/>
          <w:rPrChange w:id="2159" w:author="ETRI-김종원" w:date="2019-12-10T10:44:00Z">
            <w:rPr>
              <w:rFonts w:cs="Arial" w:hint="eastAsia"/>
              <w:lang w:val="en-US"/>
            </w:rPr>
          </w:rPrChange>
        </w:rPr>
        <w:t>에</w:t>
      </w:r>
      <w:r w:rsidRPr="002646CB">
        <w:rPr>
          <w:rFonts w:ascii="바탕" w:hAnsi="바탕" w:cs="굴림"/>
          <w:bCs/>
          <w:lang w:val="en-US"/>
          <w:rPrChange w:id="2160" w:author="ETRI-김종원" w:date="2019-12-10T10:44:00Z">
            <w:rPr>
              <w:rFonts w:cs="Arial"/>
              <w:lang w:val="en-US"/>
            </w:rPr>
          </w:rPrChange>
        </w:rPr>
        <w:t xml:space="preserve"> </w:t>
      </w:r>
      <w:r w:rsidRPr="002646CB">
        <w:rPr>
          <w:rFonts w:ascii="바탕" w:hAnsi="바탕" w:cs="굴림" w:hint="eastAsia"/>
          <w:bCs/>
          <w:lang w:val="en-US"/>
          <w:rPrChange w:id="2161" w:author="ETRI-김종원" w:date="2019-12-10T10:44:00Z">
            <w:rPr>
              <w:rFonts w:cs="Arial" w:hint="eastAsia"/>
              <w:lang w:val="en-US"/>
            </w:rPr>
          </w:rPrChange>
        </w:rPr>
        <w:t>정의된</w:t>
      </w:r>
      <w:r w:rsidRPr="002646CB">
        <w:rPr>
          <w:rFonts w:ascii="바탕" w:hAnsi="바탕" w:cs="굴림"/>
          <w:bCs/>
          <w:lang w:val="en-US"/>
          <w:rPrChange w:id="2162" w:author="ETRI-김종원" w:date="2019-12-10T10:44:00Z">
            <w:rPr>
              <w:rFonts w:cs="Arial"/>
              <w:lang w:val="en-US"/>
            </w:rPr>
          </w:rPrChange>
        </w:rPr>
        <w:t xml:space="preserve"> </w:t>
      </w:r>
      <w:r w:rsidRPr="002646CB">
        <w:rPr>
          <w:rFonts w:ascii="바탕" w:hAnsi="바탕" w:cs="굴림" w:hint="eastAsia"/>
          <w:bCs/>
          <w:lang w:val="en-US"/>
          <w:rPrChange w:id="2163" w:author="ETRI-김종원" w:date="2019-12-10T10:44:00Z">
            <w:rPr>
              <w:rFonts w:cs="Arial" w:hint="eastAsia"/>
              <w:lang w:val="en-US"/>
            </w:rPr>
          </w:rPrChange>
        </w:rPr>
        <w:t>것을</w:t>
      </w:r>
      <w:r w:rsidRPr="002646CB">
        <w:rPr>
          <w:rFonts w:ascii="바탕" w:hAnsi="바탕" w:cs="굴림"/>
          <w:bCs/>
          <w:lang w:val="en-US"/>
          <w:rPrChange w:id="2164" w:author="ETRI-김종원" w:date="2019-12-10T10:44:00Z">
            <w:rPr>
              <w:rFonts w:cs="Arial"/>
              <w:lang w:val="en-US"/>
            </w:rPr>
          </w:rPrChange>
        </w:rPr>
        <w:t xml:space="preserve"> </w:t>
      </w:r>
      <w:r w:rsidRPr="002646CB">
        <w:rPr>
          <w:rFonts w:ascii="바탕" w:hAnsi="바탕" w:cs="굴림" w:hint="eastAsia"/>
          <w:bCs/>
          <w:lang w:val="en-US"/>
          <w:rPrChange w:id="2165" w:author="ETRI-김종원" w:date="2019-12-10T10:44:00Z">
            <w:rPr>
              <w:rFonts w:cs="Arial" w:hint="eastAsia"/>
              <w:lang w:val="en-US"/>
            </w:rPr>
          </w:rPrChange>
        </w:rPr>
        <w:t>참고하고</w:t>
      </w:r>
      <w:r w:rsidRPr="002646CB">
        <w:rPr>
          <w:rFonts w:ascii="바탕" w:hAnsi="바탕" w:cs="굴림"/>
          <w:bCs/>
          <w:lang w:val="en-US"/>
          <w:rPrChange w:id="2166" w:author="ETRI-김종원" w:date="2019-12-10T10:44:00Z">
            <w:rPr>
              <w:rFonts w:cs="Arial"/>
              <w:lang w:val="en-US"/>
            </w:rPr>
          </w:rPrChange>
        </w:rPr>
        <w:t xml:space="preserve"> </w:t>
      </w:r>
      <w:r w:rsidRPr="002646CB">
        <w:rPr>
          <w:rFonts w:ascii="바탕" w:hAnsi="바탕" w:cs="굴림" w:hint="eastAsia"/>
          <w:bCs/>
          <w:lang w:val="en-US"/>
          <w:rPrChange w:id="2167" w:author="ETRI-김종원" w:date="2019-12-10T10:44:00Z">
            <w:rPr>
              <w:rFonts w:cs="Arial" w:hint="eastAsia"/>
              <w:lang w:val="en-US"/>
            </w:rPr>
          </w:rPrChange>
        </w:rPr>
        <w:t>국내표준화</w:t>
      </w:r>
      <w:r w:rsidRPr="002646CB">
        <w:rPr>
          <w:rFonts w:ascii="바탕" w:hAnsi="바탕" w:cs="굴림"/>
          <w:bCs/>
          <w:lang w:val="en-US"/>
          <w:rPrChange w:id="2168" w:author="ETRI-김종원" w:date="2019-12-10T10:44:00Z">
            <w:rPr>
              <w:rFonts w:cs="Arial"/>
              <w:lang w:val="en-US"/>
            </w:rPr>
          </w:rPrChange>
        </w:rPr>
        <w:t xml:space="preserve"> </w:t>
      </w:r>
      <w:r w:rsidRPr="002646CB">
        <w:rPr>
          <w:rFonts w:ascii="바탕" w:hAnsi="바탕" w:cs="굴림" w:hint="eastAsia"/>
          <w:bCs/>
          <w:lang w:val="en-US"/>
          <w:rPrChange w:id="2169" w:author="ETRI-김종원" w:date="2019-12-10T10:44:00Z">
            <w:rPr>
              <w:rFonts w:cs="Arial" w:hint="eastAsia"/>
              <w:lang w:val="en-US"/>
            </w:rPr>
          </w:rPrChange>
        </w:rPr>
        <w:t>과정에서</w:t>
      </w:r>
      <w:r w:rsidRPr="002646CB">
        <w:rPr>
          <w:rFonts w:ascii="바탕" w:hAnsi="바탕" w:cs="굴림"/>
          <w:bCs/>
          <w:lang w:val="en-US"/>
          <w:rPrChange w:id="2170" w:author="ETRI-김종원" w:date="2019-12-10T10:44:00Z">
            <w:rPr>
              <w:rFonts w:cs="Arial"/>
              <w:lang w:val="en-US"/>
            </w:rPr>
          </w:rPrChange>
        </w:rPr>
        <w:t xml:space="preserve"> </w:t>
      </w:r>
      <w:r w:rsidRPr="002646CB">
        <w:rPr>
          <w:rFonts w:ascii="바탕" w:hAnsi="바탕" w:cs="굴림" w:hint="eastAsia"/>
          <w:bCs/>
          <w:lang w:val="en-US"/>
          <w:rPrChange w:id="2171" w:author="ETRI-김종원" w:date="2019-12-10T10:44:00Z">
            <w:rPr>
              <w:rFonts w:cs="Arial" w:hint="eastAsia"/>
              <w:lang w:val="en-US"/>
            </w:rPr>
          </w:rPrChange>
        </w:rPr>
        <w:t>정의된</w:t>
      </w:r>
      <w:r w:rsidRPr="002646CB">
        <w:rPr>
          <w:rFonts w:ascii="바탕" w:hAnsi="바탕" w:cs="굴림"/>
          <w:bCs/>
          <w:lang w:val="en-US"/>
          <w:rPrChange w:id="2172" w:author="ETRI-김종원" w:date="2019-12-10T10:44:00Z">
            <w:rPr>
              <w:rFonts w:cs="Arial"/>
              <w:lang w:val="en-US"/>
            </w:rPr>
          </w:rPrChange>
        </w:rPr>
        <w:t xml:space="preserve"> </w:t>
      </w:r>
      <w:r w:rsidRPr="002646CB">
        <w:rPr>
          <w:rFonts w:ascii="바탕" w:hAnsi="바탕" w:cs="굴림" w:hint="eastAsia"/>
          <w:bCs/>
          <w:lang w:val="en-US"/>
          <w:rPrChange w:id="2173" w:author="ETRI-김종원" w:date="2019-12-10T10:44:00Z">
            <w:rPr>
              <w:rFonts w:cs="Arial" w:hint="eastAsia"/>
              <w:lang w:val="en-US"/>
            </w:rPr>
          </w:rPrChange>
        </w:rPr>
        <w:t>용어로</w:t>
      </w:r>
      <w:r w:rsidRPr="002646CB">
        <w:rPr>
          <w:rFonts w:ascii="바탕" w:hAnsi="바탕" w:cs="굴림"/>
          <w:bCs/>
          <w:lang w:val="en-US"/>
          <w:rPrChange w:id="2174" w:author="ETRI-김종원" w:date="2019-12-10T10:44:00Z">
            <w:rPr>
              <w:rFonts w:cs="Arial"/>
              <w:lang w:val="en-US"/>
            </w:rPr>
          </w:rPrChange>
        </w:rPr>
        <w:t xml:space="preserve"> </w:t>
      </w:r>
      <w:r w:rsidRPr="002646CB">
        <w:rPr>
          <w:rFonts w:ascii="바탕" w:hAnsi="바탕" w:cs="굴림" w:hint="eastAsia"/>
          <w:bCs/>
          <w:lang w:val="en-US"/>
          <w:rPrChange w:id="2175" w:author="ETRI-김종원" w:date="2019-12-10T10:44:00Z">
            <w:rPr>
              <w:rFonts w:cs="Arial" w:hint="eastAsia"/>
              <w:lang w:val="en-US"/>
            </w:rPr>
          </w:rPrChange>
        </w:rPr>
        <w:t>정의한다</w:t>
      </w:r>
      <w:r w:rsidR="00361B0C" w:rsidRPr="002646CB">
        <w:rPr>
          <w:rFonts w:ascii="바탕" w:hAnsi="바탕" w:cs="굴림"/>
          <w:bCs/>
          <w:lang w:val="en-US"/>
          <w:rPrChange w:id="2176" w:author="ETRI-김종원" w:date="2019-12-10T10:44:00Z">
            <w:rPr>
              <w:rFonts w:cs="Arial"/>
              <w:lang w:val="en-US"/>
            </w:rPr>
          </w:rPrChange>
        </w:rPr>
        <w:t>.</w:t>
      </w:r>
      <w:ins w:id="2177" w:author="박 진상" w:date="2019-10-08T05:38:00Z">
        <w:r w:rsidR="0039799F" w:rsidRPr="002646CB">
          <w:rPr>
            <w:rFonts w:ascii="바탕" w:hAnsi="바탕" w:cs="굴림"/>
            <w:bCs/>
            <w:lang w:val="en-US"/>
            <w:rPrChange w:id="2178" w:author="ETRI-김종원" w:date="2019-12-10T10:44:00Z">
              <w:rPr>
                <w:rFonts w:cs="Arial"/>
                <w:lang w:val="en-US"/>
              </w:rPr>
            </w:rPrChange>
          </w:rPr>
          <w:t xml:space="preserve"> </w:t>
        </w:r>
        <w:r w:rsidR="0039799F" w:rsidRPr="002646CB">
          <w:rPr>
            <w:rFonts w:ascii="바탕" w:hAnsi="바탕" w:cs="굴림" w:hint="eastAsia"/>
            <w:bCs/>
            <w:lang w:val="en-US"/>
            <w:rPrChange w:id="2179" w:author="ETRI-김종원" w:date="2019-12-10T10:44:00Z">
              <w:rPr>
                <w:rFonts w:hint="eastAsia"/>
                <w:color w:val="000000" w:themeColor="text1"/>
              </w:rPr>
            </w:rPrChange>
          </w:rPr>
          <w:t>본</w:t>
        </w:r>
        <w:r w:rsidR="0039799F" w:rsidRPr="002646CB">
          <w:rPr>
            <w:rFonts w:ascii="바탕" w:hAnsi="바탕" w:cs="굴림"/>
            <w:bCs/>
            <w:lang w:val="en-US"/>
            <w:rPrChange w:id="2180" w:author="ETRI-김종원" w:date="2019-12-10T10:44:00Z">
              <w:rPr>
                <w:color w:val="000000" w:themeColor="text1"/>
              </w:rPr>
            </w:rPrChange>
          </w:rPr>
          <w:t xml:space="preserve"> </w:t>
        </w:r>
        <w:r w:rsidR="0039799F" w:rsidRPr="002646CB">
          <w:rPr>
            <w:rFonts w:ascii="바탕" w:hAnsi="바탕" w:cs="굴림" w:hint="eastAsia"/>
            <w:bCs/>
            <w:lang w:val="en-US"/>
            <w:rPrChange w:id="2181" w:author="ETRI-김종원" w:date="2019-12-10T10:44:00Z">
              <w:rPr>
                <w:rFonts w:hint="eastAsia"/>
                <w:color w:val="000000" w:themeColor="text1"/>
              </w:rPr>
            </w:rPrChange>
          </w:rPr>
          <w:t>절에서</w:t>
        </w:r>
        <w:r w:rsidR="0039799F" w:rsidRPr="002646CB">
          <w:rPr>
            <w:rFonts w:ascii="바탕" w:hAnsi="바탕" w:cs="굴림"/>
            <w:bCs/>
            <w:lang w:val="en-US"/>
            <w:rPrChange w:id="2182" w:author="ETRI-김종원" w:date="2019-12-10T10:44:00Z">
              <w:rPr>
                <w:color w:val="000000" w:themeColor="text1"/>
              </w:rPr>
            </w:rPrChange>
          </w:rPr>
          <w:t xml:space="preserve"> </w:t>
        </w:r>
        <w:r w:rsidR="0039799F" w:rsidRPr="002646CB">
          <w:rPr>
            <w:rFonts w:ascii="바탕" w:hAnsi="바탕" w:cs="굴림" w:hint="eastAsia"/>
            <w:bCs/>
            <w:lang w:val="en-US"/>
            <w:rPrChange w:id="2183" w:author="ETRI-김종원" w:date="2019-12-10T10:44:00Z">
              <w:rPr>
                <w:rFonts w:hint="eastAsia"/>
                <w:color w:val="000000" w:themeColor="text1"/>
              </w:rPr>
            </w:rPrChange>
          </w:rPr>
          <w:t>정의되지</w:t>
        </w:r>
        <w:r w:rsidR="0039799F" w:rsidRPr="002646CB">
          <w:rPr>
            <w:rFonts w:ascii="바탕" w:hAnsi="바탕" w:cs="굴림"/>
            <w:bCs/>
            <w:lang w:val="en-US"/>
            <w:rPrChange w:id="2184" w:author="ETRI-김종원" w:date="2019-12-10T10:44:00Z">
              <w:rPr>
                <w:color w:val="000000" w:themeColor="text1"/>
              </w:rPr>
            </w:rPrChange>
          </w:rPr>
          <w:t xml:space="preserve"> </w:t>
        </w:r>
        <w:r w:rsidR="0039799F" w:rsidRPr="002646CB">
          <w:rPr>
            <w:rFonts w:ascii="바탕" w:hAnsi="바탕" w:cs="굴림" w:hint="eastAsia"/>
            <w:bCs/>
            <w:lang w:val="en-US"/>
            <w:rPrChange w:id="2185" w:author="ETRI-김종원" w:date="2019-12-10T10:44:00Z">
              <w:rPr>
                <w:rFonts w:hint="eastAsia"/>
                <w:color w:val="000000" w:themeColor="text1"/>
              </w:rPr>
            </w:rPrChange>
          </w:rPr>
          <w:t>않은</w:t>
        </w:r>
        <w:r w:rsidR="0039799F" w:rsidRPr="002646CB">
          <w:rPr>
            <w:rFonts w:ascii="바탕" w:hAnsi="바탕" w:cs="굴림"/>
            <w:bCs/>
            <w:lang w:val="en-US"/>
            <w:rPrChange w:id="2186" w:author="ETRI-김종원" w:date="2019-12-10T10:44:00Z">
              <w:rPr>
                <w:color w:val="000000" w:themeColor="text1"/>
              </w:rPr>
            </w:rPrChange>
          </w:rPr>
          <w:t xml:space="preserve"> </w:t>
        </w:r>
        <w:r w:rsidR="0039799F" w:rsidRPr="002646CB">
          <w:rPr>
            <w:rFonts w:ascii="바탕" w:hAnsi="바탕" w:cs="굴림" w:hint="eastAsia"/>
            <w:bCs/>
            <w:lang w:val="en-US"/>
            <w:rPrChange w:id="2187" w:author="ETRI-김종원" w:date="2019-12-10T10:44:00Z">
              <w:rPr>
                <w:rFonts w:hint="eastAsia"/>
                <w:color w:val="000000" w:themeColor="text1"/>
              </w:rPr>
            </w:rPrChange>
          </w:rPr>
          <w:t>용어의</w:t>
        </w:r>
        <w:r w:rsidR="0039799F" w:rsidRPr="002646CB">
          <w:rPr>
            <w:rFonts w:ascii="바탕" w:hAnsi="바탕" w:cs="굴림"/>
            <w:bCs/>
            <w:lang w:val="en-US"/>
            <w:rPrChange w:id="2188" w:author="ETRI-김종원" w:date="2019-12-10T10:44:00Z">
              <w:rPr>
                <w:color w:val="000000" w:themeColor="text1"/>
              </w:rPr>
            </w:rPrChange>
          </w:rPr>
          <w:t xml:space="preserve"> </w:t>
        </w:r>
        <w:r w:rsidR="0039799F" w:rsidRPr="002646CB">
          <w:rPr>
            <w:rFonts w:ascii="바탕" w:hAnsi="바탕" w:cs="굴림" w:hint="eastAsia"/>
            <w:bCs/>
            <w:lang w:val="en-US"/>
            <w:rPrChange w:id="2189" w:author="ETRI-김종원" w:date="2019-12-10T10:44:00Z">
              <w:rPr>
                <w:rFonts w:hint="eastAsia"/>
                <w:color w:val="000000" w:themeColor="text1"/>
              </w:rPr>
            </w:rPrChange>
          </w:rPr>
          <w:t>경우</w:t>
        </w:r>
        <w:r w:rsidR="0039799F" w:rsidRPr="002646CB">
          <w:rPr>
            <w:rFonts w:ascii="바탕" w:hAnsi="바탕" w:cs="굴림"/>
            <w:bCs/>
            <w:lang w:val="en-US"/>
            <w:rPrChange w:id="2190" w:author="ETRI-김종원" w:date="2019-12-10T10:44:00Z">
              <w:rPr>
                <w:color w:val="000000" w:themeColor="text1"/>
              </w:rPr>
            </w:rPrChange>
          </w:rPr>
          <w:t xml:space="preserve"> IEEE </w:t>
        </w:r>
        <w:r w:rsidR="0039799F" w:rsidRPr="002646CB">
          <w:rPr>
            <w:rFonts w:ascii="바탕" w:hAnsi="바탕" w:cs="굴림" w:hint="eastAsia"/>
            <w:bCs/>
            <w:lang w:val="en-US"/>
            <w:rPrChange w:id="2191" w:author="ETRI-김종원" w:date="2019-12-10T10:44:00Z">
              <w:rPr>
                <w:rFonts w:hint="eastAsia"/>
                <w:color w:val="000000" w:themeColor="text1"/>
              </w:rPr>
            </w:rPrChange>
          </w:rPr>
          <w:t>표준사전</w:t>
        </w:r>
        <w:r w:rsidR="0039799F" w:rsidRPr="002646CB">
          <w:rPr>
            <w:rFonts w:ascii="바탕" w:hAnsi="바탕" w:cs="굴림"/>
            <w:bCs/>
            <w:lang w:val="en-US"/>
            <w:rPrChange w:id="2192" w:author="ETRI-김종원" w:date="2019-12-10T10:44:00Z">
              <w:rPr>
                <w:color w:val="000000" w:themeColor="text1"/>
              </w:rPr>
            </w:rPrChange>
          </w:rPr>
          <w:t xml:space="preserve"> </w:t>
        </w:r>
        <w:r w:rsidR="0039799F" w:rsidRPr="002646CB">
          <w:rPr>
            <w:rFonts w:ascii="바탕" w:hAnsi="바탕" w:cs="굴림" w:hint="eastAsia"/>
            <w:bCs/>
            <w:lang w:val="en-US"/>
            <w:rPrChange w:id="2193" w:author="ETRI-김종원" w:date="2019-12-10T10:44:00Z">
              <w:rPr>
                <w:rFonts w:hint="eastAsia"/>
                <w:color w:val="000000" w:themeColor="text1"/>
              </w:rPr>
            </w:rPrChange>
          </w:rPr>
          <w:t>온라인</w:t>
        </w:r>
        <w:r w:rsidR="0039799F" w:rsidRPr="002646CB">
          <w:rPr>
            <w:rFonts w:ascii="바탕" w:hAnsi="바탕" w:cs="굴림"/>
            <w:bCs/>
            <w:lang w:val="en-US"/>
            <w:rPrChange w:id="2194" w:author="ETRI-김종원" w:date="2019-12-10T10:44:00Z">
              <w:rPr>
                <w:color w:val="000000" w:themeColor="text1"/>
              </w:rPr>
            </w:rPrChange>
          </w:rPr>
          <w:t>(IEEE Standards Dictionary Online)</w:t>
        </w:r>
        <w:r w:rsidR="0039799F" w:rsidRPr="002646CB">
          <w:rPr>
            <w:rFonts w:ascii="바탕" w:hAnsi="바탕" w:cs="굴림" w:hint="eastAsia"/>
            <w:bCs/>
            <w:lang w:val="en-US"/>
            <w:rPrChange w:id="2195" w:author="ETRI-김종원" w:date="2019-12-10T10:44:00Z">
              <w:rPr>
                <w:rFonts w:hint="eastAsia"/>
                <w:color w:val="000000" w:themeColor="text1"/>
              </w:rPr>
            </w:rPrChange>
          </w:rPr>
          <w:t>을</w:t>
        </w:r>
        <w:r w:rsidR="0039799F" w:rsidRPr="002646CB">
          <w:rPr>
            <w:rFonts w:ascii="바탕" w:hAnsi="바탕" w:cs="굴림"/>
            <w:bCs/>
            <w:lang w:val="en-US"/>
            <w:rPrChange w:id="2196" w:author="ETRI-김종원" w:date="2019-12-10T10:44:00Z">
              <w:rPr>
                <w:color w:val="000000" w:themeColor="text1"/>
              </w:rPr>
            </w:rPrChange>
          </w:rPr>
          <w:t xml:space="preserve"> </w:t>
        </w:r>
        <w:r w:rsidR="0039799F" w:rsidRPr="002646CB">
          <w:rPr>
            <w:rFonts w:ascii="바탕" w:hAnsi="바탕" w:cs="굴림" w:hint="eastAsia"/>
            <w:bCs/>
            <w:lang w:val="en-US"/>
            <w:rPrChange w:id="2197" w:author="ETRI-김종원" w:date="2019-12-10T10:44:00Z">
              <w:rPr>
                <w:rFonts w:hint="eastAsia"/>
                <w:color w:val="000000" w:themeColor="text1"/>
              </w:rPr>
            </w:rPrChange>
          </w:rPr>
          <w:t>참고한다</w:t>
        </w:r>
        <w:r w:rsidR="0039799F" w:rsidRPr="002646CB">
          <w:rPr>
            <w:rFonts w:ascii="바탕" w:hAnsi="바탕" w:cs="굴림"/>
            <w:bCs/>
            <w:lang w:val="en-US"/>
            <w:rPrChange w:id="2198" w:author="ETRI-김종원" w:date="2019-12-10T10:44:00Z">
              <w:rPr>
                <w:color w:val="000000" w:themeColor="text1"/>
              </w:rPr>
            </w:rPrChange>
          </w:rPr>
          <w:t>.</w:t>
        </w:r>
      </w:ins>
    </w:p>
    <w:p w14:paraId="2DBB7DE7" w14:textId="1C750554" w:rsidR="00C2545E" w:rsidRPr="002646CB" w:rsidRDefault="00C2545E" w:rsidP="00361B0C">
      <w:pPr>
        <w:ind w:left="722" w:hangingChars="361" w:hanging="722"/>
        <w:rPr>
          <w:rFonts w:cs="Arial"/>
          <w:rPrChange w:id="2199" w:author="ETRI-김종원" w:date="2019-12-10T10:44:00Z">
            <w:rPr>
              <w:rFonts w:cs="Arial"/>
              <w:lang w:val="en-US"/>
            </w:rPr>
          </w:rPrChange>
        </w:rPr>
      </w:pPr>
    </w:p>
    <w:p w14:paraId="0CD9DAD7" w14:textId="77777777" w:rsidR="00C2545E" w:rsidRPr="002646CB" w:rsidRDefault="00C2545E" w:rsidP="00C2545E">
      <w:pPr>
        <w:widowControl/>
        <w:wordWrap/>
        <w:autoSpaceDE/>
        <w:autoSpaceDN/>
        <w:snapToGrid w:val="0"/>
        <w:rPr>
          <w:rFonts w:ascii="바탕" w:hAnsi="바탕" w:cs="굴림"/>
          <w:lang w:val="en-US"/>
        </w:rPr>
      </w:pPr>
    </w:p>
    <w:p w14:paraId="1CAD2E5E" w14:textId="77777777" w:rsidR="00C2545E" w:rsidRPr="002646CB" w:rsidRDefault="00C2545E" w:rsidP="00C2545E">
      <w:pPr>
        <w:pStyle w:val="24"/>
        <w:wordWrap/>
      </w:pPr>
      <w:bookmarkStart w:id="2200" w:name="_Toc498963996"/>
      <w:bookmarkStart w:id="2201" w:name="_Toc499831352"/>
      <w:bookmarkStart w:id="2202" w:name="_Toc500752969"/>
      <w:bookmarkStart w:id="2203" w:name="_Toc500753020"/>
      <w:bookmarkStart w:id="2204" w:name="_Toc26867566"/>
      <w:r w:rsidRPr="002646CB">
        <w:rPr>
          <w:rFonts w:hint="eastAsia"/>
        </w:rPr>
        <w:t>용어</w:t>
      </w:r>
      <w:r w:rsidRPr="002646CB">
        <w:rPr>
          <w:rFonts w:hint="eastAsia"/>
          <w:lang w:eastAsia="ko-KR"/>
        </w:rPr>
        <w:t>와</w:t>
      </w:r>
      <w:r w:rsidRPr="002646CB">
        <w:rPr>
          <w:lang w:eastAsia="ko-KR"/>
        </w:rPr>
        <w:t xml:space="preserve"> </w:t>
      </w:r>
      <w:r w:rsidRPr="002646CB">
        <w:rPr>
          <w:rFonts w:hint="eastAsia"/>
          <w:lang w:eastAsia="ko-KR"/>
        </w:rPr>
        <w:t>정의</w:t>
      </w:r>
      <w:bookmarkEnd w:id="2200"/>
      <w:bookmarkEnd w:id="2201"/>
      <w:bookmarkEnd w:id="2202"/>
      <w:bookmarkEnd w:id="2203"/>
      <w:bookmarkEnd w:id="2204"/>
    </w:p>
    <w:p w14:paraId="3AD891D5" w14:textId="77777777" w:rsidR="00C2545E" w:rsidRPr="002646CB" w:rsidRDefault="00C2545E" w:rsidP="00C2545E">
      <w:pPr>
        <w:rPr>
          <w:rFonts w:eastAsia="MS Mincho"/>
          <w:lang w:val="de-DE" w:eastAsia="ja-JP"/>
        </w:rPr>
      </w:pPr>
    </w:p>
    <w:p w14:paraId="5762DF9D" w14:textId="6C8D2A29" w:rsidR="002559F2" w:rsidRPr="002646CB" w:rsidRDefault="002559F2" w:rsidP="00754701">
      <w:pPr>
        <w:pStyle w:val="34"/>
        <w:rPr>
          <w:lang w:eastAsia="ko-KR"/>
        </w:rPr>
      </w:pPr>
    </w:p>
    <w:p w14:paraId="07297F3A" w14:textId="0891C8FE" w:rsidR="002559F2" w:rsidRPr="002646CB" w:rsidDel="00E201B2" w:rsidRDefault="00E25847" w:rsidP="002559F2">
      <w:pPr>
        <w:rPr>
          <w:del w:id="2205" w:author="박 진상" w:date="2019-10-08T04:39:00Z"/>
          <w:rFonts w:ascii="돋움" w:eastAsia="돋움" w:hAnsi="돋움"/>
          <w:b/>
        </w:rPr>
      </w:pPr>
      <w:ins w:id="2206" w:author="박 진상" w:date="2019-10-08T06:34:00Z">
        <w:r w:rsidRPr="002646CB">
          <w:rPr>
            <w:rFonts w:ascii="돋움" w:eastAsia="돋움" w:hAnsi="돋움" w:hint="eastAsia"/>
            <w:b/>
          </w:rPr>
          <w:t>구역형</w:t>
        </w:r>
        <w:r w:rsidRPr="002646CB">
          <w:rPr>
            <w:rFonts w:ascii="돋움" w:eastAsia="돋움" w:hAnsi="돋움"/>
            <w:b/>
          </w:rPr>
          <w:t xml:space="preserve"> </w:t>
        </w:r>
        <w:r w:rsidRPr="002646CB">
          <w:rPr>
            <w:rFonts w:ascii="돋움" w:eastAsia="돋움" w:hAnsi="돋움" w:hint="eastAsia"/>
            <w:b/>
          </w:rPr>
          <w:t>집단에너지</w:t>
        </w:r>
        <w:r w:rsidRPr="002646CB">
          <w:rPr>
            <w:rFonts w:ascii="돋움" w:eastAsia="돋움" w:hAnsi="돋움"/>
            <w:b/>
          </w:rPr>
          <w:t xml:space="preserve"> </w:t>
        </w:r>
        <w:r w:rsidRPr="002646CB">
          <w:rPr>
            <w:rFonts w:ascii="돋움" w:eastAsia="돋움" w:hAnsi="돋움" w:hint="eastAsia"/>
            <w:b/>
          </w:rPr>
          <w:t>마이크로그리드</w:t>
        </w:r>
        <w:r w:rsidRPr="002646CB">
          <w:rPr>
            <w:rFonts w:ascii="돋움" w:eastAsia="돋움" w:hAnsi="돋움"/>
            <w:b/>
          </w:rPr>
          <w:t>(CES-MG)</w:t>
        </w:r>
      </w:ins>
      <w:del w:id="2207" w:author="박 진상" w:date="2019-10-08T04:39:00Z">
        <w:r w:rsidR="002559F2" w:rsidRPr="002646CB" w:rsidDel="00B762CB">
          <w:rPr>
            <w:rFonts w:ascii="돋움" w:eastAsia="돋움" w:hAnsi="돋움"/>
            <w:b/>
          </w:rPr>
          <w:delText>전자기</w:delText>
        </w:r>
        <w:r w:rsidR="002559F2" w:rsidRPr="002646CB" w:rsidDel="00B762CB">
          <w:rPr>
            <w:rFonts w:ascii="돋움" w:eastAsia="돋움" w:hAnsi="돋움" w:hint="eastAsia"/>
            <w:b/>
          </w:rPr>
          <w:delText>적합성</w:delText>
        </w:r>
        <w:r w:rsidR="002559F2" w:rsidRPr="002646CB" w:rsidDel="00B762CB">
          <w:delText>(EMC, electromagnetic compatibility)</w:delText>
        </w:r>
      </w:del>
    </w:p>
    <w:p w14:paraId="5BD86946" w14:textId="184B9AB1" w:rsidR="00E201B2" w:rsidRPr="002646CB" w:rsidRDefault="00E201B2" w:rsidP="002559F2">
      <w:pPr>
        <w:rPr>
          <w:ins w:id="2208" w:author="박 진상" w:date="2019-10-08T07:06:00Z"/>
          <w:rFonts w:ascii="돋움" w:eastAsia="돋움" w:hAnsi="돋움"/>
          <w:b/>
        </w:rPr>
      </w:pPr>
    </w:p>
    <w:p w14:paraId="45869594" w14:textId="2B914E1B" w:rsidR="00E732E9" w:rsidRPr="002646CB" w:rsidRDefault="00E732E9" w:rsidP="00E732E9">
      <w:pPr>
        <w:rPr>
          <w:ins w:id="2209" w:author="박 진상" w:date="2019-10-09T13:41:00Z"/>
        </w:rPr>
      </w:pPr>
      <w:ins w:id="2210" w:author="박 진상" w:date="2019-10-09T13:41:00Z">
        <w:r w:rsidRPr="002646CB">
          <w:rPr>
            <w:rPrChange w:id="2211" w:author="ETRI-김종원" w:date="2019-12-10T10:44:00Z">
              <w:rPr>
                <w:color w:val="000000" w:themeColor="text1"/>
              </w:rPr>
            </w:rPrChange>
          </w:rPr>
          <w:t>CES-MG</w:t>
        </w:r>
        <w:r w:rsidRPr="002646CB">
          <w:rPr>
            <w:rFonts w:hint="eastAsia"/>
          </w:rPr>
          <w:t>는</w:t>
        </w:r>
        <w:r w:rsidRPr="002646CB">
          <w:t xml:space="preserve"> </w:t>
        </w:r>
        <w:r w:rsidRPr="002646CB">
          <w:rPr>
            <w:rFonts w:hint="eastAsia"/>
          </w:rPr>
          <w:t>상가중심</w:t>
        </w:r>
        <w:r w:rsidRPr="002646CB">
          <w:t xml:space="preserve"> </w:t>
        </w:r>
        <w:r w:rsidRPr="002646CB">
          <w:rPr>
            <w:rFonts w:hint="eastAsia"/>
          </w:rPr>
          <w:t>지역</w:t>
        </w:r>
        <w:r w:rsidRPr="002646CB">
          <w:t xml:space="preserve">, </w:t>
        </w:r>
        <w:r w:rsidRPr="002646CB">
          <w:rPr>
            <w:rFonts w:hint="eastAsia"/>
          </w:rPr>
          <w:t>공동주택</w:t>
        </w:r>
        <w:r w:rsidRPr="002646CB">
          <w:t xml:space="preserve">, </w:t>
        </w:r>
        <w:r w:rsidRPr="002646CB">
          <w:rPr>
            <w:rFonts w:hint="eastAsia"/>
          </w:rPr>
          <w:t>병원</w:t>
        </w:r>
        <w:r w:rsidRPr="002646CB">
          <w:t xml:space="preserve"> </w:t>
        </w:r>
        <w:r w:rsidRPr="002646CB">
          <w:rPr>
            <w:rFonts w:hint="eastAsia"/>
          </w:rPr>
          <w:t>및</w:t>
        </w:r>
        <w:r w:rsidRPr="002646CB">
          <w:t xml:space="preserve"> </w:t>
        </w:r>
        <w:r w:rsidRPr="002646CB">
          <w:rPr>
            <w:rFonts w:hint="eastAsia"/>
          </w:rPr>
          <w:t>백화점</w:t>
        </w:r>
        <w:r w:rsidRPr="002646CB">
          <w:t xml:space="preserve"> </w:t>
        </w:r>
        <w:r w:rsidRPr="002646CB">
          <w:rPr>
            <w:rFonts w:hint="eastAsia"/>
          </w:rPr>
          <w:t>등</w:t>
        </w:r>
        <w:r w:rsidRPr="002646CB">
          <w:t xml:space="preserve"> </w:t>
        </w:r>
        <w:r w:rsidRPr="002646CB">
          <w:rPr>
            <w:rFonts w:hint="eastAsia"/>
          </w:rPr>
          <w:t>소규모의</w:t>
        </w:r>
        <w:r w:rsidRPr="002646CB">
          <w:t xml:space="preserve"> </w:t>
        </w:r>
        <w:r w:rsidRPr="002646CB">
          <w:rPr>
            <w:rFonts w:hint="eastAsia"/>
          </w:rPr>
          <w:t>집중적인</w:t>
        </w:r>
        <w:r w:rsidRPr="002646CB">
          <w:t xml:space="preserve"> </w:t>
        </w:r>
        <w:r w:rsidRPr="002646CB">
          <w:rPr>
            <w:rFonts w:hint="eastAsia"/>
          </w:rPr>
          <w:t>에너지소비지역을</w:t>
        </w:r>
        <w:r w:rsidRPr="002646CB">
          <w:t xml:space="preserve"> </w:t>
        </w:r>
        <w:r w:rsidRPr="002646CB">
          <w:rPr>
            <w:rFonts w:hint="eastAsia"/>
          </w:rPr>
          <w:t>대상으로</w:t>
        </w:r>
        <w:r w:rsidRPr="002646CB">
          <w:t xml:space="preserve"> </w:t>
        </w:r>
        <w:r w:rsidRPr="002646CB">
          <w:rPr>
            <w:rFonts w:hint="eastAsia"/>
          </w:rPr>
          <w:t>소형</w:t>
        </w:r>
        <w:r w:rsidRPr="002646CB">
          <w:t xml:space="preserve"> CHP</w:t>
        </w:r>
        <w:r w:rsidRPr="002646CB">
          <w:rPr>
            <w:rFonts w:hint="eastAsia"/>
          </w:rPr>
          <w:t>를</w:t>
        </w:r>
        <w:r w:rsidRPr="002646CB">
          <w:t xml:space="preserve"> </w:t>
        </w:r>
        <w:r w:rsidRPr="002646CB">
          <w:rPr>
            <w:rFonts w:hint="eastAsia"/>
          </w:rPr>
          <w:t>활용하여</w:t>
        </w:r>
        <w:r w:rsidRPr="002646CB">
          <w:t xml:space="preserve"> </w:t>
        </w:r>
        <w:r w:rsidRPr="002646CB">
          <w:rPr>
            <w:rFonts w:hint="eastAsia"/>
          </w:rPr>
          <w:t>냉방</w:t>
        </w:r>
        <w:r w:rsidRPr="002646CB">
          <w:t xml:space="preserve">, </w:t>
        </w:r>
        <w:r w:rsidRPr="002646CB">
          <w:rPr>
            <w:rFonts w:hint="eastAsia"/>
          </w:rPr>
          <w:t>난방</w:t>
        </w:r>
        <w:r w:rsidRPr="002646CB">
          <w:t xml:space="preserve"> </w:t>
        </w:r>
        <w:r w:rsidRPr="002646CB">
          <w:rPr>
            <w:rFonts w:hint="eastAsia"/>
          </w:rPr>
          <w:t>및</w:t>
        </w:r>
        <w:r w:rsidRPr="002646CB">
          <w:t xml:space="preserve"> </w:t>
        </w:r>
        <w:r w:rsidRPr="002646CB">
          <w:rPr>
            <w:rFonts w:hint="eastAsia"/>
          </w:rPr>
          <w:t>전기를</w:t>
        </w:r>
        <w:r w:rsidRPr="002646CB">
          <w:t xml:space="preserve"> </w:t>
        </w:r>
        <w:r w:rsidRPr="002646CB">
          <w:rPr>
            <w:rFonts w:hint="eastAsia"/>
          </w:rPr>
          <w:t>일괄</w:t>
        </w:r>
        <w:r w:rsidRPr="002646CB">
          <w:t xml:space="preserve"> </w:t>
        </w:r>
        <w:r w:rsidRPr="002646CB">
          <w:rPr>
            <w:rFonts w:hint="eastAsia"/>
          </w:rPr>
          <w:t>생산하여</w:t>
        </w:r>
        <w:r w:rsidRPr="002646CB">
          <w:t xml:space="preserve"> </w:t>
        </w:r>
        <w:r w:rsidRPr="002646CB">
          <w:rPr>
            <w:rFonts w:hint="eastAsia"/>
          </w:rPr>
          <w:t>공급할</w:t>
        </w:r>
        <w:r w:rsidRPr="002646CB">
          <w:t xml:space="preserve"> </w:t>
        </w:r>
        <w:r w:rsidRPr="002646CB">
          <w:rPr>
            <w:rFonts w:hint="eastAsia"/>
          </w:rPr>
          <w:t>수</w:t>
        </w:r>
        <w:r w:rsidRPr="002646CB">
          <w:t xml:space="preserve"> </w:t>
        </w:r>
        <w:r w:rsidRPr="002646CB">
          <w:rPr>
            <w:rFonts w:hint="eastAsia"/>
          </w:rPr>
          <w:t>있는</w:t>
        </w:r>
        <w:r w:rsidRPr="002646CB">
          <w:t xml:space="preserve"> </w:t>
        </w:r>
        <w:r w:rsidRPr="002646CB">
          <w:rPr>
            <w:rFonts w:hint="eastAsia"/>
          </w:rPr>
          <w:t>사업장을</w:t>
        </w:r>
        <w:r w:rsidRPr="002646CB">
          <w:t xml:space="preserve"> </w:t>
        </w:r>
        <w:r w:rsidRPr="002646CB">
          <w:rPr>
            <w:rFonts w:hint="eastAsia"/>
          </w:rPr>
          <w:t>대상으로</w:t>
        </w:r>
        <w:r w:rsidRPr="002646CB">
          <w:t xml:space="preserve"> </w:t>
        </w:r>
        <w:r w:rsidRPr="002646CB">
          <w:rPr>
            <w:rFonts w:hint="eastAsia"/>
          </w:rPr>
          <w:t>한다</w:t>
        </w:r>
        <w:r w:rsidRPr="002646CB">
          <w:t xml:space="preserve">. </w:t>
        </w:r>
        <w:r w:rsidRPr="002646CB">
          <w:rPr>
            <w:rFonts w:hint="eastAsia"/>
          </w:rPr>
          <w:t>열병합발전</w:t>
        </w:r>
        <w:r w:rsidRPr="002646CB">
          <w:t xml:space="preserve"> </w:t>
        </w:r>
        <w:r w:rsidRPr="002646CB">
          <w:rPr>
            <w:rFonts w:hint="eastAsia"/>
          </w:rPr>
          <w:t>시설을</w:t>
        </w:r>
        <w:r w:rsidRPr="002646CB">
          <w:t xml:space="preserve"> </w:t>
        </w:r>
        <w:r w:rsidRPr="002646CB">
          <w:rPr>
            <w:rFonts w:hint="eastAsia"/>
          </w:rPr>
          <w:t>중심으로</w:t>
        </w:r>
        <w:r w:rsidRPr="002646CB">
          <w:t xml:space="preserve"> EES</w:t>
        </w:r>
        <w:r w:rsidRPr="002646CB">
          <w:rPr>
            <w:rFonts w:hint="eastAsia"/>
          </w:rPr>
          <w:t>시스템이나</w:t>
        </w:r>
        <w:r w:rsidRPr="002646CB">
          <w:t xml:space="preserve"> </w:t>
        </w:r>
        <w:r w:rsidRPr="002646CB">
          <w:rPr>
            <w:rFonts w:hint="eastAsia"/>
          </w:rPr>
          <w:t>신재생에너지의</w:t>
        </w:r>
        <w:r w:rsidRPr="002646CB">
          <w:t xml:space="preserve"> </w:t>
        </w:r>
        <w:r w:rsidRPr="002646CB">
          <w:rPr>
            <w:rFonts w:hint="eastAsia"/>
          </w:rPr>
          <w:t>신규도입을</w:t>
        </w:r>
        <w:r w:rsidRPr="002646CB">
          <w:t xml:space="preserve"> </w:t>
        </w:r>
        <w:r w:rsidRPr="002646CB">
          <w:rPr>
            <w:rFonts w:hint="eastAsia"/>
          </w:rPr>
          <w:t>용이하게</w:t>
        </w:r>
        <w:r w:rsidRPr="002646CB">
          <w:t xml:space="preserve"> </w:t>
        </w:r>
        <w:r w:rsidRPr="002646CB">
          <w:rPr>
            <w:rFonts w:hint="eastAsia"/>
          </w:rPr>
          <w:t>하기위해</w:t>
        </w:r>
        <w:r w:rsidRPr="002646CB">
          <w:t xml:space="preserve"> </w:t>
        </w:r>
        <w:r w:rsidRPr="002646CB">
          <w:rPr>
            <w:rFonts w:hint="eastAsia"/>
          </w:rPr>
          <w:t>마이크로그리드를</w:t>
        </w:r>
        <w:r w:rsidRPr="002646CB">
          <w:t xml:space="preserve"> </w:t>
        </w:r>
        <w:r w:rsidRPr="002646CB">
          <w:rPr>
            <w:rFonts w:hint="eastAsia"/>
          </w:rPr>
          <w:t>구현하여</w:t>
        </w:r>
        <w:r w:rsidRPr="002646CB">
          <w:t xml:space="preserve"> </w:t>
        </w:r>
        <w:r w:rsidRPr="002646CB">
          <w:rPr>
            <w:rFonts w:hint="eastAsia"/>
          </w:rPr>
          <w:t>부하를</w:t>
        </w:r>
        <w:r w:rsidRPr="002646CB">
          <w:t xml:space="preserve"> </w:t>
        </w:r>
        <w:r w:rsidRPr="002646CB">
          <w:rPr>
            <w:rFonts w:hint="eastAsia"/>
          </w:rPr>
          <w:t>운전</w:t>
        </w:r>
        <w:r w:rsidRPr="002646CB">
          <w:t xml:space="preserve"> </w:t>
        </w:r>
        <w:r w:rsidRPr="002646CB">
          <w:rPr>
            <w:rFonts w:hint="eastAsia"/>
          </w:rPr>
          <w:t>및</w:t>
        </w:r>
        <w:r w:rsidRPr="002646CB">
          <w:t xml:space="preserve"> </w:t>
        </w:r>
        <w:r w:rsidRPr="002646CB">
          <w:rPr>
            <w:rFonts w:hint="eastAsia"/>
          </w:rPr>
          <w:t>제어하는</w:t>
        </w:r>
        <w:r w:rsidRPr="002646CB">
          <w:t xml:space="preserve"> </w:t>
        </w:r>
        <w:r w:rsidRPr="002646CB">
          <w:rPr>
            <w:rFonts w:hint="eastAsia"/>
          </w:rPr>
          <w:t>시스템</w:t>
        </w:r>
        <w:r w:rsidRPr="002646CB">
          <w:t xml:space="preserve"> </w:t>
        </w:r>
        <w:r w:rsidRPr="002646CB">
          <w:rPr>
            <w:rFonts w:hint="eastAsia"/>
          </w:rPr>
          <w:t>혹은</w:t>
        </w:r>
        <w:r w:rsidRPr="002646CB">
          <w:t xml:space="preserve"> </w:t>
        </w:r>
        <w:r w:rsidRPr="002646CB">
          <w:rPr>
            <w:rFonts w:hint="eastAsia"/>
          </w:rPr>
          <w:t>서비스</w:t>
        </w:r>
      </w:ins>
      <w:ins w:id="2212" w:author="박 진상" w:date="2019-10-09T14:51:00Z">
        <w:r w:rsidR="00A7689A" w:rsidRPr="002646CB">
          <w:rPr>
            <w:rFonts w:hint="eastAsia"/>
          </w:rPr>
          <w:t>이다</w:t>
        </w:r>
        <w:r w:rsidR="00A7689A" w:rsidRPr="002646CB">
          <w:t>.</w:t>
        </w:r>
      </w:ins>
    </w:p>
    <w:p w14:paraId="78E228E7" w14:textId="77777777" w:rsidR="005766F9" w:rsidRPr="002646CB" w:rsidRDefault="005766F9" w:rsidP="005766F9">
      <w:pPr>
        <w:rPr>
          <w:ins w:id="2213" w:author="박 진상" w:date="2019-10-09T13:17:00Z"/>
        </w:rPr>
      </w:pPr>
    </w:p>
    <w:p w14:paraId="1748284C" w14:textId="127FF5B7" w:rsidR="005766F9" w:rsidRPr="002646CB" w:rsidRDefault="005766F9" w:rsidP="005766F9">
      <w:pPr>
        <w:rPr>
          <w:ins w:id="2214" w:author="박 진상" w:date="2019-10-09T13:17:00Z"/>
        </w:rPr>
      </w:pPr>
      <w:ins w:id="2215" w:author="박 진상" w:date="2019-10-09T13:17:00Z">
        <w:r w:rsidRPr="002646CB">
          <w:t>[</w:t>
        </w:r>
        <w:r w:rsidRPr="002646CB">
          <w:rPr>
            <w:rFonts w:hint="eastAsia"/>
          </w:rPr>
          <w:t>출처</w:t>
        </w:r>
        <w:r w:rsidRPr="002646CB">
          <w:t xml:space="preserve">: </w:t>
        </w:r>
      </w:ins>
      <w:ins w:id="2216" w:author="박 진상" w:date="2019-10-09T13:20:00Z">
        <w:r w:rsidRPr="002646CB">
          <w:t>SGSF-011-3-1:2017, Part 1</w:t>
        </w:r>
      </w:ins>
      <w:ins w:id="2217" w:author="박 진상" w:date="2019-10-09T13:17:00Z">
        <w:r w:rsidRPr="002646CB">
          <w:t>]</w:t>
        </w:r>
      </w:ins>
    </w:p>
    <w:p w14:paraId="50C9E889" w14:textId="77777777" w:rsidR="002C57C7" w:rsidRPr="002646CB" w:rsidRDefault="002C57C7" w:rsidP="002559F2">
      <w:pPr>
        <w:rPr>
          <w:ins w:id="2218" w:author="박 진상" w:date="2019-10-08T06:34:00Z"/>
          <w:rFonts w:ascii="돋움" w:eastAsia="돋움" w:hAnsi="돋움"/>
          <w:b/>
        </w:rPr>
      </w:pPr>
    </w:p>
    <w:p w14:paraId="7831340E" w14:textId="7E974BE5" w:rsidR="00E201B2" w:rsidRPr="002646CB" w:rsidRDefault="00E201B2" w:rsidP="00E201B2">
      <w:pPr>
        <w:pStyle w:val="34"/>
        <w:rPr>
          <w:ins w:id="2219" w:author="박 진상" w:date="2019-10-08T07:06:00Z"/>
          <w:lang w:eastAsia="ko-KR"/>
        </w:rPr>
      </w:pPr>
    </w:p>
    <w:p w14:paraId="25C25FCB" w14:textId="5524E075" w:rsidR="00E25847" w:rsidRPr="002646CB" w:rsidRDefault="00E25847" w:rsidP="002559F2">
      <w:pPr>
        <w:rPr>
          <w:ins w:id="2220" w:author="박 진상" w:date="2019-10-08T07:06:00Z"/>
          <w:rFonts w:ascii="돋움" w:eastAsia="돋움" w:hAnsi="돋움"/>
          <w:b/>
        </w:rPr>
      </w:pPr>
      <w:ins w:id="2221" w:author="박 진상" w:date="2019-10-08T06:34:00Z">
        <w:r w:rsidRPr="002646CB">
          <w:rPr>
            <w:rFonts w:ascii="돋움" w:eastAsia="돋움" w:hAnsi="돋움" w:hint="eastAsia"/>
            <w:b/>
          </w:rPr>
          <w:t>분산</w:t>
        </w:r>
      </w:ins>
      <w:ins w:id="2222" w:author="ETRI-김종원" w:date="2019-12-02T17:13:00Z">
        <w:r w:rsidR="005429DC" w:rsidRPr="002646CB">
          <w:rPr>
            <w:rFonts w:ascii="돋움" w:eastAsia="돋움" w:hAnsi="돋움" w:hint="eastAsia"/>
            <w:b/>
          </w:rPr>
          <w:t>자</w:t>
        </w:r>
      </w:ins>
      <w:ins w:id="2223" w:author="박 진상" w:date="2019-10-28T16:53:00Z">
        <w:del w:id="2224" w:author="ETRI-김종원" w:date="2019-12-02T17:13:00Z">
          <w:r w:rsidR="009F0C25" w:rsidRPr="002646CB" w:rsidDel="005429DC">
            <w:rPr>
              <w:rFonts w:ascii="돋움" w:eastAsia="돋움" w:hAnsi="돋움" w:hint="eastAsia"/>
              <w:b/>
            </w:rPr>
            <w:delText>전</w:delText>
          </w:r>
        </w:del>
        <w:r w:rsidR="009F0C25" w:rsidRPr="002646CB">
          <w:rPr>
            <w:rFonts w:ascii="돋움" w:eastAsia="돋움" w:hAnsi="돋움" w:hint="eastAsia"/>
            <w:b/>
          </w:rPr>
          <w:t>원</w:t>
        </w:r>
      </w:ins>
      <w:ins w:id="2225" w:author="박 진상" w:date="2019-10-08T06:34:00Z">
        <w:r w:rsidRPr="002646CB">
          <w:rPr>
            <w:rFonts w:ascii="돋움" w:eastAsia="돋움" w:hAnsi="돋움"/>
            <w:b/>
          </w:rPr>
          <w:t>(DE</w:t>
        </w:r>
      </w:ins>
      <w:ins w:id="2226" w:author="박 진상" w:date="2019-10-08T06:35:00Z">
        <w:r w:rsidRPr="002646CB">
          <w:rPr>
            <w:rFonts w:ascii="돋움" w:eastAsia="돋움" w:hAnsi="돋움"/>
            <w:b/>
          </w:rPr>
          <w:t>R)</w:t>
        </w:r>
      </w:ins>
    </w:p>
    <w:p w14:paraId="0FD4FA2E" w14:textId="396EDE7C" w:rsidR="009F0C25" w:rsidRPr="002646CB" w:rsidRDefault="009F0C25" w:rsidP="005766F9">
      <w:pPr>
        <w:rPr>
          <w:ins w:id="2227" w:author="박 진상" w:date="2019-10-28T16:53:00Z"/>
        </w:rPr>
      </w:pPr>
      <w:ins w:id="2228" w:author="박 진상" w:date="2019-10-28T16:53:00Z">
        <w:r w:rsidRPr="002646CB">
          <w:rPr>
            <w:rFonts w:hint="eastAsia"/>
          </w:rPr>
          <w:t>출력이</w:t>
        </w:r>
        <w:r w:rsidRPr="002646CB">
          <w:t xml:space="preserve"> 1,000kW</w:t>
        </w:r>
        <w:r w:rsidRPr="002646CB">
          <w:rPr>
            <w:rFonts w:hint="eastAsia"/>
          </w:rPr>
          <w:t>부터</w:t>
        </w:r>
        <w:r w:rsidRPr="002646CB">
          <w:t xml:space="preserve"> 100kW </w:t>
        </w:r>
        <w:r w:rsidRPr="002646CB">
          <w:rPr>
            <w:rFonts w:hint="eastAsia"/>
          </w:rPr>
          <w:t>정도의</w:t>
        </w:r>
        <w:r w:rsidRPr="002646CB">
          <w:t xml:space="preserve"> </w:t>
        </w:r>
        <w:r w:rsidRPr="002646CB">
          <w:rPr>
            <w:rFonts w:hint="eastAsia"/>
          </w:rPr>
          <w:t>소규모</w:t>
        </w:r>
        <w:r w:rsidRPr="002646CB">
          <w:t xml:space="preserve"> </w:t>
        </w:r>
        <w:r w:rsidRPr="002646CB">
          <w:rPr>
            <w:rFonts w:hint="eastAsia"/>
          </w:rPr>
          <w:t>발전기</w:t>
        </w:r>
        <w:r w:rsidRPr="002646CB">
          <w:t xml:space="preserve">, </w:t>
        </w:r>
        <w:r w:rsidRPr="002646CB">
          <w:rPr>
            <w:rFonts w:hint="eastAsia"/>
          </w:rPr>
          <w:t>풍력발전</w:t>
        </w:r>
        <w:r w:rsidRPr="002646CB">
          <w:t xml:space="preserve">, </w:t>
        </w:r>
        <w:r w:rsidRPr="002646CB">
          <w:rPr>
            <w:rFonts w:hint="eastAsia"/>
          </w:rPr>
          <w:t>태양광발전</w:t>
        </w:r>
        <w:r w:rsidRPr="002646CB">
          <w:t xml:space="preserve">, </w:t>
        </w:r>
        <w:r w:rsidRPr="002646CB">
          <w:rPr>
            <w:rFonts w:hint="eastAsia"/>
          </w:rPr>
          <w:t>연료전지</w:t>
        </w:r>
      </w:ins>
      <w:ins w:id="2229" w:author="박 진상" w:date="2019-10-28T16:54:00Z">
        <w:r w:rsidRPr="002646CB">
          <w:t xml:space="preserve">, </w:t>
        </w:r>
        <w:r w:rsidRPr="002646CB">
          <w:rPr>
            <w:rFonts w:hint="eastAsia"/>
          </w:rPr>
          <w:t>폐기물발전</w:t>
        </w:r>
        <w:r w:rsidRPr="002646CB">
          <w:t xml:space="preserve">, </w:t>
        </w:r>
        <w:r w:rsidRPr="002646CB">
          <w:rPr>
            <w:rFonts w:hint="eastAsia"/>
          </w:rPr>
          <w:t>바이오매스</w:t>
        </w:r>
        <w:r w:rsidRPr="002646CB">
          <w:t xml:space="preserve"> </w:t>
        </w:r>
        <w:r w:rsidRPr="002646CB">
          <w:rPr>
            <w:rFonts w:hint="eastAsia"/>
          </w:rPr>
          <w:t>발전</w:t>
        </w:r>
        <w:r w:rsidRPr="002646CB">
          <w:t xml:space="preserve">, </w:t>
        </w:r>
        <w:r w:rsidRPr="002646CB">
          <w:rPr>
            <w:rFonts w:hint="eastAsia"/>
          </w:rPr>
          <w:t>소수력발전</w:t>
        </w:r>
        <w:r w:rsidRPr="002646CB">
          <w:t xml:space="preserve"> </w:t>
        </w:r>
        <w:r w:rsidRPr="002646CB">
          <w:rPr>
            <w:rFonts w:hint="eastAsia"/>
          </w:rPr>
          <w:t>및</w:t>
        </w:r>
        <w:r w:rsidRPr="002646CB">
          <w:t xml:space="preserve"> </w:t>
        </w:r>
        <w:r w:rsidRPr="002646CB">
          <w:rPr>
            <w:rFonts w:hint="eastAsia"/>
          </w:rPr>
          <w:t>마이크로</w:t>
        </w:r>
        <w:r w:rsidRPr="002646CB">
          <w:t xml:space="preserve"> </w:t>
        </w:r>
        <w:r w:rsidRPr="002646CB">
          <w:rPr>
            <w:rFonts w:hint="eastAsia"/>
          </w:rPr>
          <w:t>가스터빈발전</w:t>
        </w:r>
        <w:r w:rsidRPr="002646CB">
          <w:t xml:space="preserve"> </w:t>
        </w:r>
        <w:r w:rsidRPr="002646CB">
          <w:rPr>
            <w:rFonts w:hint="eastAsia"/>
          </w:rPr>
          <w:t>등이</w:t>
        </w:r>
        <w:r w:rsidRPr="002646CB">
          <w:t xml:space="preserve"> </w:t>
        </w:r>
        <w:r w:rsidRPr="002646CB">
          <w:rPr>
            <w:rFonts w:hint="eastAsia"/>
          </w:rPr>
          <w:t>있음</w:t>
        </w:r>
        <w:r w:rsidRPr="002646CB">
          <w:t xml:space="preserve">. </w:t>
        </w:r>
        <w:r w:rsidRPr="002646CB">
          <w:rPr>
            <w:rFonts w:hint="eastAsia"/>
          </w:rPr>
          <w:t>이는</w:t>
        </w:r>
        <w:r w:rsidRPr="002646CB">
          <w:t xml:space="preserve"> </w:t>
        </w:r>
        <w:r w:rsidRPr="002646CB">
          <w:rPr>
            <w:rFonts w:hint="eastAsia"/>
          </w:rPr>
          <w:t>경제성이</w:t>
        </w:r>
        <w:r w:rsidRPr="002646CB">
          <w:t xml:space="preserve"> </w:t>
        </w:r>
        <w:r w:rsidRPr="002646CB">
          <w:rPr>
            <w:rFonts w:hint="eastAsia"/>
          </w:rPr>
          <w:t>높고</w:t>
        </w:r>
        <w:r w:rsidRPr="002646CB">
          <w:t xml:space="preserve"> </w:t>
        </w:r>
        <w:r w:rsidRPr="002646CB">
          <w:rPr>
            <w:rFonts w:hint="eastAsia"/>
          </w:rPr>
          <w:t>수요지에</w:t>
        </w:r>
        <w:r w:rsidRPr="002646CB">
          <w:t xml:space="preserve"> </w:t>
        </w:r>
        <w:r w:rsidRPr="002646CB">
          <w:rPr>
            <w:rFonts w:hint="eastAsia"/>
          </w:rPr>
          <w:t>근접하여</w:t>
        </w:r>
        <w:r w:rsidRPr="002646CB">
          <w:t xml:space="preserve"> </w:t>
        </w:r>
        <w:r w:rsidRPr="002646CB">
          <w:rPr>
            <w:rFonts w:hint="eastAsia"/>
          </w:rPr>
          <w:t>건설할</w:t>
        </w:r>
        <w:r w:rsidRPr="002646CB">
          <w:t xml:space="preserve"> </w:t>
        </w:r>
        <w:r w:rsidRPr="002646CB">
          <w:rPr>
            <w:rFonts w:hint="eastAsia"/>
          </w:rPr>
          <w:t>수</w:t>
        </w:r>
        <w:r w:rsidRPr="002646CB">
          <w:t xml:space="preserve"> </w:t>
        </w:r>
        <w:r w:rsidRPr="002646CB">
          <w:rPr>
            <w:rFonts w:hint="eastAsia"/>
          </w:rPr>
          <w:t>있으며</w:t>
        </w:r>
        <w:r w:rsidRPr="002646CB">
          <w:t xml:space="preserve">, </w:t>
        </w:r>
        <w:r w:rsidRPr="002646CB">
          <w:rPr>
            <w:rFonts w:hint="eastAsia"/>
          </w:rPr>
          <w:t>친환경적이며</w:t>
        </w:r>
        <w:r w:rsidRPr="002646CB">
          <w:t xml:space="preserve">, </w:t>
        </w:r>
        <w:r w:rsidRPr="002646CB">
          <w:rPr>
            <w:rFonts w:hint="eastAsia"/>
          </w:rPr>
          <w:t>송전비용이</w:t>
        </w:r>
        <w:r w:rsidRPr="002646CB">
          <w:t xml:space="preserve"> </w:t>
        </w:r>
        <w:r w:rsidRPr="002646CB">
          <w:rPr>
            <w:rFonts w:hint="eastAsia"/>
          </w:rPr>
          <w:t>없고</w:t>
        </w:r>
        <w:r w:rsidRPr="002646CB">
          <w:t xml:space="preserve">, </w:t>
        </w:r>
        <w:r w:rsidRPr="002646CB">
          <w:rPr>
            <w:rFonts w:hint="eastAsia"/>
          </w:rPr>
          <w:t>배전비용은</w:t>
        </w:r>
        <w:r w:rsidRPr="002646CB">
          <w:t xml:space="preserve"> </w:t>
        </w:r>
        <w:r w:rsidRPr="002646CB">
          <w:rPr>
            <w:rFonts w:hint="eastAsia"/>
          </w:rPr>
          <w:t>약</w:t>
        </w:r>
        <w:r w:rsidRPr="002646CB">
          <w:t xml:space="preserve"> </w:t>
        </w:r>
        <w:r w:rsidRPr="002646CB">
          <w:rPr>
            <w:rFonts w:hint="eastAsia"/>
          </w:rPr>
          <w:t>절반이면</w:t>
        </w:r>
        <w:r w:rsidRPr="002646CB">
          <w:t xml:space="preserve"> </w:t>
        </w:r>
        <w:r w:rsidRPr="002646CB">
          <w:rPr>
            <w:rFonts w:hint="eastAsia"/>
          </w:rPr>
          <w:t>됨</w:t>
        </w:r>
      </w:ins>
    </w:p>
    <w:p w14:paraId="0ADA38A0" w14:textId="77777777" w:rsidR="009F0C25" w:rsidRPr="002646CB" w:rsidRDefault="009F0C25" w:rsidP="005766F9">
      <w:pPr>
        <w:rPr>
          <w:ins w:id="2230" w:author="박 진상" w:date="2019-10-28T16:53:00Z"/>
        </w:rPr>
      </w:pPr>
    </w:p>
    <w:p w14:paraId="28458C66" w14:textId="557E31B3" w:rsidR="00E732E9" w:rsidRPr="002646CB" w:rsidRDefault="00E732E9" w:rsidP="00E732E9">
      <w:pPr>
        <w:rPr>
          <w:ins w:id="2231" w:author="박 진상" w:date="2019-10-09T13:45:00Z"/>
        </w:rPr>
      </w:pPr>
      <w:ins w:id="2232" w:author="박 진상" w:date="2019-10-09T13:45:00Z">
        <w:r w:rsidRPr="002646CB">
          <w:t>[</w:t>
        </w:r>
        <w:r w:rsidRPr="002646CB">
          <w:rPr>
            <w:rFonts w:hint="eastAsia"/>
          </w:rPr>
          <w:t>출처</w:t>
        </w:r>
        <w:r w:rsidRPr="002646CB">
          <w:t xml:space="preserve">: </w:t>
        </w:r>
      </w:ins>
      <w:ins w:id="2233" w:author="박 진상" w:date="2019-10-28T16:55:00Z">
        <w:r w:rsidR="009F0C25" w:rsidRPr="002646CB">
          <w:rPr>
            <w:rFonts w:hint="eastAsia"/>
          </w:rPr>
          <w:t>스마트그리드용어사전</w:t>
        </w:r>
      </w:ins>
      <w:ins w:id="2234" w:author="박 진상" w:date="2019-10-09T13:45:00Z">
        <w:r w:rsidRPr="002646CB">
          <w:t>]</w:t>
        </w:r>
      </w:ins>
    </w:p>
    <w:p w14:paraId="00647EA1" w14:textId="55F2C965" w:rsidR="002C57C7" w:rsidRPr="002646CB" w:rsidRDefault="002C57C7" w:rsidP="002559F2">
      <w:pPr>
        <w:rPr>
          <w:ins w:id="2235" w:author="박 진상" w:date="2019-10-09T13:56:00Z"/>
          <w:rFonts w:ascii="돋움" w:eastAsia="돋움" w:hAnsi="돋움"/>
          <w:b/>
        </w:rPr>
      </w:pPr>
    </w:p>
    <w:p w14:paraId="01AA6AD6" w14:textId="77777777" w:rsidR="007C2844" w:rsidRPr="002646CB" w:rsidRDefault="007C2844" w:rsidP="007C2844">
      <w:pPr>
        <w:pStyle w:val="34"/>
        <w:rPr>
          <w:ins w:id="2236" w:author="박 진상" w:date="2019-10-09T13:56:00Z"/>
          <w:lang w:eastAsia="ko-KR"/>
        </w:rPr>
      </w:pPr>
    </w:p>
    <w:p w14:paraId="5B4E4E33" w14:textId="7F4960ED" w:rsidR="007C2844" w:rsidRPr="002646CB" w:rsidRDefault="007C2844" w:rsidP="007C2844">
      <w:pPr>
        <w:rPr>
          <w:ins w:id="2237" w:author="박 진상" w:date="2019-10-09T13:56:00Z"/>
          <w:rFonts w:ascii="돋움" w:eastAsia="돋움" w:hAnsi="돋움"/>
          <w:b/>
        </w:rPr>
      </w:pPr>
      <w:ins w:id="2238" w:author="박 진상" w:date="2019-10-09T13:56:00Z">
        <w:r w:rsidRPr="002646CB">
          <w:rPr>
            <w:rFonts w:ascii="돋움" w:eastAsia="돋움" w:hAnsi="돋움" w:hint="eastAsia"/>
            <w:b/>
          </w:rPr>
          <w:t>분산전원</w:t>
        </w:r>
        <w:r w:rsidRPr="002646CB">
          <w:rPr>
            <w:rFonts w:ascii="돋움" w:eastAsia="돋움" w:hAnsi="돋움"/>
            <w:b/>
          </w:rPr>
          <w:t>(DG, Distributed Generation)</w:t>
        </w:r>
      </w:ins>
    </w:p>
    <w:p w14:paraId="2985314E" w14:textId="77777777" w:rsidR="007C2844" w:rsidRPr="002646CB" w:rsidRDefault="007C2844" w:rsidP="007C2844">
      <w:pPr>
        <w:rPr>
          <w:ins w:id="2239" w:author="박 진상" w:date="2019-10-09T13:57:00Z"/>
          <w:rPrChange w:id="2240" w:author="ETRI-김종원" w:date="2019-12-10T10:44:00Z">
            <w:rPr>
              <w:ins w:id="2241" w:author="박 진상" w:date="2019-10-09T13:57:00Z"/>
              <w:color w:val="000000" w:themeColor="text1"/>
            </w:rPr>
          </w:rPrChange>
        </w:rPr>
      </w:pPr>
      <w:ins w:id="2242" w:author="박 진상" w:date="2019-10-09T13:56:00Z">
        <w:r w:rsidRPr="002646CB">
          <w:rPr>
            <w:rFonts w:hint="eastAsia"/>
            <w:rPrChange w:id="2243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소용량의</w:t>
        </w:r>
        <w:r w:rsidRPr="002646CB">
          <w:rPr>
            <w:rPrChange w:id="2244" w:author="ETRI-김종원" w:date="2019-12-10T10:44:00Z">
              <w:rPr>
                <w:rFonts w:ascii="돋움" w:eastAsia="돋움" w:hAnsi="돋움"/>
                <w:b/>
              </w:rPr>
            </w:rPrChange>
          </w:rPr>
          <w:t xml:space="preserve"> </w:t>
        </w:r>
        <w:r w:rsidRPr="002646CB">
          <w:rPr>
            <w:rFonts w:hint="eastAsia"/>
            <w:rPrChange w:id="2245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모듈화된</w:t>
        </w:r>
        <w:r w:rsidRPr="002646CB">
          <w:rPr>
            <w:rPrChange w:id="2246" w:author="ETRI-김종원" w:date="2019-12-10T10:44:00Z">
              <w:rPr>
                <w:rFonts w:ascii="돋움" w:eastAsia="돋움" w:hAnsi="돋움"/>
                <w:b/>
              </w:rPr>
            </w:rPrChange>
          </w:rPr>
          <w:t xml:space="preserve"> </w:t>
        </w:r>
        <w:r w:rsidRPr="002646CB">
          <w:rPr>
            <w:rFonts w:hint="eastAsia"/>
            <w:rPrChange w:id="2247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발전원으로서</w:t>
        </w:r>
        <w:r w:rsidRPr="002646CB">
          <w:rPr>
            <w:rPrChange w:id="2248" w:author="ETRI-김종원" w:date="2019-12-10T10:44:00Z">
              <w:rPr>
                <w:rFonts w:ascii="돋움" w:eastAsia="돋움" w:hAnsi="돋움"/>
                <w:b/>
              </w:rPr>
            </w:rPrChange>
          </w:rPr>
          <w:t xml:space="preserve"> </w:t>
        </w:r>
        <w:r w:rsidRPr="002646CB">
          <w:rPr>
            <w:rFonts w:hint="eastAsia"/>
            <w:rPrChange w:id="2249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제어</w:t>
        </w:r>
        <w:r w:rsidRPr="002646CB">
          <w:rPr>
            <w:rPrChange w:id="2250" w:author="ETRI-김종원" w:date="2019-12-10T10:44:00Z">
              <w:rPr>
                <w:rFonts w:ascii="돋움" w:eastAsia="돋움" w:hAnsi="돋움"/>
                <w:b/>
              </w:rPr>
            </w:rPrChange>
          </w:rPr>
          <w:t xml:space="preserve"> </w:t>
        </w:r>
        <w:r w:rsidRPr="002646CB">
          <w:rPr>
            <w:rFonts w:hint="eastAsia"/>
            <w:rPrChange w:id="2251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가능한</w:t>
        </w:r>
        <w:r w:rsidRPr="002646CB">
          <w:rPr>
            <w:rPrChange w:id="2252" w:author="ETRI-김종원" w:date="2019-12-10T10:44:00Z">
              <w:rPr>
                <w:rFonts w:ascii="돋움" w:eastAsia="돋움" w:hAnsi="돋움"/>
                <w:b/>
              </w:rPr>
            </w:rPrChange>
          </w:rPr>
          <w:t xml:space="preserve"> </w:t>
        </w:r>
        <w:r w:rsidRPr="002646CB">
          <w:rPr>
            <w:rFonts w:hint="eastAsia"/>
            <w:rPrChange w:id="2253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전원과</w:t>
        </w:r>
        <w:r w:rsidRPr="002646CB">
          <w:rPr>
            <w:rPrChange w:id="2254" w:author="ETRI-김종원" w:date="2019-12-10T10:44:00Z">
              <w:rPr>
                <w:rFonts w:ascii="돋움" w:eastAsia="돋움" w:hAnsi="돋움"/>
                <w:b/>
              </w:rPr>
            </w:rPrChange>
          </w:rPr>
          <w:t xml:space="preserve"> </w:t>
        </w:r>
        <w:r w:rsidRPr="002646CB">
          <w:rPr>
            <w:rFonts w:hint="eastAsia"/>
            <w:rPrChange w:id="2255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제어가</w:t>
        </w:r>
        <w:r w:rsidRPr="002646CB">
          <w:rPr>
            <w:rPrChange w:id="2256" w:author="ETRI-김종원" w:date="2019-12-10T10:44:00Z">
              <w:rPr>
                <w:rFonts w:ascii="돋움" w:eastAsia="돋움" w:hAnsi="돋움"/>
                <w:b/>
              </w:rPr>
            </w:rPrChange>
          </w:rPr>
          <w:t xml:space="preserve"> </w:t>
        </w:r>
        <w:r w:rsidRPr="002646CB">
          <w:rPr>
            <w:rFonts w:hint="eastAsia"/>
            <w:rPrChange w:id="2257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불가능하거나</w:t>
        </w:r>
        <w:r w:rsidRPr="002646CB">
          <w:rPr>
            <w:rPrChange w:id="2258" w:author="ETRI-김종원" w:date="2019-12-10T10:44:00Z">
              <w:rPr>
                <w:rFonts w:ascii="돋움" w:eastAsia="돋움" w:hAnsi="돋움"/>
                <w:b/>
              </w:rPr>
            </w:rPrChange>
          </w:rPr>
          <w:t xml:space="preserve"> </w:t>
        </w:r>
        <w:r w:rsidRPr="002646CB">
          <w:rPr>
            <w:rFonts w:hint="eastAsia"/>
            <w:rPrChange w:id="2259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제한적인</w:t>
        </w:r>
        <w:r w:rsidRPr="002646CB">
          <w:rPr>
            <w:rPrChange w:id="2260" w:author="ETRI-김종원" w:date="2019-12-10T10:44:00Z">
              <w:rPr>
                <w:rFonts w:ascii="돋움" w:eastAsia="돋움" w:hAnsi="돋움"/>
                <w:b/>
              </w:rPr>
            </w:rPrChange>
          </w:rPr>
          <w:t xml:space="preserve"> </w:t>
        </w:r>
        <w:r w:rsidRPr="002646CB">
          <w:rPr>
            <w:rFonts w:hint="eastAsia"/>
            <w:rPrChange w:id="2261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전원이</w:t>
        </w:r>
        <w:r w:rsidRPr="002646CB">
          <w:rPr>
            <w:rPrChange w:id="2262" w:author="ETRI-김종원" w:date="2019-12-10T10:44:00Z">
              <w:rPr>
                <w:rFonts w:ascii="돋움" w:eastAsia="돋움" w:hAnsi="돋움"/>
                <w:b/>
              </w:rPr>
            </w:rPrChange>
          </w:rPr>
          <w:t xml:space="preserve"> </w:t>
        </w:r>
        <w:r w:rsidRPr="002646CB">
          <w:rPr>
            <w:rFonts w:hint="eastAsia"/>
            <w:rPrChange w:id="2263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있다</w:t>
        </w:r>
        <w:r w:rsidRPr="002646CB">
          <w:rPr>
            <w:rPrChange w:id="2264" w:author="ETRI-김종원" w:date="2019-12-10T10:44:00Z">
              <w:rPr>
                <w:rFonts w:ascii="돋움" w:eastAsia="돋움" w:hAnsi="돋움"/>
                <w:b/>
              </w:rPr>
            </w:rPrChange>
          </w:rPr>
          <w:t xml:space="preserve">. </w:t>
        </w:r>
      </w:ins>
    </w:p>
    <w:p w14:paraId="2EB6874C" w14:textId="16248C45" w:rsidR="007C2844" w:rsidRPr="002646CB" w:rsidRDefault="007C2844">
      <w:pPr>
        <w:pStyle w:val="af6"/>
        <w:numPr>
          <w:ilvl w:val="0"/>
          <w:numId w:val="50"/>
        </w:numPr>
        <w:ind w:leftChars="0"/>
        <w:rPr>
          <w:ins w:id="2265" w:author="박 진상" w:date="2019-10-09T13:56:00Z"/>
          <w:rPrChange w:id="2266" w:author="ETRI-김종원" w:date="2019-12-10T10:44:00Z">
            <w:rPr>
              <w:ins w:id="2267" w:author="박 진상" w:date="2019-10-09T13:56:00Z"/>
              <w:rFonts w:ascii="돋움" w:eastAsia="돋움" w:hAnsi="돋움"/>
              <w:b/>
            </w:rPr>
          </w:rPrChange>
        </w:rPr>
        <w:pPrChange w:id="2268" w:author="박 진상" w:date="2019-10-09T13:57:00Z">
          <w:pPr/>
        </w:pPrChange>
      </w:pPr>
      <w:ins w:id="2269" w:author="박 진상" w:date="2019-10-09T13:56:00Z">
        <w:r w:rsidRPr="002646CB">
          <w:rPr>
            <w:rFonts w:hint="eastAsia"/>
            <w:rPrChange w:id="2270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제어</w:t>
        </w:r>
        <w:r w:rsidRPr="002646CB">
          <w:rPr>
            <w:rPrChange w:id="2271" w:author="ETRI-김종원" w:date="2019-12-10T10:44:00Z">
              <w:rPr>
                <w:rFonts w:ascii="돋움" w:eastAsia="돋움" w:hAnsi="돋움"/>
                <w:b/>
              </w:rPr>
            </w:rPrChange>
          </w:rPr>
          <w:t xml:space="preserve"> </w:t>
        </w:r>
        <w:r w:rsidRPr="002646CB">
          <w:rPr>
            <w:rFonts w:hint="eastAsia"/>
            <w:rPrChange w:id="2272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가능</w:t>
        </w:r>
        <w:r w:rsidRPr="002646CB">
          <w:rPr>
            <w:rPrChange w:id="2273" w:author="ETRI-김종원" w:date="2019-12-10T10:44:00Z">
              <w:rPr>
                <w:rFonts w:ascii="돋움" w:eastAsia="돋움" w:hAnsi="돋움"/>
                <w:b/>
              </w:rPr>
            </w:rPrChange>
          </w:rPr>
          <w:t xml:space="preserve"> </w:t>
        </w:r>
        <w:r w:rsidRPr="002646CB">
          <w:rPr>
            <w:rFonts w:hint="eastAsia"/>
            <w:rPrChange w:id="2274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전원：가스터빈</w:t>
        </w:r>
        <w:r w:rsidRPr="002646CB">
          <w:rPr>
            <w:rPrChange w:id="2275" w:author="ETRI-김종원" w:date="2019-12-10T10:44:00Z">
              <w:rPr>
                <w:rFonts w:ascii="돋움" w:eastAsia="돋움" w:hAnsi="돋움"/>
                <w:b/>
              </w:rPr>
            </w:rPrChange>
          </w:rPr>
          <w:t xml:space="preserve">, </w:t>
        </w:r>
        <w:r w:rsidRPr="002646CB">
          <w:rPr>
            <w:rFonts w:hint="eastAsia"/>
            <w:rPrChange w:id="2276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가스엔진</w:t>
        </w:r>
        <w:r w:rsidRPr="002646CB">
          <w:rPr>
            <w:rPrChange w:id="2277" w:author="ETRI-김종원" w:date="2019-12-10T10:44:00Z">
              <w:rPr>
                <w:rFonts w:ascii="돋움" w:eastAsia="돋움" w:hAnsi="돋움"/>
                <w:b/>
              </w:rPr>
            </w:rPrChange>
          </w:rPr>
          <w:t xml:space="preserve">, </w:t>
        </w:r>
        <w:r w:rsidRPr="002646CB">
          <w:rPr>
            <w:rFonts w:hint="eastAsia"/>
            <w:rPrChange w:id="2278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연료전지</w:t>
        </w:r>
        <w:r w:rsidRPr="002646CB">
          <w:rPr>
            <w:rPrChange w:id="2279" w:author="ETRI-김종원" w:date="2019-12-10T10:44:00Z">
              <w:rPr>
                <w:rFonts w:ascii="돋움" w:eastAsia="돋움" w:hAnsi="돋움"/>
                <w:b/>
              </w:rPr>
            </w:rPrChange>
          </w:rPr>
          <w:t xml:space="preserve"> </w:t>
        </w:r>
        <w:r w:rsidRPr="002646CB">
          <w:rPr>
            <w:rFonts w:hint="eastAsia"/>
            <w:rPrChange w:id="2280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등</w:t>
        </w:r>
        <w:r w:rsidRPr="002646CB">
          <w:rPr>
            <w:rPrChange w:id="2281" w:author="ETRI-김종원" w:date="2019-12-10T10:44:00Z">
              <w:rPr>
                <w:rFonts w:ascii="돋움" w:eastAsia="돋움" w:hAnsi="돋움"/>
                <w:b/>
              </w:rPr>
            </w:rPrChange>
          </w:rPr>
          <w:t xml:space="preserve"> </w:t>
        </w:r>
        <w:r w:rsidRPr="002646CB">
          <w:rPr>
            <w:rFonts w:hint="eastAsia"/>
            <w:rPrChange w:id="2282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가스기반의</w:t>
        </w:r>
        <w:r w:rsidRPr="002646CB">
          <w:rPr>
            <w:rPrChange w:id="2283" w:author="ETRI-김종원" w:date="2019-12-10T10:44:00Z">
              <w:rPr>
                <w:rFonts w:ascii="돋움" w:eastAsia="돋움" w:hAnsi="돋움"/>
                <w:b/>
              </w:rPr>
            </w:rPrChange>
          </w:rPr>
          <w:t xml:space="preserve"> </w:t>
        </w:r>
        <w:r w:rsidRPr="002646CB">
          <w:rPr>
            <w:rFonts w:hint="eastAsia"/>
            <w:rPrChange w:id="2284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열병합</w:t>
        </w:r>
        <w:r w:rsidRPr="002646CB">
          <w:rPr>
            <w:rPrChange w:id="2285" w:author="ETRI-김종원" w:date="2019-12-10T10:44:00Z">
              <w:rPr>
                <w:rFonts w:ascii="돋움" w:eastAsia="돋움" w:hAnsi="돋움"/>
                <w:b/>
              </w:rPr>
            </w:rPrChange>
          </w:rPr>
          <w:t xml:space="preserve"> </w:t>
        </w:r>
        <w:r w:rsidRPr="002646CB">
          <w:rPr>
            <w:rFonts w:hint="eastAsia"/>
            <w:rPrChange w:id="2286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발전원과</w:t>
        </w:r>
        <w:r w:rsidRPr="002646CB">
          <w:rPr>
            <w:rPrChange w:id="2287" w:author="ETRI-김종원" w:date="2019-12-10T10:44:00Z">
              <w:rPr>
                <w:rFonts w:ascii="돋움" w:eastAsia="돋움" w:hAnsi="돋움"/>
                <w:b/>
              </w:rPr>
            </w:rPrChange>
          </w:rPr>
          <w:t xml:space="preserve"> </w:t>
        </w:r>
        <w:r w:rsidRPr="002646CB">
          <w:rPr>
            <w:rFonts w:hint="eastAsia"/>
            <w:rPrChange w:id="2288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디젤</w:t>
        </w:r>
        <w:r w:rsidRPr="002646CB">
          <w:rPr>
            <w:rPrChange w:id="2289" w:author="ETRI-김종원" w:date="2019-12-10T10:44:00Z">
              <w:rPr>
                <w:rFonts w:ascii="돋움" w:eastAsia="돋움" w:hAnsi="돋움"/>
                <w:b/>
              </w:rPr>
            </w:rPrChange>
          </w:rPr>
          <w:t xml:space="preserve"> </w:t>
        </w:r>
        <w:r w:rsidRPr="002646CB">
          <w:rPr>
            <w:rFonts w:hint="eastAsia"/>
            <w:rPrChange w:id="2290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발전</w:t>
        </w:r>
        <w:r w:rsidRPr="002646CB">
          <w:rPr>
            <w:rPrChange w:id="2291" w:author="ETRI-김종원" w:date="2019-12-10T10:44:00Z">
              <w:rPr>
                <w:rFonts w:ascii="돋움" w:eastAsia="돋움" w:hAnsi="돋움"/>
                <w:b/>
              </w:rPr>
            </w:rPrChange>
          </w:rPr>
          <w:t xml:space="preserve">, </w:t>
        </w:r>
        <w:r w:rsidRPr="002646CB">
          <w:rPr>
            <w:rFonts w:hint="eastAsia"/>
            <w:rPrChange w:id="2292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소수력</w:t>
        </w:r>
      </w:ins>
      <w:ins w:id="2293" w:author="박 진상" w:date="2019-10-09T13:57:00Z">
        <w:r w:rsidRPr="002646CB">
          <w:rPr>
            <w:rPrChange w:id="2294" w:author="ETRI-김종원" w:date="2019-12-10T10:44:00Z">
              <w:rPr>
                <w:color w:val="000000" w:themeColor="text1"/>
              </w:rPr>
            </w:rPrChange>
          </w:rPr>
          <w:t xml:space="preserve"> </w:t>
        </w:r>
      </w:ins>
      <w:ins w:id="2295" w:author="박 진상" w:date="2019-10-09T13:56:00Z">
        <w:r w:rsidRPr="002646CB">
          <w:rPr>
            <w:rFonts w:hint="eastAsia"/>
            <w:rPrChange w:id="2296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발전</w:t>
        </w:r>
        <w:r w:rsidRPr="002646CB">
          <w:rPr>
            <w:rPrChange w:id="2297" w:author="ETRI-김종원" w:date="2019-12-10T10:44:00Z">
              <w:rPr>
                <w:rFonts w:ascii="돋움" w:eastAsia="돋움" w:hAnsi="돋움"/>
                <w:b/>
              </w:rPr>
            </w:rPrChange>
          </w:rPr>
          <w:t xml:space="preserve"> </w:t>
        </w:r>
        <w:r w:rsidRPr="002646CB">
          <w:rPr>
            <w:rFonts w:hint="eastAsia"/>
            <w:rPrChange w:id="2298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등</w:t>
        </w:r>
      </w:ins>
    </w:p>
    <w:p w14:paraId="70D86771" w14:textId="310FC867" w:rsidR="007C2844" w:rsidRPr="002646CB" w:rsidRDefault="007C2844">
      <w:pPr>
        <w:pStyle w:val="af6"/>
        <w:numPr>
          <w:ilvl w:val="0"/>
          <w:numId w:val="50"/>
        </w:numPr>
        <w:ind w:leftChars="0"/>
        <w:rPr>
          <w:ins w:id="2299" w:author="박 진상" w:date="2019-10-09T13:56:00Z"/>
          <w:rPrChange w:id="2300" w:author="ETRI-김종원" w:date="2019-12-10T10:44:00Z">
            <w:rPr>
              <w:ins w:id="2301" w:author="박 진상" w:date="2019-10-09T13:56:00Z"/>
              <w:rFonts w:ascii="돋움" w:eastAsia="돋움" w:hAnsi="돋움"/>
              <w:b/>
            </w:rPr>
          </w:rPrChange>
        </w:rPr>
        <w:pPrChange w:id="2302" w:author="박 진상" w:date="2019-10-09T13:57:00Z">
          <w:pPr/>
        </w:pPrChange>
      </w:pPr>
      <w:ins w:id="2303" w:author="박 진상" w:date="2019-10-09T13:56:00Z">
        <w:r w:rsidRPr="002646CB">
          <w:rPr>
            <w:rFonts w:hint="eastAsia"/>
            <w:rPrChange w:id="2304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제어</w:t>
        </w:r>
        <w:r w:rsidRPr="002646CB">
          <w:rPr>
            <w:rPrChange w:id="2305" w:author="ETRI-김종원" w:date="2019-12-10T10:44:00Z">
              <w:rPr>
                <w:rFonts w:ascii="돋움" w:eastAsia="돋움" w:hAnsi="돋움"/>
                <w:b/>
              </w:rPr>
            </w:rPrChange>
          </w:rPr>
          <w:t xml:space="preserve"> </w:t>
        </w:r>
        <w:r w:rsidRPr="002646CB">
          <w:rPr>
            <w:rFonts w:hint="eastAsia"/>
            <w:rPrChange w:id="2306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제한적</w:t>
        </w:r>
        <w:r w:rsidRPr="002646CB">
          <w:rPr>
            <w:rPrChange w:id="2307" w:author="ETRI-김종원" w:date="2019-12-10T10:44:00Z">
              <w:rPr>
                <w:rFonts w:ascii="돋움" w:eastAsia="돋움" w:hAnsi="돋움"/>
                <w:b/>
              </w:rPr>
            </w:rPrChange>
          </w:rPr>
          <w:t xml:space="preserve"> </w:t>
        </w:r>
        <w:r w:rsidRPr="002646CB">
          <w:rPr>
            <w:rFonts w:hint="eastAsia"/>
            <w:rPrChange w:id="2308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전원：태양광</w:t>
        </w:r>
        <w:r w:rsidRPr="002646CB">
          <w:rPr>
            <w:rPrChange w:id="2309" w:author="ETRI-김종원" w:date="2019-12-10T10:44:00Z">
              <w:rPr>
                <w:rFonts w:ascii="돋움" w:eastAsia="돋움" w:hAnsi="돋움"/>
                <w:b/>
              </w:rPr>
            </w:rPrChange>
          </w:rPr>
          <w:t xml:space="preserve"> </w:t>
        </w:r>
        <w:r w:rsidRPr="002646CB">
          <w:rPr>
            <w:rFonts w:hint="eastAsia"/>
            <w:rPrChange w:id="2310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발전</w:t>
        </w:r>
        <w:r w:rsidRPr="002646CB">
          <w:rPr>
            <w:rPrChange w:id="2311" w:author="ETRI-김종원" w:date="2019-12-10T10:44:00Z">
              <w:rPr>
                <w:rFonts w:ascii="돋움" w:eastAsia="돋움" w:hAnsi="돋움"/>
                <w:b/>
              </w:rPr>
            </w:rPrChange>
          </w:rPr>
          <w:t xml:space="preserve">, </w:t>
        </w:r>
        <w:r w:rsidRPr="002646CB">
          <w:rPr>
            <w:rFonts w:hint="eastAsia"/>
            <w:rPrChange w:id="2312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풍력</w:t>
        </w:r>
        <w:r w:rsidRPr="002646CB">
          <w:rPr>
            <w:rPrChange w:id="2313" w:author="ETRI-김종원" w:date="2019-12-10T10:44:00Z">
              <w:rPr>
                <w:rFonts w:ascii="돋움" w:eastAsia="돋움" w:hAnsi="돋움"/>
                <w:b/>
              </w:rPr>
            </w:rPrChange>
          </w:rPr>
          <w:t xml:space="preserve"> </w:t>
        </w:r>
        <w:r w:rsidRPr="002646CB">
          <w:rPr>
            <w:rFonts w:hint="eastAsia"/>
            <w:rPrChange w:id="2314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발전</w:t>
        </w:r>
        <w:r w:rsidRPr="002646CB">
          <w:rPr>
            <w:rPrChange w:id="2315" w:author="ETRI-김종원" w:date="2019-12-10T10:44:00Z">
              <w:rPr>
                <w:rFonts w:ascii="돋움" w:eastAsia="돋움" w:hAnsi="돋움"/>
                <w:b/>
              </w:rPr>
            </w:rPrChange>
          </w:rPr>
          <w:t xml:space="preserve"> </w:t>
        </w:r>
        <w:r w:rsidRPr="002646CB">
          <w:rPr>
            <w:rFonts w:hint="eastAsia"/>
            <w:rPrChange w:id="2316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등이</w:t>
        </w:r>
        <w:r w:rsidRPr="002646CB">
          <w:rPr>
            <w:rPrChange w:id="2317" w:author="ETRI-김종원" w:date="2019-12-10T10:44:00Z">
              <w:rPr>
                <w:rFonts w:ascii="돋움" w:eastAsia="돋움" w:hAnsi="돋움"/>
                <w:b/>
              </w:rPr>
            </w:rPrChange>
          </w:rPr>
          <w:t xml:space="preserve"> </w:t>
        </w:r>
        <w:r w:rsidRPr="002646CB">
          <w:rPr>
            <w:rFonts w:hint="eastAsia"/>
            <w:rPrChange w:id="2318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대표적인</w:t>
        </w:r>
        <w:r w:rsidRPr="002646CB">
          <w:rPr>
            <w:rPrChange w:id="2319" w:author="ETRI-김종원" w:date="2019-12-10T10:44:00Z">
              <w:rPr>
                <w:rFonts w:ascii="돋움" w:eastAsia="돋움" w:hAnsi="돋움"/>
                <w:b/>
              </w:rPr>
            </w:rPrChange>
          </w:rPr>
          <w:t xml:space="preserve"> </w:t>
        </w:r>
        <w:r w:rsidRPr="002646CB">
          <w:rPr>
            <w:rFonts w:hint="eastAsia"/>
            <w:rPrChange w:id="2320" w:author="ETRI-김종원" w:date="2019-12-10T10:44:00Z">
              <w:rPr>
                <w:rFonts w:ascii="돋움" w:eastAsia="돋움" w:hAnsi="돋움" w:hint="eastAsia"/>
                <w:b/>
              </w:rPr>
            </w:rPrChange>
          </w:rPr>
          <w:t>전원이다</w:t>
        </w:r>
      </w:ins>
    </w:p>
    <w:p w14:paraId="1B0B7C77" w14:textId="4587D310" w:rsidR="007C2844" w:rsidRPr="002646CB" w:rsidRDefault="007C2844" w:rsidP="002559F2">
      <w:pPr>
        <w:rPr>
          <w:ins w:id="2321" w:author="박 진상" w:date="2019-10-09T13:58:00Z"/>
          <w:rFonts w:ascii="돋움" w:eastAsia="돋움" w:hAnsi="돋움"/>
          <w:b/>
        </w:rPr>
      </w:pPr>
    </w:p>
    <w:p w14:paraId="06B8D6C5" w14:textId="3AD5048E" w:rsidR="007C2844" w:rsidRPr="002646CB" w:rsidRDefault="007C2844" w:rsidP="002559F2">
      <w:pPr>
        <w:rPr>
          <w:ins w:id="2322" w:author="박 진상" w:date="2019-10-09T13:58:00Z"/>
          <w:rFonts w:ascii="돋움" w:eastAsia="돋움" w:hAnsi="돋움"/>
          <w:b/>
        </w:rPr>
      </w:pPr>
      <w:ins w:id="2323" w:author="박 진상" w:date="2019-10-09T13:58:00Z">
        <w:r w:rsidRPr="002646CB">
          <w:t>[</w:t>
        </w:r>
        <w:r w:rsidRPr="002646CB">
          <w:rPr>
            <w:rFonts w:hint="eastAsia"/>
          </w:rPr>
          <w:t>출처</w:t>
        </w:r>
        <w:r w:rsidRPr="002646CB">
          <w:t xml:space="preserve">: </w:t>
        </w:r>
        <w:r w:rsidRPr="002646CB">
          <w:rPr>
            <w:rFonts w:ascii="돋움" w:eastAsia="돋움" w:hAnsi="돋움"/>
            <w:b/>
          </w:rPr>
          <w:t>SPS-SGSF-03-2012-06-1975(단체표준)_Ed1.0]</w:t>
        </w:r>
      </w:ins>
    </w:p>
    <w:p w14:paraId="2694402D" w14:textId="10027656" w:rsidR="007C2844" w:rsidRPr="002646CB" w:rsidRDefault="007C2844" w:rsidP="002559F2">
      <w:pPr>
        <w:rPr>
          <w:ins w:id="2324" w:author="박 진상" w:date="2019-10-28T17:04:00Z"/>
          <w:rFonts w:ascii="돋움" w:eastAsia="돋움" w:hAnsi="돋움"/>
          <w:b/>
        </w:rPr>
      </w:pPr>
    </w:p>
    <w:p w14:paraId="54F69D6B" w14:textId="77777777" w:rsidR="00CE01C2" w:rsidRPr="002646CB" w:rsidRDefault="00CE01C2" w:rsidP="00CE01C2">
      <w:pPr>
        <w:pStyle w:val="34"/>
        <w:rPr>
          <w:ins w:id="2325" w:author="박 진상" w:date="2019-10-28T17:04:00Z"/>
          <w:rPrChange w:id="2326" w:author="ETRI-김종원" w:date="2019-12-10T10:44:00Z">
            <w:rPr>
              <w:ins w:id="2327" w:author="박 진상" w:date="2019-10-28T17:04:00Z"/>
              <w:color w:val="000000" w:themeColor="text1"/>
            </w:rPr>
          </w:rPrChange>
        </w:rPr>
      </w:pPr>
    </w:p>
    <w:p w14:paraId="1401F4DB" w14:textId="18E82A14" w:rsidR="00CE01C2" w:rsidRPr="002646CB" w:rsidRDefault="00CE01C2" w:rsidP="00CE01C2">
      <w:pPr>
        <w:rPr>
          <w:ins w:id="2328" w:author="박 진상" w:date="2019-10-28T17:04:00Z"/>
          <w:rFonts w:ascii="돋움" w:eastAsia="돋움" w:hAnsi="돋움"/>
          <w:b/>
          <w:rPrChange w:id="2329" w:author="ETRI-김종원" w:date="2019-12-10T10:44:00Z">
            <w:rPr>
              <w:ins w:id="2330" w:author="박 진상" w:date="2019-10-28T17:04:00Z"/>
              <w:bCs/>
            </w:rPr>
          </w:rPrChange>
        </w:rPr>
      </w:pPr>
      <w:ins w:id="2331" w:author="박 진상" w:date="2019-10-28T17:04:00Z">
        <w:r w:rsidRPr="002646CB">
          <w:rPr>
            <w:rFonts w:ascii="돋움" w:eastAsia="돋움" w:hAnsi="돋움" w:hint="eastAsia"/>
            <w:b/>
            <w:rPrChange w:id="2332" w:author="ETRI-김종원" w:date="2019-12-10T10:44:00Z">
              <w:rPr>
                <w:rFonts w:hint="eastAsia"/>
                <w:b/>
                <w:bCs/>
              </w:rPr>
            </w:rPrChange>
          </w:rPr>
          <w:t>신재생에너지</w:t>
        </w:r>
        <w:r w:rsidRPr="002646CB">
          <w:rPr>
            <w:rFonts w:ascii="돋움" w:eastAsia="돋움" w:hAnsi="돋움"/>
            <w:b/>
            <w:rPrChange w:id="2333" w:author="ETRI-김종원" w:date="2019-12-10T10:44:00Z">
              <w:rPr>
                <w:b/>
                <w:bCs/>
              </w:rPr>
            </w:rPrChange>
          </w:rPr>
          <w:t>(Renewable Energy)</w:t>
        </w:r>
      </w:ins>
    </w:p>
    <w:p w14:paraId="09B7FAED" w14:textId="51A0A011" w:rsidR="00CE01C2" w:rsidRPr="002646CB" w:rsidRDefault="00CE01C2">
      <w:pPr>
        <w:rPr>
          <w:ins w:id="2334" w:author="박 진상" w:date="2019-10-28T17:05:00Z"/>
          <w:rPrChange w:id="2335" w:author="ETRI-김종원" w:date="2019-12-10T10:44:00Z">
            <w:rPr>
              <w:ins w:id="2336" w:author="박 진상" w:date="2019-10-28T17:05:00Z"/>
              <w:rFonts w:cs="Arial"/>
              <w:color w:val="000000" w:themeColor="text1"/>
            </w:rPr>
          </w:rPrChange>
        </w:rPr>
        <w:pPrChange w:id="2337" w:author="ETRI-김종원" w:date="2019-11-04T20:28:00Z">
          <w:pPr>
            <w:ind w:left="200" w:hangingChars="100" w:hanging="200"/>
          </w:pPr>
        </w:pPrChange>
      </w:pPr>
      <w:ins w:id="2338" w:author="박 진상" w:date="2019-10-28T17:05:00Z">
        <w:r w:rsidRPr="002646CB">
          <w:rPr>
            <w:rFonts w:hint="eastAsia"/>
            <w:rPrChange w:id="2339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태양</w:t>
        </w:r>
        <w:r w:rsidRPr="002646CB">
          <w:rPr>
            <w:rPrChange w:id="2340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, </w:t>
        </w:r>
        <w:r w:rsidRPr="002646CB">
          <w:rPr>
            <w:rFonts w:hint="eastAsia"/>
            <w:rPrChange w:id="2341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풍력</w:t>
        </w:r>
        <w:r w:rsidRPr="002646CB">
          <w:rPr>
            <w:rPrChange w:id="2342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, </w:t>
        </w:r>
        <w:r w:rsidRPr="002646CB">
          <w:rPr>
            <w:rFonts w:hint="eastAsia"/>
            <w:rPrChange w:id="2343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해양온도차</w:t>
        </w:r>
        <w:r w:rsidRPr="002646CB">
          <w:rPr>
            <w:rPrChange w:id="2344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, </w:t>
        </w:r>
        <w:r w:rsidRPr="002646CB">
          <w:rPr>
            <w:rFonts w:hint="eastAsia"/>
            <w:rPrChange w:id="2345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조수차이</w:t>
        </w:r>
        <w:r w:rsidRPr="002646CB">
          <w:rPr>
            <w:rPrChange w:id="2346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, </w:t>
        </w:r>
        <w:r w:rsidRPr="002646CB">
          <w:rPr>
            <w:rFonts w:hint="eastAsia"/>
            <w:rPrChange w:id="2347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연료전지</w:t>
        </w:r>
        <w:r w:rsidRPr="002646CB">
          <w:rPr>
            <w:rPrChange w:id="2348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, </w:t>
        </w:r>
        <w:r w:rsidRPr="002646CB">
          <w:rPr>
            <w:rFonts w:hint="eastAsia"/>
            <w:rPrChange w:id="2349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매립지</w:t>
        </w:r>
        <w:r w:rsidRPr="002646CB">
          <w:rPr>
            <w:rPrChange w:id="2350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hint="eastAsia"/>
            <w:rPrChange w:id="2351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가스</w:t>
        </w:r>
        <w:r w:rsidRPr="002646CB">
          <w:rPr>
            <w:rPrChange w:id="2352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hint="eastAsia"/>
            <w:rPrChange w:id="2353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및</w:t>
        </w:r>
        <w:r w:rsidRPr="002646CB">
          <w:rPr>
            <w:rPrChange w:id="2354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hint="eastAsia"/>
            <w:rPrChange w:id="2355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기타</w:t>
        </w:r>
        <w:r w:rsidRPr="002646CB">
          <w:rPr>
            <w:rPrChange w:id="2356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hint="eastAsia"/>
            <w:rPrChange w:id="2357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생물자원을</w:t>
        </w:r>
        <w:r w:rsidRPr="002646CB">
          <w:rPr>
            <w:rPrChange w:id="2358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hint="eastAsia"/>
            <w:rPrChange w:id="2359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이용하는</w:t>
        </w:r>
        <w:r w:rsidRPr="002646CB">
          <w:rPr>
            <w:rPrChange w:id="2360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hint="eastAsia"/>
            <w:rPrChange w:id="2361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지속가능</w:t>
        </w:r>
      </w:ins>
      <w:ins w:id="2362" w:author="ETRI-김종원" w:date="2019-11-04T20:28:00Z">
        <w:r w:rsidR="003628A4" w:rsidRPr="002646CB">
          <w:rPr>
            <w:rFonts w:hint="eastAsia"/>
          </w:rPr>
          <w:t>한</w:t>
        </w:r>
      </w:ins>
      <w:ins w:id="2363" w:author="박 진상" w:date="2019-10-28T17:05:00Z">
        <w:del w:id="2364" w:author="ETRI-김종원" w:date="2019-11-04T20:28:00Z">
          <w:r w:rsidRPr="002646CB" w:rsidDel="003628A4">
            <w:rPr>
              <w:rFonts w:hint="eastAsia"/>
              <w:rPrChange w:id="2365" w:author="ETRI-김종원" w:date="2019-12-10T10:44:00Z">
                <w:rPr>
                  <w:rFonts w:cs="Arial" w:hint="eastAsia"/>
                  <w:color w:val="000000" w:themeColor="text1"/>
                </w:rPr>
              </w:rPrChange>
            </w:rPr>
            <w:delText>한</w:delText>
          </w:r>
        </w:del>
        <w:r w:rsidRPr="002646CB">
          <w:rPr>
            <w:rFonts w:hint="eastAsia"/>
            <w:rPrChange w:id="2366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에너지</w:t>
        </w:r>
        <w:r w:rsidRPr="002646CB">
          <w:rPr>
            <w:rPrChange w:id="2367" w:author="ETRI-김종원" w:date="2019-12-10T10:44:00Z">
              <w:rPr>
                <w:rFonts w:cs="Arial"/>
                <w:color w:val="000000" w:themeColor="text1"/>
              </w:rPr>
            </w:rPrChange>
          </w:rPr>
          <w:t xml:space="preserve"> </w:t>
        </w:r>
        <w:r w:rsidRPr="002646CB">
          <w:rPr>
            <w:rFonts w:hint="eastAsia"/>
            <w:rPrChange w:id="2368" w:author="ETRI-김종원" w:date="2019-12-10T10:44:00Z">
              <w:rPr>
                <w:rFonts w:cs="Arial" w:hint="eastAsia"/>
                <w:color w:val="000000" w:themeColor="text1"/>
              </w:rPr>
            </w:rPrChange>
          </w:rPr>
          <w:t>기술</w:t>
        </w:r>
      </w:ins>
    </w:p>
    <w:p w14:paraId="6EB4736E" w14:textId="77777777" w:rsidR="00CE01C2" w:rsidRPr="002646CB" w:rsidRDefault="00CE01C2" w:rsidP="00CE01C2">
      <w:pPr>
        <w:rPr>
          <w:ins w:id="2369" w:author="박 진상" w:date="2019-10-28T17:04:00Z"/>
        </w:rPr>
      </w:pPr>
    </w:p>
    <w:p w14:paraId="1BBD3EE5" w14:textId="462D553F" w:rsidR="00CE01C2" w:rsidRPr="002646CB" w:rsidRDefault="00CE01C2" w:rsidP="00CE01C2">
      <w:pPr>
        <w:rPr>
          <w:ins w:id="2370" w:author="박 진상" w:date="2019-10-28T17:04:00Z"/>
        </w:rPr>
      </w:pPr>
      <w:ins w:id="2371" w:author="박 진상" w:date="2019-10-28T17:04:00Z">
        <w:r w:rsidRPr="002646CB">
          <w:t>[</w:t>
        </w:r>
        <w:r w:rsidRPr="002646CB">
          <w:rPr>
            <w:rFonts w:hint="eastAsia"/>
          </w:rPr>
          <w:t>출처</w:t>
        </w:r>
        <w:r w:rsidRPr="002646CB">
          <w:t xml:space="preserve">: </w:t>
        </w:r>
      </w:ins>
      <w:ins w:id="2372" w:author="박 진상" w:date="2019-10-28T17:05:00Z">
        <w:r w:rsidRPr="002646CB">
          <w:rPr>
            <w:rFonts w:hint="eastAsia"/>
          </w:rPr>
          <w:t>스마트그리드용어사전</w:t>
        </w:r>
      </w:ins>
      <w:ins w:id="2373" w:author="박 진상" w:date="2019-10-28T17:04:00Z">
        <w:r w:rsidRPr="002646CB">
          <w:t>]</w:t>
        </w:r>
      </w:ins>
    </w:p>
    <w:p w14:paraId="567B5848" w14:textId="77777777" w:rsidR="00CE01C2" w:rsidRPr="002646CB" w:rsidRDefault="00CE01C2" w:rsidP="002559F2">
      <w:pPr>
        <w:rPr>
          <w:ins w:id="2374" w:author="박 진상" w:date="2019-10-08T07:05:00Z"/>
          <w:rFonts w:ascii="돋움" w:eastAsia="돋움" w:hAnsi="돋움"/>
          <w:b/>
        </w:rPr>
      </w:pPr>
    </w:p>
    <w:p w14:paraId="0A2E9F60" w14:textId="77777777" w:rsidR="00E732E9" w:rsidRPr="002646CB" w:rsidRDefault="00E732E9">
      <w:pPr>
        <w:pStyle w:val="34"/>
        <w:rPr>
          <w:ins w:id="2375" w:author="박 진상" w:date="2019-10-09T13:45:00Z"/>
          <w:rPrChange w:id="2376" w:author="ETRI-김종원" w:date="2019-12-10T10:44:00Z">
            <w:rPr>
              <w:ins w:id="2377" w:author="박 진상" w:date="2019-10-09T13:45:00Z"/>
              <w:color w:val="000000" w:themeColor="text1"/>
            </w:rPr>
          </w:rPrChange>
        </w:rPr>
        <w:pPrChange w:id="2378" w:author="박 진상" w:date="2019-10-09T13:45:00Z">
          <w:pPr>
            <w:pStyle w:val="34"/>
            <w:numPr>
              <w:numId w:val="18"/>
            </w:numPr>
            <w:ind w:left="1000" w:hanging="400"/>
          </w:pPr>
        </w:pPrChange>
      </w:pPr>
    </w:p>
    <w:p w14:paraId="39A4DFDF" w14:textId="77777777" w:rsidR="00E732E9" w:rsidRPr="002646CB" w:rsidRDefault="00E732E9">
      <w:pPr>
        <w:rPr>
          <w:ins w:id="2379" w:author="박 진상" w:date="2019-10-09T13:45:00Z"/>
          <w:rFonts w:ascii="돋움" w:hAnsi="돋움"/>
          <w:rPrChange w:id="2380" w:author="ETRI-김종원" w:date="2019-12-10T10:44:00Z">
            <w:rPr>
              <w:ins w:id="2381" w:author="박 진상" w:date="2019-10-09T13:45:00Z"/>
              <w:color w:val="000000" w:themeColor="text1"/>
              <w:lang w:eastAsia="ko-KR"/>
            </w:rPr>
          </w:rPrChange>
        </w:rPr>
        <w:pPrChange w:id="2382" w:author="박 진상" w:date="2019-10-28T08:00:00Z">
          <w:pPr>
            <w:pStyle w:val="34"/>
            <w:numPr>
              <w:ilvl w:val="0"/>
              <w:numId w:val="0"/>
            </w:numPr>
            <w:tabs>
              <w:tab w:val="clear" w:pos="0"/>
            </w:tabs>
          </w:pPr>
        </w:pPrChange>
      </w:pPr>
      <w:ins w:id="2383" w:author="박 진상" w:date="2019-10-09T13:45:00Z">
        <w:r w:rsidRPr="002646CB">
          <w:rPr>
            <w:rFonts w:ascii="돋움" w:eastAsia="돋움" w:hAnsi="돋움" w:hint="eastAsia"/>
            <w:b/>
            <w:rPrChange w:id="2384" w:author="ETRI-김종원" w:date="2019-12-10T10:44:00Z">
              <w:rPr>
                <w:rFonts w:hint="eastAsia"/>
                <w:color w:val="000000" w:themeColor="text1"/>
              </w:rPr>
            </w:rPrChange>
          </w:rPr>
          <w:t>간헐적</w:t>
        </w:r>
        <w:r w:rsidRPr="002646CB">
          <w:rPr>
            <w:rFonts w:ascii="돋움" w:eastAsia="돋움" w:hAnsi="돋움"/>
            <w:b/>
            <w:rPrChange w:id="2385" w:author="ETRI-김종원" w:date="2019-12-10T10:44:00Z">
              <w:rPr>
                <w:color w:val="000000" w:themeColor="text1"/>
              </w:rPr>
            </w:rPrChange>
          </w:rPr>
          <w:t xml:space="preserve"> </w:t>
        </w:r>
        <w:r w:rsidRPr="002646CB">
          <w:rPr>
            <w:rFonts w:ascii="돋움" w:eastAsia="돋움" w:hAnsi="돋움" w:hint="eastAsia"/>
            <w:b/>
            <w:rPrChange w:id="2386" w:author="ETRI-김종원" w:date="2019-12-10T10:44:00Z">
              <w:rPr>
                <w:rFonts w:hint="eastAsia"/>
                <w:color w:val="000000" w:themeColor="text1"/>
              </w:rPr>
            </w:rPrChange>
          </w:rPr>
          <w:t>발전자원</w:t>
        </w:r>
      </w:ins>
    </w:p>
    <w:p w14:paraId="052D381F" w14:textId="77777777" w:rsidR="00E732E9" w:rsidRPr="002646CB" w:rsidRDefault="00E732E9" w:rsidP="00E732E9">
      <w:pPr>
        <w:rPr>
          <w:ins w:id="2387" w:author="박 진상" w:date="2019-10-09T13:45:00Z"/>
        </w:rPr>
      </w:pPr>
      <w:ins w:id="2388" w:author="박 진상" w:date="2019-10-09T13:45:00Z">
        <w:r w:rsidRPr="002646CB">
          <w:rPr>
            <w:rFonts w:hint="eastAsia"/>
            <w:rPrChange w:id="2389" w:author="ETRI-김종원" w:date="2019-12-10T10:44:00Z">
              <w:rPr>
                <w:rFonts w:hint="eastAsia"/>
                <w:color w:val="000000" w:themeColor="text1"/>
              </w:rPr>
            </w:rPrChange>
          </w:rPr>
          <w:t>신재생에너지의</w:t>
        </w:r>
        <w:r w:rsidRPr="002646CB">
          <w:rPr>
            <w:rPrChange w:id="2390" w:author="ETRI-김종원" w:date="2019-12-10T10:44:00Z">
              <w:rPr>
                <w:color w:val="000000" w:themeColor="text1"/>
              </w:rPr>
            </w:rPrChange>
          </w:rPr>
          <w:t xml:space="preserve"> </w:t>
        </w:r>
        <w:r w:rsidRPr="002646CB">
          <w:rPr>
            <w:rFonts w:hint="eastAsia"/>
            <w:rPrChange w:id="2391" w:author="ETRI-김종원" w:date="2019-12-10T10:44:00Z">
              <w:rPr>
                <w:rFonts w:hint="eastAsia"/>
                <w:color w:val="000000" w:themeColor="text1"/>
              </w:rPr>
            </w:rPrChange>
          </w:rPr>
          <w:t>태양광과</w:t>
        </w:r>
        <w:r w:rsidRPr="002646CB">
          <w:rPr>
            <w:rPrChange w:id="2392" w:author="ETRI-김종원" w:date="2019-12-10T10:44:00Z">
              <w:rPr>
                <w:color w:val="000000" w:themeColor="text1"/>
              </w:rPr>
            </w:rPrChange>
          </w:rPr>
          <w:t xml:space="preserve"> </w:t>
        </w:r>
        <w:r w:rsidRPr="002646CB">
          <w:rPr>
            <w:rFonts w:hint="eastAsia"/>
            <w:rPrChange w:id="2393" w:author="ETRI-김종원" w:date="2019-12-10T10:44:00Z">
              <w:rPr>
                <w:rFonts w:hint="eastAsia"/>
                <w:color w:val="000000" w:themeColor="text1"/>
              </w:rPr>
            </w:rPrChange>
          </w:rPr>
          <w:t>풍력</w:t>
        </w:r>
        <w:r w:rsidRPr="002646CB">
          <w:rPr>
            <w:rPrChange w:id="2394" w:author="ETRI-김종원" w:date="2019-12-10T10:44:00Z">
              <w:rPr>
                <w:color w:val="000000" w:themeColor="text1"/>
              </w:rPr>
            </w:rPrChange>
          </w:rPr>
          <w:t xml:space="preserve"> </w:t>
        </w:r>
        <w:r w:rsidRPr="002646CB">
          <w:rPr>
            <w:rFonts w:hint="eastAsia"/>
            <w:rPrChange w:id="2395" w:author="ETRI-김종원" w:date="2019-12-10T10:44:00Z">
              <w:rPr>
                <w:rFonts w:hint="eastAsia"/>
                <w:color w:val="000000" w:themeColor="text1"/>
              </w:rPr>
            </w:rPrChange>
          </w:rPr>
          <w:t>등과</w:t>
        </w:r>
        <w:r w:rsidRPr="002646CB">
          <w:rPr>
            <w:rPrChange w:id="2396" w:author="ETRI-김종원" w:date="2019-12-10T10:44:00Z">
              <w:rPr>
                <w:color w:val="000000" w:themeColor="text1"/>
              </w:rPr>
            </w:rPrChange>
          </w:rPr>
          <w:t xml:space="preserve"> </w:t>
        </w:r>
        <w:r w:rsidRPr="002646CB">
          <w:rPr>
            <w:rFonts w:hint="eastAsia"/>
            <w:rPrChange w:id="2397" w:author="ETRI-김종원" w:date="2019-12-10T10:44:00Z">
              <w:rPr>
                <w:rFonts w:hint="eastAsia"/>
                <w:color w:val="000000" w:themeColor="text1"/>
              </w:rPr>
            </w:rPrChange>
          </w:rPr>
          <w:t>같이</w:t>
        </w:r>
        <w:r w:rsidRPr="002646CB">
          <w:rPr>
            <w:rPrChange w:id="2398" w:author="ETRI-김종원" w:date="2019-12-10T10:44:00Z">
              <w:rPr>
                <w:color w:val="000000" w:themeColor="text1"/>
              </w:rPr>
            </w:rPrChange>
          </w:rPr>
          <w:t xml:space="preserve"> </w:t>
        </w:r>
        <w:r w:rsidRPr="002646CB">
          <w:rPr>
            <w:rFonts w:hint="eastAsia"/>
            <w:rPrChange w:id="2399" w:author="ETRI-김종원" w:date="2019-12-10T10:44:00Z">
              <w:rPr>
                <w:rFonts w:hint="eastAsia"/>
                <w:color w:val="000000" w:themeColor="text1"/>
              </w:rPr>
            </w:rPrChange>
          </w:rPr>
          <w:t>지역적</w:t>
        </w:r>
        <w:r w:rsidRPr="002646CB">
          <w:rPr>
            <w:rPrChange w:id="2400" w:author="ETRI-김종원" w:date="2019-12-10T10:44:00Z">
              <w:rPr>
                <w:color w:val="000000" w:themeColor="text1"/>
              </w:rPr>
            </w:rPrChange>
          </w:rPr>
          <w:t xml:space="preserve">, </w:t>
        </w:r>
        <w:r w:rsidRPr="002646CB">
          <w:rPr>
            <w:rFonts w:hint="eastAsia"/>
            <w:rPrChange w:id="2401" w:author="ETRI-김종원" w:date="2019-12-10T10:44:00Z">
              <w:rPr>
                <w:rFonts w:hint="eastAsia"/>
                <w:color w:val="000000" w:themeColor="text1"/>
              </w:rPr>
            </w:rPrChange>
          </w:rPr>
          <w:t>계절적</w:t>
        </w:r>
        <w:r w:rsidRPr="002646CB">
          <w:rPr>
            <w:rPrChange w:id="2402" w:author="ETRI-김종원" w:date="2019-12-10T10:44:00Z">
              <w:rPr>
                <w:color w:val="000000" w:themeColor="text1"/>
              </w:rPr>
            </w:rPrChange>
          </w:rPr>
          <w:t xml:space="preserve">, </w:t>
        </w:r>
        <w:r w:rsidRPr="002646CB">
          <w:rPr>
            <w:rFonts w:hint="eastAsia"/>
            <w:rPrChange w:id="2403" w:author="ETRI-김종원" w:date="2019-12-10T10:44:00Z">
              <w:rPr>
                <w:rFonts w:hint="eastAsia"/>
                <w:color w:val="000000" w:themeColor="text1"/>
              </w:rPr>
            </w:rPrChange>
          </w:rPr>
          <w:t>시간적으로</w:t>
        </w:r>
        <w:r w:rsidRPr="002646CB">
          <w:rPr>
            <w:rPrChange w:id="2404" w:author="ETRI-김종원" w:date="2019-12-10T10:44:00Z">
              <w:rPr>
                <w:color w:val="000000" w:themeColor="text1"/>
              </w:rPr>
            </w:rPrChange>
          </w:rPr>
          <w:t xml:space="preserve"> </w:t>
        </w:r>
        <w:r w:rsidRPr="002646CB">
          <w:rPr>
            <w:rFonts w:hint="eastAsia"/>
            <w:rPrChange w:id="2405" w:author="ETRI-김종원" w:date="2019-12-10T10:44:00Z">
              <w:rPr>
                <w:rFonts w:hint="eastAsia"/>
                <w:color w:val="000000" w:themeColor="text1"/>
              </w:rPr>
            </w:rPrChange>
          </w:rPr>
          <w:t>발전</w:t>
        </w:r>
        <w:r w:rsidRPr="002646CB">
          <w:rPr>
            <w:rPrChange w:id="2406" w:author="ETRI-김종원" w:date="2019-12-10T10:44:00Z">
              <w:rPr>
                <w:color w:val="000000" w:themeColor="text1"/>
              </w:rPr>
            </w:rPrChange>
          </w:rPr>
          <w:t xml:space="preserve"> </w:t>
        </w:r>
        <w:r w:rsidRPr="002646CB">
          <w:rPr>
            <w:rFonts w:hint="eastAsia"/>
            <w:rPrChange w:id="2407" w:author="ETRI-김종원" w:date="2019-12-10T10:44:00Z">
              <w:rPr>
                <w:rFonts w:hint="eastAsia"/>
                <w:color w:val="000000" w:themeColor="text1"/>
              </w:rPr>
            </w:rPrChange>
          </w:rPr>
          <w:t>특성이</w:t>
        </w:r>
        <w:r w:rsidRPr="002646CB">
          <w:rPr>
            <w:rPrChange w:id="2408" w:author="ETRI-김종원" w:date="2019-12-10T10:44:00Z">
              <w:rPr>
                <w:color w:val="000000" w:themeColor="text1"/>
              </w:rPr>
            </w:rPrChange>
          </w:rPr>
          <w:t xml:space="preserve"> </w:t>
        </w:r>
        <w:r w:rsidRPr="002646CB">
          <w:rPr>
            <w:rFonts w:hint="eastAsia"/>
            <w:rPrChange w:id="2409" w:author="ETRI-김종원" w:date="2019-12-10T10:44:00Z">
              <w:rPr>
                <w:rFonts w:hint="eastAsia"/>
                <w:color w:val="000000" w:themeColor="text1"/>
              </w:rPr>
            </w:rPrChange>
          </w:rPr>
          <w:t>일정하지</w:t>
        </w:r>
        <w:r w:rsidRPr="002646CB">
          <w:rPr>
            <w:rPrChange w:id="2410" w:author="ETRI-김종원" w:date="2019-12-10T10:44:00Z">
              <w:rPr>
                <w:color w:val="000000" w:themeColor="text1"/>
              </w:rPr>
            </w:rPrChange>
          </w:rPr>
          <w:t xml:space="preserve"> </w:t>
        </w:r>
        <w:r w:rsidRPr="002646CB">
          <w:rPr>
            <w:rFonts w:hint="eastAsia"/>
            <w:rPrChange w:id="2411" w:author="ETRI-김종원" w:date="2019-12-10T10:44:00Z">
              <w:rPr>
                <w:rFonts w:hint="eastAsia"/>
                <w:color w:val="000000" w:themeColor="text1"/>
              </w:rPr>
            </w:rPrChange>
          </w:rPr>
          <w:t>않고</w:t>
        </w:r>
        <w:r w:rsidRPr="002646CB">
          <w:rPr>
            <w:rPrChange w:id="2412" w:author="ETRI-김종원" w:date="2019-12-10T10:44:00Z">
              <w:rPr>
                <w:color w:val="000000" w:themeColor="text1"/>
              </w:rPr>
            </w:rPrChange>
          </w:rPr>
          <w:t xml:space="preserve"> </w:t>
        </w:r>
        <w:r w:rsidRPr="002646CB">
          <w:rPr>
            <w:rFonts w:hint="eastAsia"/>
            <w:rPrChange w:id="2413" w:author="ETRI-김종원" w:date="2019-12-10T10:44:00Z">
              <w:rPr>
                <w:rFonts w:hint="eastAsia"/>
                <w:color w:val="000000" w:themeColor="text1"/>
              </w:rPr>
            </w:rPrChange>
          </w:rPr>
          <w:t>간헐적인</w:t>
        </w:r>
        <w:r w:rsidRPr="002646CB">
          <w:rPr>
            <w:rPrChange w:id="2414" w:author="ETRI-김종원" w:date="2019-12-10T10:44:00Z">
              <w:rPr>
                <w:color w:val="000000" w:themeColor="text1"/>
              </w:rPr>
            </w:rPrChange>
          </w:rPr>
          <w:t xml:space="preserve"> </w:t>
        </w:r>
        <w:r w:rsidRPr="002646CB">
          <w:rPr>
            <w:rFonts w:hint="eastAsia"/>
            <w:rPrChange w:id="2415" w:author="ETRI-김종원" w:date="2019-12-10T10:44:00Z">
              <w:rPr>
                <w:rFonts w:hint="eastAsia"/>
                <w:color w:val="000000" w:themeColor="text1"/>
              </w:rPr>
            </w:rPrChange>
          </w:rPr>
          <w:t>특성을</w:t>
        </w:r>
        <w:r w:rsidRPr="002646CB">
          <w:rPr>
            <w:rPrChange w:id="2416" w:author="ETRI-김종원" w:date="2019-12-10T10:44:00Z">
              <w:rPr>
                <w:color w:val="000000" w:themeColor="text1"/>
              </w:rPr>
            </w:rPrChange>
          </w:rPr>
          <w:t xml:space="preserve"> </w:t>
        </w:r>
        <w:r w:rsidRPr="002646CB">
          <w:rPr>
            <w:rFonts w:hint="eastAsia"/>
            <w:rPrChange w:id="2417" w:author="ETRI-김종원" w:date="2019-12-10T10:44:00Z">
              <w:rPr>
                <w:rFonts w:hint="eastAsia"/>
                <w:color w:val="000000" w:themeColor="text1"/>
              </w:rPr>
            </w:rPrChange>
          </w:rPr>
          <w:t>가지는</w:t>
        </w:r>
        <w:r w:rsidRPr="002646CB">
          <w:rPr>
            <w:rPrChange w:id="2418" w:author="ETRI-김종원" w:date="2019-12-10T10:44:00Z">
              <w:rPr>
                <w:color w:val="000000" w:themeColor="text1"/>
              </w:rPr>
            </w:rPrChange>
          </w:rPr>
          <w:t xml:space="preserve"> </w:t>
        </w:r>
        <w:r w:rsidRPr="002646CB">
          <w:rPr>
            <w:rFonts w:hint="eastAsia"/>
            <w:rPrChange w:id="2419" w:author="ETRI-김종원" w:date="2019-12-10T10:44:00Z">
              <w:rPr>
                <w:rFonts w:hint="eastAsia"/>
                <w:color w:val="000000" w:themeColor="text1"/>
              </w:rPr>
            </w:rPrChange>
          </w:rPr>
          <w:t>발전</w:t>
        </w:r>
        <w:r w:rsidRPr="002646CB">
          <w:rPr>
            <w:rPrChange w:id="2420" w:author="ETRI-김종원" w:date="2019-12-10T10:44:00Z">
              <w:rPr>
                <w:color w:val="000000" w:themeColor="text1"/>
              </w:rPr>
            </w:rPrChange>
          </w:rPr>
          <w:t xml:space="preserve"> </w:t>
        </w:r>
        <w:r w:rsidRPr="002646CB">
          <w:rPr>
            <w:rFonts w:hint="eastAsia"/>
            <w:rPrChange w:id="2421" w:author="ETRI-김종원" w:date="2019-12-10T10:44:00Z">
              <w:rPr>
                <w:rFonts w:hint="eastAsia"/>
                <w:color w:val="000000" w:themeColor="text1"/>
              </w:rPr>
            </w:rPrChange>
          </w:rPr>
          <w:t>자원</w:t>
        </w:r>
      </w:ins>
    </w:p>
    <w:p w14:paraId="7A5A9DC3" w14:textId="0F27E678" w:rsidR="002C57C7" w:rsidRPr="002646CB" w:rsidRDefault="002C57C7" w:rsidP="002559F2">
      <w:pPr>
        <w:rPr>
          <w:ins w:id="2422" w:author="박 진상" w:date="2019-10-09T13:45:00Z"/>
        </w:rPr>
      </w:pPr>
    </w:p>
    <w:p w14:paraId="6DD74882" w14:textId="2EEE2994" w:rsidR="00E732E9" w:rsidRPr="002646CB" w:rsidRDefault="00E732E9" w:rsidP="00E732E9">
      <w:pPr>
        <w:rPr>
          <w:ins w:id="2423" w:author="박 진상" w:date="2019-10-09T13:46:00Z"/>
        </w:rPr>
      </w:pPr>
      <w:ins w:id="2424" w:author="박 진상" w:date="2019-10-09T13:46:00Z">
        <w:r w:rsidRPr="002646CB">
          <w:t>[</w:t>
        </w:r>
        <w:r w:rsidRPr="002646CB">
          <w:rPr>
            <w:rFonts w:hint="eastAsia"/>
          </w:rPr>
          <w:t>출처</w:t>
        </w:r>
        <w:r w:rsidRPr="002646CB">
          <w:t>: SGSF-011-3-1:2017, Part 2]</w:t>
        </w:r>
      </w:ins>
    </w:p>
    <w:p w14:paraId="00A8FBFA" w14:textId="77777777" w:rsidR="00E732E9" w:rsidRPr="002646CB" w:rsidRDefault="00E732E9" w:rsidP="002559F2">
      <w:pPr>
        <w:rPr>
          <w:ins w:id="2425" w:author="박 진상" w:date="2019-10-08T07:05:00Z"/>
        </w:rPr>
      </w:pPr>
    </w:p>
    <w:p w14:paraId="637A7952" w14:textId="05863451" w:rsidR="00E201B2" w:rsidRPr="002646CB" w:rsidRDefault="00E201B2" w:rsidP="00E201B2">
      <w:pPr>
        <w:pStyle w:val="34"/>
        <w:rPr>
          <w:ins w:id="2426" w:author="박 진상" w:date="2019-10-08T07:06:00Z"/>
          <w:lang w:eastAsia="ko-KR"/>
        </w:rPr>
      </w:pPr>
    </w:p>
    <w:p w14:paraId="51BB5501" w14:textId="3F2EEB40" w:rsidR="00E25847" w:rsidRPr="002646CB" w:rsidRDefault="00CE01C2" w:rsidP="002559F2">
      <w:pPr>
        <w:rPr>
          <w:ins w:id="2427" w:author="박 진상" w:date="2019-10-08T06:35:00Z"/>
          <w:rFonts w:ascii="돋움" w:eastAsia="돋움" w:hAnsi="돋움"/>
          <w:b/>
          <w:rPrChange w:id="2428" w:author="ETRI-김종원" w:date="2019-12-10T10:44:00Z">
            <w:rPr>
              <w:ins w:id="2429" w:author="박 진상" w:date="2019-10-08T06:35:00Z"/>
            </w:rPr>
          </w:rPrChange>
        </w:rPr>
      </w:pPr>
      <w:ins w:id="2430" w:author="박 진상" w:date="2019-10-28T16:59:00Z">
        <w:r w:rsidRPr="002646CB">
          <w:rPr>
            <w:rFonts w:ascii="돋움" w:eastAsia="돋움" w:hAnsi="돋움" w:hint="eastAsia"/>
            <w:b/>
          </w:rPr>
          <w:t>스마트미터</w:t>
        </w:r>
      </w:ins>
      <w:ins w:id="2431" w:author="박 진상" w:date="2019-10-08T06:36:00Z">
        <w:r w:rsidR="00E25847" w:rsidRPr="002646CB">
          <w:rPr>
            <w:rFonts w:ascii="돋움" w:eastAsia="돋움" w:hAnsi="돋움"/>
            <w:b/>
            <w:rPrChange w:id="2432" w:author="ETRI-김종원" w:date="2019-12-10T10:44:00Z">
              <w:rPr/>
            </w:rPrChange>
          </w:rPr>
          <w:t>(Smart Meter; SM)</w:t>
        </w:r>
      </w:ins>
    </w:p>
    <w:p w14:paraId="53C7AFE0" w14:textId="13340495" w:rsidR="009F0C25" w:rsidRPr="002646CB" w:rsidRDefault="009F0C25">
      <w:pPr>
        <w:rPr>
          <w:ins w:id="2433" w:author="박 진상" w:date="2019-10-28T16:50:00Z"/>
          <w:lang w:val="en-US"/>
        </w:rPr>
      </w:pPr>
      <w:ins w:id="2434" w:author="박 진상" w:date="2019-10-28T16:49:00Z">
        <w:r w:rsidRPr="002646CB">
          <w:rPr>
            <w:lang w:val="en-US"/>
          </w:rPr>
          <w:t xml:space="preserve">ICT </w:t>
        </w:r>
        <w:r w:rsidRPr="002646CB">
          <w:rPr>
            <w:rFonts w:hint="eastAsia"/>
            <w:lang w:val="en-US"/>
          </w:rPr>
          <w:t>기술의</w:t>
        </w:r>
        <w:r w:rsidRPr="002646CB">
          <w:rPr>
            <w:lang w:val="en-US"/>
          </w:rPr>
          <w:t xml:space="preserve"> </w:t>
        </w:r>
        <w:r w:rsidRPr="002646CB">
          <w:rPr>
            <w:rFonts w:hint="eastAsia"/>
            <w:lang w:val="en-US"/>
          </w:rPr>
          <w:t>양방향</w:t>
        </w:r>
        <w:r w:rsidRPr="002646CB">
          <w:rPr>
            <w:lang w:val="en-US"/>
          </w:rPr>
          <w:t xml:space="preserve"> </w:t>
        </w:r>
        <w:r w:rsidRPr="002646CB">
          <w:rPr>
            <w:rFonts w:hint="eastAsia"/>
            <w:lang w:val="en-US"/>
          </w:rPr>
          <w:t>통신</w:t>
        </w:r>
        <w:r w:rsidRPr="002646CB">
          <w:rPr>
            <w:lang w:val="en-US"/>
          </w:rPr>
          <w:t xml:space="preserve"> </w:t>
        </w:r>
        <w:r w:rsidRPr="002646CB">
          <w:rPr>
            <w:rFonts w:hint="eastAsia"/>
            <w:lang w:val="en-US"/>
          </w:rPr>
          <w:t>기반하에</w:t>
        </w:r>
        <w:r w:rsidRPr="002646CB">
          <w:rPr>
            <w:lang w:val="en-US"/>
          </w:rPr>
          <w:t xml:space="preserve"> </w:t>
        </w:r>
        <w:r w:rsidRPr="002646CB">
          <w:rPr>
            <w:rFonts w:hint="eastAsia"/>
            <w:lang w:val="en-US"/>
          </w:rPr>
          <w:t>디지털</w:t>
        </w:r>
        <w:r w:rsidRPr="002646CB">
          <w:rPr>
            <w:lang w:val="en-US"/>
          </w:rPr>
          <w:t xml:space="preserve"> </w:t>
        </w:r>
        <w:r w:rsidRPr="002646CB">
          <w:rPr>
            <w:rFonts w:hint="eastAsia"/>
            <w:lang w:val="en-US"/>
          </w:rPr>
          <w:t>계량방식이</w:t>
        </w:r>
        <w:r w:rsidRPr="002646CB">
          <w:rPr>
            <w:lang w:val="en-US"/>
          </w:rPr>
          <w:t xml:space="preserve"> </w:t>
        </w:r>
        <w:r w:rsidRPr="002646CB">
          <w:rPr>
            <w:rFonts w:hint="eastAsia"/>
            <w:lang w:val="en-US"/>
          </w:rPr>
          <w:t>탑재되어</w:t>
        </w:r>
        <w:r w:rsidRPr="002646CB">
          <w:rPr>
            <w:lang w:val="en-US"/>
          </w:rPr>
          <w:t xml:space="preserve"> </w:t>
        </w:r>
      </w:ins>
      <w:ins w:id="2435" w:author="ETRI-김종원" w:date="2019-12-02T16:49:00Z">
        <w:r w:rsidR="00F80CF5" w:rsidRPr="002646CB">
          <w:rPr>
            <w:rFonts w:hint="eastAsia"/>
            <w:lang w:val="en-US"/>
          </w:rPr>
          <w:t>전력사업자</w:t>
        </w:r>
      </w:ins>
      <w:ins w:id="2436" w:author="박 진상" w:date="2019-10-28T16:49:00Z">
        <w:del w:id="2437" w:author="ETRI-김종원" w:date="2019-12-02T16:49:00Z">
          <w:r w:rsidRPr="002646CB" w:rsidDel="00F80CF5">
            <w:rPr>
              <w:lang w:val="en-US"/>
            </w:rPr>
            <w:delText>Utility</w:delText>
          </w:r>
          <w:r w:rsidRPr="002646CB" w:rsidDel="00F80CF5">
            <w:rPr>
              <w:rFonts w:hint="eastAsia"/>
              <w:lang w:val="en-US"/>
            </w:rPr>
            <w:delText>사</w:delText>
          </w:r>
        </w:del>
        <w:r w:rsidRPr="002646CB">
          <w:rPr>
            <w:rFonts w:hint="eastAsia"/>
            <w:lang w:val="en-US"/>
          </w:rPr>
          <w:t>와</w:t>
        </w:r>
        <w:r w:rsidRPr="002646CB">
          <w:rPr>
            <w:lang w:val="en-US"/>
          </w:rPr>
          <w:t xml:space="preserve"> </w:t>
        </w:r>
        <w:r w:rsidRPr="002646CB">
          <w:rPr>
            <w:rFonts w:hint="eastAsia"/>
            <w:lang w:val="en-US"/>
          </w:rPr>
          <w:t>실시간으로</w:t>
        </w:r>
        <w:r w:rsidRPr="002646CB">
          <w:rPr>
            <w:lang w:val="en-US"/>
          </w:rPr>
          <w:t xml:space="preserve"> </w:t>
        </w:r>
        <w:r w:rsidRPr="002646CB">
          <w:rPr>
            <w:rFonts w:hint="eastAsia"/>
            <w:lang w:val="en-US"/>
          </w:rPr>
          <w:t>전기관련</w:t>
        </w:r>
        <w:r w:rsidRPr="002646CB">
          <w:rPr>
            <w:lang w:val="en-US"/>
          </w:rPr>
          <w:t xml:space="preserve"> </w:t>
        </w:r>
        <w:r w:rsidRPr="002646CB">
          <w:rPr>
            <w:rFonts w:hint="eastAsia"/>
            <w:lang w:val="en-US"/>
          </w:rPr>
          <w:t>정보를</w:t>
        </w:r>
        <w:r w:rsidRPr="002646CB">
          <w:rPr>
            <w:lang w:val="en-US"/>
          </w:rPr>
          <w:t xml:space="preserve"> </w:t>
        </w:r>
        <w:r w:rsidRPr="002646CB">
          <w:rPr>
            <w:rFonts w:hint="eastAsia"/>
            <w:lang w:val="en-US"/>
          </w:rPr>
          <w:t>주고</w:t>
        </w:r>
        <w:r w:rsidRPr="002646CB">
          <w:rPr>
            <w:lang w:val="en-US"/>
          </w:rPr>
          <w:t xml:space="preserve"> </w:t>
        </w:r>
      </w:ins>
      <w:ins w:id="2438" w:author="박 진상" w:date="2019-10-28T16:50:00Z">
        <w:r w:rsidRPr="002646CB">
          <w:rPr>
            <w:rFonts w:hint="eastAsia"/>
            <w:lang w:val="en-US"/>
          </w:rPr>
          <w:t>받을</w:t>
        </w:r>
        <w:r w:rsidRPr="002646CB">
          <w:rPr>
            <w:lang w:val="en-US"/>
          </w:rPr>
          <w:t xml:space="preserve"> </w:t>
        </w:r>
        <w:r w:rsidRPr="002646CB">
          <w:rPr>
            <w:rFonts w:hint="eastAsia"/>
            <w:lang w:val="en-US"/>
          </w:rPr>
          <w:t>수</w:t>
        </w:r>
        <w:r w:rsidRPr="002646CB">
          <w:rPr>
            <w:lang w:val="en-US"/>
          </w:rPr>
          <w:t xml:space="preserve"> </w:t>
        </w:r>
        <w:r w:rsidRPr="002646CB">
          <w:rPr>
            <w:rFonts w:hint="eastAsia"/>
            <w:lang w:val="en-US"/>
          </w:rPr>
          <w:t>있는</w:t>
        </w:r>
        <w:r w:rsidRPr="002646CB">
          <w:rPr>
            <w:lang w:val="en-US"/>
          </w:rPr>
          <w:t xml:space="preserve"> </w:t>
        </w:r>
        <w:r w:rsidRPr="002646CB">
          <w:rPr>
            <w:rFonts w:hint="eastAsia"/>
            <w:lang w:val="en-US"/>
          </w:rPr>
          <w:t>계량기</w:t>
        </w:r>
        <w:r w:rsidRPr="002646CB">
          <w:rPr>
            <w:lang w:val="en-US"/>
          </w:rPr>
          <w:t xml:space="preserve">. </w:t>
        </w:r>
        <w:r w:rsidRPr="002646CB">
          <w:rPr>
            <w:rFonts w:hint="eastAsia"/>
            <w:lang w:val="en-US"/>
          </w:rPr>
          <w:t>전력사용량을</w:t>
        </w:r>
        <w:r w:rsidRPr="002646CB">
          <w:rPr>
            <w:lang w:val="en-US"/>
          </w:rPr>
          <w:t xml:space="preserve"> </w:t>
        </w:r>
        <w:r w:rsidRPr="002646CB">
          <w:rPr>
            <w:rFonts w:hint="eastAsia"/>
            <w:lang w:val="en-US"/>
          </w:rPr>
          <w:t>디지털</w:t>
        </w:r>
        <w:r w:rsidRPr="002646CB">
          <w:rPr>
            <w:lang w:val="en-US"/>
          </w:rPr>
          <w:t xml:space="preserve"> </w:t>
        </w:r>
        <w:r w:rsidRPr="002646CB">
          <w:rPr>
            <w:rFonts w:hint="eastAsia"/>
            <w:lang w:val="en-US"/>
          </w:rPr>
          <w:t>방식으로</w:t>
        </w:r>
        <w:r w:rsidRPr="002646CB">
          <w:rPr>
            <w:lang w:val="en-US"/>
          </w:rPr>
          <w:t xml:space="preserve"> </w:t>
        </w:r>
        <w:r w:rsidRPr="002646CB">
          <w:rPr>
            <w:rFonts w:hint="eastAsia"/>
            <w:lang w:val="en-US"/>
          </w:rPr>
          <w:t>기록하여</w:t>
        </w:r>
        <w:r w:rsidRPr="002646CB">
          <w:rPr>
            <w:lang w:val="en-US"/>
          </w:rPr>
          <w:t xml:space="preserve"> </w:t>
        </w:r>
        <w:r w:rsidRPr="002646CB">
          <w:rPr>
            <w:rFonts w:hint="eastAsia"/>
            <w:lang w:val="en-US"/>
          </w:rPr>
          <w:t>원격통신을</w:t>
        </w:r>
        <w:r w:rsidRPr="002646CB">
          <w:rPr>
            <w:lang w:val="en-US"/>
          </w:rPr>
          <w:t xml:space="preserve"> </w:t>
        </w:r>
        <w:r w:rsidRPr="002646CB">
          <w:rPr>
            <w:rFonts w:hint="eastAsia"/>
            <w:lang w:val="en-US"/>
          </w:rPr>
          <w:t>통해</w:t>
        </w:r>
        <w:r w:rsidRPr="002646CB">
          <w:rPr>
            <w:lang w:val="en-US"/>
          </w:rPr>
          <w:t xml:space="preserve"> </w:t>
        </w:r>
        <w:r w:rsidRPr="002646CB">
          <w:rPr>
            <w:rFonts w:hint="eastAsia"/>
            <w:lang w:val="en-US"/>
          </w:rPr>
          <w:t>보고하기</w:t>
        </w:r>
        <w:r w:rsidRPr="002646CB">
          <w:rPr>
            <w:lang w:val="en-US"/>
          </w:rPr>
          <w:t xml:space="preserve"> </w:t>
        </w:r>
        <w:r w:rsidRPr="002646CB">
          <w:rPr>
            <w:rFonts w:hint="eastAsia"/>
            <w:lang w:val="en-US"/>
          </w:rPr>
          <w:t>때문에</w:t>
        </w:r>
        <w:r w:rsidRPr="002646CB">
          <w:rPr>
            <w:lang w:val="en-US"/>
          </w:rPr>
          <w:t xml:space="preserve"> </w:t>
        </w:r>
        <w:r w:rsidRPr="002646CB">
          <w:rPr>
            <w:rFonts w:hint="eastAsia"/>
            <w:lang w:val="en-US"/>
          </w:rPr>
          <w:t>가정에서</w:t>
        </w:r>
        <w:r w:rsidRPr="002646CB">
          <w:rPr>
            <w:lang w:val="en-US"/>
          </w:rPr>
          <w:t xml:space="preserve"> </w:t>
        </w:r>
        <w:r w:rsidRPr="002646CB">
          <w:rPr>
            <w:rFonts w:hint="eastAsia"/>
            <w:lang w:val="en-US"/>
          </w:rPr>
          <w:t>실시간으로</w:t>
        </w:r>
        <w:r w:rsidRPr="002646CB">
          <w:rPr>
            <w:lang w:val="en-US"/>
          </w:rPr>
          <w:t xml:space="preserve"> </w:t>
        </w:r>
        <w:r w:rsidRPr="002646CB">
          <w:rPr>
            <w:rFonts w:hint="eastAsia"/>
            <w:lang w:val="en-US"/>
          </w:rPr>
          <w:t>전력사용량과</w:t>
        </w:r>
        <w:r w:rsidRPr="002646CB">
          <w:rPr>
            <w:lang w:val="en-US"/>
          </w:rPr>
          <w:t xml:space="preserve"> </w:t>
        </w:r>
        <w:r w:rsidRPr="002646CB">
          <w:rPr>
            <w:rFonts w:hint="eastAsia"/>
            <w:lang w:val="en-US"/>
          </w:rPr>
          <w:t>사용요금을</w:t>
        </w:r>
        <w:r w:rsidRPr="002646CB">
          <w:rPr>
            <w:lang w:val="en-US"/>
          </w:rPr>
          <w:t xml:space="preserve"> </w:t>
        </w:r>
      </w:ins>
      <w:ins w:id="2439" w:author="ETRI-김종원" w:date="2019-12-02T16:30:00Z">
        <w:r w:rsidR="002A694B" w:rsidRPr="002646CB">
          <w:rPr>
            <w:rFonts w:hint="eastAsia"/>
            <w:lang w:val="en-US"/>
          </w:rPr>
          <w:t>체</w:t>
        </w:r>
      </w:ins>
      <w:ins w:id="2440" w:author="박 진상" w:date="2019-10-28T16:50:00Z">
        <w:del w:id="2441" w:author="ETRI-김종원" w:date="2019-12-02T16:30:00Z">
          <w:r w:rsidRPr="002646CB" w:rsidDel="002A694B">
            <w:rPr>
              <w:rFonts w:hint="eastAsia"/>
              <w:lang w:val="en-US"/>
            </w:rPr>
            <w:delText>체</w:delText>
          </w:r>
        </w:del>
      </w:ins>
      <w:ins w:id="2442" w:author="ETRI-김종원" w:date="2019-12-02T16:30:00Z">
        <w:r w:rsidR="002A694B" w:rsidRPr="002646CB">
          <w:rPr>
            <w:rFonts w:hint="eastAsia"/>
            <w:lang w:val="en-US"/>
          </w:rPr>
          <w:t>크</w:t>
        </w:r>
      </w:ins>
      <w:ins w:id="2443" w:author="박 진상" w:date="2019-10-28T16:50:00Z">
        <w:del w:id="2444" w:author="ETRI-김종원" w:date="2019-12-02T16:30:00Z">
          <w:r w:rsidRPr="002646CB" w:rsidDel="002A694B">
            <w:rPr>
              <w:rFonts w:hint="eastAsia"/>
              <w:lang w:val="en-US"/>
            </w:rPr>
            <w:delText>그</w:delText>
          </w:r>
        </w:del>
        <w:r w:rsidRPr="002646CB">
          <w:rPr>
            <w:rFonts w:hint="eastAsia"/>
            <w:lang w:val="en-US"/>
          </w:rPr>
          <w:t>할</w:t>
        </w:r>
        <w:r w:rsidRPr="002646CB">
          <w:rPr>
            <w:lang w:val="en-US"/>
          </w:rPr>
          <w:t xml:space="preserve"> </w:t>
        </w:r>
        <w:r w:rsidRPr="002646CB">
          <w:rPr>
            <w:rFonts w:hint="eastAsia"/>
            <w:lang w:val="en-US"/>
          </w:rPr>
          <w:t>수</w:t>
        </w:r>
        <w:r w:rsidRPr="002646CB">
          <w:rPr>
            <w:lang w:val="en-US"/>
          </w:rPr>
          <w:t xml:space="preserve"> </w:t>
        </w:r>
        <w:r w:rsidRPr="002646CB">
          <w:rPr>
            <w:rFonts w:hint="eastAsia"/>
            <w:lang w:val="en-US"/>
          </w:rPr>
          <w:t>있는</w:t>
        </w:r>
        <w:r w:rsidRPr="002646CB">
          <w:rPr>
            <w:lang w:val="en-US"/>
          </w:rPr>
          <w:t xml:space="preserve"> </w:t>
        </w:r>
        <w:r w:rsidRPr="002646CB">
          <w:rPr>
            <w:rFonts w:hint="eastAsia"/>
            <w:lang w:val="en-US"/>
          </w:rPr>
          <w:t>기기임</w:t>
        </w:r>
      </w:ins>
    </w:p>
    <w:p w14:paraId="57B93B41" w14:textId="77777777" w:rsidR="009F0C25" w:rsidRPr="002646CB" w:rsidRDefault="009F0C25">
      <w:pPr>
        <w:rPr>
          <w:ins w:id="2445" w:author="박 진상" w:date="2019-10-28T16:49:00Z"/>
          <w:lang w:val="en-US"/>
        </w:rPr>
      </w:pPr>
    </w:p>
    <w:p w14:paraId="46691F1B" w14:textId="10FFCAC5" w:rsidR="00E25847" w:rsidRPr="002646CB" w:rsidRDefault="00D13941">
      <w:pPr>
        <w:rPr>
          <w:ins w:id="2446" w:author="박 진상" w:date="2019-10-08T06:37:00Z"/>
          <w:lang w:val="en-US"/>
        </w:rPr>
        <w:pPrChange w:id="2447" w:author="박 진상" w:date="2019-10-08T07:28:00Z">
          <w:pPr>
            <w:numPr>
              <w:numId w:val="48"/>
            </w:numPr>
            <w:tabs>
              <w:tab w:val="num" w:pos="720"/>
            </w:tabs>
            <w:ind w:left="720" w:hanging="360"/>
          </w:pPr>
        </w:pPrChange>
      </w:pPr>
      <w:ins w:id="2448" w:author="박 진상" w:date="2019-10-28T18:37:00Z">
        <w:r w:rsidRPr="002646CB">
          <w:rPr>
            <w:rFonts w:hint="eastAsia"/>
            <w:lang w:val="en-US"/>
          </w:rPr>
          <w:t>스마트미터</w:t>
        </w:r>
      </w:ins>
      <w:ins w:id="2449" w:author="박 진상" w:date="2019-10-09T13:53:00Z">
        <w:r w:rsidR="007C2844" w:rsidRPr="002646CB">
          <w:rPr>
            <w:rFonts w:hint="eastAsia"/>
            <w:lang w:val="en-US"/>
          </w:rPr>
          <w:t>는</w:t>
        </w:r>
      </w:ins>
      <w:ins w:id="2450" w:author="박 진상" w:date="2019-10-08T06:37:00Z">
        <w:r w:rsidR="00E25847" w:rsidRPr="002646CB">
          <w:rPr>
            <w:lang w:val="en-US"/>
          </w:rPr>
          <w:t xml:space="preserve"> CES-MG </w:t>
        </w:r>
        <w:r w:rsidR="00E25847" w:rsidRPr="002646CB">
          <w:rPr>
            <w:rFonts w:hint="eastAsia"/>
            <w:lang w:val="en-US"/>
          </w:rPr>
          <w:t>내에</w:t>
        </w:r>
        <w:r w:rsidR="00E25847" w:rsidRPr="002646CB">
          <w:rPr>
            <w:lang w:val="en-US"/>
          </w:rPr>
          <w:t xml:space="preserve"> </w:t>
        </w:r>
        <w:r w:rsidR="00E25847" w:rsidRPr="002646CB">
          <w:rPr>
            <w:rFonts w:hint="eastAsia"/>
            <w:lang w:val="en-US"/>
          </w:rPr>
          <w:t>설치된다</w:t>
        </w:r>
        <w:r w:rsidR="00E25847" w:rsidRPr="002646CB">
          <w:rPr>
            <w:lang w:val="en-US"/>
          </w:rPr>
          <w:t xml:space="preserve">. </w:t>
        </w:r>
      </w:ins>
      <w:ins w:id="2451" w:author="박 진상" w:date="2019-10-09T13:53:00Z">
        <w:r w:rsidR="007C2844" w:rsidRPr="002646CB">
          <w:rPr>
            <w:rFonts w:hint="eastAsia"/>
            <w:lang w:val="en-US"/>
          </w:rPr>
          <w:t>이</w:t>
        </w:r>
        <w:r w:rsidR="007C2844" w:rsidRPr="002646CB">
          <w:rPr>
            <w:lang w:val="en-US"/>
          </w:rPr>
          <w:t xml:space="preserve"> </w:t>
        </w:r>
        <w:r w:rsidR="007C2844" w:rsidRPr="002646CB">
          <w:rPr>
            <w:rFonts w:hint="eastAsia"/>
            <w:lang w:val="en-US"/>
          </w:rPr>
          <w:t>표준에서는</w:t>
        </w:r>
        <w:r w:rsidR="007C2844" w:rsidRPr="002646CB">
          <w:rPr>
            <w:lang w:val="en-US"/>
          </w:rPr>
          <w:t xml:space="preserve"> </w:t>
        </w:r>
      </w:ins>
      <w:ins w:id="2452" w:author="박 진상" w:date="2019-10-08T06:37:00Z">
        <w:r w:rsidR="00E25847" w:rsidRPr="002646CB">
          <w:rPr>
            <w:rFonts w:hint="eastAsia"/>
            <w:lang w:val="en-US"/>
          </w:rPr>
          <w:t>메인그리드로부터</w:t>
        </w:r>
        <w:r w:rsidR="00E25847" w:rsidRPr="002646CB">
          <w:rPr>
            <w:lang w:val="en-US"/>
          </w:rPr>
          <w:t xml:space="preserve"> </w:t>
        </w:r>
      </w:ins>
      <w:ins w:id="2453" w:author="ETRI-김종원" w:date="2019-12-02T16:30:00Z">
        <w:r w:rsidR="002A694B" w:rsidRPr="002646CB">
          <w:rPr>
            <w:rFonts w:hint="eastAsia"/>
            <w:lang w:val="en-US"/>
          </w:rPr>
          <w:t>공급받는</w:t>
        </w:r>
      </w:ins>
      <w:ins w:id="2454" w:author="박 진상" w:date="2019-10-08T06:37:00Z">
        <w:del w:id="2455" w:author="ETRI-김종원" w:date="2019-12-02T16:30:00Z">
          <w:r w:rsidR="00E25847" w:rsidRPr="002646CB" w:rsidDel="002A694B">
            <w:rPr>
              <w:rFonts w:hint="eastAsia"/>
              <w:lang w:val="en-US"/>
            </w:rPr>
            <w:delText>수신하는</w:delText>
          </w:r>
        </w:del>
        <w:r w:rsidR="00E25847" w:rsidRPr="002646CB">
          <w:rPr>
            <w:lang w:val="en-US"/>
          </w:rPr>
          <w:t xml:space="preserve"> </w:t>
        </w:r>
        <w:r w:rsidR="00E25847" w:rsidRPr="002646CB">
          <w:rPr>
            <w:rFonts w:hint="eastAsia"/>
            <w:lang w:val="en-US"/>
          </w:rPr>
          <w:t>전력</w:t>
        </w:r>
        <w:del w:id="2456" w:author="ETRI-김종원" w:date="2019-12-02T16:32:00Z">
          <w:r w:rsidR="00E25847" w:rsidRPr="002646CB" w:rsidDel="002A694B">
            <w:rPr>
              <w:rFonts w:hint="eastAsia"/>
              <w:lang w:val="en-US"/>
            </w:rPr>
            <w:delText>량</w:delText>
          </w:r>
        </w:del>
        <w:r w:rsidR="00E25847" w:rsidRPr="002646CB">
          <w:rPr>
            <w:rFonts w:hint="eastAsia"/>
            <w:lang w:val="en-US"/>
          </w:rPr>
          <w:t>과</w:t>
        </w:r>
        <w:r w:rsidR="00E25847" w:rsidRPr="002646CB">
          <w:rPr>
            <w:lang w:val="en-US"/>
          </w:rPr>
          <w:t xml:space="preserve"> </w:t>
        </w:r>
      </w:ins>
      <w:ins w:id="2457" w:author="ETRI-김종원" w:date="2019-12-02T16:32:00Z">
        <w:r w:rsidR="002A694B" w:rsidRPr="002646CB">
          <w:rPr>
            <w:rFonts w:hint="eastAsia"/>
            <w:lang w:val="en-US"/>
          </w:rPr>
          <w:t>전력</w:t>
        </w:r>
      </w:ins>
      <w:ins w:id="2458" w:author="박 진상" w:date="2019-10-08T06:37:00Z">
        <w:del w:id="2459" w:author="ETRI-김종원" w:date="2019-12-02T16:32:00Z">
          <w:r w:rsidR="00E25847" w:rsidRPr="002646CB" w:rsidDel="002A694B">
            <w:rPr>
              <w:rFonts w:hint="eastAsia"/>
              <w:lang w:val="en-US"/>
            </w:rPr>
            <w:delText>에너지</w:delText>
          </w:r>
        </w:del>
        <w:r w:rsidR="00E25847" w:rsidRPr="002646CB">
          <w:rPr>
            <w:rFonts w:hint="eastAsia"/>
            <w:lang w:val="en-US"/>
          </w:rPr>
          <w:t>량을</w:t>
        </w:r>
        <w:r w:rsidR="00E25847" w:rsidRPr="002646CB">
          <w:rPr>
            <w:lang w:val="en-US"/>
          </w:rPr>
          <w:t xml:space="preserve"> </w:t>
        </w:r>
        <w:r w:rsidR="00E25847" w:rsidRPr="002646CB">
          <w:rPr>
            <w:rFonts w:hint="eastAsia"/>
            <w:lang w:val="en-US"/>
          </w:rPr>
          <w:t>측정한다</w:t>
        </w:r>
        <w:r w:rsidR="00E25847" w:rsidRPr="002646CB">
          <w:rPr>
            <w:lang w:val="en-US"/>
          </w:rPr>
          <w:t xml:space="preserve">. </w:t>
        </w:r>
        <w:r w:rsidR="00E25847" w:rsidRPr="002646CB">
          <w:rPr>
            <w:rFonts w:hint="eastAsia"/>
            <w:lang w:val="en-US"/>
          </w:rPr>
          <w:t>에너지저장장치의</w:t>
        </w:r>
        <w:r w:rsidR="00E25847" w:rsidRPr="002646CB">
          <w:rPr>
            <w:lang w:val="en-US"/>
          </w:rPr>
          <w:t xml:space="preserve"> </w:t>
        </w:r>
      </w:ins>
      <w:ins w:id="2460" w:author="ETRI-김종원" w:date="2019-12-02T16:32:00Z">
        <w:r w:rsidR="000444BB" w:rsidRPr="002646CB">
          <w:rPr>
            <w:rFonts w:hint="eastAsia"/>
            <w:lang w:val="en-US"/>
            <w:rPrChange w:id="2461" w:author="ETRI-김종원" w:date="2019-12-10T10:44:00Z">
              <w:rPr>
                <w:rFonts w:hint="eastAsia"/>
                <w:color w:val="FF0000"/>
                <w:lang w:val="en-US"/>
              </w:rPr>
            </w:rPrChange>
          </w:rPr>
          <w:t>전력과</w:t>
        </w:r>
        <w:r w:rsidR="000444BB" w:rsidRPr="002646CB">
          <w:rPr>
            <w:lang w:val="en-US"/>
            <w:rPrChange w:id="2462" w:author="ETRI-김종원" w:date="2019-12-10T10:44:00Z">
              <w:rPr>
                <w:color w:val="FF0000"/>
                <w:lang w:val="en-US"/>
              </w:rPr>
            </w:rPrChange>
          </w:rPr>
          <w:t xml:space="preserve"> </w:t>
        </w:r>
        <w:r w:rsidR="000444BB" w:rsidRPr="002646CB">
          <w:rPr>
            <w:rFonts w:hint="eastAsia"/>
            <w:lang w:val="en-US"/>
            <w:rPrChange w:id="2463" w:author="ETRI-김종원" w:date="2019-12-10T10:44:00Z">
              <w:rPr>
                <w:rFonts w:hint="eastAsia"/>
                <w:color w:val="FF0000"/>
                <w:lang w:val="en-US"/>
              </w:rPr>
            </w:rPrChange>
          </w:rPr>
          <w:t>전력량</w:t>
        </w:r>
      </w:ins>
      <w:ins w:id="2464" w:author="박 진상" w:date="2019-10-08T06:37:00Z">
        <w:del w:id="2465" w:author="ETRI-김종원" w:date="2019-12-02T16:32:00Z">
          <w:r w:rsidR="00E25847" w:rsidRPr="002646CB" w:rsidDel="000444BB">
            <w:rPr>
              <w:rFonts w:hint="eastAsia"/>
              <w:lang w:val="en-US"/>
            </w:rPr>
            <w:delText>전력과</w:delText>
          </w:r>
          <w:r w:rsidR="00E25847" w:rsidRPr="002646CB" w:rsidDel="000444BB">
            <w:rPr>
              <w:lang w:val="en-US"/>
            </w:rPr>
            <w:delText xml:space="preserve"> </w:delText>
          </w:r>
          <w:r w:rsidR="00E25847" w:rsidRPr="002646CB" w:rsidDel="000444BB">
            <w:rPr>
              <w:rFonts w:hint="eastAsia"/>
              <w:lang w:val="en-US"/>
            </w:rPr>
            <w:delText>에너지량</w:delText>
          </w:r>
        </w:del>
        <w:r w:rsidR="00E25847" w:rsidRPr="002646CB">
          <w:rPr>
            <w:rFonts w:hint="eastAsia"/>
            <w:lang w:val="en-US"/>
          </w:rPr>
          <w:t>을</w:t>
        </w:r>
        <w:r w:rsidR="00E25847" w:rsidRPr="002646CB">
          <w:rPr>
            <w:lang w:val="en-US"/>
          </w:rPr>
          <w:t xml:space="preserve"> </w:t>
        </w:r>
        <w:r w:rsidR="00E25847" w:rsidRPr="002646CB">
          <w:rPr>
            <w:rFonts w:hint="eastAsia"/>
            <w:lang w:val="en-US"/>
          </w:rPr>
          <w:t>측정한다</w:t>
        </w:r>
        <w:r w:rsidR="00E25847" w:rsidRPr="002646CB">
          <w:rPr>
            <w:lang w:val="en-US"/>
          </w:rPr>
          <w:t xml:space="preserve">. </w:t>
        </w:r>
        <w:r w:rsidR="00E25847" w:rsidRPr="002646CB">
          <w:rPr>
            <w:rFonts w:hint="eastAsia"/>
            <w:lang w:val="en-US"/>
          </w:rPr>
          <w:t>태양광발전시스템에서</w:t>
        </w:r>
        <w:r w:rsidR="00E25847" w:rsidRPr="002646CB">
          <w:rPr>
            <w:lang w:val="en-US"/>
          </w:rPr>
          <w:t xml:space="preserve"> </w:t>
        </w:r>
        <w:r w:rsidR="00E25847" w:rsidRPr="002646CB">
          <w:rPr>
            <w:rFonts w:hint="eastAsia"/>
            <w:lang w:val="en-US"/>
          </w:rPr>
          <w:t>생산되는</w:t>
        </w:r>
        <w:r w:rsidR="00E25847" w:rsidRPr="002646CB">
          <w:rPr>
            <w:lang w:val="en-US"/>
          </w:rPr>
          <w:t xml:space="preserve"> </w:t>
        </w:r>
      </w:ins>
      <w:ins w:id="2466" w:author="ETRI-김종원" w:date="2019-12-02T16:33:00Z">
        <w:r w:rsidR="000444BB" w:rsidRPr="002646CB">
          <w:rPr>
            <w:rFonts w:hint="eastAsia"/>
            <w:lang w:val="en-US"/>
            <w:rPrChange w:id="2467" w:author="ETRI-김종원" w:date="2019-12-10T10:44:00Z">
              <w:rPr>
                <w:rFonts w:hint="eastAsia"/>
                <w:color w:val="FF0000"/>
                <w:lang w:val="en-US"/>
              </w:rPr>
            </w:rPrChange>
          </w:rPr>
          <w:t>전력과</w:t>
        </w:r>
        <w:r w:rsidR="000444BB" w:rsidRPr="002646CB">
          <w:rPr>
            <w:lang w:val="en-US"/>
            <w:rPrChange w:id="2468" w:author="ETRI-김종원" w:date="2019-12-10T10:44:00Z">
              <w:rPr>
                <w:color w:val="FF0000"/>
                <w:lang w:val="en-US"/>
              </w:rPr>
            </w:rPrChange>
          </w:rPr>
          <w:t xml:space="preserve"> </w:t>
        </w:r>
        <w:r w:rsidR="000444BB" w:rsidRPr="002646CB">
          <w:rPr>
            <w:rFonts w:hint="eastAsia"/>
            <w:lang w:val="en-US"/>
            <w:rPrChange w:id="2469" w:author="ETRI-김종원" w:date="2019-12-10T10:44:00Z">
              <w:rPr>
                <w:rFonts w:hint="eastAsia"/>
                <w:color w:val="FF0000"/>
                <w:lang w:val="en-US"/>
              </w:rPr>
            </w:rPrChange>
          </w:rPr>
          <w:t>전력량</w:t>
        </w:r>
      </w:ins>
      <w:ins w:id="2470" w:author="박 진상" w:date="2019-10-08T06:37:00Z">
        <w:del w:id="2471" w:author="ETRI-김종원" w:date="2019-12-02T16:33:00Z">
          <w:r w:rsidR="00E25847" w:rsidRPr="002646CB" w:rsidDel="000444BB">
            <w:rPr>
              <w:rFonts w:hint="eastAsia"/>
              <w:lang w:val="en-US"/>
            </w:rPr>
            <w:delText>전력량과</w:delText>
          </w:r>
          <w:r w:rsidR="00E25847" w:rsidRPr="002646CB" w:rsidDel="000444BB">
            <w:rPr>
              <w:lang w:val="en-US"/>
            </w:rPr>
            <w:delText xml:space="preserve"> </w:delText>
          </w:r>
          <w:r w:rsidR="00E25847" w:rsidRPr="002646CB" w:rsidDel="000444BB">
            <w:rPr>
              <w:rFonts w:hint="eastAsia"/>
              <w:lang w:val="en-US"/>
            </w:rPr>
            <w:delText>에너지량</w:delText>
          </w:r>
        </w:del>
        <w:r w:rsidR="00E25847" w:rsidRPr="002646CB">
          <w:rPr>
            <w:rFonts w:hint="eastAsia"/>
            <w:lang w:val="en-US"/>
          </w:rPr>
          <w:t>을</w:t>
        </w:r>
        <w:r w:rsidR="00E25847" w:rsidRPr="002646CB">
          <w:rPr>
            <w:lang w:val="en-US"/>
          </w:rPr>
          <w:t xml:space="preserve"> </w:t>
        </w:r>
        <w:r w:rsidR="00E25847" w:rsidRPr="002646CB">
          <w:rPr>
            <w:rFonts w:hint="eastAsia"/>
            <w:lang w:val="en-US"/>
          </w:rPr>
          <w:t>측정한다</w:t>
        </w:r>
        <w:r w:rsidR="00E25847" w:rsidRPr="002646CB">
          <w:rPr>
            <w:lang w:val="en-US"/>
          </w:rPr>
          <w:t xml:space="preserve">. </w:t>
        </w:r>
        <w:r w:rsidR="00E25847" w:rsidRPr="002646CB">
          <w:rPr>
            <w:rFonts w:hint="eastAsia"/>
            <w:lang w:val="en-US"/>
          </w:rPr>
          <w:t>각</w:t>
        </w:r>
        <w:r w:rsidR="00E25847" w:rsidRPr="002646CB">
          <w:rPr>
            <w:lang w:val="en-US"/>
          </w:rPr>
          <w:t xml:space="preserve"> </w:t>
        </w:r>
        <w:r w:rsidR="00E25847" w:rsidRPr="002646CB">
          <w:rPr>
            <w:rFonts w:hint="eastAsia"/>
            <w:lang w:val="en-US"/>
          </w:rPr>
          <w:t>구성성분에서</w:t>
        </w:r>
        <w:r w:rsidR="00E25847" w:rsidRPr="002646CB">
          <w:rPr>
            <w:lang w:val="en-US"/>
          </w:rPr>
          <w:t xml:space="preserve"> </w:t>
        </w:r>
        <w:r w:rsidR="00E25847" w:rsidRPr="002646CB">
          <w:rPr>
            <w:rFonts w:hint="eastAsia"/>
            <w:lang w:val="en-US"/>
          </w:rPr>
          <w:t>측정한</w:t>
        </w:r>
        <w:r w:rsidR="00E25847" w:rsidRPr="002646CB">
          <w:rPr>
            <w:lang w:val="en-US"/>
          </w:rPr>
          <w:t xml:space="preserve"> </w:t>
        </w:r>
        <w:r w:rsidR="00E25847" w:rsidRPr="002646CB">
          <w:rPr>
            <w:rFonts w:hint="eastAsia"/>
            <w:lang w:val="en-US"/>
          </w:rPr>
          <w:t>측정값을</w:t>
        </w:r>
        <w:r w:rsidR="00E25847" w:rsidRPr="002646CB">
          <w:rPr>
            <w:lang w:val="en-US"/>
          </w:rPr>
          <w:t xml:space="preserve"> </w:t>
        </w:r>
        <w:r w:rsidR="00E25847" w:rsidRPr="002646CB">
          <w:rPr>
            <w:rFonts w:hint="eastAsia"/>
            <w:lang w:val="en-US"/>
          </w:rPr>
          <w:t>마이크로그리드</w:t>
        </w:r>
        <w:r w:rsidR="00E25847" w:rsidRPr="002646CB">
          <w:rPr>
            <w:lang w:val="en-US"/>
          </w:rPr>
          <w:t xml:space="preserve"> </w:t>
        </w:r>
        <w:r w:rsidR="00E25847" w:rsidRPr="002646CB">
          <w:rPr>
            <w:rFonts w:hint="eastAsia"/>
            <w:lang w:val="en-US"/>
          </w:rPr>
          <w:t>관리시스템으로</w:t>
        </w:r>
        <w:r w:rsidR="00E25847" w:rsidRPr="002646CB">
          <w:rPr>
            <w:lang w:val="en-US"/>
          </w:rPr>
          <w:t xml:space="preserve"> </w:t>
        </w:r>
        <w:r w:rsidR="00E25847" w:rsidRPr="002646CB">
          <w:rPr>
            <w:rFonts w:hint="eastAsia"/>
            <w:lang w:val="en-US"/>
          </w:rPr>
          <w:t>데이터를</w:t>
        </w:r>
        <w:r w:rsidR="00E25847" w:rsidRPr="002646CB">
          <w:rPr>
            <w:lang w:val="en-US"/>
          </w:rPr>
          <w:t xml:space="preserve"> </w:t>
        </w:r>
        <w:r w:rsidR="00E25847" w:rsidRPr="002646CB">
          <w:rPr>
            <w:rFonts w:hint="eastAsia"/>
            <w:lang w:val="en-US"/>
          </w:rPr>
          <w:t>보낸다</w:t>
        </w:r>
        <w:r w:rsidR="00E25847" w:rsidRPr="002646CB">
          <w:rPr>
            <w:lang w:val="en-US"/>
          </w:rPr>
          <w:t>.</w:t>
        </w:r>
      </w:ins>
    </w:p>
    <w:p w14:paraId="49DB335D" w14:textId="14D2CC5D" w:rsidR="00E25847" w:rsidRPr="002646CB" w:rsidRDefault="00E25847">
      <w:pPr>
        <w:rPr>
          <w:ins w:id="2472" w:author="박 진상" w:date="2019-10-08T06:37:00Z"/>
          <w:lang w:val="en-US"/>
        </w:rPr>
        <w:pPrChange w:id="2473" w:author="박 진상" w:date="2019-10-08T07:28:00Z">
          <w:pPr>
            <w:numPr>
              <w:numId w:val="48"/>
            </w:numPr>
            <w:tabs>
              <w:tab w:val="num" w:pos="720"/>
            </w:tabs>
            <w:ind w:left="720" w:hanging="360"/>
          </w:pPr>
        </w:pPrChange>
      </w:pPr>
      <w:ins w:id="2474" w:author="박 진상" w:date="2019-10-08T06:37:00Z">
        <w:r w:rsidRPr="002646CB">
          <w:rPr>
            <w:rFonts w:hint="eastAsia"/>
            <w:lang w:val="en-US"/>
            <w:rPrChange w:id="2475" w:author="ETRI-김종원" w:date="2019-12-10T10:44:00Z">
              <w:rPr>
                <w:rFonts w:hint="eastAsia"/>
                <w:highlight w:val="yellow"/>
                <w:lang w:val="en-US"/>
              </w:rPr>
            </w:rPrChange>
          </w:rPr>
          <w:t>본</w:t>
        </w:r>
        <w:r w:rsidRPr="002646CB">
          <w:rPr>
            <w:lang w:val="en-US"/>
            <w:rPrChange w:id="2476" w:author="ETRI-김종원" w:date="2019-12-10T10:44:00Z">
              <w:rPr>
                <w:highlight w:val="yellow"/>
                <w:lang w:val="en-US"/>
              </w:rPr>
            </w:rPrChange>
          </w:rPr>
          <w:t xml:space="preserve"> </w:t>
        </w:r>
        <w:r w:rsidRPr="002646CB">
          <w:rPr>
            <w:rFonts w:hint="eastAsia"/>
            <w:lang w:val="en-US"/>
            <w:rPrChange w:id="2477" w:author="ETRI-김종원" w:date="2019-12-10T10:44:00Z">
              <w:rPr>
                <w:rFonts w:hint="eastAsia"/>
                <w:highlight w:val="yellow"/>
                <w:lang w:val="en-US"/>
              </w:rPr>
            </w:rPrChange>
          </w:rPr>
          <w:t>표준에서는</w:t>
        </w:r>
        <w:r w:rsidRPr="002646CB">
          <w:rPr>
            <w:lang w:val="en-US"/>
            <w:rPrChange w:id="2478" w:author="ETRI-김종원" w:date="2019-12-10T10:44:00Z">
              <w:rPr>
                <w:highlight w:val="yellow"/>
                <w:lang w:val="en-US"/>
              </w:rPr>
            </w:rPrChange>
          </w:rPr>
          <w:t xml:space="preserve"> </w:t>
        </w:r>
        <w:r w:rsidRPr="002646CB">
          <w:rPr>
            <w:rFonts w:hint="eastAsia"/>
            <w:lang w:val="en-US"/>
            <w:rPrChange w:id="2479" w:author="ETRI-김종원" w:date="2019-12-10T10:44:00Z">
              <w:rPr>
                <w:rFonts w:hint="eastAsia"/>
                <w:highlight w:val="yellow"/>
                <w:lang w:val="en-US"/>
              </w:rPr>
            </w:rPrChange>
          </w:rPr>
          <w:t>전력과</w:t>
        </w:r>
        <w:r w:rsidRPr="002646CB">
          <w:rPr>
            <w:lang w:val="en-US"/>
            <w:rPrChange w:id="2480" w:author="ETRI-김종원" w:date="2019-12-10T10:44:00Z">
              <w:rPr>
                <w:highlight w:val="yellow"/>
                <w:lang w:val="en-US"/>
              </w:rPr>
            </w:rPrChange>
          </w:rPr>
          <w:t xml:space="preserve"> </w:t>
        </w:r>
        <w:r w:rsidRPr="002646CB">
          <w:rPr>
            <w:rFonts w:hint="eastAsia"/>
            <w:lang w:val="en-US"/>
            <w:rPrChange w:id="2481" w:author="ETRI-김종원" w:date="2019-12-10T10:44:00Z">
              <w:rPr>
                <w:rFonts w:hint="eastAsia"/>
                <w:highlight w:val="yellow"/>
                <w:lang w:val="en-US"/>
              </w:rPr>
            </w:rPrChange>
          </w:rPr>
          <w:t>전력량을</w:t>
        </w:r>
        <w:r w:rsidRPr="002646CB">
          <w:rPr>
            <w:lang w:val="en-US"/>
            <w:rPrChange w:id="2482" w:author="ETRI-김종원" w:date="2019-12-10T10:44:00Z">
              <w:rPr>
                <w:highlight w:val="yellow"/>
                <w:lang w:val="en-US"/>
              </w:rPr>
            </w:rPrChange>
          </w:rPr>
          <w:t xml:space="preserve"> </w:t>
        </w:r>
        <w:r w:rsidRPr="002646CB">
          <w:rPr>
            <w:rFonts w:hint="eastAsia"/>
            <w:lang w:val="en-US"/>
            <w:rPrChange w:id="2483" w:author="ETRI-김종원" w:date="2019-12-10T10:44:00Z">
              <w:rPr>
                <w:rFonts w:hint="eastAsia"/>
                <w:highlight w:val="yellow"/>
                <w:lang w:val="en-US"/>
              </w:rPr>
            </w:rPrChange>
          </w:rPr>
          <w:t>측정할</w:t>
        </w:r>
        <w:r w:rsidRPr="002646CB">
          <w:rPr>
            <w:lang w:val="en-US"/>
            <w:rPrChange w:id="2484" w:author="ETRI-김종원" w:date="2019-12-10T10:44:00Z">
              <w:rPr>
                <w:highlight w:val="yellow"/>
                <w:lang w:val="en-US"/>
              </w:rPr>
            </w:rPrChange>
          </w:rPr>
          <w:t xml:space="preserve"> </w:t>
        </w:r>
        <w:r w:rsidRPr="002646CB">
          <w:rPr>
            <w:rFonts w:hint="eastAsia"/>
            <w:lang w:val="en-US"/>
            <w:rPrChange w:id="2485" w:author="ETRI-김종원" w:date="2019-12-10T10:44:00Z">
              <w:rPr>
                <w:rFonts w:hint="eastAsia"/>
                <w:highlight w:val="yellow"/>
                <w:lang w:val="en-US"/>
              </w:rPr>
            </w:rPrChange>
          </w:rPr>
          <w:t>수</w:t>
        </w:r>
        <w:r w:rsidRPr="002646CB">
          <w:rPr>
            <w:lang w:val="en-US"/>
            <w:rPrChange w:id="2486" w:author="ETRI-김종원" w:date="2019-12-10T10:44:00Z">
              <w:rPr>
                <w:highlight w:val="yellow"/>
                <w:lang w:val="en-US"/>
              </w:rPr>
            </w:rPrChange>
          </w:rPr>
          <w:t xml:space="preserve"> </w:t>
        </w:r>
        <w:r w:rsidRPr="002646CB">
          <w:rPr>
            <w:rFonts w:hint="eastAsia"/>
            <w:lang w:val="en-US"/>
            <w:rPrChange w:id="2487" w:author="ETRI-김종원" w:date="2019-12-10T10:44:00Z">
              <w:rPr>
                <w:rFonts w:hint="eastAsia"/>
                <w:highlight w:val="yellow"/>
                <w:lang w:val="en-US"/>
              </w:rPr>
            </w:rPrChange>
          </w:rPr>
          <w:t>있는</w:t>
        </w:r>
        <w:r w:rsidRPr="002646CB">
          <w:rPr>
            <w:lang w:val="en-US"/>
            <w:rPrChange w:id="2488" w:author="ETRI-김종원" w:date="2019-12-10T10:44:00Z">
              <w:rPr>
                <w:highlight w:val="yellow"/>
                <w:lang w:val="en-US"/>
              </w:rPr>
            </w:rPrChange>
          </w:rPr>
          <w:t xml:space="preserve"> </w:t>
        </w:r>
        <w:r w:rsidRPr="002646CB">
          <w:rPr>
            <w:rFonts w:hint="eastAsia"/>
            <w:lang w:val="en-US"/>
            <w:rPrChange w:id="2489" w:author="ETRI-김종원" w:date="2019-12-10T10:44:00Z">
              <w:rPr>
                <w:rFonts w:hint="eastAsia"/>
                <w:highlight w:val="yellow"/>
                <w:lang w:val="en-US"/>
              </w:rPr>
            </w:rPrChange>
          </w:rPr>
          <w:t>것을</w:t>
        </w:r>
        <w:r w:rsidRPr="002646CB">
          <w:rPr>
            <w:lang w:val="en-US"/>
            <w:rPrChange w:id="2490" w:author="ETRI-김종원" w:date="2019-12-10T10:44:00Z">
              <w:rPr>
                <w:highlight w:val="yellow"/>
                <w:lang w:val="en-US"/>
              </w:rPr>
            </w:rPrChange>
          </w:rPr>
          <w:t xml:space="preserve"> </w:t>
        </w:r>
      </w:ins>
      <w:ins w:id="2491" w:author="박 진상" w:date="2019-10-28T18:37:00Z">
        <w:r w:rsidR="00D13941" w:rsidRPr="002646CB">
          <w:rPr>
            <w:rFonts w:hint="eastAsia"/>
            <w:lang w:val="en-US"/>
          </w:rPr>
          <w:t>스마트미터</w:t>
        </w:r>
      </w:ins>
      <w:ins w:id="2492" w:author="박 진상" w:date="2019-10-08T06:37:00Z">
        <w:r w:rsidRPr="002646CB">
          <w:rPr>
            <w:rFonts w:hint="eastAsia"/>
            <w:lang w:val="en-US"/>
            <w:rPrChange w:id="2493" w:author="ETRI-김종원" w:date="2019-12-10T10:44:00Z">
              <w:rPr>
                <w:rFonts w:hint="eastAsia"/>
                <w:highlight w:val="yellow"/>
                <w:lang w:val="en-US"/>
              </w:rPr>
            </w:rPrChange>
          </w:rPr>
          <w:t>로</w:t>
        </w:r>
        <w:r w:rsidRPr="002646CB">
          <w:rPr>
            <w:lang w:val="en-US"/>
            <w:rPrChange w:id="2494" w:author="ETRI-김종원" w:date="2019-12-10T10:44:00Z">
              <w:rPr>
                <w:highlight w:val="yellow"/>
                <w:lang w:val="en-US"/>
              </w:rPr>
            </w:rPrChange>
          </w:rPr>
          <w:t xml:space="preserve"> </w:t>
        </w:r>
        <w:r w:rsidRPr="002646CB">
          <w:rPr>
            <w:rFonts w:hint="eastAsia"/>
            <w:lang w:val="en-US"/>
            <w:rPrChange w:id="2495" w:author="ETRI-김종원" w:date="2019-12-10T10:44:00Z">
              <w:rPr>
                <w:rFonts w:hint="eastAsia"/>
                <w:highlight w:val="yellow"/>
                <w:lang w:val="en-US"/>
              </w:rPr>
            </w:rPrChange>
          </w:rPr>
          <w:t>정의하며</w:t>
        </w:r>
        <w:r w:rsidRPr="002646CB">
          <w:rPr>
            <w:lang w:val="en-US"/>
            <w:rPrChange w:id="2496" w:author="ETRI-김종원" w:date="2019-12-10T10:44:00Z">
              <w:rPr>
                <w:highlight w:val="yellow"/>
                <w:lang w:val="en-US"/>
              </w:rPr>
            </w:rPrChange>
          </w:rPr>
          <w:t xml:space="preserve"> 1</w:t>
        </w:r>
        <w:r w:rsidRPr="002646CB">
          <w:rPr>
            <w:rFonts w:hint="eastAsia"/>
            <w:lang w:val="en-US"/>
            <w:rPrChange w:id="2497" w:author="ETRI-김종원" w:date="2019-12-10T10:44:00Z">
              <w:rPr>
                <w:rFonts w:hint="eastAsia"/>
                <w:highlight w:val="yellow"/>
                <w:lang w:val="en-US"/>
              </w:rPr>
            </w:rPrChange>
          </w:rPr>
          <w:t>분</w:t>
        </w:r>
        <w:r w:rsidRPr="002646CB">
          <w:rPr>
            <w:lang w:val="en-US"/>
            <w:rPrChange w:id="2498" w:author="ETRI-김종원" w:date="2019-12-10T10:44:00Z">
              <w:rPr>
                <w:highlight w:val="yellow"/>
                <w:lang w:val="en-US"/>
              </w:rPr>
            </w:rPrChange>
          </w:rPr>
          <w:t xml:space="preserve"> </w:t>
        </w:r>
        <w:r w:rsidRPr="002646CB">
          <w:rPr>
            <w:rFonts w:hint="eastAsia"/>
            <w:lang w:val="en-US"/>
            <w:rPrChange w:id="2499" w:author="ETRI-김종원" w:date="2019-12-10T10:44:00Z">
              <w:rPr>
                <w:rFonts w:hint="eastAsia"/>
                <w:highlight w:val="yellow"/>
                <w:lang w:val="en-US"/>
              </w:rPr>
            </w:rPrChange>
          </w:rPr>
          <w:t>단위</w:t>
        </w:r>
        <w:r w:rsidRPr="002646CB">
          <w:rPr>
            <w:lang w:val="en-US"/>
            <w:rPrChange w:id="2500" w:author="ETRI-김종원" w:date="2019-12-10T10:44:00Z">
              <w:rPr>
                <w:highlight w:val="yellow"/>
                <w:lang w:val="en-US"/>
              </w:rPr>
            </w:rPrChange>
          </w:rPr>
          <w:t xml:space="preserve"> </w:t>
        </w:r>
      </w:ins>
      <w:ins w:id="2501" w:author="ETRI-김종원" w:date="2019-12-02T16:33:00Z">
        <w:r w:rsidR="000444BB" w:rsidRPr="002646CB">
          <w:rPr>
            <w:rFonts w:hint="eastAsia"/>
            <w:lang w:val="en-US"/>
          </w:rPr>
          <w:t>평균</w:t>
        </w:r>
      </w:ins>
      <w:ins w:id="2502" w:author="박 진상" w:date="2019-10-08T06:37:00Z">
        <w:r w:rsidRPr="002646CB">
          <w:rPr>
            <w:rFonts w:hint="eastAsia"/>
            <w:lang w:val="en-US"/>
            <w:rPrChange w:id="2503" w:author="ETRI-김종원" w:date="2019-12-10T10:44:00Z">
              <w:rPr>
                <w:rFonts w:hint="eastAsia"/>
                <w:highlight w:val="yellow"/>
                <w:lang w:val="en-US"/>
              </w:rPr>
            </w:rPrChange>
          </w:rPr>
          <w:t>전력과</w:t>
        </w:r>
        <w:r w:rsidRPr="002646CB">
          <w:rPr>
            <w:lang w:val="en-US"/>
            <w:rPrChange w:id="2504" w:author="ETRI-김종원" w:date="2019-12-10T10:44:00Z">
              <w:rPr>
                <w:highlight w:val="yellow"/>
                <w:lang w:val="en-US"/>
              </w:rPr>
            </w:rPrChange>
          </w:rPr>
          <w:t xml:space="preserve"> 5</w:t>
        </w:r>
        <w:r w:rsidRPr="002646CB">
          <w:rPr>
            <w:rFonts w:hint="eastAsia"/>
            <w:lang w:val="en-US"/>
            <w:rPrChange w:id="2505" w:author="ETRI-김종원" w:date="2019-12-10T10:44:00Z">
              <w:rPr>
                <w:rFonts w:hint="eastAsia"/>
                <w:highlight w:val="yellow"/>
                <w:lang w:val="en-US"/>
              </w:rPr>
            </w:rPrChange>
          </w:rPr>
          <w:t>분단위</w:t>
        </w:r>
        <w:r w:rsidRPr="002646CB">
          <w:rPr>
            <w:lang w:val="en-US"/>
            <w:rPrChange w:id="2506" w:author="ETRI-김종원" w:date="2019-12-10T10:44:00Z">
              <w:rPr>
                <w:highlight w:val="yellow"/>
                <w:lang w:val="en-US"/>
              </w:rPr>
            </w:rPrChange>
          </w:rPr>
          <w:t xml:space="preserve"> </w:t>
        </w:r>
      </w:ins>
      <w:ins w:id="2507" w:author="ETRI-김종원" w:date="2019-12-02T16:34:00Z">
        <w:r w:rsidR="000444BB" w:rsidRPr="002646CB">
          <w:rPr>
            <w:rFonts w:hint="eastAsia"/>
            <w:lang w:val="en-US"/>
          </w:rPr>
          <w:t>평균</w:t>
        </w:r>
      </w:ins>
      <w:ins w:id="2508" w:author="박 진상" w:date="2019-10-08T06:37:00Z">
        <w:r w:rsidRPr="002646CB">
          <w:rPr>
            <w:rFonts w:hint="eastAsia"/>
            <w:lang w:val="en-US"/>
            <w:rPrChange w:id="2509" w:author="ETRI-김종원" w:date="2019-12-10T10:44:00Z">
              <w:rPr>
                <w:rFonts w:hint="eastAsia"/>
                <w:highlight w:val="yellow"/>
                <w:lang w:val="en-US"/>
              </w:rPr>
            </w:rPrChange>
          </w:rPr>
          <w:t>전력량을</w:t>
        </w:r>
        <w:r w:rsidRPr="002646CB">
          <w:rPr>
            <w:lang w:val="en-US"/>
            <w:rPrChange w:id="2510" w:author="ETRI-김종원" w:date="2019-12-10T10:44:00Z">
              <w:rPr>
                <w:highlight w:val="yellow"/>
                <w:lang w:val="en-US"/>
              </w:rPr>
            </w:rPrChange>
          </w:rPr>
          <w:t xml:space="preserve"> </w:t>
        </w:r>
        <w:r w:rsidRPr="002646CB">
          <w:rPr>
            <w:rFonts w:hint="eastAsia"/>
            <w:lang w:val="en-US"/>
            <w:rPrChange w:id="2511" w:author="ETRI-김종원" w:date="2019-12-10T10:44:00Z">
              <w:rPr>
                <w:rFonts w:hint="eastAsia"/>
                <w:highlight w:val="yellow"/>
                <w:lang w:val="en-US"/>
              </w:rPr>
            </w:rPrChange>
          </w:rPr>
          <w:t>측정하고</w:t>
        </w:r>
        <w:r w:rsidRPr="002646CB">
          <w:rPr>
            <w:lang w:val="en-US"/>
            <w:rPrChange w:id="2512" w:author="ETRI-김종원" w:date="2019-12-10T10:44:00Z">
              <w:rPr>
                <w:highlight w:val="yellow"/>
                <w:lang w:val="en-US"/>
              </w:rPr>
            </w:rPrChange>
          </w:rPr>
          <w:t xml:space="preserve"> </w:t>
        </w:r>
        <w:r w:rsidRPr="002646CB">
          <w:rPr>
            <w:rFonts w:hint="eastAsia"/>
            <w:lang w:val="en-US"/>
            <w:rPrChange w:id="2513" w:author="ETRI-김종원" w:date="2019-12-10T10:44:00Z">
              <w:rPr>
                <w:rFonts w:hint="eastAsia"/>
                <w:highlight w:val="yellow"/>
                <w:lang w:val="en-US"/>
              </w:rPr>
            </w:rPrChange>
          </w:rPr>
          <w:t>데이터를</w:t>
        </w:r>
        <w:r w:rsidRPr="002646CB">
          <w:rPr>
            <w:lang w:val="en-US"/>
            <w:rPrChange w:id="2514" w:author="ETRI-김종원" w:date="2019-12-10T10:44:00Z">
              <w:rPr>
                <w:highlight w:val="yellow"/>
                <w:lang w:val="en-US"/>
              </w:rPr>
            </w:rPrChange>
          </w:rPr>
          <w:t xml:space="preserve"> </w:t>
        </w:r>
        <w:r w:rsidRPr="002646CB">
          <w:rPr>
            <w:rFonts w:hint="eastAsia"/>
            <w:lang w:val="en-US"/>
            <w:rPrChange w:id="2515" w:author="ETRI-김종원" w:date="2019-12-10T10:44:00Z">
              <w:rPr>
                <w:rFonts w:hint="eastAsia"/>
                <w:highlight w:val="yellow"/>
                <w:lang w:val="en-US"/>
              </w:rPr>
            </w:rPrChange>
          </w:rPr>
          <w:t>수집한다</w:t>
        </w:r>
        <w:r w:rsidRPr="002646CB">
          <w:rPr>
            <w:lang w:val="en-US"/>
            <w:rPrChange w:id="2516" w:author="ETRI-김종원" w:date="2019-12-10T10:44:00Z">
              <w:rPr>
                <w:highlight w:val="yellow"/>
                <w:lang w:val="en-US"/>
              </w:rPr>
            </w:rPrChange>
          </w:rPr>
          <w:t xml:space="preserve">. </w:t>
        </w:r>
      </w:ins>
    </w:p>
    <w:p w14:paraId="5E028AD7" w14:textId="3DD9C59A" w:rsidR="002559F2" w:rsidRPr="002646CB" w:rsidDel="002C57C7" w:rsidRDefault="002559F2" w:rsidP="002559F2">
      <w:pPr>
        <w:rPr>
          <w:del w:id="2517" w:author="박 진상" w:date="2019-10-08T04:39:00Z"/>
        </w:rPr>
      </w:pPr>
      <w:del w:id="2518" w:author="박 진상" w:date="2019-10-08T04:39:00Z">
        <w:r w:rsidRPr="002646CB" w:rsidDel="00B762CB">
          <w:rPr>
            <w:rFonts w:hint="eastAsia"/>
          </w:rPr>
          <w:delText>해당</w:delText>
        </w:r>
        <w:r w:rsidRPr="002646CB" w:rsidDel="00B762CB">
          <w:delText xml:space="preserve"> </w:delText>
        </w:r>
        <w:r w:rsidRPr="002646CB" w:rsidDel="00B762CB">
          <w:rPr>
            <w:rFonts w:hint="eastAsia"/>
          </w:rPr>
          <w:delText>환경의</w:delText>
        </w:r>
        <w:r w:rsidRPr="002646CB" w:rsidDel="00B762CB">
          <w:delText xml:space="preserve"> </w:delText>
        </w:r>
        <w:r w:rsidRPr="002646CB" w:rsidDel="00B762CB">
          <w:rPr>
            <w:rFonts w:hint="eastAsia"/>
          </w:rPr>
          <w:delText>어떤</w:delText>
        </w:r>
        <w:r w:rsidRPr="002646CB" w:rsidDel="00B762CB">
          <w:delText xml:space="preserve"> </w:delText>
        </w:r>
        <w:r w:rsidRPr="002646CB" w:rsidDel="00B762CB">
          <w:rPr>
            <w:rFonts w:hint="eastAsia"/>
          </w:rPr>
          <w:delText>것에도</w:delText>
        </w:r>
        <w:r w:rsidRPr="002646CB" w:rsidDel="00B762CB">
          <w:delText xml:space="preserve"> </w:delText>
        </w:r>
        <w:r w:rsidRPr="002646CB" w:rsidDel="00B762CB">
          <w:rPr>
            <w:rFonts w:hint="eastAsia"/>
          </w:rPr>
          <w:delText>견딜</w:delText>
        </w:r>
        <w:r w:rsidRPr="002646CB" w:rsidDel="00B762CB">
          <w:delText xml:space="preserve"> </w:delText>
        </w:r>
        <w:r w:rsidRPr="002646CB" w:rsidDel="00B762CB">
          <w:rPr>
            <w:rFonts w:hint="eastAsia"/>
          </w:rPr>
          <w:delText>수</w:delText>
        </w:r>
        <w:r w:rsidRPr="002646CB" w:rsidDel="00B762CB">
          <w:delText xml:space="preserve"> </w:delText>
        </w:r>
        <w:r w:rsidRPr="002646CB" w:rsidDel="00B762CB">
          <w:rPr>
            <w:rFonts w:hint="eastAsia"/>
          </w:rPr>
          <w:delText>없는</w:delText>
        </w:r>
        <w:r w:rsidRPr="002646CB" w:rsidDel="00B762CB">
          <w:delText xml:space="preserve"> </w:delText>
        </w:r>
        <w:r w:rsidRPr="002646CB" w:rsidDel="00B762CB">
          <w:rPr>
            <w:rFonts w:hint="eastAsia"/>
          </w:rPr>
          <w:delText>전자파</w:delText>
        </w:r>
        <w:r w:rsidRPr="002646CB" w:rsidDel="00B762CB">
          <w:delText xml:space="preserve"> </w:delText>
        </w:r>
        <w:r w:rsidRPr="002646CB" w:rsidDel="00B762CB">
          <w:rPr>
            <w:rFonts w:hint="eastAsia"/>
          </w:rPr>
          <w:delText>장애를</w:delText>
        </w:r>
        <w:r w:rsidRPr="002646CB" w:rsidDel="00B762CB">
          <w:delText xml:space="preserve"> </w:delText>
        </w:r>
        <w:r w:rsidRPr="002646CB" w:rsidDel="00B762CB">
          <w:rPr>
            <w:rFonts w:hint="eastAsia"/>
          </w:rPr>
          <w:delText>일으키지</w:delText>
        </w:r>
        <w:r w:rsidRPr="002646CB" w:rsidDel="00B762CB">
          <w:delText xml:space="preserve"> </w:delText>
        </w:r>
        <w:r w:rsidRPr="002646CB" w:rsidDel="00B762CB">
          <w:rPr>
            <w:rFonts w:hint="eastAsia"/>
          </w:rPr>
          <w:delText>않으면서</w:delText>
        </w:r>
        <w:r w:rsidRPr="002646CB" w:rsidDel="00B762CB">
          <w:delText xml:space="preserve"> </w:delText>
        </w:r>
        <w:r w:rsidRPr="002646CB" w:rsidDel="00B762CB">
          <w:rPr>
            <w:rFonts w:hint="eastAsia"/>
          </w:rPr>
          <w:delText>전자기</w:delText>
        </w:r>
        <w:r w:rsidRPr="002646CB" w:rsidDel="00B762CB">
          <w:delText xml:space="preserve"> </w:delText>
        </w:r>
        <w:r w:rsidRPr="002646CB" w:rsidDel="00B762CB">
          <w:rPr>
            <w:rFonts w:hint="eastAsia"/>
          </w:rPr>
          <w:delText>환경에서</w:delText>
        </w:r>
        <w:r w:rsidRPr="002646CB" w:rsidDel="00B762CB">
          <w:delText xml:space="preserve"> </w:delText>
        </w:r>
        <w:r w:rsidRPr="002646CB" w:rsidDel="00B762CB">
          <w:rPr>
            <w:rFonts w:hint="eastAsia"/>
          </w:rPr>
          <w:delText>만족스럽게</w:delText>
        </w:r>
        <w:r w:rsidRPr="002646CB" w:rsidDel="00B762CB">
          <w:delText xml:space="preserve"> </w:delText>
        </w:r>
        <w:r w:rsidRPr="002646CB" w:rsidDel="00B762CB">
          <w:rPr>
            <w:rFonts w:hint="eastAsia"/>
          </w:rPr>
          <w:delText>기능하는</w:delText>
        </w:r>
        <w:r w:rsidRPr="002646CB" w:rsidDel="00B762CB">
          <w:delText xml:space="preserve"> </w:delText>
        </w:r>
        <w:r w:rsidRPr="002646CB" w:rsidDel="00B762CB">
          <w:rPr>
            <w:rFonts w:hint="eastAsia"/>
          </w:rPr>
          <w:delText>장비</w:delText>
        </w:r>
        <w:r w:rsidRPr="002646CB" w:rsidDel="00B762CB">
          <w:delText xml:space="preserve"> </w:delText>
        </w:r>
        <w:r w:rsidRPr="002646CB" w:rsidDel="00B762CB">
          <w:rPr>
            <w:rFonts w:hint="eastAsia"/>
          </w:rPr>
          <w:delText>또는</w:delText>
        </w:r>
        <w:r w:rsidRPr="002646CB" w:rsidDel="00B762CB">
          <w:delText xml:space="preserve"> </w:delText>
        </w:r>
        <w:r w:rsidRPr="002646CB" w:rsidDel="00B762CB">
          <w:rPr>
            <w:rFonts w:hint="eastAsia"/>
          </w:rPr>
          <w:delText>시스템의</w:delText>
        </w:r>
        <w:r w:rsidRPr="002646CB" w:rsidDel="00B762CB">
          <w:delText xml:space="preserve"> </w:delText>
        </w:r>
        <w:r w:rsidRPr="002646CB" w:rsidDel="00B762CB">
          <w:rPr>
            <w:rFonts w:hint="eastAsia"/>
          </w:rPr>
          <w:delText>능력</w:delText>
        </w:r>
      </w:del>
    </w:p>
    <w:p w14:paraId="667E884C" w14:textId="1F3FC645" w:rsidR="002C57C7" w:rsidRPr="002646CB" w:rsidRDefault="002C57C7" w:rsidP="002559F2">
      <w:pPr>
        <w:rPr>
          <w:ins w:id="2519" w:author="박 진상" w:date="2019-10-08T07:21:00Z"/>
        </w:rPr>
      </w:pPr>
    </w:p>
    <w:p w14:paraId="58A99FA2" w14:textId="77777777" w:rsidR="004B6012" w:rsidRPr="002646CB" w:rsidRDefault="002C57C7" w:rsidP="004B6012">
      <w:pPr>
        <w:rPr>
          <w:ins w:id="2520" w:author="박 진상" w:date="2019-10-08T07:29:00Z"/>
        </w:rPr>
      </w:pPr>
      <w:ins w:id="2521" w:author="박 진상" w:date="2019-10-08T07:21:00Z">
        <w:r w:rsidRPr="002646CB">
          <w:rPr>
            <w:rFonts w:ascii="돋움" w:eastAsia="돋움" w:hAnsi="돋움" w:cs="굴림" w:hint="eastAsia"/>
            <w:b/>
            <w:lang w:val="en-US"/>
          </w:rPr>
          <w:t>비고</w:t>
        </w:r>
        <w:r w:rsidRPr="002646CB">
          <w:rPr>
            <w:rFonts w:ascii="바탕" w:hAnsi="바탕" w:cs="굴림"/>
            <w:b/>
            <w:lang w:val="en-US"/>
          </w:rPr>
          <w:tab/>
        </w:r>
      </w:ins>
      <w:ins w:id="2522" w:author="박 진상" w:date="2019-10-08T07:29:00Z">
        <w:r w:rsidR="004B6012" w:rsidRPr="002646CB">
          <w:rPr>
            <w:rFonts w:hint="eastAsia"/>
            <w:lang w:val="en-US"/>
          </w:rPr>
          <w:t>기존의</w:t>
        </w:r>
        <w:r w:rsidR="004B6012" w:rsidRPr="002646CB">
          <w:rPr>
            <w:lang w:val="en-US"/>
          </w:rPr>
          <w:t xml:space="preserve"> </w:t>
        </w:r>
        <w:r w:rsidR="004B6012" w:rsidRPr="002646CB">
          <w:rPr>
            <w:rFonts w:hint="eastAsia"/>
            <w:lang w:val="en-US"/>
          </w:rPr>
          <w:t>전력량계나</w:t>
        </w:r>
        <w:r w:rsidR="004B6012" w:rsidRPr="002646CB">
          <w:rPr>
            <w:lang w:val="en-US"/>
          </w:rPr>
          <w:t xml:space="preserve"> </w:t>
        </w:r>
        <w:r w:rsidR="004B6012" w:rsidRPr="002646CB">
          <w:rPr>
            <w:rFonts w:hint="eastAsia"/>
            <w:lang w:val="en-US"/>
          </w:rPr>
          <w:t>신규의</w:t>
        </w:r>
        <w:r w:rsidR="004B6012" w:rsidRPr="002646CB">
          <w:rPr>
            <w:lang w:val="en-US"/>
          </w:rPr>
          <w:t xml:space="preserve"> </w:t>
        </w:r>
        <w:r w:rsidR="004B6012" w:rsidRPr="002646CB">
          <w:rPr>
            <w:rFonts w:hint="eastAsia"/>
            <w:lang w:val="en-US"/>
          </w:rPr>
          <w:t>새로운</w:t>
        </w:r>
        <w:r w:rsidR="004B6012" w:rsidRPr="002646CB">
          <w:rPr>
            <w:lang w:val="en-US"/>
          </w:rPr>
          <w:t xml:space="preserve"> </w:t>
        </w:r>
        <w:r w:rsidR="004B6012" w:rsidRPr="002646CB">
          <w:rPr>
            <w:rFonts w:hint="eastAsia"/>
            <w:lang w:val="en-US"/>
          </w:rPr>
          <w:t>기능이</w:t>
        </w:r>
        <w:r w:rsidR="004B6012" w:rsidRPr="002646CB">
          <w:rPr>
            <w:lang w:val="en-US"/>
          </w:rPr>
          <w:t xml:space="preserve"> </w:t>
        </w:r>
        <w:r w:rsidR="004B6012" w:rsidRPr="002646CB">
          <w:rPr>
            <w:rFonts w:hint="eastAsia"/>
            <w:lang w:val="en-US"/>
          </w:rPr>
          <w:t>포함된</w:t>
        </w:r>
        <w:r w:rsidR="004B6012" w:rsidRPr="002646CB">
          <w:rPr>
            <w:lang w:val="en-US"/>
          </w:rPr>
          <w:t xml:space="preserve"> </w:t>
        </w:r>
        <w:r w:rsidR="004B6012" w:rsidRPr="002646CB">
          <w:rPr>
            <w:rFonts w:hint="eastAsia"/>
            <w:lang w:val="en-US"/>
          </w:rPr>
          <w:t>전력량계를</w:t>
        </w:r>
        <w:r w:rsidR="004B6012" w:rsidRPr="002646CB">
          <w:rPr>
            <w:lang w:val="en-US"/>
          </w:rPr>
          <w:t xml:space="preserve"> </w:t>
        </w:r>
        <w:r w:rsidR="004B6012" w:rsidRPr="002646CB">
          <w:rPr>
            <w:rFonts w:hint="eastAsia"/>
            <w:lang w:val="en-US"/>
          </w:rPr>
          <w:t>통칭한다</w:t>
        </w:r>
      </w:ins>
    </w:p>
    <w:p w14:paraId="6A42881F" w14:textId="77777777" w:rsidR="009F0C25" w:rsidRPr="002646CB" w:rsidRDefault="009F0C25" w:rsidP="009F0C25">
      <w:pPr>
        <w:rPr>
          <w:ins w:id="2523" w:author="박 진상" w:date="2019-10-28T16:51:00Z"/>
        </w:rPr>
      </w:pPr>
    </w:p>
    <w:p w14:paraId="48E249AA" w14:textId="1C39A03B" w:rsidR="009F0C25" w:rsidRPr="002646CB" w:rsidRDefault="009F0C25" w:rsidP="009F0C25">
      <w:pPr>
        <w:rPr>
          <w:ins w:id="2524" w:author="박 진상" w:date="2019-10-28T16:51:00Z"/>
        </w:rPr>
      </w:pPr>
      <w:ins w:id="2525" w:author="박 진상" w:date="2019-10-28T16:51:00Z">
        <w:r w:rsidRPr="002646CB">
          <w:t>[</w:t>
        </w:r>
        <w:r w:rsidRPr="002646CB">
          <w:rPr>
            <w:rFonts w:hint="eastAsia"/>
          </w:rPr>
          <w:t>출처</w:t>
        </w:r>
        <w:r w:rsidRPr="002646CB">
          <w:t xml:space="preserve">: </w:t>
        </w:r>
        <w:r w:rsidRPr="002646CB">
          <w:rPr>
            <w:rFonts w:hint="eastAsia"/>
          </w:rPr>
          <w:t>스마트그리드용어사전</w:t>
        </w:r>
        <w:r w:rsidRPr="002646CB">
          <w:t>]</w:t>
        </w:r>
      </w:ins>
    </w:p>
    <w:p w14:paraId="5B46DEE8" w14:textId="77777777" w:rsidR="009F0C25" w:rsidRPr="002646CB" w:rsidRDefault="009F0C25" w:rsidP="002559F2"/>
    <w:p w14:paraId="7EB5A26F" w14:textId="77777777" w:rsidR="002559F2" w:rsidRPr="002646CB" w:rsidRDefault="002559F2" w:rsidP="002559F2">
      <w:pPr>
        <w:pStyle w:val="34"/>
        <w:rPr>
          <w:lang w:eastAsia="ko-KR"/>
        </w:rPr>
      </w:pPr>
    </w:p>
    <w:p w14:paraId="19257DA7" w14:textId="1BE73850" w:rsidR="002559F2" w:rsidRPr="002646CB" w:rsidRDefault="002559F2" w:rsidP="002559F2">
      <w:pPr>
        <w:rPr>
          <w:rFonts w:ascii="돋움" w:eastAsia="돋움" w:hAnsi="돋움"/>
          <w:b/>
          <w:rPrChange w:id="2526" w:author="ETRI-김종원" w:date="2019-12-10T10:44:00Z">
            <w:rPr/>
          </w:rPrChange>
        </w:rPr>
      </w:pPr>
      <w:r w:rsidRPr="002646CB">
        <w:rPr>
          <w:rFonts w:ascii="돋움" w:eastAsia="돋움" w:hAnsi="돋움" w:hint="eastAsia"/>
          <w:b/>
        </w:rPr>
        <w:t>전력</w:t>
      </w:r>
      <w:r w:rsidRPr="002646CB">
        <w:rPr>
          <w:rFonts w:ascii="돋움" w:eastAsia="돋움" w:hAnsi="돋움"/>
          <w:b/>
        </w:rPr>
        <w:t xml:space="preserve"> 품질</w:t>
      </w:r>
      <w:r w:rsidRPr="002646CB">
        <w:rPr>
          <w:rFonts w:ascii="돋움" w:eastAsia="돋움" w:hAnsi="돋움"/>
          <w:b/>
          <w:rPrChange w:id="2527" w:author="ETRI-김종원" w:date="2019-12-10T10:44:00Z">
            <w:rPr/>
          </w:rPrChange>
        </w:rPr>
        <w:t>(power quality</w:t>
      </w:r>
      <w:ins w:id="2528" w:author="박 진상" w:date="2019-10-28T17:00:00Z">
        <w:r w:rsidR="00CE01C2" w:rsidRPr="002646CB">
          <w:rPr>
            <w:rFonts w:ascii="돋움" w:eastAsia="돋움" w:hAnsi="돋움"/>
            <w:b/>
            <w:rPrChange w:id="2529" w:author="ETRI-김종원" w:date="2019-12-10T10:44:00Z">
              <w:rPr/>
            </w:rPrChange>
          </w:rPr>
          <w:t>; PQ</w:t>
        </w:r>
      </w:ins>
      <w:r w:rsidRPr="002646CB">
        <w:rPr>
          <w:rFonts w:ascii="돋움" w:eastAsia="돋움" w:hAnsi="돋움"/>
          <w:b/>
          <w:rPrChange w:id="2530" w:author="ETRI-김종원" w:date="2019-12-10T10:44:00Z">
            <w:rPr/>
          </w:rPrChange>
        </w:rPr>
        <w:t>)</w:t>
      </w:r>
    </w:p>
    <w:p w14:paraId="03E8531E" w14:textId="60DCFCFC" w:rsidR="00CE01C2" w:rsidRPr="002646CB" w:rsidRDefault="00CE01C2" w:rsidP="002559F2">
      <w:pPr>
        <w:rPr>
          <w:ins w:id="2531" w:author="박 진상" w:date="2019-10-28T17:01:00Z"/>
        </w:rPr>
      </w:pPr>
      <w:ins w:id="2532" w:author="박 진상" w:date="2019-10-28T17:00:00Z">
        <w:r w:rsidRPr="002646CB">
          <w:rPr>
            <w:rFonts w:hint="eastAsia"/>
          </w:rPr>
          <w:t>전력계통의</w:t>
        </w:r>
        <w:r w:rsidRPr="002646CB">
          <w:t xml:space="preserve"> </w:t>
        </w:r>
        <w:r w:rsidRPr="002646CB">
          <w:rPr>
            <w:rFonts w:hint="eastAsia"/>
          </w:rPr>
          <w:t>일정한</w:t>
        </w:r>
        <w:r w:rsidRPr="002646CB">
          <w:t xml:space="preserve"> </w:t>
        </w:r>
        <w:r w:rsidRPr="002646CB">
          <w:rPr>
            <w:rFonts w:hint="eastAsia"/>
          </w:rPr>
          <w:t>지점에서</w:t>
        </w:r>
      </w:ins>
      <w:ins w:id="2533" w:author="ETRI-김종원" w:date="2019-11-04T20:29:00Z">
        <w:r w:rsidR="00E62138" w:rsidRPr="002646CB">
          <w:rPr>
            <w:rFonts w:hint="eastAsia"/>
          </w:rPr>
          <w:t>의</w:t>
        </w:r>
      </w:ins>
      <w:ins w:id="2534" w:author="박 진상" w:date="2019-10-28T17:00:00Z">
        <w:r w:rsidRPr="002646CB">
          <w:t xml:space="preserve"> </w:t>
        </w:r>
        <w:r w:rsidRPr="002646CB">
          <w:rPr>
            <w:rFonts w:hint="eastAsia"/>
          </w:rPr>
          <w:t>전력의</w:t>
        </w:r>
        <w:r w:rsidRPr="002646CB">
          <w:t xml:space="preserve"> </w:t>
        </w:r>
        <w:r w:rsidRPr="002646CB">
          <w:rPr>
            <w:rFonts w:hint="eastAsia"/>
          </w:rPr>
          <w:t>질적</w:t>
        </w:r>
        <w:r w:rsidRPr="002646CB">
          <w:t xml:space="preserve"> </w:t>
        </w:r>
        <w:r w:rsidRPr="002646CB">
          <w:rPr>
            <w:rFonts w:hint="eastAsia"/>
          </w:rPr>
          <w:t>상태를</w:t>
        </w:r>
        <w:r w:rsidRPr="002646CB">
          <w:t xml:space="preserve"> </w:t>
        </w:r>
      </w:ins>
      <w:ins w:id="2535" w:author="ETRI-김종원" w:date="2019-11-04T20:29:00Z">
        <w:r w:rsidR="00E62138" w:rsidRPr="002646CB">
          <w:rPr>
            <w:rFonts w:hint="eastAsia"/>
          </w:rPr>
          <w:t>의</w:t>
        </w:r>
      </w:ins>
      <w:ins w:id="2536" w:author="박 진상" w:date="2019-10-28T17:00:00Z">
        <w:del w:id="2537" w:author="ETRI-김종원" w:date="2019-11-04T20:29:00Z">
          <w:r w:rsidRPr="002646CB" w:rsidDel="00E62138">
            <w:rPr>
              <w:rFonts w:hint="eastAsia"/>
            </w:rPr>
            <w:delText>위</w:delText>
          </w:r>
        </w:del>
        <w:r w:rsidRPr="002646CB">
          <w:rPr>
            <w:rFonts w:hint="eastAsia"/>
          </w:rPr>
          <w:t>미하며</w:t>
        </w:r>
      </w:ins>
      <w:ins w:id="2538" w:author="박 진상" w:date="2019-10-28T17:01:00Z">
        <w:r w:rsidRPr="002646CB">
          <w:t xml:space="preserve">, </w:t>
        </w:r>
        <w:r w:rsidRPr="002646CB">
          <w:rPr>
            <w:rFonts w:hint="eastAsia"/>
          </w:rPr>
          <w:t>규정된</w:t>
        </w:r>
        <w:r w:rsidRPr="002646CB">
          <w:t xml:space="preserve"> </w:t>
        </w:r>
        <w:r w:rsidRPr="002646CB">
          <w:rPr>
            <w:rFonts w:hint="eastAsia"/>
          </w:rPr>
          <w:t>전압과</w:t>
        </w:r>
        <w:r w:rsidRPr="002646CB">
          <w:t xml:space="preserve"> </w:t>
        </w:r>
        <w:r w:rsidRPr="002646CB">
          <w:rPr>
            <w:rFonts w:hint="eastAsia"/>
          </w:rPr>
          <w:t>주파수</w:t>
        </w:r>
        <w:r w:rsidRPr="002646CB">
          <w:t xml:space="preserve"> </w:t>
        </w:r>
        <w:r w:rsidRPr="002646CB">
          <w:rPr>
            <w:rFonts w:hint="eastAsia"/>
          </w:rPr>
          <w:t>그리고</w:t>
        </w:r>
        <w:r w:rsidRPr="002646CB">
          <w:t xml:space="preserve"> </w:t>
        </w:r>
        <w:r w:rsidRPr="002646CB">
          <w:rPr>
            <w:rFonts w:hint="eastAsia"/>
          </w:rPr>
          <w:t>제정된</w:t>
        </w:r>
        <w:r w:rsidRPr="002646CB">
          <w:t xml:space="preserve"> </w:t>
        </w:r>
        <w:r w:rsidRPr="002646CB">
          <w:rPr>
            <w:rFonts w:hint="eastAsia"/>
          </w:rPr>
          <w:t>파형과</w:t>
        </w:r>
        <w:r w:rsidRPr="002646CB">
          <w:t xml:space="preserve"> </w:t>
        </w:r>
        <w:r w:rsidRPr="002646CB">
          <w:rPr>
            <w:rFonts w:hint="eastAsia"/>
          </w:rPr>
          <w:t>대칭성을</w:t>
        </w:r>
        <w:r w:rsidRPr="002646CB">
          <w:t xml:space="preserve"> </w:t>
        </w:r>
        <w:r w:rsidRPr="002646CB">
          <w:rPr>
            <w:rFonts w:hint="eastAsia"/>
          </w:rPr>
          <w:t>기준으로</w:t>
        </w:r>
        <w:r w:rsidRPr="002646CB">
          <w:t xml:space="preserve"> </w:t>
        </w:r>
        <w:r w:rsidRPr="002646CB">
          <w:rPr>
            <w:rFonts w:hint="eastAsia"/>
          </w:rPr>
          <w:t>함</w:t>
        </w:r>
        <w:del w:id="2539" w:author="ETRI-김종원" w:date="2019-11-04T20:29:00Z">
          <w:r w:rsidRPr="002646CB" w:rsidDel="00E62138">
            <w:delText xml:space="preserve">. </w:delText>
          </w:r>
        </w:del>
      </w:ins>
    </w:p>
    <w:p w14:paraId="6F322530" w14:textId="6371D2A9" w:rsidR="00CE01C2" w:rsidRPr="002646CB" w:rsidRDefault="00CE01C2" w:rsidP="00CE01C2">
      <w:pPr>
        <w:rPr>
          <w:ins w:id="2540" w:author="박 진상" w:date="2019-10-28T17:01:00Z"/>
        </w:rPr>
      </w:pPr>
      <w:ins w:id="2541" w:author="박 진상" w:date="2019-10-28T17:01:00Z">
        <w:r w:rsidRPr="002646CB">
          <w:t>[</w:t>
        </w:r>
        <w:r w:rsidRPr="002646CB">
          <w:rPr>
            <w:rFonts w:hint="eastAsia"/>
          </w:rPr>
          <w:t>출처</w:t>
        </w:r>
        <w:r w:rsidRPr="002646CB">
          <w:t xml:space="preserve">: </w:t>
        </w:r>
        <w:r w:rsidRPr="002646CB">
          <w:rPr>
            <w:rFonts w:hint="eastAsia"/>
          </w:rPr>
          <w:t>스마트그리드용어사전</w:t>
        </w:r>
      </w:ins>
      <w:ins w:id="2542" w:author="박 진상" w:date="2019-10-28T17:03:00Z">
        <w:r w:rsidRPr="002646CB">
          <w:t>]</w:t>
        </w:r>
      </w:ins>
    </w:p>
    <w:p w14:paraId="31359216" w14:textId="51CE1EF2" w:rsidR="00CE01C2" w:rsidRPr="002646CB" w:rsidDel="00597096" w:rsidRDefault="00CE01C2" w:rsidP="002559F2">
      <w:pPr>
        <w:rPr>
          <w:ins w:id="2543" w:author="박 진상" w:date="2019-10-28T17:00:00Z"/>
          <w:del w:id="2544" w:author="ETRI-김종원" w:date="2019-12-02T16:40:00Z"/>
        </w:rPr>
      </w:pPr>
    </w:p>
    <w:p w14:paraId="4E5236C6" w14:textId="612DD961" w:rsidR="002559F2" w:rsidRPr="002646CB" w:rsidDel="00597096" w:rsidRDefault="002559F2" w:rsidP="002559F2">
      <w:pPr>
        <w:rPr>
          <w:del w:id="2545" w:author="ETRI-김종원" w:date="2019-12-02T16:40:00Z"/>
        </w:rPr>
      </w:pPr>
      <w:del w:id="2546" w:author="ETRI-김종원" w:date="2019-12-02T16:40:00Z">
        <w:r w:rsidRPr="002646CB" w:rsidDel="00597096">
          <w:rPr>
            <w:rFonts w:hint="eastAsia"/>
          </w:rPr>
          <w:delText>전기</w:delText>
        </w:r>
        <w:r w:rsidRPr="002646CB" w:rsidDel="00597096">
          <w:delText xml:space="preserve"> </w:delText>
        </w:r>
        <w:r w:rsidRPr="002646CB" w:rsidDel="00597096">
          <w:rPr>
            <w:rFonts w:hint="eastAsia"/>
          </w:rPr>
          <w:delText>시스템의</w:delText>
        </w:r>
        <w:r w:rsidRPr="002646CB" w:rsidDel="00597096">
          <w:delText xml:space="preserve"> </w:delText>
        </w:r>
        <w:r w:rsidRPr="002646CB" w:rsidDel="00597096">
          <w:rPr>
            <w:rFonts w:hint="eastAsia"/>
          </w:rPr>
          <w:delText>주어진</w:delText>
        </w:r>
        <w:r w:rsidRPr="002646CB" w:rsidDel="00597096">
          <w:delText xml:space="preserve"> </w:delText>
        </w:r>
        <w:r w:rsidRPr="002646CB" w:rsidDel="00597096">
          <w:rPr>
            <w:rFonts w:hint="eastAsia"/>
          </w:rPr>
          <w:delText>지점에서</w:delText>
        </w:r>
        <w:r w:rsidRPr="002646CB" w:rsidDel="00597096">
          <w:delText xml:space="preserve"> </w:delText>
        </w:r>
        <w:r w:rsidRPr="002646CB" w:rsidDel="00597096">
          <w:rPr>
            <w:rFonts w:hint="eastAsia"/>
          </w:rPr>
          <w:delText>전류</w:delText>
        </w:r>
        <w:r w:rsidRPr="002646CB" w:rsidDel="00597096">
          <w:delText xml:space="preserve">, </w:delText>
        </w:r>
        <w:r w:rsidRPr="002646CB" w:rsidDel="00597096">
          <w:rPr>
            <w:rFonts w:hint="eastAsia"/>
          </w:rPr>
          <w:delText>전압</w:delText>
        </w:r>
        <w:r w:rsidRPr="002646CB" w:rsidDel="00597096">
          <w:delText xml:space="preserve"> </w:delText>
        </w:r>
        <w:r w:rsidRPr="002646CB" w:rsidDel="00597096">
          <w:rPr>
            <w:rFonts w:hint="eastAsia"/>
          </w:rPr>
          <w:delText>및</w:delText>
        </w:r>
        <w:r w:rsidRPr="002646CB" w:rsidDel="00597096">
          <w:delText xml:space="preserve"> </w:delText>
        </w:r>
        <w:r w:rsidRPr="002646CB" w:rsidDel="00597096">
          <w:rPr>
            <w:rFonts w:hint="eastAsia"/>
          </w:rPr>
          <w:delText>주파수의</w:delText>
        </w:r>
        <w:r w:rsidRPr="002646CB" w:rsidDel="00597096">
          <w:delText xml:space="preserve"> </w:delText>
        </w:r>
        <w:r w:rsidRPr="002646CB" w:rsidDel="00597096">
          <w:rPr>
            <w:rFonts w:hint="eastAsia"/>
          </w:rPr>
          <w:delText>특성을</w:delText>
        </w:r>
        <w:r w:rsidRPr="002646CB" w:rsidDel="00597096">
          <w:delText xml:space="preserve"> </w:delText>
        </w:r>
        <w:r w:rsidRPr="002646CB" w:rsidDel="00597096">
          <w:rPr>
            <w:rFonts w:hint="eastAsia"/>
          </w:rPr>
          <w:delText>기준</w:delText>
        </w:r>
        <w:r w:rsidRPr="002646CB" w:rsidDel="00597096">
          <w:delText xml:space="preserve"> </w:delText>
        </w:r>
        <w:r w:rsidRPr="002646CB" w:rsidDel="00597096">
          <w:rPr>
            <w:rFonts w:hint="eastAsia"/>
          </w:rPr>
          <w:delText>기술</w:delText>
        </w:r>
        <w:r w:rsidRPr="002646CB" w:rsidDel="00597096">
          <w:delText xml:space="preserve"> </w:delText>
        </w:r>
        <w:r w:rsidRPr="002646CB" w:rsidDel="00597096">
          <w:rPr>
            <w:rFonts w:hint="eastAsia"/>
          </w:rPr>
          <w:delText>매개</w:delText>
        </w:r>
        <w:r w:rsidRPr="002646CB" w:rsidDel="00597096">
          <w:delText xml:space="preserve"> </w:delText>
        </w:r>
        <w:r w:rsidRPr="002646CB" w:rsidDel="00597096">
          <w:rPr>
            <w:rFonts w:hint="eastAsia"/>
          </w:rPr>
          <w:delText>변수</w:delText>
        </w:r>
        <w:r w:rsidRPr="002646CB" w:rsidDel="00597096">
          <w:delText xml:space="preserve"> </w:delText>
        </w:r>
        <w:r w:rsidRPr="002646CB" w:rsidDel="00597096">
          <w:rPr>
            <w:rFonts w:hint="eastAsia"/>
          </w:rPr>
          <w:delText>세트에</w:delText>
        </w:r>
        <w:r w:rsidRPr="002646CB" w:rsidDel="00597096">
          <w:delText xml:space="preserve"> </w:delText>
        </w:r>
        <w:r w:rsidRPr="002646CB" w:rsidDel="00597096">
          <w:rPr>
            <w:rFonts w:hint="eastAsia"/>
          </w:rPr>
          <w:delText>대해</w:delText>
        </w:r>
        <w:r w:rsidRPr="002646CB" w:rsidDel="00597096">
          <w:delText xml:space="preserve"> </w:delText>
        </w:r>
        <w:r w:rsidRPr="002646CB" w:rsidDel="00597096">
          <w:rPr>
            <w:rFonts w:hint="eastAsia"/>
          </w:rPr>
          <w:delText>평가</w:delText>
        </w:r>
      </w:del>
    </w:p>
    <w:p w14:paraId="430C323B" w14:textId="77777777" w:rsidR="002559F2" w:rsidRPr="002646CB" w:rsidRDefault="002559F2" w:rsidP="002559F2"/>
    <w:p w14:paraId="45EFD547" w14:textId="5A4E6E45" w:rsidR="002559F2" w:rsidRPr="002646CB" w:rsidRDefault="002559F2" w:rsidP="00361B0C">
      <w:pPr>
        <w:ind w:left="709" w:hangingChars="361" w:hanging="709"/>
      </w:pPr>
      <w:r w:rsidRPr="002646CB">
        <w:rPr>
          <w:rFonts w:ascii="돋움" w:eastAsia="돋움" w:hAnsi="돋움" w:cs="굴림" w:hint="eastAsia"/>
          <w:b/>
          <w:lang w:val="en-US"/>
        </w:rPr>
        <w:t>비고</w:t>
      </w:r>
      <w:r w:rsidR="00361B0C" w:rsidRPr="002646CB">
        <w:rPr>
          <w:rFonts w:ascii="바탕" w:hAnsi="바탕" w:cs="굴림"/>
          <w:b/>
          <w:lang w:val="en-US"/>
        </w:rPr>
        <w:tab/>
      </w:r>
      <w:r w:rsidRPr="002646CB">
        <w:rPr>
          <w:rFonts w:hint="eastAsia"/>
        </w:rPr>
        <w:t>이</w:t>
      </w:r>
      <w:r w:rsidRPr="002646CB">
        <w:t xml:space="preserve"> </w:t>
      </w:r>
      <w:r w:rsidRPr="002646CB">
        <w:rPr>
          <w:rFonts w:hint="eastAsia"/>
        </w:rPr>
        <w:t>매개</w:t>
      </w:r>
      <w:r w:rsidRPr="002646CB">
        <w:t xml:space="preserve"> </w:t>
      </w:r>
      <w:r w:rsidRPr="002646CB">
        <w:rPr>
          <w:rFonts w:hint="eastAsia"/>
        </w:rPr>
        <w:t>변수는</w:t>
      </w:r>
      <w:r w:rsidRPr="002646CB">
        <w:t xml:space="preserve"> </w:t>
      </w:r>
      <w:r w:rsidRPr="002646CB">
        <w:rPr>
          <w:rFonts w:hint="eastAsia"/>
        </w:rPr>
        <w:t>경우에</w:t>
      </w:r>
      <w:r w:rsidRPr="002646CB">
        <w:t xml:space="preserve"> </w:t>
      </w:r>
      <w:r w:rsidRPr="002646CB">
        <w:rPr>
          <w:rFonts w:hint="eastAsia"/>
        </w:rPr>
        <w:t>따라</w:t>
      </w:r>
      <w:r w:rsidRPr="002646CB">
        <w:t xml:space="preserve"> </w:t>
      </w:r>
      <w:r w:rsidRPr="002646CB">
        <w:rPr>
          <w:rFonts w:hint="eastAsia"/>
        </w:rPr>
        <w:t>전력</w:t>
      </w:r>
      <w:r w:rsidRPr="002646CB">
        <w:t xml:space="preserve"> </w:t>
      </w:r>
      <w:r w:rsidRPr="002646CB">
        <w:rPr>
          <w:rFonts w:hint="eastAsia"/>
        </w:rPr>
        <w:t>시스템에</w:t>
      </w:r>
      <w:r w:rsidRPr="002646CB">
        <w:t xml:space="preserve"> </w:t>
      </w:r>
      <w:r w:rsidRPr="002646CB">
        <w:rPr>
          <w:rFonts w:hint="eastAsia"/>
        </w:rPr>
        <w:t>공급</w:t>
      </w:r>
      <w:del w:id="2547" w:author="ETRI-김종원" w:date="2019-11-04T20:29:00Z">
        <w:r w:rsidRPr="002646CB" w:rsidDel="00E62138">
          <w:delText xml:space="preserve"> </w:delText>
        </w:r>
      </w:del>
      <w:r w:rsidRPr="002646CB">
        <w:rPr>
          <w:rFonts w:hint="eastAsia"/>
        </w:rPr>
        <w:t>된</w:t>
      </w:r>
      <w:r w:rsidRPr="002646CB">
        <w:t xml:space="preserve"> </w:t>
      </w:r>
      <w:r w:rsidRPr="002646CB">
        <w:rPr>
          <w:rFonts w:hint="eastAsia"/>
        </w:rPr>
        <w:t>전기와</w:t>
      </w:r>
      <w:r w:rsidRPr="002646CB">
        <w:t xml:space="preserve"> </w:t>
      </w:r>
      <w:r w:rsidRPr="002646CB">
        <w:rPr>
          <w:rFonts w:hint="eastAsia"/>
        </w:rPr>
        <w:t>해당</w:t>
      </w:r>
      <w:r w:rsidRPr="002646CB">
        <w:t xml:space="preserve"> </w:t>
      </w:r>
      <w:r w:rsidRPr="002646CB">
        <w:rPr>
          <w:rFonts w:hint="eastAsia"/>
        </w:rPr>
        <w:t>전력</w:t>
      </w:r>
      <w:r w:rsidRPr="002646CB">
        <w:t xml:space="preserve"> </w:t>
      </w:r>
      <w:r w:rsidRPr="002646CB">
        <w:rPr>
          <w:rFonts w:hint="eastAsia"/>
        </w:rPr>
        <w:t>시스템에</w:t>
      </w:r>
      <w:r w:rsidRPr="002646CB">
        <w:t xml:space="preserve"> </w:t>
      </w:r>
      <w:r w:rsidRPr="002646CB">
        <w:rPr>
          <w:rFonts w:hint="eastAsia"/>
        </w:rPr>
        <w:t>연결된</w:t>
      </w:r>
      <w:r w:rsidRPr="002646CB">
        <w:t xml:space="preserve"> </w:t>
      </w:r>
      <w:r w:rsidRPr="002646CB">
        <w:rPr>
          <w:rFonts w:hint="eastAsia"/>
        </w:rPr>
        <w:t>부하</w:t>
      </w:r>
      <w:r w:rsidRPr="002646CB">
        <w:t xml:space="preserve"> </w:t>
      </w:r>
      <w:r w:rsidRPr="002646CB">
        <w:rPr>
          <w:rFonts w:hint="eastAsia"/>
        </w:rPr>
        <w:t>간의</w:t>
      </w:r>
      <w:r w:rsidRPr="002646CB">
        <w:t xml:space="preserve"> </w:t>
      </w:r>
      <w:r w:rsidRPr="002646CB">
        <w:rPr>
          <w:rFonts w:hint="eastAsia"/>
        </w:rPr>
        <w:t>호환성에</w:t>
      </w:r>
      <w:r w:rsidRPr="002646CB">
        <w:t xml:space="preserve"> </w:t>
      </w:r>
      <w:r w:rsidRPr="002646CB">
        <w:rPr>
          <w:rFonts w:hint="eastAsia"/>
        </w:rPr>
        <w:t>관련</w:t>
      </w:r>
      <w:r w:rsidRPr="002646CB">
        <w:t xml:space="preserve"> </w:t>
      </w:r>
      <w:r w:rsidRPr="002646CB">
        <w:rPr>
          <w:rFonts w:hint="eastAsia"/>
        </w:rPr>
        <w:t>될</w:t>
      </w:r>
      <w:r w:rsidRPr="002646CB">
        <w:t xml:space="preserve"> </w:t>
      </w:r>
      <w:r w:rsidRPr="002646CB">
        <w:rPr>
          <w:rFonts w:hint="eastAsia"/>
        </w:rPr>
        <w:t>수</w:t>
      </w:r>
      <w:r w:rsidRPr="002646CB">
        <w:t xml:space="preserve"> </w:t>
      </w:r>
      <w:r w:rsidRPr="002646CB">
        <w:rPr>
          <w:rFonts w:hint="eastAsia"/>
        </w:rPr>
        <w:t>있다</w:t>
      </w:r>
      <w:r w:rsidRPr="002646CB">
        <w:t>.</w:t>
      </w:r>
    </w:p>
    <w:p w14:paraId="0DE93461" w14:textId="77777777" w:rsidR="00361B0C" w:rsidRPr="002646CB" w:rsidRDefault="00361B0C" w:rsidP="00361B0C">
      <w:pPr>
        <w:ind w:left="722" w:hangingChars="361" w:hanging="722"/>
      </w:pPr>
    </w:p>
    <w:p w14:paraId="1CD5E873" w14:textId="77777777" w:rsidR="002559F2" w:rsidRPr="002646CB" w:rsidRDefault="002559F2" w:rsidP="002559F2">
      <w:r w:rsidRPr="002646CB">
        <w:t>[</w:t>
      </w:r>
      <w:r w:rsidRPr="002646CB">
        <w:rPr>
          <w:rFonts w:hint="eastAsia"/>
        </w:rPr>
        <w:t>출처</w:t>
      </w:r>
      <w:r w:rsidRPr="002646CB">
        <w:t>: IEV 617-01-05]</w:t>
      </w:r>
    </w:p>
    <w:p w14:paraId="55434D95" w14:textId="77777777" w:rsidR="002559F2" w:rsidRPr="002646CB" w:rsidRDefault="002559F2" w:rsidP="002559F2"/>
    <w:p w14:paraId="120423C0" w14:textId="77777777" w:rsidR="002559F2" w:rsidRPr="002646CB" w:rsidRDefault="002559F2" w:rsidP="002559F2">
      <w:pPr>
        <w:pStyle w:val="34"/>
        <w:rPr>
          <w:lang w:eastAsia="ko-KR"/>
        </w:rPr>
      </w:pPr>
    </w:p>
    <w:p w14:paraId="43DC2F54" w14:textId="77777777" w:rsidR="002559F2" w:rsidRPr="002646CB" w:rsidRDefault="002559F2" w:rsidP="002559F2">
      <w:pPr>
        <w:rPr>
          <w:rFonts w:ascii="돋움" w:eastAsia="돋움" w:hAnsi="돋움"/>
          <w:b/>
          <w:rPrChange w:id="2548" w:author="ETRI-김종원" w:date="2019-12-10T10:44:00Z">
            <w:rPr/>
          </w:rPrChange>
        </w:rPr>
      </w:pPr>
      <w:r w:rsidRPr="002646CB">
        <w:rPr>
          <w:rFonts w:ascii="돋움" w:eastAsia="돋움" w:hAnsi="돋움" w:hint="eastAsia"/>
          <w:b/>
        </w:rPr>
        <w:t>신뢰도</w:t>
      </w:r>
      <w:r w:rsidRPr="002646CB">
        <w:rPr>
          <w:rFonts w:ascii="돋움" w:eastAsia="돋움" w:hAnsi="돋움"/>
          <w:b/>
        </w:rPr>
        <w:t>(성)</w:t>
      </w:r>
      <w:r w:rsidRPr="002646CB">
        <w:rPr>
          <w:rFonts w:ascii="돋움" w:eastAsia="돋움" w:hAnsi="돋움"/>
          <w:b/>
          <w:rPrChange w:id="2549" w:author="ETRI-김종원" w:date="2019-12-10T10:44:00Z">
            <w:rPr/>
          </w:rPrChange>
        </w:rPr>
        <w:t>(reliability)</w:t>
      </w:r>
    </w:p>
    <w:p w14:paraId="0B5C1D4A" w14:textId="6B958DE7" w:rsidR="00CE01C2" w:rsidRPr="002646CB" w:rsidRDefault="00CE01C2" w:rsidP="00CE01C2">
      <w:pPr>
        <w:rPr>
          <w:ins w:id="2550" w:author="박 진상" w:date="2019-10-28T17:02:00Z"/>
        </w:rPr>
      </w:pPr>
      <w:ins w:id="2551" w:author="박 진상" w:date="2019-10-28T17:02:00Z">
        <w:r w:rsidRPr="002646CB">
          <w:rPr>
            <w:rFonts w:hint="eastAsia"/>
          </w:rPr>
          <w:t>소비자가</w:t>
        </w:r>
        <w:r w:rsidRPr="002646CB">
          <w:t xml:space="preserve"> </w:t>
        </w:r>
        <w:r w:rsidRPr="002646CB">
          <w:rPr>
            <w:rFonts w:hint="eastAsia"/>
          </w:rPr>
          <w:t>요구하는</w:t>
        </w:r>
        <w:r w:rsidRPr="002646CB">
          <w:t xml:space="preserve"> </w:t>
        </w:r>
        <w:r w:rsidRPr="002646CB">
          <w:rPr>
            <w:rFonts w:hint="eastAsia"/>
          </w:rPr>
          <w:t>양만큼의</w:t>
        </w:r>
        <w:r w:rsidRPr="002646CB">
          <w:t xml:space="preserve"> </w:t>
        </w:r>
        <w:r w:rsidRPr="002646CB">
          <w:rPr>
            <w:rFonts w:hint="eastAsia"/>
          </w:rPr>
          <w:t>전력을</w:t>
        </w:r>
        <w:r w:rsidRPr="002646CB">
          <w:t xml:space="preserve"> </w:t>
        </w:r>
        <w:r w:rsidRPr="002646CB">
          <w:rPr>
            <w:rFonts w:hint="eastAsia"/>
          </w:rPr>
          <w:t>인정된</w:t>
        </w:r>
        <w:r w:rsidRPr="002646CB">
          <w:t xml:space="preserve"> </w:t>
        </w:r>
        <w:r w:rsidRPr="002646CB">
          <w:rPr>
            <w:rFonts w:hint="eastAsia"/>
          </w:rPr>
          <w:t>기준</w:t>
        </w:r>
        <w:r w:rsidRPr="002646CB">
          <w:t xml:space="preserve"> </w:t>
        </w:r>
        <w:r w:rsidRPr="002646CB">
          <w:rPr>
            <w:rFonts w:hint="eastAsia"/>
          </w:rPr>
          <w:t>내에서</w:t>
        </w:r>
        <w:r w:rsidRPr="002646CB">
          <w:t xml:space="preserve"> </w:t>
        </w:r>
        <w:r w:rsidRPr="002646CB">
          <w:rPr>
            <w:rFonts w:hint="eastAsia"/>
          </w:rPr>
          <w:t>전송할</w:t>
        </w:r>
        <w:r w:rsidRPr="002646CB">
          <w:t xml:space="preserve"> </w:t>
        </w:r>
        <w:r w:rsidRPr="002646CB">
          <w:rPr>
            <w:rFonts w:hint="eastAsia"/>
          </w:rPr>
          <w:t>수</w:t>
        </w:r>
        <w:r w:rsidRPr="002646CB">
          <w:t xml:space="preserve"> </w:t>
        </w:r>
        <w:r w:rsidRPr="002646CB">
          <w:rPr>
            <w:rFonts w:hint="eastAsia"/>
          </w:rPr>
          <w:t>있는지를</w:t>
        </w:r>
        <w:r w:rsidRPr="002646CB">
          <w:t xml:space="preserve"> </w:t>
        </w:r>
        <w:r w:rsidRPr="002646CB">
          <w:rPr>
            <w:rFonts w:hint="eastAsia"/>
          </w:rPr>
          <w:t>나타내는</w:t>
        </w:r>
        <w:r w:rsidRPr="002646CB">
          <w:t xml:space="preserve"> </w:t>
        </w:r>
        <w:r w:rsidRPr="002646CB">
          <w:rPr>
            <w:rFonts w:hint="eastAsia"/>
          </w:rPr>
          <w:t>지표</w:t>
        </w:r>
        <w:r w:rsidRPr="002646CB">
          <w:t xml:space="preserve">. </w:t>
        </w:r>
        <w:r w:rsidRPr="002646CB">
          <w:rPr>
            <w:rFonts w:hint="eastAsia"/>
          </w:rPr>
          <w:t>적정성과</w:t>
        </w:r>
        <w:r w:rsidRPr="002646CB">
          <w:t xml:space="preserve"> </w:t>
        </w:r>
        <w:r w:rsidRPr="002646CB">
          <w:rPr>
            <w:rFonts w:hint="eastAsia"/>
          </w:rPr>
          <w:t>안전성으로</w:t>
        </w:r>
        <w:r w:rsidRPr="002646CB">
          <w:t xml:space="preserve"> </w:t>
        </w:r>
        <w:r w:rsidRPr="002646CB">
          <w:rPr>
            <w:rFonts w:hint="eastAsia"/>
          </w:rPr>
          <w:t>나뉘는데</w:t>
        </w:r>
        <w:r w:rsidRPr="002646CB">
          <w:t xml:space="preserve">, </w:t>
        </w:r>
        <w:r w:rsidRPr="002646CB">
          <w:rPr>
            <w:rFonts w:hint="eastAsia"/>
          </w:rPr>
          <w:t>적정성은</w:t>
        </w:r>
        <w:r w:rsidRPr="002646CB">
          <w:t xml:space="preserve"> </w:t>
        </w:r>
        <w:r w:rsidRPr="002646CB">
          <w:rPr>
            <w:rFonts w:hint="eastAsia"/>
          </w:rPr>
          <w:t>계통설비의</w:t>
        </w:r>
        <w:r w:rsidRPr="002646CB">
          <w:t xml:space="preserve"> </w:t>
        </w:r>
        <w:r w:rsidRPr="002646CB">
          <w:rPr>
            <w:rFonts w:hint="eastAsia"/>
          </w:rPr>
          <w:t>계획정지</w:t>
        </w:r>
        <w:r w:rsidRPr="002646CB">
          <w:t xml:space="preserve">, </w:t>
        </w:r>
        <w:r w:rsidRPr="002646CB">
          <w:rPr>
            <w:rFonts w:hint="eastAsia"/>
          </w:rPr>
          <w:t>비계획정지를</w:t>
        </w:r>
        <w:r w:rsidRPr="002646CB">
          <w:t xml:space="preserve"> </w:t>
        </w:r>
        <w:r w:rsidRPr="002646CB">
          <w:rPr>
            <w:rFonts w:hint="eastAsia"/>
          </w:rPr>
          <w:t>고려하여</w:t>
        </w:r>
        <w:r w:rsidRPr="002646CB">
          <w:t xml:space="preserve"> </w:t>
        </w:r>
        <w:r w:rsidRPr="002646CB">
          <w:rPr>
            <w:rFonts w:hint="eastAsia"/>
          </w:rPr>
          <w:t>언제라도</w:t>
        </w:r>
        <w:r w:rsidRPr="002646CB">
          <w:t xml:space="preserve"> </w:t>
        </w:r>
        <w:r w:rsidRPr="002646CB">
          <w:rPr>
            <w:rFonts w:hint="eastAsia"/>
          </w:rPr>
          <w:t>수요자의</w:t>
        </w:r>
        <w:r w:rsidRPr="002646CB">
          <w:t xml:space="preserve"> </w:t>
        </w:r>
        <w:r w:rsidRPr="002646CB">
          <w:rPr>
            <w:rFonts w:hint="eastAsia"/>
          </w:rPr>
          <w:t>총</w:t>
        </w:r>
        <w:r w:rsidRPr="002646CB">
          <w:t xml:space="preserve"> </w:t>
        </w:r>
        <w:r w:rsidRPr="002646CB">
          <w:rPr>
            <w:rFonts w:hint="eastAsia"/>
          </w:rPr>
          <w:t>전력수요에</w:t>
        </w:r>
        <w:r w:rsidRPr="002646CB">
          <w:t xml:space="preserve"> </w:t>
        </w:r>
        <w:r w:rsidRPr="002646CB">
          <w:rPr>
            <w:rFonts w:hint="eastAsia"/>
          </w:rPr>
          <w:t>대해</w:t>
        </w:r>
        <w:r w:rsidRPr="002646CB">
          <w:t xml:space="preserve"> </w:t>
        </w:r>
        <w:r w:rsidRPr="002646CB">
          <w:rPr>
            <w:rFonts w:hint="eastAsia"/>
          </w:rPr>
          <w:t>전력을</w:t>
        </w:r>
        <w:r w:rsidRPr="002646CB">
          <w:t xml:space="preserve"> </w:t>
        </w:r>
        <w:r w:rsidRPr="002646CB">
          <w:rPr>
            <w:rFonts w:hint="eastAsia"/>
          </w:rPr>
          <w:t>공급할</w:t>
        </w:r>
        <w:r w:rsidRPr="002646CB">
          <w:t xml:space="preserve"> </w:t>
        </w:r>
        <w:r w:rsidRPr="002646CB">
          <w:rPr>
            <w:rFonts w:hint="eastAsia"/>
          </w:rPr>
          <w:t>수</w:t>
        </w:r>
        <w:r w:rsidRPr="002646CB">
          <w:t xml:space="preserve"> </w:t>
        </w:r>
        <w:r w:rsidRPr="002646CB">
          <w:rPr>
            <w:rFonts w:hint="eastAsia"/>
          </w:rPr>
          <w:t>있는</w:t>
        </w:r>
        <w:r w:rsidRPr="002646CB">
          <w:t xml:space="preserve"> </w:t>
        </w:r>
        <w:r w:rsidRPr="002646CB">
          <w:rPr>
            <w:rFonts w:hint="eastAsia"/>
          </w:rPr>
          <w:t>능력을</w:t>
        </w:r>
        <w:r w:rsidRPr="002646CB">
          <w:t xml:space="preserve"> </w:t>
        </w:r>
        <w:r w:rsidRPr="002646CB">
          <w:rPr>
            <w:rFonts w:hint="eastAsia"/>
          </w:rPr>
          <w:t>말하며</w:t>
        </w:r>
        <w:r w:rsidRPr="002646CB">
          <w:t xml:space="preserve">, </w:t>
        </w:r>
        <w:r w:rsidRPr="002646CB">
          <w:rPr>
            <w:rFonts w:hint="eastAsia"/>
          </w:rPr>
          <w:t>안전성은</w:t>
        </w:r>
        <w:r w:rsidRPr="002646CB">
          <w:t xml:space="preserve"> </w:t>
        </w:r>
        <w:r w:rsidRPr="002646CB">
          <w:rPr>
            <w:rFonts w:hint="eastAsia"/>
          </w:rPr>
          <w:t>전력시스템의</w:t>
        </w:r>
        <w:r w:rsidRPr="002646CB">
          <w:t xml:space="preserve"> </w:t>
        </w:r>
        <w:r w:rsidRPr="002646CB">
          <w:rPr>
            <w:rFonts w:hint="eastAsia"/>
          </w:rPr>
          <w:t>단락이나</w:t>
        </w:r>
        <w:r w:rsidRPr="002646CB">
          <w:t xml:space="preserve"> </w:t>
        </w:r>
        <w:r w:rsidRPr="002646CB">
          <w:rPr>
            <w:rFonts w:hint="eastAsia"/>
          </w:rPr>
          <w:t>예기치</w:t>
        </w:r>
        <w:r w:rsidRPr="002646CB">
          <w:t xml:space="preserve"> </w:t>
        </w:r>
        <w:r w:rsidRPr="002646CB">
          <w:rPr>
            <w:rFonts w:hint="eastAsia"/>
          </w:rPr>
          <w:t>않는</w:t>
        </w:r>
        <w:r w:rsidRPr="002646CB">
          <w:t xml:space="preserve"> </w:t>
        </w:r>
        <w:r w:rsidRPr="002646CB">
          <w:rPr>
            <w:rFonts w:hint="eastAsia"/>
          </w:rPr>
          <w:t>설비손실</w:t>
        </w:r>
      </w:ins>
      <w:ins w:id="2552" w:author="박 진상" w:date="2019-10-28T17:03:00Z">
        <w:r w:rsidRPr="002646CB">
          <w:t xml:space="preserve"> </w:t>
        </w:r>
      </w:ins>
      <w:ins w:id="2553" w:author="박 진상" w:date="2019-10-28T17:02:00Z">
        <w:r w:rsidRPr="002646CB">
          <w:rPr>
            <w:rFonts w:hint="eastAsia"/>
          </w:rPr>
          <w:t>사고와</w:t>
        </w:r>
        <w:r w:rsidRPr="002646CB">
          <w:t xml:space="preserve"> </w:t>
        </w:r>
        <w:r w:rsidRPr="002646CB">
          <w:rPr>
            <w:rFonts w:hint="eastAsia"/>
          </w:rPr>
          <w:t>같은</w:t>
        </w:r>
        <w:r w:rsidRPr="002646CB">
          <w:t xml:space="preserve"> </w:t>
        </w:r>
        <w:r w:rsidRPr="002646CB">
          <w:rPr>
            <w:rFonts w:hint="eastAsia"/>
          </w:rPr>
          <w:t>갑작스런</w:t>
        </w:r>
        <w:r w:rsidRPr="002646CB">
          <w:t xml:space="preserve"> </w:t>
        </w:r>
        <w:r w:rsidRPr="002646CB">
          <w:rPr>
            <w:rFonts w:hint="eastAsia"/>
          </w:rPr>
          <w:t>외란에</w:t>
        </w:r>
        <w:r w:rsidRPr="002646CB">
          <w:t xml:space="preserve"> </w:t>
        </w:r>
        <w:r w:rsidRPr="002646CB">
          <w:rPr>
            <w:rFonts w:hint="eastAsia"/>
          </w:rPr>
          <w:t>대해서도</w:t>
        </w:r>
        <w:r w:rsidRPr="002646CB">
          <w:t xml:space="preserve"> </w:t>
        </w:r>
        <w:r w:rsidRPr="002646CB">
          <w:rPr>
            <w:rFonts w:hint="eastAsia"/>
          </w:rPr>
          <w:t>전력시스템이</w:t>
        </w:r>
        <w:r w:rsidRPr="002646CB">
          <w:t xml:space="preserve"> </w:t>
        </w:r>
        <w:r w:rsidRPr="002646CB">
          <w:rPr>
            <w:rFonts w:hint="eastAsia"/>
          </w:rPr>
          <w:t>견뎌낼</w:t>
        </w:r>
        <w:r w:rsidRPr="002646CB">
          <w:t xml:space="preserve"> </w:t>
        </w:r>
        <w:r w:rsidRPr="002646CB">
          <w:rPr>
            <w:rFonts w:hint="eastAsia"/>
          </w:rPr>
          <w:t>수</w:t>
        </w:r>
        <w:r w:rsidRPr="002646CB">
          <w:t xml:space="preserve"> </w:t>
        </w:r>
        <w:r w:rsidRPr="002646CB">
          <w:rPr>
            <w:rFonts w:hint="eastAsia"/>
          </w:rPr>
          <w:t>있는</w:t>
        </w:r>
        <w:r w:rsidRPr="002646CB">
          <w:t xml:space="preserve"> </w:t>
        </w:r>
        <w:r w:rsidRPr="002646CB">
          <w:rPr>
            <w:rFonts w:hint="eastAsia"/>
          </w:rPr>
          <w:t>능력을</w:t>
        </w:r>
        <w:r w:rsidRPr="002646CB">
          <w:t xml:space="preserve"> </w:t>
        </w:r>
        <w:r w:rsidRPr="002646CB">
          <w:rPr>
            <w:rFonts w:hint="eastAsia"/>
          </w:rPr>
          <w:t>뜻함</w:t>
        </w:r>
      </w:ins>
    </w:p>
    <w:p w14:paraId="2CEA3816" w14:textId="77777777" w:rsidR="00CE01C2" w:rsidRPr="002646CB" w:rsidRDefault="00CE01C2" w:rsidP="00CE01C2">
      <w:pPr>
        <w:rPr>
          <w:ins w:id="2554" w:author="박 진상" w:date="2019-10-28T17:03:00Z"/>
        </w:rPr>
      </w:pPr>
      <w:ins w:id="2555" w:author="박 진상" w:date="2019-10-28T17:03:00Z">
        <w:r w:rsidRPr="002646CB">
          <w:t>[</w:t>
        </w:r>
        <w:r w:rsidRPr="002646CB">
          <w:rPr>
            <w:rFonts w:hint="eastAsia"/>
          </w:rPr>
          <w:t>출처</w:t>
        </w:r>
        <w:r w:rsidRPr="002646CB">
          <w:t xml:space="preserve">: </w:t>
        </w:r>
        <w:r w:rsidRPr="002646CB">
          <w:rPr>
            <w:rFonts w:hint="eastAsia"/>
          </w:rPr>
          <w:t>스마트그리드용어사전</w:t>
        </w:r>
        <w:r w:rsidRPr="002646CB">
          <w:t>]</w:t>
        </w:r>
      </w:ins>
    </w:p>
    <w:p w14:paraId="082C5C7B" w14:textId="77777777" w:rsidR="00CE01C2" w:rsidRPr="002646CB" w:rsidRDefault="00CE01C2" w:rsidP="002559F2">
      <w:pPr>
        <w:rPr>
          <w:ins w:id="2556" w:author="박 진상" w:date="2019-10-28T17:02:00Z"/>
        </w:rPr>
      </w:pPr>
    </w:p>
    <w:p w14:paraId="7110744B" w14:textId="743F90A4" w:rsidR="002559F2" w:rsidRPr="002646CB" w:rsidRDefault="002559F2" w:rsidP="002559F2">
      <w:r w:rsidRPr="002646CB">
        <w:rPr>
          <w:rFonts w:hint="eastAsia"/>
        </w:rPr>
        <w:t>주어진</w:t>
      </w:r>
      <w:r w:rsidRPr="002646CB">
        <w:t xml:space="preserve"> </w:t>
      </w:r>
      <w:r w:rsidRPr="002646CB">
        <w:rPr>
          <w:rFonts w:hint="eastAsia"/>
        </w:rPr>
        <w:t>시간</w:t>
      </w:r>
      <w:r w:rsidRPr="002646CB">
        <w:t xml:space="preserve"> </w:t>
      </w:r>
      <w:r w:rsidRPr="002646CB">
        <w:rPr>
          <w:rFonts w:hint="eastAsia"/>
        </w:rPr>
        <w:t>간격</w:t>
      </w:r>
      <w:r w:rsidRPr="002646CB">
        <w:t xml:space="preserve"> </w:t>
      </w:r>
      <w:r w:rsidRPr="002646CB">
        <w:rPr>
          <w:rFonts w:hint="eastAsia"/>
        </w:rPr>
        <w:t>동안</w:t>
      </w:r>
      <w:r w:rsidRPr="002646CB">
        <w:t xml:space="preserve"> </w:t>
      </w:r>
      <w:r w:rsidRPr="002646CB">
        <w:rPr>
          <w:rFonts w:hint="eastAsia"/>
        </w:rPr>
        <w:t>주어진</w:t>
      </w:r>
      <w:r w:rsidRPr="002646CB">
        <w:t xml:space="preserve"> </w:t>
      </w:r>
      <w:r w:rsidRPr="002646CB">
        <w:rPr>
          <w:rFonts w:hint="eastAsia"/>
        </w:rPr>
        <w:t>조건</w:t>
      </w:r>
      <w:r w:rsidRPr="002646CB">
        <w:t xml:space="preserve"> </w:t>
      </w:r>
      <w:r w:rsidRPr="002646CB">
        <w:rPr>
          <w:rFonts w:hint="eastAsia"/>
        </w:rPr>
        <w:t>하에서</w:t>
      </w:r>
      <w:r w:rsidRPr="002646CB">
        <w:t xml:space="preserve"> </w:t>
      </w:r>
      <w:r w:rsidRPr="002646CB">
        <w:rPr>
          <w:rFonts w:hint="eastAsia"/>
        </w:rPr>
        <w:t>전력</w:t>
      </w:r>
      <w:r w:rsidRPr="002646CB">
        <w:t xml:space="preserve"> </w:t>
      </w:r>
      <w:r w:rsidRPr="002646CB">
        <w:rPr>
          <w:rFonts w:hint="eastAsia"/>
        </w:rPr>
        <w:t>시스템이</w:t>
      </w:r>
      <w:r w:rsidRPr="002646CB">
        <w:t xml:space="preserve"> </w:t>
      </w:r>
      <w:r w:rsidRPr="002646CB">
        <w:rPr>
          <w:rFonts w:hint="eastAsia"/>
        </w:rPr>
        <w:t>요구되는</w:t>
      </w:r>
      <w:r w:rsidRPr="002646CB">
        <w:t xml:space="preserve"> </w:t>
      </w:r>
      <w:r w:rsidRPr="002646CB">
        <w:rPr>
          <w:rFonts w:hint="eastAsia"/>
        </w:rPr>
        <w:t>기능을</w:t>
      </w:r>
      <w:r w:rsidRPr="002646CB">
        <w:t xml:space="preserve"> </w:t>
      </w:r>
      <w:r w:rsidRPr="002646CB">
        <w:rPr>
          <w:rFonts w:hint="eastAsia"/>
        </w:rPr>
        <w:t>수행</w:t>
      </w:r>
      <w:del w:id="2557" w:author="ETRI-김종원" w:date="2019-11-04T20:29:00Z">
        <w:r w:rsidRPr="002646CB" w:rsidDel="00E62138">
          <w:delText xml:space="preserve"> </w:delText>
        </w:r>
      </w:del>
      <w:r w:rsidRPr="002646CB">
        <w:rPr>
          <w:rFonts w:hint="eastAsia"/>
        </w:rPr>
        <w:t>할</w:t>
      </w:r>
      <w:r w:rsidRPr="002646CB">
        <w:t xml:space="preserve"> </w:t>
      </w:r>
      <w:r w:rsidRPr="002646CB">
        <w:rPr>
          <w:rFonts w:hint="eastAsia"/>
        </w:rPr>
        <w:t>수</w:t>
      </w:r>
      <w:ins w:id="2558" w:author="ETRI-김종원" w:date="2019-11-04T20:29:00Z">
        <w:r w:rsidR="00E62138" w:rsidRPr="002646CB">
          <w:t xml:space="preserve"> </w:t>
        </w:r>
      </w:ins>
      <w:r w:rsidRPr="002646CB">
        <w:rPr>
          <w:rFonts w:hint="eastAsia"/>
        </w:rPr>
        <w:t>있는</w:t>
      </w:r>
      <w:r w:rsidRPr="002646CB">
        <w:t xml:space="preserve"> </w:t>
      </w:r>
      <w:r w:rsidRPr="002646CB">
        <w:rPr>
          <w:rFonts w:hint="eastAsia"/>
        </w:rPr>
        <w:t>확률</w:t>
      </w:r>
    </w:p>
    <w:p w14:paraId="1F4A45BA" w14:textId="77777777" w:rsidR="002559F2" w:rsidRPr="002646CB" w:rsidRDefault="002559F2" w:rsidP="002559F2">
      <w:pPr>
        <w:rPr>
          <w:rFonts w:ascii="바탕" w:hAnsi="바탕" w:cs="굴림"/>
          <w:b/>
          <w:lang w:val="en-US"/>
        </w:rPr>
      </w:pPr>
    </w:p>
    <w:p w14:paraId="7F61BA5F" w14:textId="2FB07109" w:rsidR="002559F2" w:rsidRPr="002646CB" w:rsidRDefault="00535696" w:rsidP="00535696">
      <w:pPr>
        <w:ind w:left="852" w:hangingChars="434" w:hanging="852"/>
      </w:pPr>
      <w:r w:rsidRPr="002646CB">
        <w:rPr>
          <w:rFonts w:eastAsia="돋움" w:cs="Arial" w:hint="eastAsia"/>
          <w:b/>
          <w:lang w:val="en-US"/>
        </w:rPr>
        <w:t>비고</w:t>
      </w:r>
      <w:r w:rsidRPr="002646CB">
        <w:rPr>
          <w:rFonts w:ascii="바탕" w:hAnsi="바탕" w:cs="굴림"/>
          <w:b/>
          <w:lang w:val="en-US"/>
        </w:rPr>
        <w:t xml:space="preserve"> </w:t>
      </w:r>
      <w:r w:rsidR="002559F2" w:rsidRPr="002646CB">
        <w:rPr>
          <w:rFonts w:cs="Arial"/>
          <w:lang w:val="en-US"/>
        </w:rPr>
        <w:t>1</w:t>
      </w:r>
      <w:r w:rsidRPr="002646CB">
        <w:rPr>
          <w:rFonts w:ascii="바탕" w:hAnsi="바탕" w:cs="굴림"/>
          <w:lang w:val="en-US"/>
        </w:rPr>
        <w:tab/>
      </w:r>
      <w:del w:id="2559" w:author="박 진상" w:date="2019-10-28T18:24:00Z">
        <w:r w:rsidR="002559F2" w:rsidRPr="002646CB" w:rsidDel="00DC4888">
          <w:rPr>
            <w:rFonts w:hint="eastAsia"/>
          </w:rPr>
          <w:delText>신뢰성은</w:delText>
        </w:r>
      </w:del>
      <w:ins w:id="2560" w:author="박 진상" w:date="2019-10-28T18:24:00Z">
        <w:r w:rsidR="00DC4888" w:rsidRPr="002646CB">
          <w:rPr>
            <w:rFonts w:hint="eastAsia"/>
          </w:rPr>
          <w:t>신뢰</w:t>
        </w:r>
      </w:ins>
      <w:ins w:id="2561" w:author="ETRI-김종원" w:date="2019-12-02T16:40:00Z">
        <w:r w:rsidR="00597096" w:rsidRPr="002646CB">
          <w:rPr>
            <w:rFonts w:hint="eastAsia"/>
          </w:rPr>
          <w:t>성은</w:t>
        </w:r>
      </w:ins>
      <w:ins w:id="2562" w:author="박 진상" w:date="2019-10-28T18:24:00Z">
        <w:del w:id="2563" w:author="ETRI-김종원" w:date="2019-12-02T16:40:00Z">
          <w:r w:rsidR="00DC4888" w:rsidRPr="002646CB" w:rsidDel="00597096">
            <w:rPr>
              <w:rFonts w:hint="eastAsia"/>
            </w:rPr>
            <w:delText>는</w:delText>
          </w:r>
        </w:del>
      </w:ins>
      <w:r w:rsidR="002559F2" w:rsidRPr="002646CB">
        <w:t xml:space="preserve"> </w:t>
      </w:r>
      <w:r w:rsidR="002559F2" w:rsidRPr="002646CB">
        <w:rPr>
          <w:rFonts w:hint="eastAsia"/>
        </w:rPr>
        <w:t>장시간의</w:t>
      </w:r>
      <w:r w:rsidR="002559F2" w:rsidRPr="002646CB">
        <w:t xml:space="preserve"> </w:t>
      </w:r>
      <w:r w:rsidR="002559F2" w:rsidRPr="002646CB">
        <w:rPr>
          <w:rFonts w:hint="eastAsia"/>
        </w:rPr>
        <w:t>정전이</w:t>
      </w:r>
      <w:r w:rsidR="002559F2" w:rsidRPr="002646CB">
        <w:t xml:space="preserve"> </w:t>
      </w:r>
      <w:r w:rsidR="002559F2" w:rsidRPr="002646CB">
        <w:rPr>
          <w:rFonts w:hint="eastAsia"/>
        </w:rPr>
        <w:t>거의</w:t>
      </w:r>
      <w:r w:rsidR="002559F2" w:rsidRPr="002646CB">
        <w:t xml:space="preserve"> </w:t>
      </w:r>
      <w:r w:rsidR="002559F2" w:rsidRPr="002646CB">
        <w:rPr>
          <w:rFonts w:hint="eastAsia"/>
        </w:rPr>
        <w:t>없이</w:t>
      </w:r>
      <w:r w:rsidR="002559F2" w:rsidRPr="002646CB">
        <w:t xml:space="preserve"> </w:t>
      </w:r>
      <w:r w:rsidR="002559F2" w:rsidRPr="002646CB">
        <w:rPr>
          <w:rFonts w:hint="eastAsia"/>
        </w:rPr>
        <w:t>거의</w:t>
      </w:r>
      <w:r w:rsidR="002559F2" w:rsidRPr="002646CB">
        <w:t xml:space="preserve"> </w:t>
      </w:r>
      <w:r w:rsidR="002559F2" w:rsidRPr="002646CB">
        <w:rPr>
          <w:rFonts w:hint="eastAsia"/>
        </w:rPr>
        <w:t>지속적으로</w:t>
      </w:r>
      <w:r w:rsidR="002559F2" w:rsidRPr="002646CB">
        <w:t xml:space="preserve"> </w:t>
      </w:r>
      <w:r w:rsidR="002559F2" w:rsidRPr="002646CB">
        <w:rPr>
          <w:rFonts w:hint="eastAsia"/>
        </w:rPr>
        <w:t>적절한</w:t>
      </w:r>
      <w:r w:rsidR="002559F2" w:rsidRPr="002646CB">
        <w:t xml:space="preserve"> </w:t>
      </w:r>
      <w:r w:rsidR="002559F2" w:rsidRPr="002646CB">
        <w:rPr>
          <w:rFonts w:hint="eastAsia"/>
        </w:rPr>
        <w:t>전기</w:t>
      </w:r>
      <w:r w:rsidR="002559F2" w:rsidRPr="002646CB">
        <w:t xml:space="preserve"> </w:t>
      </w:r>
      <w:r w:rsidR="002559F2" w:rsidRPr="002646CB">
        <w:rPr>
          <w:rFonts w:hint="eastAsia"/>
        </w:rPr>
        <w:t>서비스를</w:t>
      </w:r>
      <w:r w:rsidR="002559F2" w:rsidRPr="002646CB">
        <w:t xml:space="preserve"> </w:t>
      </w:r>
      <w:r w:rsidR="002559F2" w:rsidRPr="002646CB">
        <w:rPr>
          <w:rFonts w:hint="eastAsia"/>
        </w:rPr>
        <w:t>제공하는</w:t>
      </w:r>
      <w:r w:rsidR="002559F2" w:rsidRPr="002646CB">
        <w:t xml:space="preserve"> </w:t>
      </w:r>
      <w:r w:rsidR="002559F2" w:rsidRPr="002646CB">
        <w:rPr>
          <w:rFonts w:hint="eastAsia"/>
        </w:rPr>
        <w:t>전력</w:t>
      </w:r>
      <w:r w:rsidR="002559F2" w:rsidRPr="002646CB">
        <w:t xml:space="preserve"> </w:t>
      </w:r>
      <w:r w:rsidR="002559F2" w:rsidRPr="002646CB">
        <w:rPr>
          <w:rFonts w:hint="eastAsia"/>
        </w:rPr>
        <w:t>시스템의</w:t>
      </w:r>
      <w:r w:rsidR="002559F2" w:rsidRPr="002646CB">
        <w:t xml:space="preserve"> </w:t>
      </w:r>
      <w:r w:rsidR="002559F2" w:rsidRPr="002646CB">
        <w:rPr>
          <w:rFonts w:hint="eastAsia"/>
        </w:rPr>
        <w:t>능력을</w:t>
      </w:r>
      <w:r w:rsidR="002559F2" w:rsidRPr="002646CB">
        <w:t xml:space="preserve"> </w:t>
      </w:r>
      <w:r w:rsidR="002559F2" w:rsidRPr="002646CB">
        <w:rPr>
          <w:rFonts w:hint="eastAsia"/>
        </w:rPr>
        <w:t>정량화</w:t>
      </w:r>
      <w:del w:id="2564" w:author="ETRI-김종원" w:date="2019-11-04T20:29:00Z">
        <w:r w:rsidR="002559F2" w:rsidRPr="002646CB" w:rsidDel="00E62138">
          <w:delText xml:space="preserve"> </w:delText>
        </w:r>
      </w:del>
      <w:r w:rsidR="002559F2" w:rsidRPr="002646CB">
        <w:rPr>
          <w:rFonts w:hint="eastAsia"/>
        </w:rPr>
        <w:t>한다</w:t>
      </w:r>
      <w:r w:rsidR="002559F2" w:rsidRPr="002646CB">
        <w:t xml:space="preserve">. </w:t>
      </w:r>
    </w:p>
    <w:p w14:paraId="6337CB7E" w14:textId="403102CC" w:rsidR="002559F2" w:rsidRPr="002646CB" w:rsidRDefault="00535696" w:rsidP="002559F2">
      <w:r w:rsidRPr="002646CB">
        <w:rPr>
          <w:rFonts w:eastAsia="돋움" w:cs="Arial" w:hint="eastAsia"/>
          <w:b/>
          <w:lang w:val="en-US"/>
        </w:rPr>
        <w:t>비고</w:t>
      </w:r>
      <w:r w:rsidRPr="002646CB">
        <w:rPr>
          <w:rFonts w:ascii="바탕" w:hAnsi="바탕" w:cs="굴림"/>
          <w:b/>
          <w:lang w:val="en-US"/>
        </w:rPr>
        <w:t xml:space="preserve"> </w:t>
      </w:r>
      <w:r w:rsidR="002559F2" w:rsidRPr="002646CB">
        <w:rPr>
          <w:rFonts w:cs="Arial"/>
          <w:lang w:val="en-US"/>
        </w:rPr>
        <w:t>2</w:t>
      </w:r>
      <w:r w:rsidRPr="002646CB">
        <w:rPr>
          <w:rFonts w:ascii="바탕" w:hAnsi="바탕" w:cs="굴림"/>
          <w:lang w:val="en-US"/>
        </w:rPr>
        <w:tab/>
      </w:r>
      <w:ins w:id="2565" w:author="ETRI-김종원" w:date="2019-12-02T16:41:00Z">
        <w:r w:rsidR="00597096" w:rsidRPr="002646CB">
          <w:rPr>
            <w:rFonts w:hint="eastAsia"/>
            <w:rPrChange w:id="2566" w:author="ETRI-김종원" w:date="2019-12-10T10:44:00Z">
              <w:rPr>
                <w:rFonts w:hint="eastAsia"/>
                <w:color w:val="FF0000"/>
              </w:rPr>
            </w:rPrChange>
          </w:rPr>
          <w:t>신뢰</w:t>
        </w:r>
      </w:ins>
      <w:ins w:id="2567" w:author="ETRI-김종원" w:date="2019-12-02T16:48:00Z">
        <w:r w:rsidR="00F80CF5" w:rsidRPr="002646CB">
          <w:rPr>
            <w:rFonts w:hint="eastAsia"/>
            <w:rPrChange w:id="2568" w:author="ETRI-김종원" w:date="2019-12-10T10:44:00Z">
              <w:rPr>
                <w:rFonts w:hint="eastAsia"/>
                <w:color w:val="FF0000"/>
              </w:rPr>
            </w:rPrChange>
          </w:rPr>
          <w:t>는</w:t>
        </w:r>
      </w:ins>
      <w:del w:id="2569" w:author="박 진상" w:date="2019-10-28T18:24:00Z">
        <w:r w:rsidR="002559F2" w:rsidRPr="002646CB" w:rsidDel="00DC4888">
          <w:rPr>
            <w:rFonts w:hint="eastAsia"/>
          </w:rPr>
          <w:delText>신뢰성은</w:delText>
        </w:r>
      </w:del>
      <w:ins w:id="2570" w:author="박 진상" w:date="2019-10-28T18:24:00Z">
        <w:del w:id="2571" w:author="ETRI-김종원" w:date="2019-12-02T16:41:00Z">
          <w:r w:rsidR="00DC4888" w:rsidRPr="002646CB" w:rsidDel="00597096">
            <w:rPr>
              <w:rFonts w:hint="eastAsia"/>
            </w:rPr>
            <w:delText>신뢰는</w:delText>
          </w:r>
        </w:del>
      </w:ins>
      <w:r w:rsidR="002559F2" w:rsidRPr="002646CB">
        <w:t xml:space="preserve"> </w:t>
      </w:r>
      <w:r w:rsidR="002559F2" w:rsidRPr="002646CB">
        <w:rPr>
          <w:rFonts w:hint="eastAsia"/>
        </w:rPr>
        <w:t>전력</w:t>
      </w:r>
      <w:r w:rsidR="002559F2" w:rsidRPr="002646CB">
        <w:t xml:space="preserve"> </w:t>
      </w:r>
      <w:r w:rsidR="002559F2" w:rsidRPr="002646CB">
        <w:rPr>
          <w:rFonts w:hint="eastAsia"/>
        </w:rPr>
        <w:t>시스템</w:t>
      </w:r>
      <w:r w:rsidR="002559F2" w:rsidRPr="002646CB">
        <w:t xml:space="preserve"> </w:t>
      </w:r>
      <w:r w:rsidR="002559F2" w:rsidRPr="002646CB">
        <w:rPr>
          <w:rFonts w:hint="eastAsia"/>
        </w:rPr>
        <w:t>설계</w:t>
      </w:r>
      <w:r w:rsidR="002559F2" w:rsidRPr="002646CB">
        <w:t xml:space="preserve"> </w:t>
      </w:r>
      <w:r w:rsidR="002559F2" w:rsidRPr="002646CB">
        <w:rPr>
          <w:rFonts w:hint="eastAsia"/>
        </w:rPr>
        <w:t>및</w:t>
      </w:r>
      <w:r w:rsidR="002559F2" w:rsidRPr="002646CB">
        <w:t xml:space="preserve"> </w:t>
      </w:r>
      <w:r w:rsidR="002559F2" w:rsidRPr="002646CB">
        <w:rPr>
          <w:rFonts w:hint="eastAsia"/>
        </w:rPr>
        <w:t>운</w:t>
      </w:r>
      <w:r w:rsidR="00730936" w:rsidRPr="002646CB">
        <w:rPr>
          <w:rFonts w:hint="eastAsia"/>
        </w:rPr>
        <w:t>전</w:t>
      </w:r>
      <w:r w:rsidR="002559F2" w:rsidRPr="002646CB">
        <w:rPr>
          <w:rFonts w:hint="eastAsia"/>
        </w:rPr>
        <w:t>의</w:t>
      </w:r>
      <w:r w:rsidR="002559F2" w:rsidRPr="002646CB">
        <w:t xml:space="preserve"> </w:t>
      </w:r>
      <w:r w:rsidR="002559F2" w:rsidRPr="002646CB">
        <w:rPr>
          <w:rFonts w:hint="eastAsia"/>
        </w:rPr>
        <w:t>전반적인</w:t>
      </w:r>
      <w:r w:rsidR="002559F2" w:rsidRPr="002646CB">
        <w:t xml:space="preserve"> </w:t>
      </w:r>
      <w:r w:rsidR="002559F2" w:rsidRPr="002646CB">
        <w:rPr>
          <w:rFonts w:hint="eastAsia"/>
        </w:rPr>
        <w:t>목표이다</w:t>
      </w:r>
      <w:r w:rsidR="002559F2" w:rsidRPr="002646CB">
        <w:t xml:space="preserve">. </w:t>
      </w:r>
    </w:p>
    <w:p w14:paraId="141F43BF" w14:textId="77777777" w:rsidR="00535696" w:rsidRPr="002646CB" w:rsidRDefault="00535696" w:rsidP="002559F2"/>
    <w:p w14:paraId="6E8679B6" w14:textId="337B300C" w:rsidR="002559F2" w:rsidRPr="002646CB" w:rsidRDefault="002559F2" w:rsidP="002559F2">
      <w:r w:rsidRPr="002646CB">
        <w:t>[</w:t>
      </w:r>
      <w:r w:rsidRPr="002646CB">
        <w:rPr>
          <w:rFonts w:hint="eastAsia"/>
        </w:rPr>
        <w:t>출처</w:t>
      </w:r>
      <w:r w:rsidRPr="002646CB">
        <w:t>: IEV 617-01-01</w:t>
      </w:r>
      <w:del w:id="2572" w:author="ETRI-김종원" w:date="2019-12-10T10:45:00Z">
        <w:r w:rsidR="001C3C69" w:rsidRPr="002646CB" w:rsidDel="002646CB">
          <w:delText>, IEV 151-16-09</w:delText>
        </w:r>
      </w:del>
      <w:r w:rsidRPr="002646CB">
        <w:t>]</w:t>
      </w:r>
    </w:p>
    <w:p w14:paraId="4FEB7199" w14:textId="77777777" w:rsidR="00791087" w:rsidRPr="002646CB" w:rsidRDefault="00791087" w:rsidP="002559F2"/>
    <w:p w14:paraId="576211B2" w14:textId="43C600CD" w:rsidR="00703D2A" w:rsidRPr="002646CB" w:rsidDel="004B6012" w:rsidRDefault="00703D2A">
      <w:pPr>
        <w:pStyle w:val="34"/>
        <w:numPr>
          <w:ilvl w:val="0"/>
          <w:numId w:val="0"/>
        </w:numPr>
        <w:rPr>
          <w:del w:id="2573" w:author="박 진상" w:date="2019-10-08T07:29:00Z"/>
          <w:lang w:eastAsia="ko-KR"/>
        </w:rPr>
        <w:pPrChange w:id="2574" w:author="박 진상" w:date="2019-10-08T07:04:00Z">
          <w:pPr>
            <w:pStyle w:val="34"/>
          </w:pPr>
        </w:pPrChange>
      </w:pPr>
    </w:p>
    <w:p w14:paraId="3B036EB6" w14:textId="77777777" w:rsidR="00D00AD0" w:rsidRPr="002646CB" w:rsidRDefault="00D00AD0" w:rsidP="00E25847">
      <w:pPr>
        <w:pStyle w:val="34"/>
        <w:rPr>
          <w:ins w:id="2575" w:author="박 진상" w:date="2019-10-08T07:02:00Z"/>
          <w:rFonts w:cs="Arial"/>
          <w:lang w:val="en-GB" w:eastAsia="ko-KR"/>
        </w:rPr>
      </w:pPr>
    </w:p>
    <w:p w14:paraId="4EE7CBD6" w14:textId="6BC6DE2D" w:rsidR="00E25847" w:rsidRPr="00DD13A5" w:rsidRDefault="00025A47">
      <w:pPr>
        <w:rPr>
          <w:ins w:id="2576" w:author="박 진상" w:date="2019-10-08T07:07:00Z"/>
          <w:bCs/>
        </w:rPr>
        <w:pPrChange w:id="2577" w:author="박 진상" w:date="2019-10-28T08:00:00Z">
          <w:pPr>
            <w:pStyle w:val="34"/>
            <w:numPr>
              <w:ilvl w:val="0"/>
              <w:numId w:val="0"/>
            </w:numPr>
            <w:tabs>
              <w:tab w:val="clear" w:pos="0"/>
            </w:tabs>
          </w:pPr>
        </w:pPrChange>
      </w:pPr>
      <w:ins w:id="2578" w:author="박 진상" w:date="2019-10-09T14:21:00Z">
        <w:r w:rsidRPr="002646CB">
          <w:rPr>
            <w:rFonts w:ascii="돋움" w:eastAsia="돋움" w:hAnsi="돋움" w:hint="eastAsia"/>
            <w:b/>
            <w:rPrChange w:id="2579" w:author="ETRI-김종원" w:date="2019-12-10T10:44:00Z">
              <w:rPr>
                <w:rFonts w:hint="eastAsia"/>
                <w:b w:val="0"/>
              </w:rPr>
            </w:rPrChange>
          </w:rPr>
          <w:t>평균</w:t>
        </w:r>
      </w:ins>
      <w:ins w:id="2580" w:author="박 진상" w:date="2019-10-08T07:02:00Z">
        <w:r w:rsidR="00D00AD0" w:rsidRPr="002646CB">
          <w:rPr>
            <w:rFonts w:ascii="돋움" w:eastAsia="돋움" w:hAnsi="돋움" w:hint="eastAsia"/>
            <w:b/>
            <w:rPrChange w:id="2581" w:author="ETRI-김종원" w:date="2019-12-10T10:44:00Z">
              <w:rPr>
                <w:rFonts w:hint="eastAsia"/>
                <w:b w:val="0"/>
              </w:rPr>
            </w:rPrChange>
          </w:rPr>
          <w:t>절</w:t>
        </w:r>
      </w:ins>
      <w:ins w:id="2582" w:author="박 진상" w:date="2019-10-08T06:37:00Z">
        <w:r w:rsidR="00E25847" w:rsidRPr="002646CB">
          <w:rPr>
            <w:rFonts w:ascii="돋움" w:eastAsia="돋움" w:hAnsi="돋움" w:hint="eastAsia"/>
            <w:b/>
            <w:rPrChange w:id="2583" w:author="ETRI-김종원" w:date="2019-12-10T10:44:00Z">
              <w:rPr>
                <w:rFonts w:hint="eastAsia"/>
                <w:b w:val="0"/>
              </w:rPr>
            </w:rPrChange>
          </w:rPr>
          <w:t>대</w:t>
        </w:r>
      </w:ins>
      <w:ins w:id="2584" w:author="Windows 사용자" w:date="2019-10-18T09:57:00Z">
        <w:r w:rsidR="002E3C90" w:rsidRPr="002646CB">
          <w:rPr>
            <w:rFonts w:ascii="돋움" w:eastAsia="돋움" w:hAnsi="돋움" w:hint="eastAsia"/>
            <w:b/>
            <w:rPrChange w:id="2585" w:author="ETRI-김종원" w:date="2019-12-10T10:44:00Z">
              <w:rPr>
                <w:rFonts w:cs="Arial" w:hint="eastAsia"/>
                <w:b w:val="0"/>
                <w:highlight w:val="yellow"/>
              </w:rPr>
            </w:rPrChange>
          </w:rPr>
          <w:t>백분률</w:t>
        </w:r>
      </w:ins>
      <w:ins w:id="2586" w:author="박 진상" w:date="2019-10-08T06:37:00Z">
        <w:r w:rsidR="00E25847" w:rsidRPr="002646CB">
          <w:rPr>
            <w:rFonts w:ascii="돋움" w:eastAsia="돋움" w:hAnsi="돋움" w:hint="eastAsia"/>
            <w:b/>
            <w:rPrChange w:id="2587" w:author="ETRI-김종원" w:date="2019-12-10T10:44:00Z">
              <w:rPr>
                <w:rFonts w:hint="eastAsia"/>
                <w:b w:val="0"/>
              </w:rPr>
            </w:rPrChange>
          </w:rPr>
          <w:t>오차</w:t>
        </w:r>
        <w:del w:id="2588" w:author="Windows 사용자" w:date="2019-10-18T09:57:00Z">
          <w:r w:rsidR="00E25847" w:rsidRPr="002646CB" w:rsidDel="002E3C90">
            <w:rPr>
              <w:rFonts w:ascii="돋움" w:eastAsia="돋움" w:hAnsi="돋움" w:hint="eastAsia"/>
              <w:b/>
              <w:rPrChange w:id="2589" w:author="ETRI-김종원" w:date="2019-12-10T10:44:00Z">
                <w:rPr>
                  <w:rFonts w:hint="eastAsia"/>
                  <w:b w:val="0"/>
                </w:rPr>
              </w:rPrChange>
            </w:rPr>
            <w:delText>율</w:delText>
          </w:r>
        </w:del>
        <w:r w:rsidR="00E25847" w:rsidRPr="002646CB">
          <w:rPr>
            <w:rFonts w:ascii="돋움" w:eastAsia="돋움" w:hAnsi="돋움"/>
            <w:b/>
            <w:rPrChange w:id="2590" w:author="ETRI-김종원" w:date="2019-12-10T10:44:00Z">
              <w:rPr>
                <w:b w:val="0"/>
              </w:rPr>
            </w:rPrChange>
          </w:rPr>
          <w:t>(Mean Absolute Percentage Error; MAPE)</w:t>
        </w:r>
      </w:ins>
      <w:ins w:id="2591" w:author="박 진상" w:date="2019-10-15T20:03:00Z">
        <w:del w:id="2592" w:author="Windows 사용자" w:date="2019-10-18T10:00:00Z">
          <w:r w:rsidR="00E34BCB" w:rsidRPr="002646CB" w:rsidDel="002E3C90">
            <w:rPr>
              <w:b/>
              <w:bCs/>
              <w:rPrChange w:id="2593" w:author="ETRI-김종원" w:date="2019-12-10T10:44:00Z">
                <w:rPr>
                  <w:rFonts w:cs="Arial"/>
                  <w:b w:val="0"/>
                  <w:highlight w:val="yellow"/>
                </w:rPr>
              </w:rPrChange>
            </w:rPr>
            <w:delText xml:space="preserve"> </w:delText>
          </w:r>
          <w:r w:rsidR="00E34BCB" w:rsidRPr="002646CB" w:rsidDel="002E3C90">
            <w:rPr>
              <w:b/>
              <w:bCs/>
              <w:rPrChange w:id="2594" w:author="ETRI-김종원" w:date="2019-12-10T10:44:00Z">
                <w:rPr>
                  <w:rFonts w:cs="Arial"/>
                  <w:b w:val="0"/>
                  <w:highlight w:val="yellow"/>
                </w:rPr>
              </w:rPrChange>
            </w:rPr>
            <w:sym w:font="Wingdings" w:char="F0E8"/>
          </w:r>
          <w:r w:rsidR="00E34BCB" w:rsidRPr="002646CB" w:rsidDel="002E3C90">
            <w:rPr>
              <w:b/>
              <w:bCs/>
              <w:rPrChange w:id="2595" w:author="ETRI-김종원" w:date="2019-12-10T10:44:00Z">
                <w:rPr>
                  <w:rFonts w:cs="Arial"/>
                  <w:b w:val="0"/>
                  <w:highlight w:val="yellow"/>
                </w:rPr>
              </w:rPrChange>
            </w:rPr>
            <w:delText xml:space="preserve"> </w:delText>
          </w:r>
          <w:r w:rsidR="00E34BCB" w:rsidRPr="002646CB" w:rsidDel="002E3C90">
            <w:rPr>
              <w:rFonts w:hint="eastAsia"/>
              <w:b/>
              <w:bCs/>
              <w:rPrChange w:id="2596" w:author="ETRI-김종원" w:date="2019-12-10T10:44:00Z">
                <w:rPr>
                  <w:rFonts w:cs="Arial" w:hint="eastAsia"/>
                  <w:b w:val="0"/>
                  <w:highlight w:val="yellow"/>
                </w:rPr>
              </w:rPrChange>
            </w:rPr>
            <w:delText>정의필요</w:delText>
          </w:r>
        </w:del>
      </w:ins>
    </w:p>
    <w:p w14:paraId="42489E19" w14:textId="09B8581E" w:rsidR="00E732E9" w:rsidRPr="002646CB" w:rsidRDefault="002E3C90" w:rsidP="005766F9">
      <w:pPr>
        <w:rPr>
          <w:ins w:id="2597" w:author="박 진상" w:date="2019-10-28T17:16:00Z"/>
        </w:rPr>
      </w:pPr>
      <w:ins w:id="2598" w:author="Windows 사용자" w:date="2019-10-18T09:57:00Z">
        <w:r w:rsidRPr="002646CB">
          <w:rPr>
            <w:rFonts w:hint="eastAsia"/>
            <w:rPrChange w:id="2599" w:author="ETRI-김종원" w:date="2019-12-10T10:44:00Z">
              <w:rPr>
                <w:rFonts w:hint="eastAsia"/>
                <w:highlight w:val="yellow"/>
              </w:rPr>
            </w:rPrChange>
          </w:rPr>
          <w:t>예측</w:t>
        </w:r>
      </w:ins>
      <w:ins w:id="2600" w:author="Windows 사용자" w:date="2019-10-18T09:58:00Z">
        <w:r w:rsidRPr="002646CB">
          <w:rPr>
            <w:rPrChange w:id="2601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2602" w:author="ETRI-김종원" w:date="2019-12-10T10:44:00Z">
              <w:rPr>
                <w:rFonts w:hint="eastAsia"/>
                <w:highlight w:val="yellow"/>
              </w:rPr>
            </w:rPrChange>
          </w:rPr>
          <w:t>데이터와</w:t>
        </w:r>
        <w:r w:rsidRPr="002646CB">
          <w:rPr>
            <w:rPrChange w:id="2603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2604" w:author="ETRI-김종원" w:date="2019-12-10T10:44:00Z">
              <w:rPr>
                <w:rFonts w:hint="eastAsia"/>
                <w:highlight w:val="yellow"/>
              </w:rPr>
            </w:rPrChange>
          </w:rPr>
          <w:t>실측</w:t>
        </w:r>
        <w:r w:rsidRPr="002646CB">
          <w:rPr>
            <w:rPrChange w:id="2605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2606" w:author="ETRI-김종원" w:date="2019-12-10T10:44:00Z">
              <w:rPr>
                <w:rFonts w:hint="eastAsia"/>
                <w:highlight w:val="yellow"/>
              </w:rPr>
            </w:rPrChange>
          </w:rPr>
          <w:t>데이터의</w:t>
        </w:r>
        <w:r w:rsidRPr="002646CB">
          <w:rPr>
            <w:rPrChange w:id="2607" w:author="ETRI-김종원" w:date="2019-12-10T10:44:00Z">
              <w:rPr>
                <w:highlight w:val="yellow"/>
              </w:rPr>
            </w:rPrChange>
          </w:rPr>
          <w:t xml:space="preserve"> </w:t>
        </w:r>
      </w:ins>
      <w:ins w:id="2608" w:author="Windows 사용자" w:date="2019-10-18T09:59:00Z">
        <w:r w:rsidRPr="002646CB">
          <w:rPr>
            <w:rFonts w:hint="eastAsia"/>
            <w:rPrChange w:id="2609" w:author="ETRI-김종원" w:date="2019-12-10T10:44:00Z">
              <w:rPr>
                <w:rFonts w:hint="eastAsia"/>
                <w:highlight w:val="yellow"/>
              </w:rPr>
            </w:rPrChange>
          </w:rPr>
          <w:t>절대</w:t>
        </w:r>
        <w:r w:rsidRPr="002646CB">
          <w:rPr>
            <w:rPrChange w:id="2610" w:author="ETRI-김종원" w:date="2019-12-10T10:44:00Z">
              <w:rPr>
                <w:highlight w:val="yellow"/>
              </w:rPr>
            </w:rPrChange>
          </w:rPr>
          <w:t xml:space="preserve"> </w:t>
        </w:r>
      </w:ins>
      <w:ins w:id="2611" w:author="Windows 사용자" w:date="2019-10-18T09:58:00Z">
        <w:r w:rsidRPr="002646CB">
          <w:rPr>
            <w:rFonts w:hint="eastAsia"/>
            <w:rPrChange w:id="2612" w:author="ETRI-김종원" w:date="2019-12-10T10:44:00Z">
              <w:rPr>
                <w:rFonts w:hint="eastAsia"/>
                <w:highlight w:val="yellow"/>
              </w:rPr>
            </w:rPrChange>
          </w:rPr>
          <w:t>오차를</w:t>
        </w:r>
        <w:r w:rsidRPr="002646CB">
          <w:rPr>
            <w:rPrChange w:id="2613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2614" w:author="ETRI-김종원" w:date="2019-12-10T10:44:00Z">
              <w:rPr>
                <w:rFonts w:hint="eastAsia"/>
                <w:highlight w:val="yellow"/>
              </w:rPr>
            </w:rPrChange>
          </w:rPr>
          <w:t>백분율로</w:t>
        </w:r>
        <w:r w:rsidRPr="002646CB">
          <w:rPr>
            <w:rPrChange w:id="2615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2616" w:author="ETRI-김종원" w:date="2019-12-10T10:44:00Z">
              <w:rPr>
                <w:rFonts w:hint="eastAsia"/>
                <w:highlight w:val="yellow"/>
              </w:rPr>
            </w:rPrChange>
          </w:rPr>
          <w:t>나타내어</w:t>
        </w:r>
        <w:r w:rsidRPr="002646CB">
          <w:rPr>
            <w:rPrChange w:id="2617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2618" w:author="ETRI-김종원" w:date="2019-12-10T10:44:00Z">
              <w:rPr>
                <w:rFonts w:hint="eastAsia"/>
                <w:highlight w:val="yellow"/>
              </w:rPr>
            </w:rPrChange>
          </w:rPr>
          <w:t>평균</w:t>
        </w:r>
      </w:ins>
      <w:ins w:id="2619" w:author="Windows 사용자" w:date="2019-10-18T09:59:00Z">
        <w:r w:rsidRPr="002646CB">
          <w:rPr>
            <w:rFonts w:hint="eastAsia"/>
            <w:rPrChange w:id="2620" w:author="ETRI-김종원" w:date="2019-12-10T10:44:00Z">
              <w:rPr>
                <w:rFonts w:hint="eastAsia"/>
                <w:highlight w:val="yellow"/>
              </w:rPr>
            </w:rPrChange>
          </w:rPr>
          <w:t>한</w:t>
        </w:r>
        <w:r w:rsidRPr="002646CB">
          <w:rPr>
            <w:rPrChange w:id="2621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2622" w:author="ETRI-김종원" w:date="2019-12-10T10:44:00Z">
              <w:rPr>
                <w:rFonts w:hint="eastAsia"/>
                <w:highlight w:val="yellow"/>
              </w:rPr>
            </w:rPrChange>
          </w:rPr>
          <w:t>값으로</w:t>
        </w:r>
      </w:ins>
      <w:ins w:id="2623" w:author="Windows 사용자" w:date="2019-10-18T10:00:00Z">
        <w:r w:rsidRPr="002646CB">
          <w:rPr>
            <w:rPrChange w:id="2624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2625" w:author="ETRI-김종원" w:date="2019-12-10T10:44:00Z">
              <w:rPr>
                <w:rFonts w:hint="eastAsia"/>
                <w:highlight w:val="yellow"/>
              </w:rPr>
            </w:rPrChange>
          </w:rPr>
          <w:t>예측</w:t>
        </w:r>
        <w:r w:rsidRPr="002646CB">
          <w:rPr>
            <w:rPrChange w:id="2626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2627" w:author="ETRI-김종원" w:date="2019-12-10T10:44:00Z">
              <w:rPr>
                <w:rFonts w:hint="eastAsia"/>
                <w:highlight w:val="yellow"/>
              </w:rPr>
            </w:rPrChange>
          </w:rPr>
          <w:t>데이터가</w:t>
        </w:r>
        <w:r w:rsidRPr="002646CB">
          <w:rPr>
            <w:rPrChange w:id="2628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2629" w:author="ETRI-김종원" w:date="2019-12-10T10:44:00Z">
              <w:rPr>
                <w:rFonts w:hint="eastAsia"/>
                <w:highlight w:val="yellow"/>
              </w:rPr>
            </w:rPrChange>
          </w:rPr>
          <w:t>실제</w:t>
        </w:r>
        <w:r w:rsidRPr="002646CB">
          <w:rPr>
            <w:rPrChange w:id="2630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2631" w:author="ETRI-김종원" w:date="2019-12-10T10:44:00Z">
              <w:rPr>
                <w:rFonts w:hint="eastAsia"/>
                <w:highlight w:val="yellow"/>
              </w:rPr>
            </w:rPrChange>
          </w:rPr>
          <w:t>데</w:t>
        </w:r>
        <w:r w:rsidRPr="002646CB">
          <w:rPr>
            <w:rFonts w:hint="eastAsia"/>
            <w:rPrChange w:id="2632" w:author="ETRI-김종원" w:date="2019-12-10T10:44:00Z">
              <w:rPr>
                <w:rFonts w:hint="eastAsia"/>
                <w:highlight w:val="yellow"/>
              </w:rPr>
            </w:rPrChange>
          </w:rPr>
          <w:lastRenderedPageBreak/>
          <w:t>이터와</w:t>
        </w:r>
        <w:r w:rsidRPr="002646CB">
          <w:rPr>
            <w:rPrChange w:id="2633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2634" w:author="ETRI-김종원" w:date="2019-12-10T10:44:00Z">
              <w:rPr>
                <w:rFonts w:hint="eastAsia"/>
                <w:highlight w:val="yellow"/>
              </w:rPr>
            </w:rPrChange>
          </w:rPr>
          <w:t>유사한</w:t>
        </w:r>
        <w:r w:rsidRPr="002646CB">
          <w:rPr>
            <w:rPrChange w:id="2635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2636" w:author="ETRI-김종원" w:date="2019-12-10T10:44:00Z">
              <w:rPr>
                <w:rFonts w:hint="eastAsia"/>
                <w:highlight w:val="yellow"/>
              </w:rPr>
            </w:rPrChange>
          </w:rPr>
          <w:t>정도를</w:t>
        </w:r>
        <w:r w:rsidRPr="002646CB">
          <w:rPr>
            <w:rPrChange w:id="2637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2638" w:author="ETRI-김종원" w:date="2019-12-10T10:44:00Z">
              <w:rPr>
                <w:rFonts w:hint="eastAsia"/>
                <w:highlight w:val="yellow"/>
              </w:rPr>
            </w:rPrChange>
          </w:rPr>
          <w:t>나타내는</w:t>
        </w:r>
        <w:r w:rsidRPr="002646CB">
          <w:rPr>
            <w:rPrChange w:id="2639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2640" w:author="ETRI-김종원" w:date="2019-12-10T10:44:00Z">
              <w:rPr>
                <w:rFonts w:hint="eastAsia"/>
                <w:highlight w:val="yellow"/>
              </w:rPr>
            </w:rPrChange>
          </w:rPr>
          <w:t>방식이다</w:t>
        </w:r>
        <w:r w:rsidRPr="002646CB">
          <w:rPr>
            <w:rPrChange w:id="2641" w:author="ETRI-김종원" w:date="2019-12-10T10:44:00Z">
              <w:rPr>
                <w:highlight w:val="yellow"/>
              </w:rPr>
            </w:rPrChange>
          </w:rPr>
          <w:t>.</w:t>
        </w:r>
      </w:ins>
    </w:p>
    <w:p w14:paraId="00192EB9" w14:textId="6AC5E5C9" w:rsidR="00345E2B" w:rsidRPr="002646CB" w:rsidRDefault="00345E2B" w:rsidP="005766F9">
      <w:pPr>
        <w:rPr>
          <w:ins w:id="2642" w:author="박 진상" w:date="2019-10-09T13:50:00Z"/>
        </w:rPr>
      </w:pPr>
      <w:ins w:id="2643" w:author="박 진상" w:date="2019-10-28T17:16:00Z">
        <w:r w:rsidRPr="002646CB">
          <w:rPr>
            <w:rFonts w:hint="eastAsia"/>
          </w:rPr>
          <w:t>평균</w:t>
        </w:r>
        <w:r w:rsidR="00FD61E5" w:rsidRPr="002646CB">
          <w:rPr>
            <w:rFonts w:hint="eastAsia"/>
          </w:rPr>
          <w:t>절대비율오차</w:t>
        </w:r>
      </w:ins>
      <w:ins w:id="2644" w:author="박 진상" w:date="2019-10-28T17:18:00Z">
        <w:r w:rsidR="00FD61E5" w:rsidRPr="002646CB">
          <w:t>(Mean Absolute Percent Error)</w:t>
        </w:r>
      </w:ins>
      <w:ins w:id="2645" w:author="박 진상" w:date="2019-10-28T17:16:00Z">
        <w:r w:rsidR="00FD61E5" w:rsidRPr="002646CB">
          <w:rPr>
            <w:rFonts w:hint="eastAsia"/>
          </w:rPr>
          <w:t>는</w:t>
        </w:r>
        <w:r w:rsidR="00FD61E5" w:rsidRPr="002646CB">
          <w:t xml:space="preserve"> </w:t>
        </w:r>
        <w:r w:rsidR="00FD61E5" w:rsidRPr="002646CB">
          <w:rPr>
            <w:rFonts w:hint="eastAsia"/>
          </w:rPr>
          <w:t>실제</w:t>
        </w:r>
      </w:ins>
      <w:ins w:id="2646" w:author="ETRI-김종원" w:date="2019-12-02T16:54:00Z">
        <w:r w:rsidR="00315A60" w:rsidRPr="002646CB">
          <w:t xml:space="preserve"> </w:t>
        </w:r>
        <w:r w:rsidR="00315A60" w:rsidRPr="002646CB">
          <w:rPr>
            <w:rFonts w:hint="eastAsia"/>
          </w:rPr>
          <w:t>발전량과</w:t>
        </w:r>
        <w:r w:rsidR="00315A60" w:rsidRPr="002646CB">
          <w:t xml:space="preserve"> </w:t>
        </w:r>
        <w:r w:rsidR="00315A60" w:rsidRPr="002646CB">
          <w:rPr>
            <w:rFonts w:hint="eastAsia"/>
          </w:rPr>
          <w:t>예측</w:t>
        </w:r>
        <w:r w:rsidR="00315A60" w:rsidRPr="002646CB">
          <w:t xml:space="preserve"> </w:t>
        </w:r>
        <w:r w:rsidR="00315A60" w:rsidRPr="002646CB">
          <w:rPr>
            <w:rFonts w:hint="eastAsia"/>
          </w:rPr>
          <w:t>발전량</w:t>
        </w:r>
      </w:ins>
      <w:ins w:id="2647" w:author="박 진상" w:date="2019-10-28T17:16:00Z">
        <w:del w:id="2648" w:author="ETRI-김종원" w:date="2019-12-02T16:54:00Z">
          <w:r w:rsidR="00FD61E5" w:rsidRPr="002646CB" w:rsidDel="00315A60">
            <w:rPr>
              <w:rFonts w:hint="eastAsia"/>
            </w:rPr>
            <w:delText>수요</w:delText>
          </w:r>
        </w:del>
        <w:r w:rsidR="00FD61E5" w:rsidRPr="002646CB">
          <w:rPr>
            <w:rFonts w:hint="eastAsia"/>
          </w:rPr>
          <w:t>에</w:t>
        </w:r>
        <w:r w:rsidR="00FD61E5" w:rsidRPr="002646CB">
          <w:t xml:space="preserve"> </w:t>
        </w:r>
        <w:r w:rsidR="00FD61E5" w:rsidRPr="002646CB">
          <w:rPr>
            <w:rFonts w:hint="eastAsia"/>
          </w:rPr>
          <w:t>대한</w:t>
        </w:r>
        <w:r w:rsidR="00FD61E5" w:rsidRPr="002646CB">
          <w:t xml:space="preserve"> </w:t>
        </w:r>
        <w:r w:rsidR="00FD61E5" w:rsidRPr="002646CB">
          <w:rPr>
            <w:rFonts w:hint="eastAsia"/>
          </w:rPr>
          <w:t>상대오차의</w:t>
        </w:r>
        <w:r w:rsidR="00FD61E5" w:rsidRPr="002646CB">
          <w:t xml:space="preserve"> </w:t>
        </w:r>
        <w:r w:rsidR="00FD61E5" w:rsidRPr="002646CB">
          <w:rPr>
            <w:rFonts w:hint="eastAsia"/>
          </w:rPr>
          <w:t>비율을</w:t>
        </w:r>
      </w:ins>
      <w:ins w:id="2649" w:author="박 진상" w:date="2019-10-28T17:17:00Z">
        <w:r w:rsidR="00FD61E5" w:rsidRPr="002646CB">
          <w:t xml:space="preserve"> </w:t>
        </w:r>
        <w:r w:rsidR="00FD61E5" w:rsidRPr="002646CB">
          <w:rPr>
            <w:rFonts w:hint="eastAsia"/>
          </w:rPr>
          <w:t>모두</w:t>
        </w:r>
        <w:r w:rsidR="00FD61E5" w:rsidRPr="002646CB">
          <w:t xml:space="preserve"> </w:t>
        </w:r>
        <w:r w:rsidR="00FD61E5" w:rsidRPr="002646CB">
          <w:rPr>
            <w:rFonts w:hint="eastAsia"/>
          </w:rPr>
          <w:t>더한</w:t>
        </w:r>
        <w:r w:rsidR="00FD61E5" w:rsidRPr="002646CB">
          <w:t xml:space="preserve"> </w:t>
        </w:r>
        <w:r w:rsidR="00FD61E5" w:rsidRPr="002646CB">
          <w:rPr>
            <w:rFonts w:hint="eastAsia"/>
          </w:rPr>
          <w:t>다음기간수로</w:t>
        </w:r>
        <w:r w:rsidR="00FD61E5" w:rsidRPr="002646CB">
          <w:t xml:space="preserve"> </w:t>
        </w:r>
        <w:r w:rsidR="00FD61E5" w:rsidRPr="002646CB">
          <w:rPr>
            <w:rFonts w:hint="eastAsia"/>
          </w:rPr>
          <w:t>나눈</w:t>
        </w:r>
        <w:r w:rsidR="00FD61E5" w:rsidRPr="002646CB">
          <w:t xml:space="preserve"> </w:t>
        </w:r>
        <w:r w:rsidR="00FD61E5" w:rsidRPr="002646CB">
          <w:rPr>
            <w:rFonts w:hint="eastAsia"/>
          </w:rPr>
          <w:t>값이다</w:t>
        </w:r>
        <w:r w:rsidR="00FD61E5" w:rsidRPr="002646CB">
          <w:t xml:space="preserve">. </w:t>
        </w:r>
        <w:r w:rsidR="00FD61E5" w:rsidRPr="002646CB">
          <w:rPr>
            <w:rFonts w:hint="eastAsia"/>
          </w:rPr>
          <w:t>평균절대비율오차는</w:t>
        </w:r>
        <w:r w:rsidR="00FD61E5" w:rsidRPr="002646CB">
          <w:t xml:space="preserve"> </w:t>
        </w:r>
        <w:r w:rsidR="00FD61E5" w:rsidRPr="002646CB">
          <w:rPr>
            <w:rFonts w:hint="eastAsia"/>
          </w:rPr>
          <w:t>기간에</w:t>
        </w:r>
        <w:r w:rsidR="00FD61E5" w:rsidRPr="002646CB">
          <w:t xml:space="preserve"> </w:t>
        </w:r>
        <w:r w:rsidR="00FD61E5" w:rsidRPr="002646CB">
          <w:rPr>
            <w:rFonts w:hint="eastAsia"/>
          </w:rPr>
          <w:t>따라</w:t>
        </w:r>
        <w:r w:rsidR="00FD61E5" w:rsidRPr="002646CB">
          <w:t xml:space="preserve"> </w:t>
        </w:r>
        <w:r w:rsidR="00FD61E5" w:rsidRPr="002646CB">
          <w:rPr>
            <w:rFonts w:hint="eastAsia"/>
          </w:rPr>
          <w:t>수요의</w:t>
        </w:r>
        <w:r w:rsidR="00FD61E5" w:rsidRPr="002646CB">
          <w:t xml:space="preserve"> </w:t>
        </w:r>
        <w:r w:rsidR="00FD61E5" w:rsidRPr="002646CB">
          <w:rPr>
            <w:rFonts w:hint="eastAsia"/>
          </w:rPr>
          <w:t>크기가</w:t>
        </w:r>
        <w:r w:rsidR="00FD61E5" w:rsidRPr="002646CB">
          <w:t xml:space="preserve"> </w:t>
        </w:r>
        <w:r w:rsidR="00FD61E5" w:rsidRPr="002646CB">
          <w:rPr>
            <w:rFonts w:hint="eastAsia"/>
          </w:rPr>
          <w:t>크게</w:t>
        </w:r>
        <w:r w:rsidR="00FD61E5" w:rsidRPr="002646CB">
          <w:t xml:space="preserve"> </w:t>
        </w:r>
        <w:r w:rsidR="00FD61E5" w:rsidRPr="002646CB">
          <w:rPr>
            <w:rFonts w:hint="eastAsia"/>
          </w:rPr>
          <w:t>달라질</w:t>
        </w:r>
        <w:r w:rsidR="00FD61E5" w:rsidRPr="002646CB">
          <w:t xml:space="preserve"> </w:t>
        </w:r>
        <w:r w:rsidR="00FD61E5" w:rsidRPr="002646CB">
          <w:rPr>
            <w:rFonts w:hint="eastAsia"/>
          </w:rPr>
          <w:t>때</w:t>
        </w:r>
        <w:r w:rsidR="00FD61E5" w:rsidRPr="002646CB">
          <w:t xml:space="preserve"> </w:t>
        </w:r>
        <w:r w:rsidR="00FD61E5" w:rsidRPr="002646CB">
          <w:rPr>
            <w:rFonts w:hint="eastAsia"/>
          </w:rPr>
          <w:t>유용한</w:t>
        </w:r>
        <w:r w:rsidR="00FD61E5" w:rsidRPr="002646CB">
          <w:t xml:space="preserve"> </w:t>
        </w:r>
        <w:r w:rsidR="00FD61E5" w:rsidRPr="002646CB">
          <w:rPr>
            <w:rFonts w:hint="eastAsia"/>
          </w:rPr>
          <w:t>예측오차의</w:t>
        </w:r>
        <w:r w:rsidR="00FD61E5" w:rsidRPr="002646CB">
          <w:t xml:space="preserve"> </w:t>
        </w:r>
        <w:r w:rsidR="00FD61E5" w:rsidRPr="002646CB">
          <w:rPr>
            <w:rFonts w:hint="eastAsia"/>
          </w:rPr>
          <w:t>측정방법</w:t>
        </w:r>
      </w:ins>
      <w:ins w:id="2650" w:author="박 진상" w:date="2019-10-28T17:18:00Z">
        <w:r w:rsidR="00FD61E5" w:rsidRPr="002646CB">
          <w:rPr>
            <w:rFonts w:hint="eastAsia"/>
          </w:rPr>
          <w:t>이다</w:t>
        </w:r>
        <w:r w:rsidR="00FD61E5" w:rsidRPr="002646CB">
          <w:t xml:space="preserve">. </w:t>
        </w:r>
      </w:ins>
    </w:p>
    <w:p w14:paraId="7FD68B13" w14:textId="77777777" w:rsidR="005766F9" w:rsidRPr="002646CB" w:rsidRDefault="005766F9" w:rsidP="005766F9">
      <w:pPr>
        <w:rPr>
          <w:ins w:id="2651" w:author="박 진상" w:date="2019-10-09T13:18:00Z"/>
          <w:rFonts w:ascii="바탕" w:hAnsi="바탕" w:cs="굴림"/>
          <w:b/>
          <w:lang w:val="en-US"/>
        </w:rPr>
      </w:pPr>
    </w:p>
    <w:p w14:paraId="64A24B24" w14:textId="0FD5322E" w:rsidR="005766F9" w:rsidRPr="002646CB" w:rsidDel="002E3C90" w:rsidRDefault="005766F9" w:rsidP="005766F9">
      <w:pPr>
        <w:ind w:left="852" w:hangingChars="434" w:hanging="852"/>
        <w:rPr>
          <w:ins w:id="2652" w:author="박 진상" w:date="2019-10-09T13:18:00Z"/>
          <w:del w:id="2653" w:author="Windows 사용자" w:date="2019-10-18T10:01:00Z"/>
        </w:rPr>
      </w:pPr>
      <w:ins w:id="2654" w:author="박 진상" w:date="2019-10-09T13:18:00Z">
        <w:r w:rsidRPr="002646CB">
          <w:rPr>
            <w:rFonts w:eastAsia="돋움" w:cs="Arial" w:hint="eastAsia"/>
            <w:b/>
            <w:lang w:val="en-US"/>
          </w:rPr>
          <w:t>비고</w:t>
        </w:r>
        <w:r w:rsidRPr="002646CB">
          <w:rPr>
            <w:rFonts w:ascii="바탕" w:hAnsi="바탕" w:cs="굴림"/>
            <w:b/>
            <w:lang w:val="en-US"/>
          </w:rPr>
          <w:t xml:space="preserve"> </w:t>
        </w:r>
        <w:del w:id="2655" w:author="Windows 사용자" w:date="2019-10-18T10:02:00Z">
          <w:r w:rsidRPr="002646CB" w:rsidDel="002E3C90">
            <w:rPr>
              <w:rFonts w:cs="Arial"/>
              <w:lang w:val="en-US"/>
            </w:rPr>
            <w:delText>1</w:delText>
          </w:r>
        </w:del>
        <w:r w:rsidRPr="002646CB">
          <w:rPr>
            <w:rFonts w:ascii="바탕" w:hAnsi="바탕" w:cs="굴림"/>
            <w:lang w:val="en-US"/>
          </w:rPr>
          <w:tab/>
        </w:r>
      </w:ins>
      <w:ins w:id="2656" w:author="Windows 사용자" w:date="2019-10-18T10:01:00Z">
        <w:r w:rsidR="002E3C90" w:rsidRPr="002646CB">
          <w:rPr>
            <w:rFonts w:hint="eastAsia"/>
            <w:rPrChange w:id="2657" w:author="ETRI-김종원" w:date="2019-12-10T10:44:00Z">
              <w:rPr>
                <w:rFonts w:hint="eastAsia"/>
                <w:highlight w:val="yellow"/>
              </w:rPr>
            </w:rPrChange>
          </w:rPr>
          <w:t>일반적으로는</w:t>
        </w:r>
        <w:r w:rsidR="002E3C90" w:rsidRPr="002646CB">
          <w:rPr>
            <w:rPrChange w:id="2658" w:author="ETRI-김종원" w:date="2019-12-10T10:44:00Z">
              <w:rPr>
                <w:highlight w:val="yellow"/>
              </w:rPr>
            </w:rPrChange>
          </w:rPr>
          <w:t xml:space="preserve"> </w:t>
        </w:r>
        <w:r w:rsidR="002E3C90" w:rsidRPr="002646CB">
          <w:rPr>
            <w:rFonts w:hint="eastAsia"/>
            <w:rPrChange w:id="2659" w:author="ETRI-김종원" w:date="2019-12-10T10:44:00Z">
              <w:rPr>
                <w:rFonts w:hint="eastAsia"/>
                <w:highlight w:val="yellow"/>
              </w:rPr>
            </w:rPrChange>
          </w:rPr>
          <w:t>실측</w:t>
        </w:r>
        <w:r w:rsidR="002E3C90" w:rsidRPr="002646CB">
          <w:rPr>
            <w:rPrChange w:id="2660" w:author="ETRI-김종원" w:date="2019-12-10T10:44:00Z">
              <w:rPr>
                <w:highlight w:val="yellow"/>
              </w:rPr>
            </w:rPrChange>
          </w:rPr>
          <w:t xml:space="preserve"> </w:t>
        </w:r>
        <w:r w:rsidR="002E3C90" w:rsidRPr="002646CB">
          <w:rPr>
            <w:rFonts w:hint="eastAsia"/>
            <w:rPrChange w:id="2661" w:author="ETRI-김종원" w:date="2019-12-10T10:44:00Z">
              <w:rPr>
                <w:rFonts w:hint="eastAsia"/>
                <w:highlight w:val="yellow"/>
              </w:rPr>
            </w:rPrChange>
          </w:rPr>
          <w:t>데이터를</w:t>
        </w:r>
        <w:r w:rsidR="002E3C90" w:rsidRPr="002646CB">
          <w:rPr>
            <w:rPrChange w:id="2662" w:author="ETRI-김종원" w:date="2019-12-10T10:44:00Z">
              <w:rPr>
                <w:highlight w:val="yellow"/>
              </w:rPr>
            </w:rPrChange>
          </w:rPr>
          <w:t xml:space="preserve"> </w:t>
        </w:r>
        <w:r w:rsidR="002E3C90" w:rsidRPr="002646CB">
          <w:rPr>
            <w:rFonts w:hint="eastAsia"/>
            <w:rPrChange w:id="2663" w:author="ETRI-김종원" w:date="2019-12-10T10:44:00Z">
              <w:rPr>
                <w:rFonts w:hint="eastAsia"/>
                <w:highlight w:val="yellow"/>
              </w:rPr>
            </w:rPrChange>
          </w:rPr>
          <w:t>기준으로</w:t>
        </w:r>
        <w:r w:rsidR="002E3C90" w:rsidRPr="002646CB">
          <w:rPr>
            <w:rPrChange w:id="2664" w:author="ETRI-김종원" w:date="2019-12-10T10:44:00Z">
              <w:rPr>
                <w:highlight w:val="yellow"/>
              </w:rPr>
            </w:rPrChange>
          </w:rPr>
          <w:t xml:space="preserve"> </w:t>
        </w:r>
        <w:r w:rsidR="002E3C90" w:rsidRPr="002646CB">
          <w:rPr>
            <w:rFonts w:hint="eastAsia"/>
            <w:rPrChange w:id="2665" w:author="ETRI-김종원" w:date="2019-12-10T10:44:00Z">
              <w:rPr>
                <w:rFonts w:hint="eastAsia"/>
                <w:highlight w:val="yellow"/>
              </w:rPr>
            </w:rPrChange>
          </w:rPr>
          <w:t>하지만</w:t>
        </w:r>
        <w:r w:rsidR="002E3C90" w:rsidRPr="002646CB">
          <w:rPr>
            <w:rPrChange w:id="2666" w:author="ETRI-김종원" w:date="2019-12-10T10:44:00Z">
              <w:rPr>
                <w:highlight w:val="yellow"/>
              </w:rPr>
            </w:rPrChange>
          </w:rPr>
          <w:t xml:space="preserve"> </w:t>
        </w:r>
        <w:r w:rsidR="002E3C90" w:rsidRPr="002646CB">
          <w:rPr>
            <w:rFonts w:hint="eastAsia"/>
            <w:rPrChange w:id="2667" w:author="ETRI-김종원" w:date="2019-12-10T10:44:00Z">
              <w:rPr>
                <w:rFonts w:hint="eastAsia"/>
                <w:highlight w:val="yellow"/>
              </w:rPr>
            </w:rPrChange>
          </w:rPr>
          <w:t>태양광</w:t>
        </w:r>
        <w:r w:rsidR="002E3C90" w:rsidRPr="002646CB">
          <w:rPr>
            <w:rPrChange w:id="2668" w:author="ETRI-김종원" w:date="2019-12-10T10:44:00Z">
              <w:rPr>
                <w:highlight w:val="yellow"/>
              </w:rPr>
            </w:rPrChange>
          </w:rPr>
          <w:t xml:space="preserve"> </w:t>
        </w:r>
        <w:r w:rsidR="002E3C90" w:rsidRPr="002646CB">
          <w:rPr>
            <w:rFonts w:hint="eastAsia"/>
            <w:rPrChange w:id="2669" w:author="ETRI-김종원" w:date="2019-12-10T10:44:00Z">
              <w:rPr>
                <w:rFonts w:hint="eastAsia"/>
                <w:highlight w:val="yellow"/>
              </w:rPr>
            </w:rPrChange>
          </w:rPr>
          <w:t>발전</w:t>
        </w:r>
        <w:r w:rsidR="002E3C90" w:rsidRPr="002646CB">
          <w:rPr>
            <w:rPrChange w:id="2670" w:author="ETRI-김종원" w:date="2019-12-10T10:44:00Z">
              <w:rPr>
                <w:highlight w:val="yellow"/>
              </w:rPr>
            </w:rPrChange>
          </w:rPr>
          <w:t xml:space="preserve"> </w:t>
        </w:r>
        <w:del w:id="2671" w:author="박 진상" w:date="2019-10-28T18:24:00Z">
          <w:r w:rsidR="002E3C90" w:rsidRPr="002646CB" w:rsidDel="00DC4888">
            <w:rPr>
              <w:rFonts w:hint="eastAsia"/>
              <w:rPrChange w:id="2672" w:author="ETRI-김종원" w:date="2019-12-10T10:44:00Z">
                <w:rPr>
                  <w:rFonts w:hint="eastAsia"/>
                  <w:highlight w:val="yellow"/>
                </w:rPr>
              </w:rPrChange>
            </w:rPr>
            <w:delText>신뢰성을</w:delText>
          </w:r>
        </w:del>
      </w:ins>
      <w:ins w:id="2673" w:author="박 진상" w:date="2019-10-28T18:24:00Z">
        <w:r w:rsidR="00DC4888" w:rsidRPr="002646CB">
          <w:rPr>
            <w:rFonts w:hint="eastAsia"/>
          </w:rPr>
          <w:t>신뢰를</w:t>
        </w:r>
      </w:ins>
      <w:ins w:id="2674" w:author="Windows 사용자" w:date="2019-10-18T10:01:00Z">
        <w:r w:rsidR="002E3C90" w:rsidRPr="002646CB">
          <w:rPr>
            <w:rPrChange w:id="2675" w:author="ETRI-김종원" w:date="2019-12-10T10:44:00Z">
              <w:rPr>
                <w:highlight w:val="yellow"/>
              </w:rPr>
            </w:rPrChange>
          </w:rPr>
          <w:t xml:space="preserve"> </w:t>
        </w:r>
        <w:r w:rsidR="002E3C90" w:rsidRPr="002646CB">
          <w:rPr>
            <w:rFonts w:hint="eastAsia"/>
            <w:rPrChange w:id="2676" w:author="ETRI-김종원" w:date="2019-12-10T10:44:00Z">
              <w:rPr>
                <w:rFonts w:hint="eastAsia"/>
                <w:highlight w:val="yellow"/>
              </w:rPr>
            </w:rPrChange>
          </w:rPr>
          <w:t>위해</w:t>
        </w:r>
        <w:r w:rsidR="002E3C90" w:rsidRPr="002646CB">
          <w:rPr>
            <w:rPrChange w:id="2677" w:author="ETRI-김종원" w:date="2019-12-10T10:44:00Z">
              <w:rPr>
                <w:highlight w:val="yellow"/>
              </w:rPr>
            </w:rPrChange>
          </w:rPr>
          <w:t xml:space="preserve"> </w:t>
        </w:r>
        <w:r w:rsidR="002E3C90" w:rsidRPr="002646CB">
          <w:rPr>
            <w:rFonts w:hint="eastAsia"/>
            <w:rPrChange w:id="2678" w:author="ETRI-김종원" w:date="2019-12-10T10:44:00Z">
              <w:rPr>
                <w:rFonts w:hint="eastAsia"/>
                <w:highlight w:val="yellow"/>
              </w:rPr>
            </w:rPrChange>
          </w:rPr>
          <w:t>본문에서는</w:t>
        </w:r>
        <w:r w:rsidR="002E3C90" w:rsidRPr="002646CB">
          <w:rPr>
            <w:rPrChange w:id="2679" w:author="ETRI-김종원" w:date="2019-12-10T10:44:00Z">
              <w:rPr>
                <w:highlight w:val="yellow"/>
              </w:rPr>
            </w:rPrChange>
          </w:rPr>
          <w:t xml:space="preserve"> </w:t>
        </w:r>
      </w:ins>
      <w:ins w:id="2680" w:author="박 진상" w:date="2019-10-09T13:50:00Z">
        <w:del w:id="2681" w:author="Windows 사용자" w:date="2019-10-18T10:01:00Z">
          <w:r w:rsidR="00E732E9" w:rsidRPr="002646CB" w:rsidDel="002E3C90">
            <w:rPr>
              <w:rFonts w:ascii="바탕" w:hAnsi="바탕" w:cs="굴림" w:hint="eastAsia"/>
              <w:lang w:val="en-US"/>
            </w:rPr>
            <w:delText>필요시</w:delText>
          </w:r>
          <w:r w:rsidR="00E732E9" w:rsidRPr="002646CB" w:rsidDel="002E3C90">
            <w:rPr>
              <w:rFonts w:ascii="바탕" w:hAnsi="바탕" w:cs="굴림"/>
              <w:lang w:val="en-US"/>
            </w:rPr>
            <w:delText xml:space="preserve"> </w:delText>
          </w:r>
        </w:del>
      </w:ins>
      <w:ins w:id="2682" w:author="박 진상" w:date="2019-10-09T13:51:00Z">
        <w:del w:id="2683" w:author="Windows 사용자" w:date="2019-10-18T10:01:00Z">
          <w:r w:rsidR="00E732E9" w:rsidRPr="002646CB" w:rsidDel="002E3C90">
            <w:rPr>
              <w:rFonts w:ascii="바탕" w:hAnsi="바탕" w:cs="굴림" w:hint="eastAsia"/>
              <w:lang w:val="en-US"/>
            </w:rPr>
            <w:delText>사용</w:delText>
          </w:r>
        </w:del>
      </w:ins>
      <w:ins w:id="2684" w:author="박 진상" w:date="2019-10-09T13:50:00Z">
        <w:del w:id="2685" w:author="Windows 사용자" w:date="2019-10-18T10:01:00Z">
          <w:r w:rsidR="00E732E9" w:rsidRPr="002646CB" w:rsidDel="002E3C90">
            <w:rPr>
              <w:rFonts w:ascii="바탕" w:hAnsi="바탕" w:cs="굴림" w:hint="eastAsia"/>
              <w:lang w:val="en-US"/>
            </w:rPr>
            <w:delText>범위와</w:delText>
          </w:r>
          <w:r w:rsidR="00E732E9" w:rsidRPr="002646CB" w:rsidDel="002E3C90">
            <w:rPr>
              <w:rFonts w:ascii="바탕" w:hAnsi="바탕" w:cs="굴림"/>
              <w:lang w:val="en-US"/>
            </w:rPr>
            <w:delText xml:space="preserve"> </w:delText>
          </w:r>
          <w:r w:rsidR="00E732E9" w:rsidRPr="002646CB" w:rsidDel="002E3C90">
            <w:rPr>
              <w:rFonts w:ascii="바탕" w:hAnsi="바탕" w:cs="굴림" w:hint="eastAsia"/>
              <w:lang w:val="en-US"/>
            </w:rPr>
            <w:delText>관련된</w:delText>
          </w:r>
          <w:r w:rsidR="00E732E9" w:rsidRPr="002646CB" w:rsidDel="002E3C90">
            <w:rPr>
              <w:rFonts w:ascii="바탕" w:hAnsi="바탕" w:cs="굴림"/>
              <w:lang w:val="en-US"/>
            </w:rPr>
            <w:delText xml:space="preserve"> </w:delText>
          </w:r>
          <w:r w:rsidR="00E732E9" w:rsidRPr="002646CB" w:rsidDel="002E3C90">
            <w:rPr>
              <w:rFonts w:ascii="바탕" w:hAnsi="바탕" w:cs="굴림" w:hint="eastAsia"/>
              <w:lang w:val="en-US"/>
            </w:rPr>
            <w:delText>내용</w:delText>
          </w:r>
          <w:r w:rsidR="00E732E9" w:rsidRPr="002646CB" w:rsidDel="002E3C90">
            <w:rPr>
              <w:rFonts w:ascii="바탕" w:hAnsi="바탕" w:cs="굴림"/>
              <w:lang w:val="en-US"/>
            </w:rPr>
            <w:delText xml:space="preserve"> </w:delText>
          </w:r>
          <w:r w:rsidR="00E732E9" w:rsidRPr="002646CB" w:rsidDel="002E3C90">
            <w:rPr>
              <w:rFonts w:ascii="바탕" w:hAnsi="바탕" w:cs="굴림" w:hint="eastAsia"/>
              <w:lang w:val="en-US"/>
            </w:rPr>
            <w:delText>기술</w:delText>
          </w:r>
        </w:del>
      </w:ins>
      <w:ins w:id="2686" w:author="박 진상" w:date="2019-10-09T13:18:00Z">
        <w:del w:id="2687" w:author="Windows 사용자" w:date="2019-10-18T10:01:00Z">
          <w:r w:rsidRPr="002646CB" w:rsidDel="002E3C90">
            <w:delText xml:space="preserve"> </w:delText>
          </w:r>
        </w:del>
      </w:ins>
    </w:p>
    <w:p w14:paraId="41298C01" w14:textId="39E11744" w:rsidR="005766F9" w:rsidRPr="002646CB" w:rsidRDefault="005766F9">
      <w:pPr>
        <w:ind w:left="852" w:hangingChars="434" w:hanging="852"/>
        <w:rPr>
          <w:ins w:id="2688" w:author="박 진상" w:date="2019-10-09T13:18:00Z"/>
        </w:rPr>
        <w:pPrChange w:id="2689" w:author="Windows 사용자" w:date="2019-10-18T10:01:00Z">
          <w:pPr/>
        </w:pPrChange>
      </w:pPr>
      <w:ins w:id="2690" w:author="박 진상" w:date="2019-10-09T13:18:00Z">
        <w:del w:id="2691" w:author="Windows 사용자" w:date="2019-10-18T10:01:00Z">
          <w:r w:rsidRPr="002646CB" w:rsidDel="002E3C90">
            <w:rPr>
              <w:rFonts w:eastAsia="돋움" w:cs="Arial" w:hint="eastAsia"/>
              <w:b/>
              <w:lang w:val="en-US"/>
            </w:rPr>
            <w:delText>비고</w:delText>
          </w:r>
          <w:r w:rsidRPr="002646CB" w:rsidDel="002E3C90">
            <w:rPr>
              <w:rFonts w:ascii="바탕" w:hAnsi="바탕" w:cs="굴림"/>
              <w:b/>
              <w:lang w:val="en-US"/>
            </w:rPr>
            <w:delText xml:space="preserve"> </w:delText>
          </w:r>
          <w:r w:rsidRPr="002646CB" w:rsidDel="002E3C90">
            <w:rPr>
              <w:rFonts w:cs="Arial"/>
              <w:lang w:val="en-US"/>
            </w:rPr>
            <w:delText>2</w:delText>
          </w:r>
          <w:r w:rsidRPr="002646CB" w:rsidDel="002E3C90">
            <w:rPr>
              <w:rFonts w:ascii="바탕" w:hAnsi="바탕" w:cs="굴림"/>
              <w:lang w:val="en-US"/>
            </w:rPr>
            <w:tab/>
          </w:r>
          <w:r w:rsidRPr="002646CB" w:rsidDel="002E3C90">
            <w:delText xml:space="preserve"> </w:delText>
          </w:r>
        </w:del>
      </w:ins>
      <w:ins w:id="2692" w:author="Windows 사용자" w:date="2019-10-18T10:02:00Z">
        <w:r w:rsidR="002E3C90" w:rsidRPr="002646CB">
          <w:rPr>
            <w:rFonts w:hint="eastAsia"/>
            <w:rPrChange w:id="2693" w:author="ETRI-김종원" w:date="2019-12-10T10:44:00Z">
              <w:rPr>
                <w:rFonts w:hint="eastAsia"/>
                <w:highlight w:val="yellow"/>
              </w:rPr>
            </w:rPrChange>
          </w:rPr>
          <w:t>입찰량을</w:t>
        </w:r>
        <w:r w:rsidR="002E3C90" w:rsidRPr="002646CB">
          <w:rPr>
            <w:rPrChange w:id="2694" w:author="ETRI-김종원" w:date="2019-12-10T10:44:00Z">
              <w:rPr>
                <w:highlight w:val="yellow"/>
              </w:rPr>
            </w:rPrChange>
          </w:rPr>
          <w:t xml:space="preserve"> </w:t>
        </w:r>
        <w:r w:rsidR="002E3C90" w:rsidRPr="002646CB">
          <w:rPr>
            <w:rFonts w:hint="eastAsia"/>
            <w:rPrChange w:id="2695" w:author="ETRI-김종원" w:date="2019-12-10T10:44:00Z">
              <w:rPr>
                <w:rFonts w:hint="eastAsia"/>
                <w:highlight w:val="yellow"/>
              </w:rPr>
            </w:rPrChange>
          </w:rPr>
          <w:t>기준으로</w:t>
        </w:r>
        <w:r w:rsidR="002E3C90" w:rsidRPr="002646CB">
          <w:rPr>
            <w:rPrChange w:id="2696" w:author="ETRI-김종원" w:date="2019-12-10T10:44:00Z">
              <w:rPr>
                <w:highlight w:val="yellow"/>
              </w:rPr>
            </w:rPrChange>
          </w:rPr>
          <w:t xml:space="preserve"> </w:t>
        </w:r>
        <w:r w:rsidR="002E3C90" w:rsidRPr="002646CB">
          <w:rPr>
            <w:rFonts w:hint="eastAsia"/>
            <w:rPrChange w:id="2697" w:author="ETRI-김종원" w:date="2019-12-10T10:44:00Z">
              <w:rPr>
                <w:rFonts w:hint="eastAsia"/>
                <w:highlight w:val="yellow"/>
              </w:rPr>
            </w:rPrChange>
          </w:rPr>
          <w:t>하여</w:t>
        </w:r>
        <w:r w:rsidR="002E3C90" w:rsidRPr="002646CB">
          <w:rPr>
            <w:rPrChange w:id="2698" w:author="ETRI-김종원" w:date="2019-12-10T10:44:00Z">
              <w:rPr>
                <w:highlight w:val="yellow"/>
              </w:rPr>
            </w:rPrChange>
          </w:rPr>
          <w:t xml:space="preserve"> </w:t>
        </w:r>
        <w:r w:rsidR="002E3C90" w:rsidRPr="002646CB">
          <w:rPr>
            <w:rFonts w:hint="eastAsia"/>
            <w:rPrChange w:id="2699" w:author="ETRI-김종원" w:date="2019-12-10T10:44:00Z">
              <w:rPr>
                <w:rFonts w:hint="eastAsia"/>
                <w:highlight w:val="yellow"/>
              </w:rPr>
            </w:rPrChange>
          </w:rPr>
          <w:t>계산한다</w:t>
        </w:r>
        <w:r w:rsidR="002E3C90" w:rsidRPr="002646CB">
          <w:rPr>
            <w:rPrChange w:id="2700" w:author="ETRI-김종원" w:date="2019-12-10T10:44:00Z">
              <w:rPr>
                <w:highlight w:val="yellow"/>
              </w:rPr>
            </w:rPrChange>
          </w:rPr>
          <w:t xml:space="preserve">. </w:t>
        </w:r>
      </w:ins>
    </w:p>
    <w:p w14:paraId="5FADE89A" w14:textId="77777777" w:rsidR="00E201B2" w:rsidRPr="00DD13A5" w:rsidRDefault="00E201B2">
      <w:pPr>
        <w:rPr>
          <w:ins w:id="2701" w:author="박 진상" w:date="2019-10-08T06:37:00Z"/>
        </w:rPr>
        <w:pPrChange w:id="2702" w:author="박 진상" w:date="2019-10-08T07:07:00Z">
          <w:pPr>
            <w:pStyle w:val="34"/>
          </w:pPr>
        </w:pPrChange>
      </w:pPr>
    </w:p>
    <w:p w14:paraId="09CB5007" w14:textId="77777777" w:rsidR="00D00AD0" w:rsidRPr="002646CB" w:rsidRDefault="00D00AD0" w:rsidP="00E25847">
      <w:pPr>
        <w:pStyle w:val="34"/>
        <w:rPr>
          <w:ins w:id="2703" w:author="박 진상" w:date="2019-10-08T07:02:00Z"/>
          <w:rFonts w:cs="Arial"/>
          <w:lang w:val="en-GB" w:eastAsia="ko-KR"/>
        </w:rPr>
      </w:pPr>
    </w:p>
    <w:p w14:paraId="31674E74" w14:textId="678E716C" w:rsidR="00E25847" w:rsidRPr="002646CB" w:rsidRDefault="00E25847">
      <w:pPr>
        <w:rPr>
          <w:ins w:id="2704" w:author="박 진상" w:date="2019-10-08T07:08:00Z"/>
          <w:rFonts w:ascii="돋움" w:hAnsi="돋움"/>
          <w:rPrChange w:id="2705" w:author="ETRI-김종원" w:date="2019-12-10T10:44:00Z">
            <w:rPr>
              <w:ins w:id="2706" w:author="박 진상" w:date="2019-10-08T07:08:00Z"/>
              <w:bCs/>
            </w:rPr>
          </w:rPrChange>
        </w:rPr>
        <w:pPrChange w:id="2707" w:author="박 진상" w:date="2019-10-28T08:00:00Z">
          <w:pPr>
            <w:pStyle w:val="34"/>
            <w:numPr>
              <w:ilvl w:val="0"/>
              <w:numId w:val="0"/>
            </w:numPr>
            <w:tabs>
              <w:tab w:val="clear" w:pos="0"/>
            </w:tabs>
          </w:pPr>
        </w:pPrChange>
      </w:pPr>
      <w:ins w:id="2708" w:author="박 진상" w:date="2019-10-08T06:37:00Z">
        <w:r w:rsidRPr="002646CB">
          <w:rPr>
            <w:rFonts w:ascii="돋움" w:eastAsia="돋움" w:hAnsi="돋움" w:hint="eastAsia"/>
            <w:b/>
            <w:rPrChange w:id="2709" w:author="ETRI-김종원" w:date="2019-12-10T10:44:00Z">
              <w:rPr>
                <w:rFonts w:hint="eastAsia"/>
                <w:b w:val="0"/>
              </w:rPr>
            </w:rPrChange>
          </w:rPr>
          <w:t>신뢰지표</w:t>
        </w:r>
        <w:r w:rsidRPr="002646CB">
          <w:rPr>
            <w:rFonts w:ascii="돋움" w:eastAsia="돋움" w:hAnsi="돋움"/>
            <w:b/>
            <w:rPrChange w:id="2710" w:author="ETRI-김종원" w:date="2019-12-10T10:44:00Z">
              <w:rPr>
                <w:b w:val="0"/>
              </w:rPr>
            </w:rPrChange>
          </w:rPr>
          <w:t>(Reliability Index; RI)</w:t>
        </w:r>
      </w:ins>
      <w:ins w:id="2711" w:author="박 진상" w:date="2019-10-15T20:03:00Z">
        <w:del w:id="2712" w:author="Windows 사용자" w:date="2019-10-18T10:07:00Z">
          <w:r w:rsidR="00E34BCB" w:rsidRPr="002646CB" w:rsidDel="007D35CF">
            <w:rPr>
              <w:rFonts w:ascii="돋움" w:eastAsia="돋움" w:hAnsi="돋움"/>
              <w:b/>
              <w:rPrChange w:id="2713" w:author="ETRI-김종원" w:date="2019-12-10T10:44:00Z">
                <w:rPr>
                  <w:rFonts w:cs="Arial"/>
                  <w:b w:val="0"/>
                  <w:highlight w:val="yellow"/>
                </w:rPr>
              </w:rPrChange>
            </w:rPr>
            <w:delText xml:space="preserve"> </w:delText>
          </w:r>
          <w:r w:rsidR="00E34BCB" w:rsidRPr="002646CB" w:rsidDel="007D35CF">
            <w:rPr>
              <w:rFonts w:ascii="돋움" w:eastAsia="돋움" w:hAnsi="돋움"/>
              <w:b/>
              <w:rPrChange w:id="2714" w:author="ETRI-김종원" w:date="2019-12-10T10:44:00Z">
                <w:rPr>
                  <w:rFonts w:cs="Arial"/>
                  <w:b w:val="0"/>
                  <w:highlight w:val="yellow"/>
                </w:rPr>
              </w:rPrChange>
            </w:rPr>
            <w:sym w:font="Wingdings" w:char="F0E8"/>
          </w:r>
          <w:r w:rsidR="00E34BCB" w:rsidRPr="002646CB" w:rsidDel="007D35CF">
            <w:rPr>
              <w:rFonts w:ascii="돋움" w:eastAsia="돋움" w:hAnsi="돋움"/>
              <w:b/>
              <w:rPrChange w:id="2715" w:author="ETRI-김종원" w:date="2019-12-10T10:44:00Z">
                <w:rPr>
                  <w:rFonts w:cs="Arial"/>
                  <w:b w:val="0"/>
                  <w:highlight w:val="yellow"/>
                </w:rPr>
              </w:rPrChange>
            </w:rPr>
            <w:delText xml:space="preserve"> </w:delText>
          </w:r>
          <w:r w:rsidR="00E34BCB" w:rsidRPr="002646CB" w:rsidDel="007D35CF">
            <w:rPr>
              <w:rFonts w:ascii="돋움" w:eastAsia="돋움" w:hAnsi="돋움" w:hint="eastAsia"/>
              <w:b/>
              <w:rPrChange w:id="2716" w:author="ETRI-김종원" w:date="2019-12-10T10:44:00Z">
                <w:rPr>
                  <w:rFonts w:cs="Arial" w:hint="eastAsia"/>
                  <w:b w:val="0"/>
                  <w:highlight w:val="yellow"/>
                </w:rPr>
              </w:rPrChange>
            </w:rPr>
            <w:delText>재정의필요</w:delText>
          </w:r>
        </w:del>
      </w:ins>
    </w:p>
    <w:p w14:paraId="0CADB8AA" w14:textId="32D0865F" w:rsidR="007D35CF" w:rsidRPr="002646CB" w:rsidRDefault="00F2169F" w:rsidP="005766F9">
      <w:pPr>
        <w:rPr>
          <w:ins w:id="2717" w:author="Windows 사용자" w:date="2019-10-18T10:05:00Z"/>
          <w:rPrChange w:id="2718" w:author="ETRI-김종원" w:date="2019-12-10T10:44:00Z">
            <w:rPr>
              <w:ins w:id="2719" w:author="Windows 사용자" w:date="2019-10-18T10:05:00Z"/>
              <w:highlight w:val="yellow"/>
            </w:rPr>
          </w:rPrChange>
        </w:rPr>
      </w:pPr>
      <w:ins w:id="2720" w:author="ETRI-김종원" w:date="2019-12-02T17:02:00Z">
        <w:r w:rsidRPr="002646CB">
          <w:rPr>
            <w:rFonts w:hint="eastAsia"/>
            <w:rPrChange w:id="2721" w:author="ETRI-김종원" w:date="2019-12-10T10:44:00Z">
              <w:rPr>
                <w:rFonts w:hint="eastAsia"/>
                <w:color w:val="FF0000"/>
              </w:rPr>
            </w:rPrChange>
          </w:rPr>
          <w:t>태양광발전</w:t>
        </w:r>
        <w:r w:rsidRPr="002646CB">
          <w:rPr>
            <w:rPrChange w:id="2722" w:author="ETRI-김종원" w:date="2019-12-10T10:44:00Z">
              <w:rPr>
                <w:color w:val="FF0000"/>
              </w:rPr>
            </w:rPrChange>
          </w:rPr>
          <w:t>-</w:t>
        </w:r>
        <w:r w:rsidRPr="002646CB">
          <w:rPr>
            <w:rFonts w:hint="eastAsia"/>
            <w:rPrChange w:id="2723" w:author="ETRI-김종원" w:date="2019-12-10T10:44:00Z">
              <w:rPr>
                <w:rFonts w:hint="eastAsia"/>
                <w:color w:val="FF0000"/>
              </w:rPr>
            </w:rPrChange>
          </w:rPr>
          <w:t>전기에너지저장장치</w:t>
        </w:r>
        <w:r w:rsidRPr="002646CB">
          <w:rPr>
            <w:rPrChange w:id="2724" w:author="ETRI-김종원" w:date="2019-12-10T10:44:00Z">
              <w:rPr>
                <w:color w:val="FF0000"/>
              </w:rPr>
            </w:rPrChange>
          </w:rPr>
          <w:t xml:space="preserve"> </w:t>
        </w:r>
        <w:r w:rsidRPr="002646CB">
          <w:rPr>
            <w:rFonts w:hint="eastAsia"/>
            <w:rPrChange w:id="2725" w:author="ETRI-김종원" w:date="2019-12-10T10:44:00Z">
              <w:rPr>
                <w:rFonts w:hint="eastAsia"/>
                <w:color w:val="FF0000"/>
              </w:rPr>
            </w:rPrChange>
          </w:rPr>
          <w:t>연계시스템</w:t>
        </w:r>
        <w:r w:rsidRPr="002646CB" w:rsidDel="00F2169F">
          <w:t xml:space="preserve"> </w:t>
        </w:r>
      </w:ins>
      <w:ins w:id="2726" w:author="Windows 사용자" w:date="2019-10-18T10:03:00Z">
        <w:del w:id="2727" w:author="ETRI-김종원" w:date="2019-12-02T17:02:00Z">
          <w:r w:rsidR="007D35CF" w:rsidRPr="002646CB" w:rsidDel="00F2169F">
            <w:rPr>
              <w:rFonts w:hint="eastAsia"/>
              <w:rPrChange w:id="2728" w:author="ETRI-김종원" w:date="2019-12-10T10:44:00Z">
                <w:rPr>
                  <w:rFonts w:hint="eastAsia"/>
                  <w:highlight w:val="yellow"/>
                </w:rPr>
              </w:rPrChange>
            </w:rPr>
            <w:delText>태양광발전</w:delText>
          </w:r>
          <w:r w:rsidR="007D35CF" w:rsidRPr="002646CB" w:rsidDel="00F2169F">
            <w:rPr>
              <w:rPrChange w:id="2729" w:author="ETRI-김종원" w:date="2019-12-10T10:44:00Z">
                <w:rPr>
                  <w:highlight w:val="yellow"/>
                </w:rPr>
              </w:rPrChange>
            </w:rPr>
            <w:delText>-</w:delText>
          </w:r>
          <w:r w:rsidR="007D35CF" w:rsidRPr="002646CB" w:rsidDel="00F2169F">
            <w:rPr>
              <w:rFonts w:hint="eastAsia"/>
              <w:rPrChange w:id="2730" w:author="ETRI-김종원" w:date="2019-12-10T10:44:00Z">
                <w:rPr>
                  <w:rFonts w:hint="eastAsia"/>
                  <w:highlight w:val="yellow"/>
                </w:rPr>
              </w:rPrChange>
            </w:rPr>
            <w:delText>에너지저장장치</w:delText>
          </w:r>
          <w:r w:rsidR="007D35CF" w:rsidRPr="002646CB" w:rsidDel="00F2169F">
            <w:rPr>
              <w:rPrChange w:id="2731" w:author="ETRI-김종원" w:date="2019-12-10T10:44:00Z">
                <w:rPr>
                  <w:highlight w:val="yellow"/>
                </w:rPr>
              </w:rPrChange>
            </w:rPr>
            <w:delText xml:space="preserve"> </w:delText>
          </w:r>
          <w:r w:rsidR="007D35CF" w:rsidRPr="002646CB" w:rsidDel="00F2169F">
            <w:rPr>
              <w:rFonts w:hint="eastAsia"/>
              <w:rPrChange w:id="2732" w:author="ETRI-김종원" w:date="2019-12-10T10:44:00Z">
                <w:rPr>
                  <w:rFonts w:hint="eastAsia"/>
                  <w:highlight w:val="yellow"/>
                </w:rPr>
              </w:rPrChange>
            </w:rPr>
            <w:delText>연</w:delText>
          </w:r>
        </w:del>
      </w:ins>
      <w:ins w:id="2733" w:author="Windows 사용자" w:date="2019-10-18T10:04:00Z">
        <w:del w:id="2734" w:author="ETRI-김종원" w:date="2019-12-02T17:02:00Z">
          <w:r w:rsidR="007D35CF" w:rsidRPr="002646CB" w:rsidDel="00F2169F">
            <w:rPr>
              <w:rFonts w:hint="eastAsia"/>
              <w:rPrChange w:id="2735" w:author="ETRI-김종원" w:date="2019-12-10T10:44:00Z">
                <w:rPr>
                  <w:rFonts w:hint="eastAsia"/>
                  <w:highlight w:val="yellow"/>
                </w:rPr>
              </w:rPrChange>
            </w:rPr>
            <w:delText>계</w:delText>
          </w:r>
          <w:r w:rsidR="007D35CF" w:rsidRPr="002646CB" w:rsidDel="00F2169F">
            <w:rPr>
              <w:rPrChange w:id="2736" w:author="ETRI-김종원" w:date="2019-12-10T10:44:00Z">
                <w:rPr>
                  <w:highlight w:val="yellow"/>
                </w:rPr>
              </w:rPrChange>
            </w:rPr>
            <w:delText xml:space="preserve"> </w:delText>
          </w:r>
        </w:del>
        <w:r w:rsidR="007D35CF" w:rsidRPr="002646CB">
          <w:rPr>
            <w:rFonts w:hint="eastAsia"/>
            <w:rPrChange w:id="2737" w:author="ETRI-김종원" w:date="2019-12-10T10:44:00Z">
              <w:rPr>
                <w:rFonts w:hint="eastAsia"/>
                <w:highlight w:val="yellow"/>
              </w:rPr>
            </w:rPrChange>
          </w:rPr>
          <w:t>운영시</w:t>
        </w:r>
        <w:r w:rsidR="007D35CF" w:rsidRPr="002646CB">
          <w:rPr>
            <w:rPrChange w:id="2738" w:author="ETRI-김종원" w:date="2019-12-10T10:44:00Z">
              <w:rPr>
                <w:highlight w:val="yellow"/>
              </w:rPr>
            </w:rPrChange>
          </w:rPr>
          <w:t xml:space="preserve"> </w:t>
        </w:r>
        <w:r w:rsidR="007D35CF" w:rsidRPr="002646CB">
          <w:rPr>
            <w:rFonts w:hint="eastAsia"/>
            <w:rPrChange w:id="2739" w:author="ETRI-김종원" w:date="2019-12-10T10:44:00Z">
              <w:rPr>
                <w:rFonts w:hint="eastAsia"/>
                <w:highlight w:val="yellow"/>
              </w:rPr>
            </w:rPrChange>
          </w:rPr>
          <w:t>입찰한</w:t>
        </w:r>
        <w:r w:rsidR="007D35CF" w:rsidRPr="002646CB">
          <w:rPr>
            <w:rPrChange w:id="2740" w:author="ETRI-김종원" w:date="2019-12-10T10:44:00Z">
              <w:rPr>
                <w:highlight w:val="yellow"/>
              </w:rPr>
            </w:rPrChange>
          </w:rPr>
          <w:t xml:space="preserve"> </w:t>
        </w:r>
        <w:r w:rsidR="007D35CF" w:rsidRPr="002646CB">
          <w:rPr>
            <w:rFonts w:hint="eastAsia"/>
            <w:rPrChange w:id="2741" w:author="ETRI-김종원" w:date="2019-12-10T10:44:00Z">
              <w:rPr>
                <w:rFonts w:hint="eastAsia"/>
                <w:highlight w:val="yellow"/>
              </w:rPr>
            </w:rPrChange>
          </w:rPr>
          <w:t>발전량을</w:t>
        </w:r>
        <w:r w:rsidR="007D35CF" w:rsidRPr="002646CB">
          <w:rPr>
            <w:rPrChange w:id="2742" w:author="ETRI-김종원" w:date="2019-12-10T10:44:00Z">
              <w:rPr>
                <w:highlight w:val="yellow"/>
              </w:rPr>
            </w:rPrChange>
          </w:rPr>
          <w:t xml:space="preserve"> </w:t>
        </w:r>
        <w:r w:rsidR="007D35CF" w:rsidRPr="002646CB">
          <w:rPr>
            <w:rFonts w:hint="eastAsia"/>
            <w:rPrChange w:id="2743" w:author="ETRI-김종원" w:date="2019-12-10T10:44:00Z">
              <w:rPr>
                <w:rFonts w:hint="eastAsia"/>
                <w:highlight w:val="yellow"/>
              </w:rPr>
            </w:rPrChange>
          </w:rPr>
          <w:t>기준으로</w:t>
        </w:r>
        <w:r w:rsidR="007D35CF" w:rsidRPr="002646CB">
          <w:rPr>
            <w:rPrChange w:id="2744" w:author="ETRI-김종원" w:date="2019-12-10T10:44:00Z">
              <w:rPr>
                <w:highlight w:val="yellow"/>
              </w:rPr>
            </w:rPrChange>
          </w:rPr>
          <w:t xml:space="preserve"> </w:t>
        </w:r>
        <w:r w:rsidR="007D35CF" w:rsidRPr="002646CB">
          <w:rPr>
            <w:rFonts w:hint="eastAsia"/>
            <w:rPrChange w:id="2745" w:author="ETRI-김종원" w:date="2019-12-10T10:44:00Z">
              <w:rPr>
                <w:rFonts w:hint="eastAsia"/>
                <w:highlight w:val="yellow"/>
              </w:rPr>
            </w:rPrChange>
          </w:rPr>
          <w:t>실제</w:t>
        </w:r>
        <w:r w:rsidR="007D35CF" w:rsidRPr="002646CB">
          <w:rPr>
            <w:rPrChange w:id="2746" w:author="ETRI-김종원" w:date="2019-12-10T10:44:00Z">
              <w:rPr>
                <w:highlight w:val="yellow"/>
              </w:rPr>
            </w:rPrChange>
          </w:rPr>
          <w:t xml:space="preserve"> </w:t>
        </w:r>
      </w:ins>
      <w:ins w:id="2747" w:author="ETRI-김종원" w:date="2019-12-02T17:29:00Z">
        <w:r w:rsidR="00647810" w:rsidRPr="002646CB">
          <w:rPr>
            <w:rFonts w:hint="eastAsia"/>
          </w:rPr>
          <w:t>발전</w:t>
        </w:r>
      </w:ins>
      <w:ins w:id="2748" w:author="Windows 사용자" w:date="2019-10-18T10:04:00Z">
        <w:del w:id="2749" w:author="ETRI-김종원" w:date="2019-12-02T17:29:00Z">
          <w:r w:rsidR="007D35CF" w:rsidRPr="002646CB" w:rsidDel="00647810">
            <w:rPr>
              <w:rFonts w:hint="eastAsia"/>
              <w:rPrChange w:id="2750" w:author="ETRI-김종원" w:date="2019-12-10T10:44:00Z">
                <w:rPr>
                  <w:rFonts w:hint="eastAsia"/>
                  <w:highlight w:val="yellow"/>
                </w:rPr>
              </w:rPrChange>
            </w:rPr>
            <w:delText>출력</w:delText>
          </w:r>
        </w:del>
        <w:r w:rsidR="007D35CF" w:rsidRPr="002646CB">
          <w:rPr>
            <w:rFonts w:hint="eastAsia"/>
            <w:rPrChange w:id="2751" w:author="ETRI-김종원" w:date="2019-12-10T10:44:00Z">
              <w:rPr>
                <w:rFonts w:hint="eastAsia"/>
                <w:highlight w:val="yellow"/>
              </w:rPr>
            </w:rPrChange>
          </w:rPr>
          <w:t>량이</w:t>
        </w:r>
        <w:r w:rsidR="007D35CF" w:rsidRPr="002646CB">
          <w:rPr>
            <w:rPrChange w:id="2752" w:author="ETRI-김종원" w:date="2019-12-10T10:44:00Z">
              <w:rPr>
                <w:highlight w:val="yellow"/>
              </w:rPr>
            </w:rPrChange>
          </w:rPr>
          <w:t xml:space="preserve"> </w:t>
        </w:r>
        <w:r w:rsidR="007D35CF" w:rsidRPr="002646CB">
          <w:rPr>
            <w:rFonts w:hint="eastAsia"/>
            <w:rPrChange w:id="2753" w:author="ETRI-김종원" w:date="2019-12-10T10:44:00Z">
              <w:rPr>
                <w:rFonts w:hint="eastAsia"/>
                <w:highlight w:val="yellow"/>
              </w:rPr>
            </w:rPrChange>
          </w:rPr>
          <w:t>유사하게</w:t>
        </w:r>
        <w:r w:rsidR="007D35CF" w:rsidRPr="002646CB">
          <w:rPr>
            <w:rPrChange w:id="2754" w:author="ETRI-김종원" w:date="2019-12-10T10:44:00Z">
              <w:rPr>
                <w:highlight w:val="yellow"/>
              </w:rPr>
            </w:rPrChange>
          </w:rPr>
          <w:t xml:space="preserve"> </w:t>
        </w:r>
      </w:ins>
      <w:ins w:id="2755" w:author="Windows 사용자" w:date="2019-10-18T10:05:00Z">
        <w:r w:rsidR="007D35CF" w:rsidRPr="002646CB">
          <w:rPr>
            <w:rFonts w:hint="eastAsia"/>
            <w:rPrChange w:id="2756" w:author="ETRI-김종원" w:date="2019-12-10T10:44:00Z">
              <w:rPr>
                <w:rFonts w:hint="eastAsia"/>
                <w:highlight w:val="yellow"/>
              </w:rPr>
            </w:rPrChange>
          </w:rPr>
          <w:t>추종하는지를</w:t>
        </w:r>
        <w:r w:rsidR="007D35CF" w:rsidRPr="002646CB">
          <w:rPr>
            <w:rPrChange w:id="2757" w:author="ETRI-김종원" w:date="2019-12-10T10:44:00Z">
              <w:rPr>
                <w:highlight w:val="yellow"/>
              </w:rPr>
            </w:rPrChange>
          </w:rPr>
          <w:t xml:space="preserve"> </w:t>
        </w:r>
        <w:r w:rsidR="007D35CF" w:rsidRPr="002646CB">
          <w:rPr>
            <w:rFonts w:hint="eastAsia"/>
            <w:rPrChange w:id="2758" w:author="ETRI-김종원" w:date="2019-12-10T10:44:00Z">
              <w:rPr>
                <w:rFonts w:hint="eastAsia"/>
                <w:highlight w:val="yellow"/>
              </w:rPr>
            </w:rPrChange>
          </w:rPr>
          <w:t>나타내는</w:t>
        </w:r>
        <w:r w:rsidR="007D35CF" w:rsidRPr="002646CB">
          <w:rPr>
            <w:rPrChange w:id="2759" w:author="ETRI-김종원" w:date="2019-12-10T10:44:00Z">
              <w:rPr>
                <w:highlight w:val="yellow"/>
              </w:rPr>
            </w:rPrChange>
          </w:rPr>
          <w:t xml:space="preserve"> </w:t>
        </w:r>
        <w:del w:id="2760" w:author="박 진상" w:date="2019-10-28T18:27:00Z">
          <w:r w:rsidR="007D35CF" w:rsidRPr="002646CB" w:rsidDel="00DC4888">
            <w:rPr>
              <w:rFonts w:hint="eastAsia"/>
              <w:rPrChange w:id="2761" w:author="ETRI-김종원" w:date="2019-12-10T10:44:00Z">
                <w:rPr>
                  <w:rFonts w:hint="eastAsia"/>
                  <w:highlight w:val="yellow"/>
                </w:rPr>
              </w:rPrChange>
            </w:rPr>
            <w:delText>특성</w:delText>
          </w:r>
          <w:r w:rsidR="007D35CF" w:rsidRPr="002646CB" w:rsidDel="00DC4888">
            <w:rPr>
              <w:rPrChange w:id="2762" w:author="ETRI-김종원" w:date="2019-12-10T10:44:00Z">
                <w:rPr>
                  <w:highlight w:val="yellow"/>
                </w:rPr>
              </w:rPrChange>
            </w:rPr>
            <w:delText xml:space="preserve"> </w:delText>
          </w:r>
          <w:r w:rsidR="007D35CF" w:rsidRPr="002646CB" w:rsidDel="00DC4888">
            <w:rPr>
              <w:rFonts w:hint="eastAsia"/>
              <w:rPrChange w:id="2763" w:author="ETRI-김종원" w:date="2019-12-10T10:44:00Z">
                <w:rPr>
                  <w:rFonts w:hint="eastAsia"/>
                  <w:highlight w:val="yellow"/>
                </w:rPr>
              </w:rPrChange>
            </w:rPr>
            <w:delText>지표</w:delText>
          </w:r>
        </w:del>
      </w:ins>
      <w:ins w:id="2764" w:author="박 진상" w:date="2019-10-28T18:27:00Z">
        <w:r w:rsidR="00DC4888" w:rsidRPr="002646CB">
          <w:rPr>
            <w:rFonts w:hint="eastAsia"/>
          </w:rPr>
          <w:t>특성지표</w:t>
        </w:r>
      </w:ins>
      <w:ins w:id="2765" w:author="Windows 사용자" w:date="2019-10-18T10:05:00Z">
        <w:r w:rsidR="007D35CF" w:rsidRPr="002646CB">
          <w:rPr>
            <w:rFonts w:hint="eastAsia"/>
            <w:rPrChange w:id="2766" w:author="ETRI-김종원" w:date="2019-12-10T10:44:00Z">
              <w:rPr>
                <w:rFonts w:hint="eastAsia"/>
                <w:highlight w:val="yellow"/>
              </w:rPr>
            </w:rPrChange>
          </w:rPr>
          <w:t>로서</w:t>
        </w:r>
        <w:r w:rsidR="007D35CF" w:rsidRPr="002646CB">
          <w:rPr>
            <w:rPrChange w:id="2767" w:author="ETRI-김종원" w:date="2019-12-10T10:44:00Z">
              <w:rPr>
                <w:highlight w:val="yellow"/>
              </w:rPr>
            </w:rPrChange>
          </w:rPr>
          <w:t xml:space="preserve"> </w:t>
        </w:r>
      </w:ins>
      <w:ins w:id="2768" w:author="Windows 사용자" w:date="2019-10-18T10:06:00Z">
        <w:r w:rsidR="007D35CF" w:rsidRPr="002646CB">
          <w:rPr>
            <w:rFonts w:hint="eastAsia"/>
            <w:rPrChange w:id="2769" w:author="ETRI-김종원" w:date="2019-12-10T10:44:00Z">
              <w:rPr>
                <w:rFonts w:hint="eastAsia"/>
                <w:highlight w:val="yellow"/>
              </w:rPr>
            </w:rPrChange>
          </w:rPr>
          <w:t>이</w:t>
        </w:r>
        <w:r w:rsidR="007D35CF" w:rsidRPr="002646CB">
          <w:rPr>
            <w:rPrChange w:id="2770" w:author="ETRI-김종원" w:date="2019-12-10T10:44:00Z">
              <w:rPr>
                <w:highlight w:val="yellow"/>
              </w:rPr>
            </w:rPrChange>
          </w:rPr>
          <w:t xml:space="preserve"> </w:t>
        </w:r>
        <w:r w:rsidR="007D35CF" w:rsidRPr="002646CB">
          <w:rPr>
            <w:rFonts w:hint="eastAsia"/>
            <w:rPrChange w:id="2771" w:author="ETRI-김종원" w:date="2019-12-10T10:44:00Z">
              <w:rPr>
                <w:rFonts w:hint="eastAsia"/>
                <w:highlight w:val="yellow"/>
              </w:rPr>
            </w:rPrChange>
          </w:rPr>
          <w:t>표준에서는</w:t>
        </w:r>
        <w:r w:rsidR="007D35CF" w:rsidRPr="002646CB">
          <w:rPr>
            <w:rPrChange w:id="2772" w:author="ETRI-김종원" w:date="2019-12-10T10:44:00Z">
              <w:rPr>
                <w:highlight w:val="yellow"/>
              </w:rPr>
            </w:rPrChange>
          </w:rPr>
          <w:t xml:space="preserve"> </w:t>
        </w:r>
      </w:ins>
      <w:ins w:id="2773" w:author="Windows 사용자" w:date="2019-10-18T10:05:00Z">
        <w:r w:rsidR="007D35CF" w:rsidRPr="002646CB">
          <w:rPr>
            <w:rFonts w:hint="eastAsia"/>
            <w:rPrChange w:id="2774" w:author="ETRI-김종원" w:date="2019-12-10T10:44:00Z">
              <w:rPr>
                <w:rFonts w:hint="eastAsia"/>
                <w:highlight w:val="yellow"/>
              </w:rPr>
            </w:rPrChange>
          </w:rPr>
          <w:t>입찰한</w:t>
        </w:r>
        <w:r w:rsidR="007D35CF" w:rsidRPr="002646CB">
          <w:rPr>
            <w:rPrChange w:id="2775" w:author="ETRI-김종원" w:date="2019-12-10T10:44:00Z">
              <w:rPr>
                <w:highlight w:val="yellow"/>
              </w:rPr>
            </w:rPrChange>
          </w:rPr>
          <w:t xml:space="preserve"> </w:t>
        </w:r>
        <w:r w:rsidR="007D35CF" w:rsidRPr="002646CB">
          <w:rPr>
            <w:rFonts w:hint="eastAsia"/>
            <w:rPrChange w:id="2776" w:author="ETRI-김종원" w:date="2019-12-10T10:44:00Z">
              <w:rPr>
                <w:rFonts w:hint="eastAsia"/>
                <w:highlight w:val="yellow"/>
              </w:rPr>
            </w:rPrChange>
          </w:rPr>
          <w:t>발전량과</w:t>
        </w:r>
        <w:r w:rsidR="007D35CF" w:rsidRPr="002646CB">
          <w:rPr>
            <w:rPrChange w:id="2777" w:author="ETRI-김종원" w:date="2019-12-10T10:44:00Z">
              <w:rPr>
                <w:highlight w:val="yellow"/>
              </w:rPr>
            </w:rPrChange>
          </w:rPr>
          <w:t xml:space="preserve"> </w:t>
        </w:r>
        <w:r w:rsidR="007D35CF" w:rsidRPr="002646CB">
          <w:rPr>
            <w:rFonts w:hint="eastAsia"/>
            <w:rPrChange w:id="2778" w:author="ETRI-김종원" w:date="2019-12-10T10:44:00Z">
              <w:rPr>
                <w:rFonts w:hint="eastAsia"/>
                <w:highlight w:val="yellow"/>
              </w:rPr>
            </w:rPrChange>
          </w:rPr>
          <w:t>실제</w:t>
        </w:r>
        <w:r w:rsidR="007D35CF" w:rsidRPr="002646CB">
          <w:rPr>
            <w:rPrChange w:id="2779" w:author="ETRI-김종원" w:date="2019-12-10T10:44:00Z">
              <w:rPr>
                <w:highlight w:val="yellow"/>
              </w:rPr>
            </w:rPrChange>
          </w:rPr>
          <w:t xml:space="preserve"> </w:t>
        </w:r>
      </w:ins>
      <w:ins w:id="2780" w:author="ETRI-김종원" w:date="2019-12-02T17:29:00Z">
        <w:r w:rsidR="00647810" w:rsidRPr="002646CB">
          <w:rPr>
            <w:rFonts w:hint="eastAsia"/>
          </w:rPr>
          <w:t>발전</w:t>
        </w:r>
      </w:ins>
      <w:ins w:id="2781" w:author="Windows 사용자" w:date="2019-10-18T10:06:00Z">
        <w:del w:id="2782" w:author="ETRI-김종원" w:date="2019-12-02T17:29:00Z">
          <w:r w:rsidR="007D35CF" w:rsidRPr="002646CB" w:rsidDel="00647810">
            <w:rPr>
              <w:rFonts w:hint="eastAsia"/>
              <w:rPrChange w:id="2783" w:author="ETRI-김종원" w:date="2019-12-10T10:44:00Z">
                <w:rPr>
                  <w:rFonts w:hint="eastAsia"/>
                  <w:highlight w:val="yellow"/>
                </w:rPr>
              </w:rPrChange>
            </w:rPr>
            <w:delText>출력</w:delText>
          </w:r>
        </w:del>
        <w:r w:rsidR="007D35CF" w:rsidRPr="002646CB">
          <w:rPr>
            <w:rFonts w:hint="eastAsia"/>
            <w:rPrChange w:id="2784" w:author="ETRI-김종원" w:date="2019-12-10T10:44:00Z">
              <w:rPr>
                <w:rFonts w:hint="eastAsia"/>
                <w:highlight w:val="yellow"/>
              </w:rPr>
            </w:rPrChange>
          </w:rPr>
          <w:t>량을</w:t>
        </w:r>
        <w:r w:rsidR="007D35CF" w:rsidRPr="002646CB">
          <w:rPr>
            <w:rPrChange w:id="2785" w:author="ETRI-김종원" w:date="2019-12-10T10:44:00Z">
              <w:rPr>
                <w:highlight w:val="yellow"/>
              </w:rPr>
            </w:rPrChange>
          </w:rPr>
          <w:t xml:space="preserve"> 5</w:t>
        </w:r>
        <w:r w:rsidR="007D35CF" w:rsidRPr="002646CB">
          <w:rPr>
            <w:rFonts w:hint="eastAsia"/>
            <w:rPrChange w:id="2786" w:author="ETRI-김종원" w:date="2019-12-10T10:44:00Z">
              <w:rPr>
                <w:rFonts w:hint="eastAsia"/>
                <w:highlight w:val="yellow"/>
              </w:rPr>
            </w:rPrChange>
          </w:rPr>
          <w:t>분단위로</w:t>
        </w:r>
        <w:r w:rsidR="007D35CF" w:rsidRPr="002646CB">
          <w:rPr>
            <w:rPrChange w:id="2787" w:author="ETRI-김종원" w:date="2019-12-10T10:44:00Z">
              <w:rPr>
                <w:highlight w:val="yellow"/>
              </w:rPr>
            </w:rPrChange>
          </w:rPr>
          <w:t xml:space="preserve"> </w:t>
        </w:r>
        <w:r w:rsidR="007D35CF" w:rsidRPr="002646CB">
          <w:rPr>
            <w:rFonts w:hint="eastAsia"/>
            <w:rPrChange w:id="2788" w:author="ETRI-김종원" w:date="2019-12-10T10:44:00Z">
              <w:rPr>
                <w:rFonts w:hint="eastAsia"/>
                <w:highlight w:val="yellow"/>
              </w:rPr>
            </w:rPrChange>
          </w:rPr>
          <w:t>비교하여</w:t>
        </w:r>
        <w:r w:rsidR="007D35CF" w:rsidRPr="002646CB">
          <w:rPr>
            <w:rPrChange w:id="2789" w:author="ETRI-김종원" w:date="2019-12-10T10:44:00Z">
              <w:rPr>
                <w:highlight w:val="yellow"/>
              </w:rPr>
            </w:rPrChange>
          </w:rPr>
          <w:t xml:space="preserve"> </w:t>
        </w:r>
        <w:r w:rsidR="007D35CF" w:rsidRPr="002646CB">
          <w:rPr>
            <w:rFonts w:hint="eastAsia"/>
            <w:rPrChange w:id="2790" w:author="ETRI-김종원" w:date="2019-12-10T10:44:00Z">
              <w:rPr>
                <w:rFonts w:hint="eastAsia"/>
                <w:highlight w:val="yellow"/>
              </w:rPr>
            </w:rPrChange>
          </w:rPr>
          <w:t>평균절대백분률오차를</w:t>
        </w:r>
        <w:r w:rsidR="007D35CF" w:rsidRPr="002646CB">
          <w:rPr>
            <w:rPrChange w:id="2791" w:author="ETRI-김종원" w:date="2019-12-10T10:44:00Z">
              <w:rPr>
                <w:highlight w:val="yellow"/>
              </w:rPr>
            </w:rPrChange>
          </w:rPr>
          <w:t xml:space="preserve"> </w:t>
        </w:r>
        <w:r w:rsidR="007D35CF" w:rsidRPr="002646CB">
          <w:rPr>
            <w:rFonts w:hint="eastAsia"/>
            <w:rPrChange w:id="2792" w:author="ETRI-김종원" w:date="2019-12-10T10:44:00Z">
              <w:rPr>
                <w:rFonts w:hint="eastAsia"/>
                <w:highlight w:val="yellow"/>
              </w:rPr>
            </w:rPrChange>
          </w:rPr>
          <w:t>통해</w:t>
        </w:r>
        <w:r w:rsidR="007D35CF" w:rsidRPr="002646CB">
          <w:rPr>
            <w:rPrChange w:id="2793" w:author="ETRI-김종원" w:date="2019-12-10T10:44:00Z">
              <w:rPr>
                <w:highlight w:val="yellow"/>
              </w:rPr>
            </w:rPrChange>
          </w:rPr>
          <w:t xml:space="preserve"> </w:t>
        </w:r>
        <w:r w:rsidR="007D35CF" w:rsidRPr="002646CB">
          <w:rPr>
            <w:rFonts w:hint="eastAsia"/>
            <w:rPrChange w:id="2794" w:author="ETRI-김종원" w:date="2019-12-10T10:44:00Z">
              <w:rPr>
                <w:rFonts w:hint="eastAsia"/>
                <w:highlight w:val="yellow"/>
              </w:rPr>
            </w:rPrChange>
          </w:rPr>
          <w:t>계산되는</w:t>
        </w:r>
        <w:r w:rsidR="007D35CF" w:rsidRPr="002646CB">
          <w:rPr>
            <w:rPrChange w:id="2795" w:author="ETRI-김종원" w:date="2019-12-10T10:44:00Z">
              <w:rPr>
                <w:highlight w:val="yellow"/>
              </w:rPr>
            </w:rPrChange>
          </w:rPr>
          <w:t xml:space="preserve"> </w:t>
        </w:r>
        <w:r w:rsidR="007D35CF" w:rsidRPr="002646CB">
          <w:rPr>
            <w:rFonts w:hint="eastAsia"/>
            <w:rPrChange w:id="2796" w:author="ETRI-김종원" w:date="2019-12-10T10:44:00Z">
              <w:rPr>
                <w:rFonts w:hint="eastAsia"/>
                <w:highlight w:val="yellow"/>
              </w:rPr>
            </w:rPrChange>
          </w:rPr>
          <w:t>값이다</w:t>
        </w:r>
        <w:r w:rsidR="007D35CF" w:rsidRPr="002646CB">
          <w:rPr>
            <w:rPrChange w:id="2797" w:author="ETRI-김종원" w:date="2019-12-10T10:44:00Z">
              <w:rPr>
                <w:highlight w:val="yellow"/>
              </w:rPr>
            </w:rPrChange>
          </w:rPr>
          <w:t>.</w:t>
        </w:r>
      </w:ins>
    </w:p>
    <w:p w14:paraId="25BB42B4" w14:textId="6F534F5E" w:rsidR="007C2844" w:rsidRPr="002646CB" w:rsidDel="007D35CF" w:rsidRDefault="00AE1521" w:rsidP="005766F9">
      <w:pPr>
        <w:rPr>
          <w:ins w:id="2798" w:author="박 진상" w:date="2019-10-09T14:02:00Z"/>
          <w:del w:id="2799" w:author="Windows 사용자" w:date="2019-10-18T10:06:00Z"/>
        </w:rPr>
      </w:pPr>
      <w:ins w:id="2800" w:author="박 진상" w:date="2019-10-09T14:09:00Z">
        <w:del w:id="2801" w:author="Windows 사용자" w:date="2019-10-18T10:06:00Z">
          <w:r w:rsidRPr="002646CB" w:rsidDel="007D35CF">
            <w:delText xml:space="preserve">CES-MG </w:delText>
          </w:r>
          <w:r w:rsidRPr="002646CB" w:rsidDel="007D35CF">
            <w:rPr>
              <w:rFonts w:hint="eastAsia"/>
            </w:rPr>
            <w:delText>에서</w:delText>
          </w:r>
          <w:r w:rsidRPr="002646CB" w:rsidDel="007D35CF">
            <w:delText xml:space="preserve"> </w:delText>
          </w:r>
        </w:del>
      </w:ins>
      <w:ins w:id="2802" w:author="박 진상" w:date="2019-10-09T14:01:00Z">
        <w:del w:id="2803" w:author="Windows 사용자" w:date="2019-10-18T10:06:00Z">
          <w:r w:rsidR="007C2844" w:rsidRPr="002646CB" w:rsidDel="007D35CF">
            <w:rPr>
              <w:rFonts w:hint="eastAsia"/>
            </w:rPr>
            <w:delText>태양광발전</w:delText>
          </w:r>
          <w:r w:rsidR="007C2844" w:rsidRPr="002646CB" w:rsidDel="007D35CF">
            <w:delText>-</w:delText>
          </w:r>
          <w:r w:rsidR="007C2844" w:rsidRPr="002646CB" w:rsidDel="007D35CF">
            <w:rPr>
              <w:rFonts w:hint="eastAsia"/>
            </w:rPr>
            <w:delText>에너지저장장치</w:delText>
          </w:r>
          <w:r w:rsidR="007C2844" w:rsidRPr="002646CB" w:rsidDel="007D35CF">
            <w:delText xml:space="preserve"> </w:delText>
          </w:r>
          <w:r w:rsidR="007C2844" w:rsidRPr="002646CB" w:rsidDel="007D35CF">
            <w:rPr>
              <w:rFonts w:hint="eastAsia"/>
            </w:rPr>
            <w:delText>연계</w:delText>
          </w:r>
          <w:r w:rsidR="007C2844" w:rsidRPr="002646CB" w:rsidDel="007D35CF">
            <w:delText xml:space="preserve"> </w:delText>
          </w:r>
          <w:r w:rsidR="007C2844" w:rsidRPr="002646CB" w:rsidDel="007D35CF">
            <w:rPr>
              <w:rFonts w:hint="eastAsia"/>
            </w:rPr>
            <w:delText>운영시</w:delText>
          </w:r>
          <w:r w:rsidR="007C2844" w:rsidRPr="002646CB" w:rsidDel="007D35CF">
            <w:delText xml:space="preserve"> </w:delText>
          </w:r>
          <w:r w:rsidR="007C2844" w:rsidRPr="002646CB" w:rsidDel="007D35CF">
            <w:rPr>
              <w:rFonts w:hint="eastAsia"/>
            </w:rPr>
            <w:delText>그리드</w:delText>
          </w:r>
          <w:r w:rsidR="007C2844" w:rsidRPr="002646CB" w:rsidDel="007D35CF">
            <w:delText xml:space="preserve"> </w:delText>
          </w:r>
          <w:r w:rsidR="007C2844" w:rsidRPr="002646CB" w:rsidDel="007D35CF">
            <w:rPr>
              <w:rFonts w:hint="eastAsia"/>
            </w:rPr>
            <w:delText>안정화</w:delText>
          </w:r>
          <w:r w:rsidR="007C2844" w:rsidRPr="002646CB" w:rsidDel="007D35CF">
            <w:delText xml:space="preserve"> </w:delText>
          </w:r>
          <w:r w:rsidR="007C2844" w:rsidRPr="002646CB" w:rsidDel="007D35CF">
            <w:rPr>
              <w:rFonts w:hint="eastAsia"/>
            </w:rPr>
            <w:delText>특성</w:delText>
          </w:r>
          <w:r w:rsidR="007C2844" w:rsidRPr="002646CB" w:rsidDel="007D35CF">
            <w:delText xml:space="preserve"> </w:delText>
          </w:r>
          <w:r w:rsidR="007C2844" w:rsidRPr="002646CB" w:rsidDel="007D35CF">
            <w:rPr>
              <w:rFonts w:hint="eastAsia"/>
            </w:rPr>
            <w:delText>지표의</w:delText>
          </w:r>
          <w:r w:rsidR="007C2844" w:rsidRPr="002646CB" w:rsidDel="007D35CF">
            <w:delText xml:space="preserve"> </w:delText>
          </w:r>
          <w:r w:rsidR="007C2844" w:rsidRPr="002646CB" w:rsidDel="007D35CF">
            <w:rPr>
              <w:rFonts w:hint="eastAsia"/>
            </w:rPr>
            <w:delText>하나</w:delText>
          </w:r>
        </w:del>
      </w:ins>
    </w:p>
    <w:p w14:paraId="38928720" w14:textId="48FCEC3E" w:rsidR="00AE1521" w:rsidRPr="002646CB" w:rsidDel="007D35CF" w:rsidRDefault="00AE1521" w:rsidP="005766F9">
      <w:pPr>
        <w:rPr>
          <w:ins w:id="2804" w:author="박 진상" w:date="2019-10-09T14:01:00Z"/>
          <w:del w:id="2805" w:author="Windows 사용자" w:date="2019-10-18T10:06:00Z"/>
        </w:rPr>
      </w:pPr>
      <w:ins w:id="2806" w:author="박 진상" w:date="2019-10-09T14:02:00Z">
        <w:del w:id="2807" w:author="Windows 사용자" w:date="2019-10-18T10:06:00Z">
          <w:r w:rsidRPr="002646CB" w:rsidDel="007D35CF">
            <w:rPr>
              <w:rFonts w:hint="eastAsia"/>
            </w:rPr>
            <w:delText>이</w:delText>
          </w:r>
          <w:r w:rsidRPr="002646CB" w:rsidDel="007D35CF">
            <w:delText xml:space="preserve"> </w:delText>
          </w:r>
          <w:r w:rsidRPr="002646CB" w:rsidDel="007D35CF">
            <w:rPr>
              <w:rFonts w:hint="eastAsia"/>
            </w:rPr>
            <w:delText>표준에서는</w:delText>
          </w:r>
          <w:r w:rsidRPr="002646CB" w:rsidDel="007D35CF">
            <w:delText xml:space="preserve"> </w:delText>
          </w:r>
        </w:del>
      </w:ins>
      <w:ins w:id="2808" w:author="박 진상" w:date="2019-10-09T14:05:00Z">
        <w:del w:id="2809" w:author="Windows 사용자" w:date="2019-10-18T10:06:00Z">
          <w:r w:rsidRPr="002646CB" w:rsidDel="007D35CF">
            <w:rPr>
              <w:rFonts w:hint="eastAsia"/>
            </w:rPr>
            <w:delText>입찰전력량과</w:delText>
          </w:r>
          <w:r w:rsidRPr="002646CB" w:rsidDel="007D35CF">
            <w:delText xml:space="preserve"> PV-EES </w:delText>
          </w:r>
          <w:r w:rsidRPr="002646CB" w:rsidDel="007D35CF">
            <w:rPr>
              <w:rFonts w:hint="eastAsia"/>
            </w:rPr>
            <w:delText>연계시스템</w:delText>
          </w:r>
          <w:r w:rsidRPr="002646CB" w:rsidDel="007D35CF">
            <w:delText xml:space="preserve"> </w:delText>
          </w:r>
          <w:r w:rsidRPr="002646CB" w:rsidDel="007D35CF">
            <w:rPr>
              <w:rFonts w:hint="eastAsia"/>
            </w:rPr>
            <w:delText>발전</w:delText>
          </w:r>
          <w:r w:rsidRPr="002646CB" w:rsidDel="007D35CF">
            <w:delText xml:space="preserve"> </w:delText>
          </w:r>
          <w:r w:rsidRPr="002646CB" w:rsidDel="007D35CF">
            <w:rPr>
              <w:rFonts w:hint="eastAsia"/>
            </w:rPr>
            <w:delText>전력량의</w:delText>
          </w:r>
          <w:r w:rsidRPr="002646CB" w:rsidDel="007D35CF">
            <w:delText xml:space="preserve"> </w:delText>
          </w:r>
          <w:r w:rsidRPr="002646CB" w:rsidDel="007D35CF">
            <w:rPr>
              <w:rFonts w:hint="eastAsia"/>
            </w:rPr>
            <w:delText>상대비</w:delText>
          </w:r>
        </w:del>
      </w:ins>
      <w:ins w:id="2810" w:author="박 진상" w:date="2019-10-09T14:06:00Z">
        <w:del w:id="2811" w:author="Windows 사용자" w:date="2019-10-18T10:06:00Z">
          <w:r w:rsidRPr="002646CB" w:rsidDel="007D35CF">
            <w:rPr>
              <w:rFonts w:hint="eastAsia"/>
            </w:rPr>
            <w:delText>교를</w:delText>
          </w:r>
          <w:r w:rsidRPr="002646CB" w:rsidDel="007D35CF">
            <w:delText xml:space="preserve"> 5</w:delText>
          </w:r>
          <w:r w:rsidRPr="002646CB" w:rsidDel="007D35CF">
            <w:rPr>
              <w:rFonts w:hint="eastAsia"/>
            </w:rPr>
            <w:delText>분단위로</w:delText>
          </w:r>
          <w:r w:rsidRPr="002646CB" w:rsidDel="007D35CF">
            <w:delText xml:space="preserve"> </w:delText>
          </w:r>
          <w:r w:rsidRPr="002646CB" w:rsidDel="007D35CF">
            <w:rPr>
              <w:rFonts w:hint="eastAsia"/>
            </w:rPr>
            <w:delText>수행하며</w:delText>
          </w:r>
          <w:r w:rsidRPr="002646CB" w:rsidDel="007D35CF">
            <w:delText xml:space="preserve"> </w:delText>
          </w:r>
          <w:r w:rsidRPr="002646CB" w:rsidDel="007D35CF">
            <w:rPr>
              <w:rFonts w:hint="eastAsia"/>
            </w:rPr>
            <w:delText>이와</w:delText>
          </w:r>
          <w:r w:rsidRPr="002646CB" w:rsidDel="007D35CF">
            <w:delText xml:space="preserve"> </w:delText>
          </w:r>
          <w:r w:rsidRPr="002646CB" w:rsidDel="007D35CF">
            <w:rPr>
              <w:rFonts w:hint="eastAsia"/>
            </w:rPr>
            <w:delText>관련된</w:delText>
          </w:r>
          <w:r w:rsidRPr="002646CB" w:rsidDel="007D35CF">
            <w:delText xml:space="preserve"> </w:delText>
          </w:r>
          <w:r w:rsidRPr="002646CB" w:rsidDel="007D35CF">
            <w:rPr>
              <w:rFonts w:hint="eastAsia"/>
            </w:rPr>
            <w:delText>신뢰성</w:delText>
          </w:r>
          <w:r w:rsidRPr="002646CB" w:rsidDel="007D35CF">
            <w:delText xml:space="preserve"> </w:delText>
          </w:r>
          <w:r w:rsidRPr="002646CB" w:rsidDel="007D35CF">
            <w:rPr>
              <w:rFonts w:hint="eastAsia"/>
            </w:rPr>
            <w:delText>지표는</w:delText>
          </w:r>
          <w:r w:rsidRPr="002646CB" w:rsidDel="007D35CF">
            <w:delText xml:space="preserve"> </w:delText>
          </w:r>
          <w:r w:rsidRPr="002646CB" w:rsidDel="007D35CF">
            <w:rPr>
              <w:rFonts w:hint="eastAsia"/>
            </w:rPr>
            <w:delText>한시간</w:delText>
          </w:r>
          <w:r w:rsidRPr="002646CB" w:rsidDel="007D35CF">
            <w:delText xml:space="preserve"> </w:delText>
          </w:r>
        </w:del>
      </w:ins>
      <w:ins w:id="2812" w:author="박 진상" w:date="2019-10-09T14:02:00Z">
        <w:del w:id="2813" w:author="Windows 사용자" w:date="2019-10-18T10:06:00Z">
          <w:r w:rsidRPr="002646CB" w:rsidDel="007D35CF">
            <w:rPr>
              <w:rFonts w:hint="eastAsia"/>
            </w:rPr>
            <w:delText>단위로</w:delText>
          </w:r>
          <w:r w:rsidRPr="002646CB" w:rsidDel="007D35CF">
            <w:delText xml:space="preserve"> </w:delText>
          </w:r>
          <w:r w:rsidRPr="002646CB" w:rsidDel="007D35CF">
            <w:rPr>
              <w:rFonts w:hint="eastAsia"/>
            </w:rPr>
            <w:delText>계산하는</w:delText>
          </w:r>
          <w:r w:rsidRPr="002646CB" w:rsidDel="007D35CF">
            <w:delText xml:space="preserve"> </w:delText>
          </w:r>
        </w:del>
      </w:ins>
      <w:ins w:id="2814" w:author="박 진상" w:date="2019-10-09T14:03:00Z">
        <w:del w:id="2815" w:author="Windows 사용자" w:date="2019-10-18T10:06:00Z">
          <w:r w:rsidRPr="002646CB" w:rsidDel="007D35CF">
            <w:rPr>
              <w:rFonts w:hint="eastAsia"/>
            </w:rPr>
            <w:delText>값이다</w:delText>
          </w:r>
          <w:r w:rsidRPr="002646CB" w:rsidDel="007D35CF">
            <w:delText xml:space="preserve">. </w:delText>
          </w:r>
        </w:del>
      </w:ins>
    </w:p>
    <w:p w14:paraId="59CFA300" w14:textId="77777777" w:rsidR="00AE1521" w:rsidRPr="002646CB" w:rsidRDefault="00AE1521" w:rsidP="005766F9">
      <w:pPr>
        <w:rPr>
          <w:ins w:id="2816" w:author="박 진상" w:date="2019-10-09T13:18:00Z"/>
          <w:rFonts w:ascii="바탕" w:hAnsi="바탕" w:cs="굴림"/>
          <w:b/>
          <w:lang w:val="en-US"/>
        </w:rPr>
      </w:pPr>
    </w:p>
    <w:p w14:paraId="4E7B0B4D" w14:textId="66A88F44" w:rsidR="005766F9" w:rsidRPr="002646CB" w:rsidRDefault="005766F9" w:rsidP="005766F9">
      <w:pPr>
        <w:ind w:left="852" w:hangingChars="434" w:hanging="852"/>
        <w:rPr>
          <w:ins w:id="2817" w:author="박 진상" w:date="2019-10-09T13:18:00Z"/>
        </w:rPr>
      </w:pPr>
      <w:ins w:id="2818" w:author="박 진상" w:date="2019-10-09T13:18:00Z">
        <w:r w:rsidRPr="002646CB">
          <w:rPr>
            <w:rFonts w:eastAsia="돋움" w:cs="Arial" w:hint="eastAsia"/>
            <w:b/>
            <w:lang w:val="en-US"/>
          </w:rPr>
          <w:t>비고</w:t>
        </w:r>
        <w:r w:rsidRPr="002646CB">
          <w:rPr>
            <w:rFonts w:ascii="바탕" w:hAnsi="바탕" w:cs="굴림"/>
            <w:b/>
            <w:lang w:val="en-US"/>
          </w:rPr>
          <w:t xml:space="preserve"> </w:t>
        </w:r>
        <w:r w:rsidRPr="002646CB">
          <w:rPr>
            <w:rFonts w:cs="Arial"/>
            <w:lang w:val="en-US"/>
          </w:rPr>
          <w:t>1</w:t>
        </w:r>
        <w:r w:rsidRPr="002646CB">
          <w:rPr>
            <w:rFonts w:ascii="바탕" w:hAnsi="바탕" w:cs="굴림"/>
            <w:lang w:val="en-US"/>
          </w:rPr>
          <w:tab/>
        </w:r>
      </w:ins>
      <w:ins w:id="2819" w:author="박 진상" w:date="2019-10-09T14:01:00Z">
        <w:r w:rsidR="007C2844" w:rsidRPr="002646CB">
          <w:rPr>
            <w:rFonts w:ascii="바탕" w:hAnsi="바탕" w:cs="굴림" w:hint="eastAsia"/>
            <w:lang w:val="en-US"/>
          </w:rPr>
          <w:t>본문</w:t>
        </w:r>
      </w:ins>
      <w:ins w:id="2820" w:author="박 진상" w:date="2019-10-09T14:03:00Z">
        <w:r w:rsidR="00AE1521" w:rsidRPr="002646CB">
          <w:rPr>
            <w:rFonts w:ascii="바탕" w:hAnsi="바탕" w:cs="굴림"/>
            <w:lang w:val="en-US"/>
          </w:rPr>
          <w:t xml:space="preserve"> 6</w:t>
        </w:r>
      </w:ins>
      <w:ins w:id="2821" w:author="ETRI-김종원" w:date="2019-11-04T20:29:00Z">
        <w:r w:rsidR="00E62138" w:rsidRPr="002646CB">
          <w:rPr>
            <w:rFonts w:ascii="바탕" w:hAnsi="바탕" w:cs="굴림"/>
            <w:lang w:val="en-US"/>
          </w:rPr>
          <w:t>.1</w:t>
        </w:r>
      </w:ins>
      <w:ins w:id="2822" w:author="박 진상" w:date="2019-10-09T14:03:00Z">
        <w:del w:id="2823" w:author="ETRI-김종원" w:date="2019-11-04T20:29:00Z">
          <w:r w:rsidR="00AE1521" w:rsidRPr="002646CB" w:rsidDel="00E62138">
            <w:rPr>
              <w:rFonts w:ascii="바탕" w:hAnsi="바탕" w:cs="굴림"/>
              <w:lang w:val="en-US"/>
            </w:rPr>
            <w:delText>-1</w:delText>
          </w:r>
        </w:del>
        <w:r w:rsidR="00AE1521" w:rsidRPr="002646CB">
          <w:rPr>
            <w:rFonts w:ascii="바탕" w:hAnsi="바탕" w:cs="굴림"/>
            <w:lang w:val="en-US"/>
          </w:rPr>
          <w:t xml:space="preserve"> </w:t>
        </w:r>
      </w:ins>
      <w:ins w:id="2824" w:author="박 진상" w:date="2019-10-28T18:25:00Z">
        <w:r w:rsidR="00DC4888" w:rsidRPr="002646CB">
          <w:rPr>
            <w:rFonts w:ascii="바탕" w:hAnsi="바탕" w:cs="굴림" w:hint="eastAsia"/>
            <w:lang w:val="en-US"/>
          </w:rPr>
          <w:t>신뢰지표</w:t>
        </w:r>
      </w:ins>
      <w:ins w:id="2825" w:author="박 진상" w:date="2019-10-09T14:03:00Z">
        <w:r w:rsidR="00AE1521" w:rsidRPr="002646CB">
          <w:rPr>
            <w:rFonts w:ascii="바탕" w:hAnsi="바탕" w:cs="굴림"/>
            <w:lang w:val="en-US"/>
          </w:rPr>
          <w:t xml:space="preserve"> </w:t>
        </w:r>
        <w:r w:rsidR="00AE1521" w:rsidRPr="002646CB">
          <w:rPr>
            <w:rFonts w:ascii="바탕" w:hAnsi="바탕" w:cs="굴림" w:hint="eastAsia"/>
            <w:lang w:val="en-US"/>
          </w:rPr>
          <w:t>참조</w:t>
        </w:r>
      </w:ins>
      <w:ins w:id="2826" w:author="박 진상" w:date="2019-10-09T13:18:00Z">
        <w:r w:rsidRPr="002646CB">
          <w:t xml:space="preserve"> </w:t>
        </w:r>
      </w:ins>
    </w:p>
    <w:p w14:paraId="3CBF53DF" w14:textId="77777777" w:rsidR="005766F9" w:rsidRPr="002646CB" w:rsidRDefault="005766F9" w:rsidP="005766F9">
      <w:pPr>
        <w:rPr>
          <w:ins w:id="2827" w:author="박 진상" w:date="2019-10-09T13:18:00Z"/>
        </w:rPr>
      </w:pPr>
    </w:p>
    <w:p w14:paraId="0773530F" w14:textId="77777777" w:rsidR="00AE1521" w:rsidRPr="002646CB" w:rsidRDefault="00AE1521" w:rsidP="00AE1521">
      <w:pPr>
        <w:pStyle w:val="34"/>
        <w:rPr>
          <w:ins w:id="2828" w:author="박 진상" w:date="2019-10-09T14:08:00Z"/>
          <w:rFonts w:cs="Arial"/>
          <w:lang w:val="en-GB" w:eastAsia="ko-KR"/>
        </w:rPr>
      </w:pPr>
    </w:p>
    <w:p w14:paraId="6E462310" w14:textId="0FB094FA" w:rsidR="00AE1521" w:rsidRPr="00DD13A5" w:rsidRDefault="0073241D">
      <w:pPr>
        <w:rPr>
          <w:ins w:id="2829" w:author="박 진상" w:date="2019-10-09T14:08:00Z"/>
          <w:bCs/>
        </w:rPr>
        <w:pPrChange w:id="2830" w:author="박 진상" w:date="2019-10-28T08:00:00Z">
          <w:pPr>
            <w:pStyle w:val="34"/>
            <w:numPr>
              <w:ilvl w:val="0"/>
              <w:numId w:val="0"/>
            </w:numPr>
            <w:tabs>
              <w:tab w:val="clear" w:pos="0"/>
            </w:tabs>
          </w:pPr>
        </w:pPrChange>
      </w:pPr>
      <w:ins w:id="2831" w:author="박 진상" w:date="2019-10-15T15:33:00Z">
        <w:r w:rsidRPr="002646CB">
          <w:rPr>
            <w:rFonts w:ascii="돋움" w:eastAsia="돋움" w:hAnsi="돋움" w:hint="eastAsia"/>
            <w:b/>
            <w:rPrChange w:id="2832" w:author="ETRI-김종원" w:date="2019-12-10T10:44:00Z">
              <w:rPr>
                <w:rFonts w:cs="Arial" w:hint="eastAsia"/>
                <w:b w:val="0"/>
                <w:highlight w:val="yellow"/>
              </w:rPr>
            </w:rPrChange>
          </w:rPr>
          <w:t>변동</w:t>
        </w:r>
      </w:ins>
      <w:ins w:id="2833" w:author="박 진상" w:date="2019-10-09T14:08:00Z">
        <w:r w:rsidR="00AE1521" w:rsidRPr="002646CB">
          <w:rPr>
            <w:rFonts w:ascii="돋움" w:eastAsia="돋움" w:hAnsi="돋움" w:hint="eastAsia"/>
            <w:b/>
            <w:rPrChange w:id="2834" w:author="ETRI-김종원" w:date="2019-12-10T10:44:00Z">
              <w:rPr>
                <w:rFonts w:hint="eastAsia"/>
                <w:b w:val="0"/>
              </w:rPr>
            </w:rPrChange>
          </w:rPr>
          <w:t>지표</w:t>
        </w:r>
        <w:r w:rsidR="00AE1521" w:rsidRPr="002646CB">
          <w:rPr>
            <w:rFonts w:ascii="돋움" w:eastAsia="돋움" w:hAnsi="돋움"/>
            <w:b/>
            <w:rPrChange w:id="2835" w:author="ETRI-김종원" w:date="2019-12-10T10:44:00Z">
              <w:rPr>
                <w:b w:val="0"/>
              </w:rPr>
            </w:rPrChange>
          </w:rPr>
          <w:t>(</w:t>
        </w:r>
      </w:ins>
      <w:ins w:id="2836" w:author="박 진상" w:date="2019-10-15T15:33:00Z">
        <w:r w:rsidRPr="002646CB">
          <w:rPr>
            <w:rFonts w:ascii="돋움" w:eastAsia="돋움" w:hAnsi="돋움"/>
            <w:b/>
            <w:rPrChange w:id="2837" w:author="ETRI-김종원" w:date="2019-12-10T10:44:00Z">
              <w:rPr>
                <w:rFonts w:cs="Arial"/>
                <w:b w:val="0"/>
                <w:highlight w:val="yellow"/>
              </w:rPr>
            </w:rPrChange>
          </w:rPr>
          <w:t>Variance</w:t>
        </w:r>
      </w:ins>
      <w:ins w:id="2838" w:author="박 진상" w:date="2019-10-09T14:08:00Z">
        <w:r w:rsidR="00AE1521" w:rsidRPr="002646CB">
          <w:rPr>
            <w:rFonts w:ascii="돋움" w:eastAsia="돋움" w:hAnsi="돋움"/>
            <w:b/>
            <w:rPrChange w:id="2839" w:author="ETRI-김종원" w:date="2019-12-10T10:44:00Z">
              <w:rPr>
                <w:b w:val="0"/>
              </w:rPr>
            </w:rPrChange>
          </w:rPr>
          <w:t xml:space="preserve"> Index; </w:t>
        </w:r>
      </w:ins>
      <w:ins w:id="2840" w:author="박 진상" w:date="2019-10-15T15:33:00Z">
        <w:r w:rsidRPr="002646CB">
          <w:rPr>
            <w:rFonts w:ascii="돋움" w:eastAsia="돋움" w:hAnsi="돋움"/>
            <w:b/>
            <w:rPrChange w:id="2841" w:author="ETRI-김종원" w:date="2019-12-10T10:44:00Z">
              <w:rPr>
                <w:rFonts w:cs="Arial"/>
                <w:b w:val="0"/>
                <w:highlight w:val="yellow"/>
              </w:rPr>
            </w:rPrChange>
          </w:rPr>
          <w:t>V</w:t>
        </w:r>
      </w:ins>
      <w:ins w:id="2842" w:author="박 진상" w:date="2019-10-09T14:08:00Z">
        <w:r w:rsidR="00AE1521" w:rsidRPr="002646CB">
          <w:rPr>
            <w:rFonts w:ascii="돋움" w:eastAsia="돋움" w:hAnsi="돋움"/>
            <w:b/>
            <w:rPrChange w:id="2843" w:author="ETRI-김종원" w:date="2019-12-10T10:44:00Z">
              <w:rPr>
                <w:b w:val="0"/>
              </w:rPr>
            </w:rPrChange>
          </w:rPr>
          <w:t>I)</w:t>
        </w:r>
      </w:ins>
      <w:ins w:id="2844" w:author="박 진상" w:date="2019-10-15T20:03:00Z">
        <w:del w:id="2845" w:author="Windows 사용자" w:date="2019-10-18T10:07:00Z">
          <w:r w:rsidR="00E34BCB" w:rsidRPr="002646CB" w:rsidDel="007D35CF">
            <w:rPr>
              <w:b/>
              <w:bCs/>
              <w:rPrChange w:id="2846" w:author="ETRI-김종원" w:date="2019-12-10T10:44:00Z">
                <w:rPr>
                  <w:rFonts w:cs="Arial"/>
                  <w:b w:val="0"/>
                  <w:highlight w:val="yellow"/>
                </w:rPr>
              </w:rPrChange>
            </w:rPr>
            <w:delText xml:space="preserve"> </w:delText>
          </w:r>
          <w:r w:rsidR="00E34BCB" w:rsidRPr="002646CB" w:rsidDel="007D35CF">
            <w:rPr>
              <w:b/>
              <w:bCs/>
              <w:rPrChange w:id="2847" w:author="ETRI-김종원" w:date="2019-12-10T10:44:00Z">
                <w:rPr>
                  <w:rFonts w:cs="Arial"/>
                  <w:b w:val="0"/>
                  <w:highlight w:val="yellow"/>
                </w:rPr>
              </w:rPrChange>
            </w:rPr>
            <w:sym w:font="Wingdings" w:char="F0E8"/>
          </w:r>
          <w:r w:rsidR="00E34BCB" w:rsidRPr="002646CB" w:rsidDel="007D35CF">
            <w:rPr>
              <w:b/>
              <w:bCs/>
              <w:rPrChange w:id="2848" w:author="ETRI-김종원" w:date="2019-12-10T10:44:00Z">
                <w:rPr>
                  <w:rFonts w:cs="Arial"/>
                  <w:b w:val="0"/>
                  <w:highlight w:val="yellow"/>
                </w:rPr>
              </w:rPrChange>
            </w:rPr>
            <w:delText xml:space="preserve"> </w:delText>
          </w:r>
          <w:r w:rsidR="00E34BCB" w:rsidRPr="002646CB" w:rsidDel="007D35CF">
            <w:rPr>
              <w:rFonts w:hint="eastAsia"/>
              <w:b/>
              <w:bCs/>
              <w:rPrChange w:id="2849" w:author="ETRI-김종원" w:date="2019-12-10T10:44:00Z">
                <w:rPr>
                  <w:rFonts w:cs="Arial" w:hint="eastAsia"/>
                  <w:b w:val="0"/>
                  <w:highlight w:val="yellow"/>
                </w:rPr>
              </w:rPrChange>
            </w:rPr>
            <w:delText>재정의필요</w:delText>
          </w:r>
        </w:del>
      </w:ins>
    </w:p>
    <w:p w14:paraId="3B3ECC04" w14:textId="4CC6598C" w:rsidR="007D35CF" w:rsidRPr="002646CB" w:rsidRDefault="00F2169F" w:rsidP="007D35CF">
      <w:pPr>
        <w:rPr>
          <w:ins w:id="2850" w:author="Windows 사용자" w:date="2019-10-18T10:07:00Z"/>
          <w:rPrChange w:id="2851" w:author="ETRI-김종원" w:date="2019-12-10T10:44:00Z">
            <w:rPr>
              <w:ins w:id="2852" w:author="Windows 사용자" w:date="2019-10-18T10:07:00Z"/>
              <w:highlight w:val="green"/>
            </w:rPr>
          </w:rPrChange>
        </w:rPr>
      </w:pPr>
      <w:ins w:id="2853" w:author="ETRI-김종원" w:date="2019-12-02T17:02:00Z">
        <w:r w:rsidRPr="002646CB">
          <w:rPr>
            <w:rFonts w:hint="eastAsia"/>
            <w:rPrChange w:id="2854" w:author="ETRI-김종원" w:date="2019-12-10T10:44:00Z">
              <w:rPr>
                <w:rFonts w:hint="eastAsia"/>
                <w:color w:val="FF0000"/>
              </w:rPr>
            </w:rPrChange>
          </w:rPr>
          <w:t>태양광발전</w:t>
        </w:r>
        <w:r w:rsidRPr="002646CB">
          <w:rPr>
            <w:rPrChange w:id="2855" w:author="ETRI-김종원" w:date="2019-12-10T10:44:00Z">
              <w:rPr>
                <w:color w:val="FF0000"/>
              </w:rPr>
            </w:rPrChange>
          </w:rPr>
          <w:t>-</w:t>
        </w:r>
        <w:r w:rsidRPr="002646CB">
          <w:rPr>
            <w:rFonts w:hint="eastAsia"/>
            <w:rPrChange w:id="2856" w:author="ETRI-김종원" w:date="2019-12-10T10:44:00Z">
              <w:rPr>
                <w:rFonts w:hint="eastAsia"/>
                <w:color w:val="FF0000"/>
              </w:rPr>
            </w:rPrChange>
          </w:rPr>
          <w:t>전기에너지저장장치</w:t>
        </w:r>
        <w:r w:rsidRPr="002646CB">
          <w:rPr>
            <w:rPrChange w:id="2857" w:author="ETRI-김종원" w:date="2019-12-10T10:44:00Z">
              <w:rPr>
                <w:color w:val="FF0000"/>
              </w:rPr>
            </w:rPrChange>
          </w:rPr>
          <w:t xml:space="preserve"> </w:t>
        </w:r>
        <w:r w:rsidRPr="002646CB">
          <w:rPr>
            <w:rFonts w:hint="eastAsia"/>
            <w:rPrChange w:id="2858" w:author="ETRI-김종원" w:date="2019-12-10T10:44:00Z">
              <w:rPr>
                <w:rFonts w:hint="eastAsia"/>
                <w:color w:val="FF0000"/>
              </w:rPr>
            </w:rPrChange>
          </w:rPr>
          <w:t>연계시스템</w:t>
        </w:r>
        <w:r w:rsidRPr="002646CB" w:rsidDel="00F2169F">
          <w:t xml:space="preserve"> </w:t>
        </w:r>
      </w:ins>
      <w:ins w:id="2859" w:author="Windows 사용자" w:date="2019-10-18T10:07:00Z">
        <w:del w:id="2860" w:author="ETRI-김종원" w:date="2019-12-02T17:02:00Z">
          <w:r w:rsidR="007D35CF" w:rsidRPr="002646CB" w:rsidDel="00F2169F">
            <w:rPr>
              <w:rFonts w:hint="eastAsia"/>
              <w:rPrChange w:id="2861" w:author="ETRI-김종원" w:date="2019-12-10T10:44:00Z">
                <w:rPr>
                  <w:rFonts w:hint="eastAsia"/>
                  <w:highlight w:val="green"/>
                </w:rPr>
              </w:rPrChange>
            </w:rPr>
            <w:delText>태양광발전</w:delText>
          </w:r>
          <w:r w:rsidR="007D35CF" w:rsidRPr="002646CB" w:rsidDel="00F2169F">
            <w:rPr>
              <w:rPrChange w:id="2862" w:author="ETRI-김종원" w:date="2019-12-10T10:44:00Z">
                <w:rPr>
                  <w:highlight w:val="green"/>
                </w:rPr>
              </w:rPrChange>
            </w:rPr>
            <w:delText>-</w:delText>
          </w:r>
          <w:r w:rsidR="007D35CF" w:rsidRPr="002646CB" w:rsidDel="00F2169F">
            <w:rPr>
              <w:rFonts w:hint="eastAsia"/>
              <w:rPrChange w:id="2863" w:author="ETRI-김종원" w:date="2019-12-10T10:44:00Z">
                <w:rPr>
                  <w:rFonts w:hint="eastAsia"/>
                  <w:highlight w:val="green"/>
                </w:rPr>
              </w:rPrChange>
            </w:rPr>
            <w:delText>에너지저장장치</w:delText>
          </w:r>
          <w:r w:rsidR="007D35CF" w:rsidRPr="002646CB" w:rsidDel="00F2169F">
            <w:rPr>
              <w:rPrChange w:id="2864" w:author="ETRI-김종원" w:date="2019-12-10T10:44:00Z">
                <w:rPr>
                  <w:highlight w:val="green"/>
                </w:rPr>
              </w:rPrChange>
            </w:rPr>
            <w:delText xml:space="preserve"> </w:delText>
          </w:r>
          <w:r w:rsidR="007D35CF" w:rsidRPr="002646CB" w:rsidDel="00F2169F">
            <w:rPr>
              <w:rFonts w:hint="eastAsia"/>
              <w:rPrChange w:id="2865" w:author="ETRI-김종원" w:date="2019-12-10T10:44:00Z">
                <w:rPr>
                  <w:rFonts w:hint="eastAsia"/>
                  <w:highlight w:val="green"/>
                </w:rPr>
              </w:rPrChange>
            </w:rPr>
            <w:delText>연계</w:delText>
          </w:r>
          <w:r w:rsidR="007D35CF" w:rsidRPr="002646CB" w:rsidDel="00F2169F">
            <w:rPr>
              <w:rPrChange w:id="2866" w:author="ETRI-김종원" w:date="2019-12-10T10:44:00Z">
                <w:rPr>
                  <w:highlight w:val="green"/>
                </w:rPr>
              </w:rPrChange>
            </w:rPr>
            <w:delText xml:space="preserve"> </w:delText>
          </w:r>
        </w:del>
        <w:r w:rsidR="007D35CF" w:rsidRPr="002646CB">
          <w:rPr>
            <w:rFonts w:hint="eastAsia"/>
            <w:rPrChange w:id="2867" w:author="ETRI-김종원" w:date="2019-12-10T10:44:00Z">
              <w:rPr>
                <w:rFonts w:hint="eastAsia"/>
                <w:highlight w:val="green"/>
              </w:rPr>
            </w:rPrChange>
          </w:rPr>
          <w:t>운영시</w:t>
        </w:r>
        <w:r w:rsidR="007D35CF" w:rsidRPr="002646CB">
          <w:rPr>
            <w:rPrChange w:id="2868" w:author="ETRI-김종원" w:date="2019-12-10T10:44:00Z">
              <w:rPr>
                <w:highlight w:val="green"/>
              </w:rPr>
            </w:rPrChange>
          </w:rPr>
          <w:t xml:space="preserve"> </w:t>
        </w:r>
        <w:r w:rsidR="007D35CF" w:rsidRPr="002646CB">
          <w:rPr>
            <w:rFonts w:hint="eastAsia"/>
            <w:rPrChange w:id="2869" w:author="ETRI-김종원" w:date="2019-12-10T10:44:00Z">
              <w:rPr>
                <w:rFonts w:hint="eastAsia"/>
                <w:highlight w:val="green"/>
              </w:rPr>
            </w:rPrChange>
          </w:rPr>
          <w:t>태양광</w:t>
        </w:r>
        <w:r w:rsidR="007D35CF" w:rsidRPr="002646CB">
          <w:rPr>
            <w:rPrChange w:id="2870" w:author="ETRI-김종원" w:date="2019-12-10T10:44:00Z">
              <w:rPr>
                <w:highlight w:val="green"/>
              </w:rPr>
            </w:rPrChange>
          </w:rPr>
          <w:t xml:space="preserve"> </w:t>
        </w:r>
        <w:r w:rsidR="007D35CF" w:rsidRPr="002646CB">
          <w:rPr>
            <w:rFonts w:hint="eastAsia"/>
            <w:rPrChange w:id="2871" w:author="ETRI-김종원" w:date="2019-12-10T10:44:00Z">
              <w:rPr>
                <w:rFonts w:hint="eastAsia"/>
                <w:highlight w:val="green"/>
              </w:rPr>
            </w:rPrChange>
          </w:rPr>
          <w:t>발전의</w:t>
        </w:r>
        <w:r w:rsidR="007D35CF" w:rsidRPr="002646CB">
          <w:rPr>
            <w:rPrChange w:id="2872" w:author="ETRI-김종원" w:date="2019-12-10T10:44:00Z">
              <w:rPr>
                <w:highlight w:val="green"/>
              </w:rPr>
            </w:rPrChange>
          </w:rPr>
          <w:t xml:space="preserve"> </w:t>
        </w:r>
        <w:r w:rsidR="007D35CF" w:rsidRPr="002646CB">
          <w:rPr>
            <w:rFonts w:hint="eastAsia"/>
            <w:rPrChange w:id="2873" w:author="ETRI-김종원" w:date="2019-12-10T10:44:00Z">
              <w:rPr>
                <w:rFonts w:hint="eastAsia"/>
                <w:highlight w:val="green"/>
              </w:rPr>
            </w:rPrChange>
          </w:rPr>
          <w:t>설치용량을</w:t>
        </w:r>
        <w:r w:rsidR="007D35CF" w:rsidRPr="002646CB">
          <w:rPr>
            <w:rPrChange w:id="2874" w:author="ETRI-김종원" w:date="2019-12-10T10:44:00Z">
              <w:rPr>
                <w:highlight w:val="green"/>
              </w:rPr>
            </w:rPrChange>
          </w:rPr>
          <w:t xml:space="preserve"> </w:t>
        </w:r>
        <w:r w:rsidR="007D35CF" w:rsidRPr="002646CB">
          <w:rPr>
            <w:rFonts w:hint="eastAsia"/>
            <w:rPrChange w:id="2875" w:author="ETRI-김종원" w:date="2019-12-10T10:44:00Z">
              <w:rPr>
                <w:rFonts w:hint="eastAsia"/>
                <w:highlight w:val="green"/>
              </w:rPr>
            </w:rPrChange>
          </w:rPr>
          <w:t>기준으로</w:t>
        </w:r>
        <w:r w:rsidR="007D35CF" w:rsidRPr="002646CB">
          <w:rPr>
            <w:rPrChange w:id="2876" w:author="ETRI-김종원" w:date="2019-12-10T10:44:00Z">
              <w:rPr>
                <w:highlight w:val="green"/>
              </w:rPr>
            </w:rPrChange>
          </w:rPr>
          <w:t xml:space="preserve"> </w:t>
        </w:r>
        <w:r w:rsidR="007D35CF" w:rsidRPr="002646CB">
          <w:rPr>
            <w:rFonts w:hint="eastAsia"/>
            <w:rPrChange w:id="2877" w:author="ETRI-김종원" w:date="2019-12-10T10:44:00Z">
              <w:rPr>
                <w:rFonts w:hint="eastAsia"/>
                <w:highlight w:val="green"/>
              </w:rPr>
            </w:rPrChange>
          </w:rPr>
          <w:t>실제</w:t>
        </w:r>
        <w:r w:rsidR="007D35CF" w:rsidRPr="002646CB">
          <w:rPr>
            <w:rPrChange w:id="2878" w:author="ETRI-김종원" w:date="2019-12-10T10:44:00Z">
              <w:rPr>
                <w:highlight w:val="green"/>
              </w:rPr>
            </w:rPrChange>
          </w:rPr>
          <w:t xml:space="preserve"> </w:t>
        </w:r>
      </w:ins>
      <w:ins w:id="2879" w:author="ETRI-김종원" w:date="2019-12-02T17:29:00Z">
        <w:r w:rsidR="00647810" w:rsidRPr="002646CB">
          <w:rPr>
            <w:rFonts w:hint="eastAsia"/>
          </w:rPr>
          <w:t>발전</w:t>
        </w:r>
      </w:ins>
      <w:ins w:id="2880" w:author="Windows 사용자" w:date="2019-10-18T10:07:00Z">
        <w:del w:id="2881" w:author="ETRI-김종원" w:date="2019-12-02T17:29:00Z">
          <w:r w:rsidR="007D35CF" w:rsidRPr="002646CB" w:rsidDel="00647810">
            <w:rPr>
              <w:rFonts w:hint="eastAsia"/>
              <w:rPrChange w:id="2882" w:author="ETRI-김종원" w:date="2019-12-10T10:44:00Z">
                <w:rPr>
                  <w:rFonts w:hint="eastAsia"/>
                  <w:highlight w:val="green"/>
                </w:rPr>
              </w:rPrChange>
            </w:rPr>
            <w:delText>출력</w:delText>
          </w:r>
        </w:del>
        <w:r w:rsidR="007D35CF" w:rsidRPr="002646CB">
          <w:rPr>
            <w:rFonts w:hint="eastAsia"/>
            <w:rPrChange w:id="2883" w:author="ETRI-김종원" w:date="2019-12-10T10:44:00Z">
              <w:rPr>
                <w:rFonts w:hint="eastAsia"/>
                <w:highlight w:val="green"/>
              </w:rPr>
            </w:rPrChange>
          </w:rPr>
          <w:t>량의</w:t>
        </w:r>
        <w:r w:rsidR="007D35CF" w:rsidRPr="002646CB">
          <w:rPr>
            <w:rPrChange w:id="2884" w:author="ETRI-김종원" w:date="2019-12-10T10:44:00Z">
              <w:rPr>
                <w:highlight w:val="green"/>
              </w:rPr>
            </w:rPrChange>
          </w:rPr>
          <w:t xml:space="preserve"> </w:t>
        </w:r>
        <w:r w:rsidR="007D35CF" w:rsidRPr="002646CB">
          <w:rPr>
            <w:rFonts w:hint="eastAsia"/>
            <w:rPrChange w:id="2885" w:author="ETRI-김종원" w:date="2019-12-10T10:44:00Z">
              <w:rPr>
                <w:rFonts w:hint="eastAsia"/>
                <w:highlight w:val="green"/>
              </w:rPr>
            </w:rPrChange>
          </w:rPr>
          <w:t>변화</w:t>
        </w:r>
        <w:r w:rsidR="007D35CF" w:rsidRPr="002646CB">
          <w:rPr>
            <w:rPrChange w:id="2886" w:author="ETRI-김종원" w:date="2019-12-10T10:44:00Z">
              <w:rPr>
                <w:highlight w:val="green"/>
              </w:rPr>
            </w:rPrChange>
          </w:rPr>
          <w:t xml:space="preserve"> </w:t>
        </w:r>
      </w:ins>
      <w:ins w:id="2887" w:author="Windows 사용자" w:date="2019-10-18T10:08:00Z">
        <w:r w:rsidR="007D35CF" w:rsidRPr="002646CB">
          <w:rPr>
            <w:rFonts w:hint="eastAsia"/>
            <w:rPrChange w:id="2888" w:author="ETRI-김종원" w:date="2019-12-10T10:44:00Z">
              <w:rPr>
                <w:rFonts w:hint="eastAsia"/>
                <w:highlight w:val="green"/>
              </w:rPr>
            </w:rPrChange>
          </w:rPr>
          <w:t>정도를</w:t>
        </w:r>
        <w:r w:rsidR="007D35CF" w:rsidRPr="002646CB">
          <w:rPr>
            <w:rPrChange w:id="2889" w:author="ETRI-김종원" w:date="2019-12-10T10:44:00Z">
              <w:rPr>
                <w:highlight w:val="green"/>
              </w:rPr>
            </w:rPrChange>
          </w:rPr>
          <w:t xml:space="preserve"> </w:t>
        </w:r>
      </w:ins>
      <w:ins w:id="2890" w:author="Windows 사용자" w:date="2019-10-18T10:07:00Z">
        <w:r w:rsidR="007D35CF" w:rsidRPr="002646CB">
          <w:rPr>
            <w:rFonts w:hint="eastAsia"/>
            <w:rPrChange w:id="2891" w:author="ETRI-김종원" w:date="2019-12-10T10:44:00Z">
              <w:rPr>
                <w:rFonts w:hint="eastAsia"/>
                <w:highlight w:val="green"/>
              </w:rPr>
            </w:rPrChange>
          </w:rPr>
          <w:t>나타내는</w:t>
        </w:r>
        <w:r w:rsidR="007D35CF" w:rsidRPr="002646CB">
          <w:rPr>
            <w:rPrChange w:id="2892" w:author="ETRI-김종원" w:date="2019-12-10T10:44:00Z">
              <w:rPr>
                <w:highlight w:val="green"/>
              </w:rPr>
            </w:rPrChange>
          </w:rPr>
          <w:t xml:space="preserve"> </w:t>
        </w:r>
        <w:r w:rsidR="007D35CF" w:rsidRPr="002646CB">
          <w:rPr>
            <w:rFonts w:hint="eastAsia"/>
            <w:rPrChange w:id="2893" w:author="ETRI-김종원" w:date="2019-12-10T10:44:00Z">
              <w:rPr>
                <w:rFonts w:hint="eastAsia"/>
                <w:highlight w:val="green"/>
              </w:rPr>
            </w:rPrChange>
          </w:rPr>
          <w:t>특성</w:t>
        </w:r>
        <w:del w:id="2894" w:author="박 진상" w:date="2019-10-28T18:27:00Z">
          <w:r w:rsidR="007D35CF" w:rsidRPr="002646CB" w:rsidDel="00DC4888">
            <w:rPr>
              <w:rPrChange w:id="2895" w:author="ETRI-김종원" w:date="2019-12-10T10:44:00Z">
                <w:rPr>
                  <w:highlight w:val="green"/>
                </w:rPr>
              </w:rPrChange>
            </w:rPr>
            <w:delText xml:space="preserve"> </w:delText>
          </w:r>
        </w:del>
        <w:r w:rsidR="007D35CF" w:rsidRPr="002646CB">
          <w:rPr>
            <w:rFonts w:hint="eastAsia"/>
            <w:rPrChange w:id="2896" w:author="ETRI-김종원" w:date="2019-12-10T10:44:00Z">
              <w:rPr>
                <w:rFonts w:hint="eastAsia"/>
                <w:highlight w:val="green"/>
              </w:rPr>
            </w:rPrChange>
          </w:rPr>
          <w:t>지표로서</w:t>
        </w:r>
        <w:r w:rsidR="007D35CF" w:rsidRPr="002646CB">
          <w:rPr>
            <w:rPrChange w:id="2897" w:author="ETRI-김종원" w:date="2019-12-10T10:44:00Z">
              <w:rPr>
                <w:highlight w:val="green"/>
              </w:rPr>
            </w:rPrChange>
          </w:rPr>
          <w:t xml:space="preserve"> </w:t>
        </w:r>
        <w:r w:rsidR="007D35CF" w:rsidRPr="002646CB">
          <w:rPr>
            <w:rFonts w:hint="eastAsia"/>
            <w:rPrChange w:id="2898" w:author="ETRI-김종원" w:date="2019-12-10T10:44:00Z">
              <w:rPr>
                <w:rFonts w:hint="eastAsia"/>
                <w:highlight w:val="green"/>
              </w:rPr>
            </w:rPrChange>
          </w:rPr>
          <w:t>이</w:t>
        </w:r>
        <w:r w:rsidR="007D35CF" w:rsidRPr="002646CB">
          <w:rPr>
            <w:rPrChange w:id="2899" w:author="ETRI-김종원" w:date="2019-12-10T10:44:00Z">
              <w:rPr>
                <w:highlight w:val="green"/>
              </w:rPr>
            </w:rPrChange>
          </w:rPr>
          <w:t xml:space="preserve"> </w:t>
        </w:r>
        <w:r w:rsidR="007D35CF" w:rsidRPr="002646CB">
          <w:rPr>
            <w:rFonts w:hint="eastAsia"/>
            <w:rPrChange w:id="2900" w:author="ETRI-김종원" w:date="2019-12-10T10:44:00Z">
              <w:rPr>
                <w:rFonts w:hint="eastAsia"/>
                <w:highlight w:val="green"/>
              </w:rPr>
            </w:rPrChange>
          </w:rPr>
          <w:t>표준에서는</w:t>
        </w:r>
        <w:r w:rsidR="007D35CF" w:rsidRPr="002646CB">
          <w:rPr>
            <w:rPrChange w:id="2901" w:author="ETRI-김종원" w:date="2019-12-10T10:44:00Z">
              <w:rPr>
                <w:highlight w:val="green"/>
              </w:rPr>
            </w:rPrChange>
          </w:rPr>
          <w:t xml:space="preserve"> </w:t>
        </w:r>
        <w:r w:rsidR="007D35CF" w:rsidRPr="002646CB">
          <w:rPr>
            <w:rFonts w:hint="eastAsia"/>
            <w:rPrChange w:id="2902" w:author="ETRI-김종원" w:date="2019-12-10T10:44:00Z">
              <w:rPr>
                <w:rFonts w:hint="eastAsia"/>
                <w:highlight w:val="green"/>
              </w:rPr>
            </w:rPrChange>
          </w:rPr>
          <w:t>실제</w:t>
        </w:r>
        <w:r w:rsidR="007D35CF" w:rsidRPr="002646CB">
          <w:rPr>
            <w:rPrChange w:id="2903" w:author="ETRI-김종원" w:date="2019-12-10T10:44:00Z">
              <w:rPr>
                <w:highlight w:val="green"/>
              </w:rPr>
            </w:rPrChange>
          </w:rPr>
          <w:t xml:space="preserve"> </w:t>
        </w:r>
      </w:ins>
      <w:ins w:id="2904" w:author="ETRI-김종원" w:date="2019-12-02T17:29:00Z">
        <w:r w:rsidR="00647810" w:rsidRPr="002646CB">
          <w:rPr>
            <w:rFonts w:hint="eastAsia"/>
          </w:rPr>
          <w:t>발전</w:t>
        </w:r>
      </w:ins>
      <w:ins w:id="2905" w:author="Windows 사용자" w:date="2019-10-18T10:07:00Z">
        <w:del w:id="2906" w:author="ETRI-김종원" w:date="2019-12-02T17:29:00Z">
          <w:r w:rsidR="007D35CF" w:rsidRPr="002646CB" w:rsidDel="00647810">
            <w:rPr>
              <w:rFonts w:hint="eastAsia"/>
              <w:rPrChange w:id="2907" w:author="ETRI-김종원" w:date="2019-12-10T10:44:00Z">
                <w:rPr>
                  <w:rFonts w:hint="eastAsia"/>
                  <w:highlight w:val="green"/>
                </w:rPr>
              </w:rPrChange>
            </w:rPr>
            <w:delText>출력</w:delText>
          </w:r>
        </w:del>
        <w:r w:rsidR="007D35CF" w:rsidRPr="002646CB">
          <w:rPr>
            <w:rFonts w:hint="eastAsia"/>
            <w:rPrChange w:id="2908" w:author="ETRI-김종원" w:date="2019-12-10T10:44:00Z">
              <w:rPr>
                <w:rFonts w:hint="eastAsia"/>
                <w:highlight w:val="green"/>
              </w:rPr>
            </w:rPrChange>
          </w:rPr>
          <w:t>량</w:t>
        </w:r>
      </w:ins>
      <w:ins w:id="2909" w:author="Windows 사용자" w:date="2019-10-18T10:08:00Z">
        <w:r w:rsidR="007D35CF" w:rsidRPr="002646CB">
          <w:rPr>
            <w:rFonts w:hint="eastAsia"/>
            <w:rPrChange w:id="2910" w:author="ETRI-김종원" w:date="2019-12-10T10:44:00Z">
              <w:rPr>
                <w:rFonts w:hint="eastAsia"/>
                <w:highlight w:val="green"/>
              </w:rPr>
            </w:rPrChange>
          </w:rPr>
          <w:t>의</w:t>
        </w:r>
        <w:r w:rsidR="007D35CF" w:rsidRPr="002646CB">
          <w:rPr>
            <w:rPrChange w:id="2911" w:author="ETRI-김종원" w:date="2019-12-10T10:44:00Z">
              <w:rPr>
                <w:highlight w:val="green"/>
              </w:rPr>
            </w:rPrChange>
          </w:rPr>
          <w:t xml:space="preserve"> </w:t>
        </w:r>
        <w:r w:rsidR="007D35CF" w:rsidRPr="002646CB">
          <w:rPr>
            <w:rFonts w:hint="eastAsia"/>
            <w:rPrChange w:id="2912" w:author="ETRI-김종원" w:date="2019-12-10T10:44:00Z">
              <w:rPr>
                <w:rFonts w:hint="eastAsia"/>
                <w:highlight w:val="green"/>
              </w:rPr>
            </w:rPrChange>
          </w:rPr>
          <w:t>변화를</w:t>
        </w:r>
      </w:ins>
      <w:ins w:id="2913" w:author="Windows 사용자" w:date="2019-10-18T10:07:00Z">
        <w:r w:rsidR="007D35CF" w:rsidRPr="002646CB">
          <w:rPr>
            <w:rPrChange w:id="2914" w:author="ETRI-김종원" w:date="2019-12-10T10:44:00Z">
              <w:rPr>
                <w:highlight w:val="green"/>
              </w:rPr>
            </w:rPrChange>
          </w:rPr>
          <w:t xml:space="preserve"> </w:t>
        </w:r>
      </w:ins>
      <w:ins w:id="2915" w:author="Windows 사용자" w:date="2019-10-18T10:08:00Z">
        <w:r w:rsidR="007D35CF" w:rsidRPr="002646CB">
          <w:rPr>
            <w:rPrChange w:id="2916" w:author="ETRI-김종원" w:date="2019-12-10T10:44:00Z">
              <w:rPr>
                <w:highlight w:val="green"/>
              </w:rPr>
            </w:rPrChange>
          </w:rPr>
          <w:t>1</w:t>
        </w:r>
      </w:ins>
      <w:ins w:id="2917" w:author="Windows 사용자" w:date="2019-10-18T10:07:00Z">
        <w:r w:rsidR="007D35CF" w:rsidRPr="002646CB">
          <w:rPr>
            <w:rFonts w:hint="eastAsia"/>
            <w:rPrChange w:id="2918" w:author="ETRI-김종원" w:date="2019-12-10T10:44:00Z">
              <w:rPr>
                <w:rFonts w:hint="eastAsia"/>
                <w:highlight w:val="green"/>
              </w:rPr>
            </w:rPrChange>
          </w:rPr>
          <w:t>분단위로</w:t>
        </w:r>
        <w:r w:rsidR="007D35CF" w:rsidRPr="002646CB">
          <w:rPr>
            <w:rPrChange w:id="2919" w:author="ETRI-김종원" w:date="2019-12-10T10:44:00Z">
              <w:rPr>
                <w:highlight w:val="green"/>
              </w:rPr>
            </w:rPrChange>
          </w:rPr>
          <w:t xml:space="preserve"> </w:t>
        </w:r>
      </w:ins>
      <w:ins w:id="2920" w:author="Windows 사용자" w:date="2019-10-18T10:09:00Z">
        <w:r w:rsidR="007D35CF" w:rsidRPr="002646CB">
          <w:rPr>
            <w:rFonts w:hint="eastAsia"/>
            <w:rPrChange w:id="2921" w:author="ETRI-김종원" w:date="2019-12-10T10:44:00Z">
              <w:rPr>
                <w:rFonts w:hint="eastAsia"/>
                <w:highlight w:val="green"/>
              </w:rPr>
            </w:rPrChange>
          </w:rPr>
          <w:t>확인</w:t>
        </w:r>
      </w:ins>
      <w:ins w:id="2922" w:author="Windows 사용자" w:date="2019-10-18T10:07:00Z">
        <w:r w:rsidR="007D35CF" w:rsidRPr="002646CB">
          <w:rPr>
            <w:rFonts w:hint="eastAsia"/>
            <w:rPrChange w:id="2923" w:author="ETRI-김종원" w:date="2019-12-10T10:44:00Z">
              <w:rPr>
                <w:rFonts w:hint="eastAsia"/>
                <w:highlight w:val="green"/>
              </w:rPr>
            </w:rPrChange>
          </w:rPr>
          <w:t>하여</w:t>
        </w:r>
        <w:r w:rsidR="007D35CF" w:rsidRPr="002646CB">
          <w:rPr>
            <w:rPrChange w:id="2924" w:author="ETRI-김종원" w:date="2019-12-10T10:44:00Z">
              <w:rPr>
                <w:highlight w:val="green"/>
              </w:rPr>
            </w:rPrChange>
          </w:rPr>
          <w:t xml:space="preserve"> </w:t>
        </w:r>
        <w:r w:rsidR="007D35CF" w:rsidRPr="002646CB">
          <w:rPr>
            <w:rFonts w:hint="eastAsia"/>
            <w:rPrChange w:id="2925" w:author="ETRI-김종원" w:date="2019-12-10T10:44:00Z">
              <w:rPr>
                <w:rFonts w:hint="eastAsia"/>
                <w:highlight w:val="green"/>
              </w:rPr>
            </w:rPrChange>
          </w:rPr>
          <w:t>평균절대백분률오차를</w:t>
        </w:r>
        <w:r w:rsidR="007D35CF" w:rsidRPr="002646CB">
          <w:rPr>
            <w:rPrChange w:id="2926" w:author="ETRI-김종원" w:date="2019-12-10T10:44:00Z">
              <w:rPr>
                <w:highlight w:val="green"/>
              </w:rPr>
            </w:rPrChange>
          </w:rPr>
          <w:t xml:space="preserve"> </w:t>
        </w:r>
        <w:r w:rsidR="007D35CF" w:rsidRPr="002646CB">
          <w:rPr>
            <w:rFonts w:hint="eastAsia"/>
            <w:rPrChange w:id="2927" w:author="ETRI-김종원" w:date="2019-12-10T10:44:00Z">
              <w:rPr>
                <w:rFonts w:hint="eastAsia"/>
                <w:highlight w:val="green"/>
              </w:rPr>
            </w:rPrChange>
          </w:rPr>
          <w:t>통해</w:t>
        </w:r>
        <w:r w:rsidR="007D35CF" w:rsidRPr="002646CB">
          <w:rPr>
            <w:rPrChange w:id="2928" w:author="ETRI-김종원" w:date="2019-12-10T10:44:00Z">
              <w:rPr>
                <w:highlight w:val="green"/>
              </w:rPr>
            </w:rPrChange>
          </w:rPr>
          <w:t xml:space="preserve"> </w:t>
        </w:r>
        <w:r w:rsidR="007D35CF" w:rsidRPr="002646CB">
          <w:rPr>
            <w:rFonts w:hint="eastAsia"/>
            <w:rPrChange w:id="2929" w:author="ETRI-김종원" w:date="2019-12-10T10:44:00Z">
              <w:rPr>
                <w:rFonts w:hint="eastAsia"/>
                <w:highlight w:val="green"/>
              </w:rPr>
            </w:rPrChange>
          </w:rPr>
          <w:t>계산되는</w:t>
        </w:r>
        <w:r w:rsidR="007D35CF" w:rsidRPr="002646CB">
          <w:rPr>
            <w:rPrChange w:id="2930" w:author="ETRI-김종원" w:date="2019-12-10T10:44:00Z">
              <w:rPr>
                <w:highlight w:val="green"/>
              </w:rPr>
            </w:rPrChange>
          </w:rPr>
          <w:t xml:space="preserve"> </w:t>
        </w:r>
        <w:r w:rsidR="007D35CF" w:rsidRPr="002646CB">
          <w:rPr>
            <w:rFonts w:hint="eastAsia"/>
            <w:rPrChange w:id="2931" w:author="ETRI-김종원" w:date="2019-12-10T10:44:00Z">
              <w:rPr>
                <w:rFonts w:hint="eastAsia"/>
                <w:highlight w:val="green"/>
              </w:rPr>
            </w:rPrChange>
          </w:rPr>
          <w:t>값이다</w:t>
        </w:r>
        <w:r w:rsidR="007D35CF" w:rsidRPr="002646CB">
          <w:rPr>
            <w:rPrChange w:id="2932" w:author="ETRI-김종원" w:date="2019-12-10T10:44:00Z">
              <w:rPr>
                <w:highlight w:val="green"/>
              </w:rPr>
            </w:rPrChange>
          </w:rPr>
          <w:t>.</w:t>
        </w:r>
      </w:ins>
    </w:p>
    <w:p w14:paraId="2CAE5817" w14:textId="62B45D86" w:rsidR="00AE1521" w:rsidRPr="002646CB" w:rsidDel="007D35CF" w:rsidRDefault="00AE1521" w:rsidP="00AE1521">
      <w:pPr>
        <w:rPr>
          <w:ins w:id="2933" w:author="박 진상" w:date="2019-10-09T14:08:00Z"/>
          <w:del w:id="2934" w:author="Windows 사용자" w:date="2019-10-18T10:09:00Z"/>
        </w:rPr>
      </w:pPr>
      <w:ins w:id="2935" w:author="박 진상" w:date="2019-10-09T14:09:00Z">
        <w:del w:id="2936" w:author="Windows 사용자" w:date="2019-10-18T10:09:00Z">
          <w:r w:rsidRPr="002646CB" w:rsidDel="007D35CF">
            <w:delText>CES-MG</w:delText>
          </w:r>
          <w:r w:rsidRPr="002646CB" w:rsidDel="007D35CF">
            <w:rPr>
              <w:rFonts w:hint="eastAsia"/>
            </w:rPr>
            <w:delText>에서</w:delText>
          </w:r>
          <w:r w:rsidRPr="002646CB" w:rsidDel="007D35CF">
            <w:delText xml:space="preserve"> </w:delText>
          </w:r>
        </w:del>
      </w:ins>
      <w:ins w:id="2937" w:author="박 진상" w:date="2019-10-09T14:08:00Z">
        <w:del w:id="2938" w:author="Windows 사용자" w:date="2019-10-18T10:09:00Z">
          <w:r w:rsidRPr="002646CB" w:rsidDel="007D35CF">
            <w:rPr>
              <w:rFonts w:hint="eastAsia"/>
            </w:rPr>
            <w:delText>태양광발전</w:delText>
          </w:r>
          <w:r w:rsidRPr="002646CB" w:rsidDel="007D35CF">
            <w:delText>-</w:delText>
          </w:r>
          <w:r w:rsidRPr="002646CB" w:rsidDel="007D35CF">
            <w:rPr>
              <w:rFonts w:hint="eastAsia"/>
            </w:rPr>
            <w:delText>에너지저장장치</w:delText>
          </w:r>
          <w:r w:rsidRPr="002646CB" w:rsidDel="007D35CF">
            <w:delText xml:space="preserve"> </w:delText>
          </w:r>
          <w:r w:rsidRPr="002646CB" w:rsidDel="007D35CF">
            <w:rPr>
              <w:rFonts w:hint="eastAsia"/>
            </w:rPr>
            <w:delText>연계</w:delText>
          </w:r>
          <w:r w:rsidRPr="002646CB" w:rsidDel="007D35CF">
            <w:delText xml:space="preserve"> </w:delText>
          </w:r>
          <w:r w:rsidRPr="002646CB" w:rsidDel="007D35CF">
            <w:rPr>
              <w:rFonts w:hint="eastAsia"/>
            </w:rPr>
            <w:delText>운영시</w:delText>
          </w:r>
          <w:r w:rsidRPr="002646CB" w:rsidDel="007D35CF">
            <w:delText xml:space="preserve"> </w:delText>
          </w:r>
          <w:r w:rsidRPr="002646CB" w:rsidDel="007D35CF">
            <w:rPr>
              <w:rFonts w:hint="eastAsia"/>
            </w:rPr>
            <w:delText>그리드</w:delText>
          </w:r>
          <w:r w:rsidRPr="002646CB" w:rsidDel="007D35CF">
            <w:delText xml:space="preserve"> </w:delText>
          </w:r>
          <w:r w:rsidRPr="002646CB" w:rsidDel="007D35CF">
            <w:rPr>
              <w:rFonts w:hint="eastAsia"/>
            </w:rPr>
            <w:delText>안정화</w:delText>
          </w:r>
          <w:r w:rsidRPr="002646CB" w:rsidDel="007D35CF">
            <w:delText xml:space="preserve"> </w:delText>
          </w:r>
          <w:r w:rsidRPr="002646CB" w:rsidDel="007D35CF">
            <w:rPr>
              <w:rFonts w:hint="eastAsia"/>
            </w:rPr>
            <w:delText>특성</w:delText>
          </w:r>
          <w:r w:rsidRPr="002646CB" w:rsidDel="007D35CF">
            <w:delText xml:space="preserve"> </w:delText>
          </w:r>
          <w:r w:rsidRPr="002646CB" w:rsidDel="007D35CF">
            <w:rPr>
              <w:rFonts w:hint="eastAsia"/>
            </w:rPr>
            <w:delText>지표의</w:delText>
          </w:r>
          <w:r w:rsidRPr="002646CB" w:rsidDel="007D35CF">
            <w:delText xml:space="preserve"> </w:delText>
          </w:r>
          <w:r w:rsidRPr="002646CB" w:rsidDel="007D35CF">
            <w:rPr>
              <w:rFonts w:hint="eastAsia"/>
            </w:rPr>
            <w:delText>하나</w:delText>
          </w:r>
        </w:del>
      </w:ins>
    </w:p>
    <w:p w14:paraId="37763728" w14:textId="652BF6B3" w:rsidR="00AE1521" w:rsidRPr="002646CB" w:rsidDel="007D35CF" w:rsidRDefault="00AE1521" w:rsidP="00AE1521">
      <w:pPr>
        <w:rPr>
          <w:ins w:id="2939" w:author="박 진상" w:date="2019-10-09T14:08:00Z"/>
          <w:del w:id="2940" w:author="Windows 사용자" w:date="2019-10-18T10:09:00Z"/>
        </w:rPr>
      </w:pPr>
      <w:ins w:id="2941" w:author="박 진상" w:date="2019-10-09T14:08:00Z">
        <w:del w:id="2942" w:author="Windows 사용자" w:date="2019-10-18T10:09:00Z">
          <w:r w:rsidRPr="002646CB" w:rsidDel="007D35CF">
            <w:rPr>
              <w:rFonts w:hint="eastAsia"/>
            </w:rPr>
            <w:delText>이</w:delText>
          </w:r>
          <w:r w:rsidRPr="002646CB" w:rsidDel="007D35CF">
            <w:delText xml:space="preserve"> </w:delText>
          </w:r>
          <w:r w:rsidRPr="002646CB" w:rsidDel="007D35CF">
            <w:rPr>
              <w:rFonts w:hint="eastAsia"/>
            </w:rPr>
            <w:delText>표준에서는</w:delText>
          </w:r>
          <w:r w:rsidRPr="002646CB" w:rsidDel="007D35CF">
            <w:delText xml:space="preserve"> </w:delText>
          </w:r>
        </w:del>
      </w:ins>
      <w:ins w:id="2943" w:author="박 진상" w:date="2019-10-09T14:09:00Z">
        <w:del w:id="2944" w:author="Windows 사용자" w:date="2019-10-18T10:09:00Z">
          <w:r w:rsidRPr="002646CB" w:rsidDel="007D35CF">
            <w:rPr>
              <w:rFonts w:hint="eastAsia"/>
            </w:rPr>
            <w:delText>전력계통으로</w:delText>
          </w:r>
          <w:r w:rsidRPr="002646CB" w:rsidDel="007D35CF">
            <w:delText xml:space="preserve"> </w:delText>
          </w:r>
          <w:r w:rsidRPr="002646CB" w:rsidDel="007D35CF">
            <w:rPr>
              <w:rFonts w:hint="eastAsia"/>
            </w:rPr>
            <w:delText>출력되는</w:delText>
          </w:r>
          <w:r w:rsidRPr="002646CB" w:rsidDel="007D35CF">
            <w:delText xml:space="preserve"> </w:delText>
          </w:r>
          <w:r w:rsidRPr="002646CB" w:rsidDel="007D35CF">
            <w:rPr>
              <w:rFonts w:hint="eastAsia"/>
            </w:rPr>
            <w:delText>분</w:delText>
          </w:r>
        </w:del>
      </w:ins>
      <w:ins w:id="2945" w:author="박 진상" w:date="2019-10-09T14:10:00Z">
        <w:del w:id="2946" w:author="Windows 사용자" w:date="2019-10-18T10:09:00Z">
          <w:r w:rsidRPr="002646CB" w:rsidDel="007D35CF">
            <w:rPr>
              <w:rFonts w:hint="eastAsia"/>
            </w:rPr>
            <w:delText>당</w:delText>
          </w:r>
          <w:r w:rsidRPr="002646CB" w:rsidDel="007D35CF">
            <w:delText xml:space="preserve"> </w:delText>
          </w:r>
          <w:r w:rsidRPr="002646CB" w:rsidDel="007D35CF">
            <w:rPr>
              <w:rFonts w:hint="eastAsia"/>
            </w:rPr>
            <w:delText>연계</w:delText>
          </w:r>
          <w:r w:rsidRPr="002646CB" w:rsidDel="007D35CF">
            <w:delText xml:space="preserve"> </w:delText>
          </w:r>
          <w:r w:rsidRPr="002646CB" w:rsidDel="007D35CF">
            <w:rPr>
              <w:rFonts w:hint="eastAsia"/>
            </w:rPr>
            <w:delText>시스템</w:delText>
          </w:r>
          <w:r w:rsidRPr="002646CB" w:rsidDel="007D35CF">
            <w:delText xml:space="preserve"> </w:delText>
          </w:r>
          <w:r w:rsidRPr="002646CB" w:rsidDel="007D35CF">
            <w:rPr>
              <w:rFonts w:hint="eastAsia"/>
            </w:rPr>
            <w:delText>발전</w:delText>
          </w:r>
          <w:r w:rsidRPr="002646CB" w:rsidDel="007D35CF">
            <w:delText xml:space="preserve"> </w:delText>
          </w:r>
          <w:r w:rsidRPr="002646CB" w:rsidDel="007D35CF">
            <w:rPr>
              <w:rFonts w:hint="eastAsia"/>
            </w:rPr>
            <w:delText>전력의</w:delText>
          </w:r>
          <w:r w:rsidRPr="002646CB" w:rsidDel="007D35CF">
            <w:delText xml:space="preserve"> </w:delText>
          </w:r>
          <w:r w:rsidRPr="002646CB" w:rsidDel="007D35CF">
            <w:rPr>
              <w:rFonts w:hint="eastAsia"/>
            </w:rPr>
            <w:delText>변화량과</w:delText>
          </w:r>
          <w:r w:rsidRPr="002646CB" w:rsidDel="007D35CF">
            <w:delText xml:space="preserve"> </w:delText>
          </w:r>
          <w:r w:rsidRPr="002646CB" w:rsidDel="007D35CF">
            <w:rPr>
              <w:rFonts w:hint="eastAsia"/>
            </w:rPr>
            <w:delText>태양광발전</w:delText>
          </w:r>
          <w:r w:rsidRPr="002646CB" w:rsidDel="007D35CF">
            <w:delText xml:space="preserve"> </w:delText>
          </w:r>
          <w:r w:rsidRPr="002646CB" w:rsidDel="007D35CF">
            <w:rPr>
              <w:rFonts w:hint="eastAsia"/>
            </w:rPr>
            <w:delText>용량과</w:delText>
          </w:r>
          <w:r w:rsidRPr="002646CB" w:rsidDel="007D35CF">
            <w:delText xml:space="preserve"> </w:delText>
          </w:r>
        </w:del>
      </w:ins>
      <w:ins w:id="2947" w:author="박 진상" w:date="2019-10-09T14:08:00Z">
        <w:del w:id="2948" w:author="Windows 사용자" w:date="2019-10-18T10:09:00Z">
          <w:r w:rsidRPr="002646CB" w:rsidDel="007D35CF">
            <w:rPr>
              <w:rFonts w:hint="eastAsia"/>
            </w:rPr>
            <w:delText>상대비교를</w:delText>
          </w:r>
          <w:r w:rsidRPr="002646CB" w:rsidDel="007D35CF">
            <w:delText xml:space="preserve"> </w:delText>
          </w:r>
        </w:del>
      </w:ins>
      <w:ins w:id="2949" w:author="박 진상" w:date="2019-10-09T14:10:00Z">
        <w:del w:id="2950" w:author="Windows 사용자" w:date="2019-10-18T10:09:00Z">
          <w:r w:rsidRPr="002646CB" w:rsidDel="007D35CF">
            <w:delText>1</w:delText>
          </w:r>
        </w:del>
      </w:ins>
      <w:ins w:id="2951" w:author="박 진상" w:date="2019-10-09T14:08:00Z">
        <w:del w:id="2952" w:author="Windows 사용자" w:date="2019-10-18T10:09:00Z">
          <w:r w:rsidRPr="002646CB" w:rsidDel="007D35CF">
            <w:rPr>
              <w:rFonts w:hint="eastAsia"/>
            </w:rPr>
            <w:delText>분단위로</w:delText>
          </w:r>
          <w:r w:rsidRPr="002646CB" w:rsidDel="007D35CF">
            <w:delText xml:space="preserve"> </w:delText>
          </w:r>
          <w:r w:rsidRPr="002646CB" w:rsidDel="007D35CF">
            <w:rPr>
              <w:rFonts w:hint="eastAsia"/>
            </w:rPr>
            <w:delText>수행하며</w:delText>
          </w:r>
          <w:r w:rsidRPr="002646CB" w:rsidDel="007D35CF">
            <w:delText xml:space="preserve"> </w:delText>
          </w:r>
          <w:r w:rsidRPr="002646CB" w:rsidDel="007D35CF">
            <w:rPr>
              <w:rFonts w:hint="eastAsia"/>
            </w:rPr>
            <w:delText>이와</w:delText>
          </w:r>
          <w:r w:rsidRPr="002646CB" w:rsidDel="007D35CF">
            <w:delText xml:space="preserve"> </w:delText>
          </w:r>
          <w:r w:rsidRPr="002646CB" w:rsidDel="007D35CF">
            <w:rPr>
              <w:rFonts w:hint="eastAsia"/>
            </w:rPr>
            <w:delText>관련된</w:delText>
          </w:r>
          <w:r w:rsidRPr="002646CB" w:rsidDel="007D35CF">
            <w:delText xml:space="preserve"> </w:delText>
          </w:r>
        </w:del>
      </w:ins>
      <w:ins w:id="2953" w:author="박 진상" w:date="2019-10-15T19:56:00Z">
        <w:del w:id="2954" w:author="Windows 사용자" w:date="2019-10-18T10:09:00Z">
          <w:r w:rsidR="00E34BCB" w:rsidRPr="002646CB" w:rsidDel="007D35CF">
            <w:rPr>
              <w:rFonts w:hint="eastAsia"/>
              <w:rPrChange w:id="2955" w:author="ETRI-김종원" w:date="2019-12-10T10:44:00Z">
                <w:rPr>
                  <w:rFonts w:hint="eastAsia"/>
                  <w:highlight w:val="yellow"/>
                </w:rPr>
              </w:rPrChange>
            </w:rPr>
            <w:delText>변동성</w:delText>
          </w:r>
        </w:del>
      </w:ins>
      <w:ins w:id="2956" w:author="박 진상" w:date="2019-10-09T14:10:00Z">
        <w:del w:id="2957" w:author="Windows 사용자" w:date="2019-10-18T10:09:00Z">
          <w:r w:rsidRPr="002646CB" w:rsidDel="007D35CF">
            <w:rPr>
              <w:rFonts w:hint="eastAsia"/>
            </w:rPr>
            <w:delText>지표는</w:delText>
          </w:r>
          <w:r w:rsidRPr="002646CB" w:rsidDel="007D35CF">
            <w:delText xml:space="preserve"> </w:delText>
          </w:r>
        </w:del>
      </w:ins>
      <w:ins w:id="2958" w:author="박 진상" w:date="2019-10-09T14:08:00Z">
        <w:del w:id="2959" w:author="Windows 사용자" w:date="2019-10-18T10:09:00Z">
          <w:r w:rsidRPr="002646CB" w:rsidDel="007D35CF">
            <w:rPr>
              <w:rFonts w:hint="eastAsia"/>
            </w:rPr>
            <w:delText>한시간</w:delText>
          </w:r>
          <w:r w:rsidRPr="002646CB" w:rsidDel="007D35CF">
            <w:delText xml:space="preserve"> </w:delText>
          </w:r>
          <w:r w:rsidRPr="002646CB" w:rsidDel="007D35CF">
            <w:rPr>
              <w:rFonts w:hint="eastAsia"/>
            </w:rPr>
            <w:delText>단위로</w:delText>
          </w:r>
          <w:r w:rsidRPr="002646CB" w:rsidDel="007D35CF">
            <w:delText xml:space="preserve"> </w:delText>
          </w:r>
          <w:r w:rsidRPr="002646CB" w:rsidDel="007D35CF">
            <w:rPr>
              <w:rFonts w:hint="eastAsia"/>
            </w:rPr>
            <w:delText>계산하는</w:delText>
          </w:r>
          <w:r w:rsidRPr="002646CB" w:rsidDel="007D35CF">
            <w:delText xml:space="preserve"> </w:delText>
          </w:r>
          <w:r w:rsidRPr="002646CB" w:rsidDel="007D35CF">
            <w:rPr>
              <w:rFonts w:hint="eastAsia"/>
            </w:rPr>
            <w:delText>값이다</w:delText>
          </w:r>
          <w:r w:rsidRPr="002646CB" w:rsidDel="007D35CF">
            <w:delText xml:space="preserve">. </w:delText>
          </w:r>
        </w:del>
      </w:ins>
    </w:p>
    <w:p w14:paraId="4D2EDA57" w14:textId="77777777" w:rsidR="00AE1521" w:rsidRPr="002646CB" w:rsidRDefault="00AE1521" w:rsidP="00AE1521">
      <w:pPr>
        <w:rPr>
          <w:ins w:id="2960" w:author="박 진상" w:date="2019-10-09T14:08:00Z"/>
          <w:rFonts w:ascii="바탕" w:hAnsi="바탕" w:cs="굴림"/>
          <w:b/>
          <w:lang w:val="en-US"/>
        </w:rPr>
      </w:pPr>
    </w:p>
    <w:p w14:paraId="197B0929" w14:textId="784F1B4A" w:rsidR="00AE1521" w:rsidRPr="002646CB" w:rsidRDefault="00AE1521" w:rsidP="00AE1521">
      <w:pPr>
        <w:ind w:left="852" w:hangingChars="434" w:hanging="852"/>
        <w:rPr>
          <w:ins w:id="2961" w:author="박 진상" w:date="2019-10-09T14:08:00Z"/>
        </w:rPr>
      </w:pPr>
      <w:ins w:id="2962" w:author="박 진상" w:date="2019-10-09T14:08:00Z">
        <w:r w:rsidRPr="002646CB">
          <w:rPr>
            <w:rFonts w:eastAsia="돋움" w:cs="Arial" w:hint="eastAsia"/>
            <w:b/>
            <w:lang w:val="en-US"/>
          </w:rPr>
          <w:t>비고</w:t>
        </w:r>
        <w:del w:id="2963" w:author="Windows 사용자" w:date="2019-10-18T10:09:00Z">
          <w:r w:rsidRPr="002646CB" w:rsidDel="007D35CF">
            <w:rPr>
              <w:rFonts w:ascii="바탕" w:hAnsi="바탕" w:cs="굴림"/>
              <w:b/>
              <w:lang w:val="en-US"/>
            </w:rPr>
            <w:delText xml:space="preserve"> </w:delText>
          </w:r>
          <w:r w:rsidRPr="002646CB" w:rsidDel="007D35CF">
            <w:rPr>
              <w:rFonts w:cs="Arial"/>
              <w:lang w:val="en-US"/>
            </w:rPr>
            <w:delText>1</w:delText>
          </w:r>
        </w:del>
        <w:r w:rsidRPr="002646CB">
          <w:rPr>
            <w:rFonts w:ascii="바탕" w:hAnsi="바탕" w:cs="굴림"/>
            <w:lang w:val="en-US"/>
          </w:rPr>
          <w:tab/>
        </w:r>
        <w:r w:rsidRPr="002646CB">
          <w:rPr>
            <w:rFonts w:ascii="바탕" w:hAnsi="바탕" w:cs="굴림" w:hint="eastAsia"/>
            <w:lang w:val="en-US"/>
          </w:rPr>
          <w:t>본문</w:t>
        </w:r>
        <w:r w:rsidRPr="002646CB">
          <w:rPr>
            <w:rFonts w:ascii="바탕" w:hAnsi="바탕" w:cs="굴림"/>
            <w:lang w:val="en-US"/>
          </w:rPr>
          <w:t xml:space="preserve"> 6</w:t>
        </w:r>
      </w:ins>
      <w:ins w:id="2964" w:author="ETRI-김종원" w:date="2019-11-04T20:30:00Z">
        <w:r w:rsidR="00E62138" w:rsidRPr="002646CB">
          <w:rPr>
            <w:rFonts w:ascii="바탕" w:hAnsi="바탕" w:cs="굴림"/>
            <w:lang w:val="en-US"/>
          </w:rPr>
          <w:t>.</w:t>
        </w:r>
      </w:ins>
      <w:ins w:id="2965" w:author="박 진상" w:date="2019-10-09T14:08:00Z">
        <w:del w:id="2966" w:author="ETRI-김종원" w:date="2019-11-04T20:30:00Z">
          <w:r w:rsidRPr="002646CB" w:rsidDel="00E62138">
            <w:rPr>
              <w:rFonts w:ascii="바탕" w:hAnsi="바탕" w:cs="굴림"/>
              <w:lang w:val="en-US"/>
            </w:rPr>
            <w:delText>-</w:delText>
          </w:r>
        </w:del>
      </w:ins>
      <w:ins w:id="2967" w:author="박 진상" w:date="2019-10-09T14:11:00Z">
        <w:r w:rsidRPr="002646CB">
          <w:rPr>
            <w:rFonts w:ascii="바탕" w:hAnsi="바탕" w:cs="굴림"/>
            <w:lang w:val="en-US"/>
          </w:rPr>
          <w:t>2</w:t>
        </w:r>
      </w:ins>
      <w:ins w:id="2968" w:author="박 진상" w:date="2019-10-09T14:08:00Z">
        <w:r w:rsidRPr="002646CB">
          <w:rPr>
            <w:rFonts w:ascii="바탕" w:hAnsi="바탕" w:cs="굴림"/>
            <w:lang w:val="en-US"/>
          </w:rPr>
          <w:t xml:space="preserve"> </w:t>
        </w:r>
      </w:ins>
      <w:ins w:id="2969" w:author="박 진상" w:date="2019-10-28T18:26:00Z">
        <w:r w:rsidR="00DC4888" w:rsidRPr="002646CB">
          <w:rPr>
            <w:rFonts w:ascii="바탕" w:hAnsi="바탕" w:cs="굴림" w:hint="eastAsia"/>
            <w:lang w:val="en-US"/>
          </w:rPr>
          <w:t>변동지표</w:t>
        </w:r>
      </w:ins>
      <w:ins w:id="2970" w:author="박 진상" w:date="2019-10-09T14:08:00Z">
        <w:r w:rsidRPr="002646CB">
          <w:rPr>
            <w:rFonts w:ascii="바탕" w:hAnsi="바탕" w:cs="굴림"/>
            <w:lang w:val="en-US"/>
          </w:rPr>
          <w:t xml:space="preserve"> 참조</w:t>
        </w:r>
        <w:r w:rsidRPr="002646CB">
          <w:t xml:space="preserve"> </w:t>
        </w:r>
      </w:ins>
    </w:p>
    <w:p w14:paraId="201B1D4C" w14:textId="4F5E3D73" w:rsidR="00AE1521" w:rsidRPr="002646CB" w:rsidDel="00582991" w:rsidRDefault="00AE1521" w:rsidP="00AE1521">
      <w:pPr>
        <w:rPr>
          <w:del w:id="2971" w:author="Windows 사용자" w:date="2019-10-18T10:09:00Z"/>
          <w:rFonts w:eastAsia="돋움" w:cs="Arial"/>
          <w:b/>
          <w:lang w:val="en-US"/>
        </w:rPr>
      </w:pPr>
      <w:ins w:id="2972" w:author="박 진상" w:date="2019-10-09T14:08:00Z">
        <w:del w:id="2973" w:author="Windows 사용자" w:date="2019-10-18T10:09:00Z">
          <w:r w:rsidRPr="002646CB" w:rsidDel="007D35CF">
            <w:rPr>
              <w:rFonts w:eastAsia="돋움" w:cs="Arial" w:hint="eastAsia"/>
              <w:b/>
              <w:lang w:val="en-US"/>
            </w:rPr>
            <w:delText>비고</w:delText>
          </w:r>
          <w:r w:rsidRPr="002646CB" w:rsidDel="007D35CF">
            <w:rPr>
              <w:rFonts w:ascii="바탕" w:hAnsi="바탕" w:cs="굴림"/>
              <w:b/>
              <w:lang w:val="en-US"/>
            </w:rPr>
            <w:delText xml:space="preserve"> </w:delText>
          </w:r>
          <w:r w:rsidRPr="002646CB" w:rsidDel="007D35CF">
            <w:rPr>
              <w:rFonts w:cs="Arial"/>
              <w:lang w:val="en-US"/>
            </w:rPr>
            <w:delText>2</w:delText>
          </w:r>
          <w:r w:rsidRPr="002646CB" w:rsidDel="007D35CF">
            <w:rPr>
              <w:rFonts w:ascii="바탕" w:hAnsi="바탕" w:cs="굴림"/>
              <w:lang w:val="en-US"/>
            </w:rPr>
            <w:tab/>
          </w:r>
          <w:r w:rsidRPr="002646CB" w:rsidDel="007D35CF">
            <w:rPr>
              <w:rFonts w:ascii="바탕" w:hAnsi="바탕" w:cs="굴림" w:hint="eastAsia"/>
              <w:lang w:val="en-US"/>
            </w:rPr>
            <w:delText>일반적인</w:delText>
          </w:r>
          <w:r w:rsidRPr="002646CB" w:rsidDel="007D35CF">
            <w:rPr>
              <w:rFonts w:ascii="바탕" w:hAnsi="바탕" w:cs="굴림"/>
              <w:lang w:val="en-US"/>
            </w:rPr>
            <w:delText xml:space="preserve"> </w:delText>
          </w:r>
          <w:r w:rsidRPr="002646CB" w:rsidDel="007D35CF">
            <w:rPr>
              <w:rFonts w:ascii="바탕" w:hAnsi="바탕" w:cs="굴림" w:hint="eastAsia"/>
              <w:lang w:val="en-US"/>
            </w:rPr>
            <w:delText>마이크로그리드의</w:delText>
          </w:r>
          <w:r w:rsidRPr="002646CB" w:rsidDel="007D35CF">
            <w:rPr>
              <w:rFonts w:ascii="바탕" w:hAnsi="바탕" w:cs="굴림"/>
              <w:lang w:val="en-US"/>
            </w:rPr>
            <w:delText xml:space="preserve"> </w:delText>
          </w:r>
          <w:r w:rsidRPr="002646CB" w:rsidDel="007D35CF">
            <w:rPr>
              <w:rFonts w:ascii="바탕" w:hAnsi="바탕" w:cs="굴림" w:hint="eastAsia"/>
              <w:lang w:val="en-US"/>
            </w:rPr>
            <w:delText>그리드</w:delText>
          </w:r>
          <w:r w:rsidRPr="002646CB" w:rsidDel="007D35CF">
            <w:rPr>
              <w:rFonts w:ascii="바탕" w:hAnsi="바탕" w:cs="굴림"/>
              <w:lang w:val="en-US"/>
            </w:rPr>
            <w:delText xml:space="preserve"> </w:delText>
          </w:r>
          <w:r w:rsidRPr="002646CB" w:rsidDel="007D35CF">
            <w:rPr>
              <w:rFonts w:ascii="바탕" w:hAnsi="바탕" w:cs="굴림" w:hint="eastAsia"/>
              <w:lang w:val="en-US"/>
            </w:rPr>
            <w:delText>신뢰성과는</w:delText>
          </w:r>
          <w:r w:rsidRPr="002646CB" w:rsidDel="007D35CF">
            <w:rPr>
              <w:rFonts w:ascii="바탕" w:hAnsi="바탕" w:cs="굴림"/>
              <w:lang w:val="en-US"/>
            </w:rPr>
            <w:delText xml:space="preserve"> </w:delText>
          </w:r>
          <w:r w:rsidRPr="002646CB" w:rsidDel="007D35CF">
            <w:rPr>
              <w:rFonts w:ascii="바탕" w:hAnsi="바탕" w:cs="굴림" w:hint="eastAsia"/>
              <w:lang w:val="en-US"/>
            </w:rPr>
            <w:delText>개념이</w:delText>
          </w:r>
          <w:r w:rsidRPr="002646CB" w:rsidDel="007D35CF">
            <w:rPr>
              <w:rFonts w:ascii="바탕" w:hAnsi="바탕" w:cs="굴림"/>
              <w:lang w:val="en-US"/>
            </w:rPr>
            <w:delText xml:space="preserve"> </w:delText>
          </w:r>
          <w:r w:rsidRPr="002646CB" w:rsidDel="007D35CF">
            <w:rPr>
              <w:rFonts w:ascii="바탕" w:hAnsi="바탕" w:cs="굴림" w:hint="eastAsia"/>
              <w:lang w:val="en-US"/>
            </w:rPr>
            <w:delText>다름</w:delText>
          </w:r>
          <w:r w:rsidRPr="002646CB" w:rsidDel="007D35CF">
            <w:delText xml:space="preserve"> </w:delText>
          </w:r>
        </w:del>
      </w:ins>
    </w:p>
    <w:p w14:paraId="6D684BCD" w14:textId="5530EE4F" w:rsidR="00582991" w:rsidRPr="002646CB" w:rsidRDefault="00582991" w:rsidP="00AE1521">
      <w:pPr>
        <w:rPr>
          <w:ins w:id="2974" w:author="박 진상" w:date="2019-10-28T18:14:00Z"/>
          <w:rFonts w:eastAsia="돋움" w:cs="Arial"/>
          <w:b/>
          <w:lang w:val="en-US"/>
        </w:rPr>
      </w:pPr>
    </w:p>
    <w:p w14:paraId="2F249538" w14:textId="77777777" w:rsidR="00582991" w:rsidRPr="002646CB" w:rsidRDefault="00582991" w:rsidP="00582991">
      <w:pPr>
        <w:pStyle w:val="34"/>
        <w:rPr>
          <w:ins w:id="2975" w:author="박 진상" w:date="2019-10-28T18:14:00Z"/>
          <w:rFonts w:cs="Arial"/>
          <w:lang w:val="en-GB" w:eastAsia="ko-KR"/>
        </w:rPr>
      </w:pPr>
    </w:p>
    <w:p w14:paraId="297D4F99" w14:textId="0A3082E1" w:rsidR="00582991" w:rsidRPr="002646CB" w:rsidRDefault="00582991" w:rsidP="00582991">
      <w:pPr>
        <w:rPr>
          <w:ins w:id="2976" w:author="박 진상" w:date="2019-10-28T18:14:00Z"/>
          <w:rFonts w:ascii="돋움" w:eastAsia="돋움" w:hAnsi="돋움"/>
          <w:b/>
          <w:rPrChange w:id="2977" w:author="ETRI-김종원" w:date="2019-12-10T10:44:00Z">
            <w:rPr>
              <w:ins w:id="2978" w:author="박 진상" w:date="2019-10-28T18:14:00Z"/>
              <w:bCs/>
            </w:rPr>
          </w:rPrChange>
        </w:rPr>
      </w:pPr>
      <w:ins w:id="2979" w:author="박 진상" w:date="2019-10-28T18:14:00Z">
        <w:r w:rsidRPr="002646CB">
          <w:rPr>
            <w:rFonts w:ascii="돋움" w:eastAsia="돋움" w:hAnsi="돋움" w:hint="eastAsia"/>
            <w:b/>
            <w:rPrChange w:id="2980" w:author="ETRI-김종원" w:date="2019-12-10T10:44:00Z">
              <w:rPr>
                <w:rFonts w:hint="eastAsia"/>
                <w:b/>
                <w:bCs/>
              </w:rPr>
            </w:rPrChange>
          </w:rPr>
          <w:t>결합지표</w:t>
        </w:r>
        <w:r w:rsidRPr="002646CB">
          <w:rPr>
            <w:rFonts w:ascii="돋움" w:eastAsia="돋움" w:hAnsi="돋움"/>
            <w:b/>
            <w:rPrChange w:id="2981" w:author="ETRI-김종원" w:date="2019-12-10T10:44:00Z">
              <w:rPr>
                <w:b/>
                <w:bCs/>
              </w:rPr>
            </w:rPrChange>
          </w:rPr>
          <w:t>(</w:t>
        </w:r>
      </w:ins>
      <w:ins w:id="2982" w:author="박 진상" w:date="2019-10-28T18:15:00Z">
        <w:r w:rsidRPr="002646CB">
          <w:rPr>
            <w:rFonts w:ascii="돋움" w:eastAsia="돋움" w:hAnsi="돋움"/>
            <w:b/>
            <w:rPrChange w:id="2983" w:author="ETRI-김종원" w:date="2019-12-10T10:44:00Z">
              <w:rPr>
                <w:b/>
                <w:bCs/>
              </w:rPr>
            </w:rPrChange>
          </w:rPr>
          <w:t>Combined</w:t>
        </w:r>
      </w:ins>
      <w:ins w:id="2984" w:author="박 진상" w:date="2019-10-28T18:16:00Z">
        <w:r w:rsidRPr="002646CB">
          <w:rPr>
            <w:rFonts w:ascii="돋움" w:eastAsia="돋움" w:hAnsi="돋움"/>
            <w:b/>
            <w:rPrChange w:id="2985" w:author="ETRI-김종원" w:date="2019-12-10T10:44:00Z">
              <w:rPr>
                <w:b/>
                <w:bCs/>
              </w:rPr>
            </w:rPrChange>
          </w:rPr>
          <w:t xml:space="preserve"> </w:t>
        </w:r>
      </w:ins>
      <w:ins w:id="2986" w:author="박 진상" w:date="2019-10-28T18:14:00Z">
        <w:r w:rsidRPr="002646CB">
          <w:rPr>
            <w:rFonts w:ascii="돋움" w:eastAsia="돋움" w:hAnsi="돋움"/>
            <w:b/>
            <w:rPrChange w:id="2987" w:author="ETRI-김종원" w:date="2019-12-10T10:44:00Z">
              <w:rPr>
                <w:b/>
                <w:bCs/>
              </w:rPr>
            </w:rPrChange>
          </w:rPr>
          <w:t xml:space="preserve">Index; </w:t>
        </w:r>
      </w:ins>
      <w:ins w:id="2988" w:author="박 진상" w:date="2019-10-28T18:16:00Z">
        <w:r w:rsidRPr="002646CB">
          <w:rPr>
            <w:rFonts w:ascii="돋움" w:eastAsia="돋움" w:hAnsi="돋움"/>
            <w:b/>
            <w:rPrChange w:id="2989" w:author="ETRI-김종원" w:date="2019-12-10T10:44:00Z">
              <w:rPr>
                <w:b/>
                <w:bCs/>
              </w:rPr>
            </w:rPrChange>
          </w:rPr>
          <w:t>C</w:t>
        </w:r>
      </w:ins>
      <w:ins w:id="2990" w:author="박 진상" w:date="2019-10-28T18:14:00Z">
        <w:r w:rsidRPr="002646CB">
          <w:rPr>
            <w:rFonts w:ascii="돋움" w:eastAsia="돋움" w:hAnsi="돋움"/>
            <w:b/>
            <w:rPrChange w:id="2991" w:author="ETRI-김종원" w:date="2019-12-10T10:44:00Z">
              <w:rPr>
                <w:b/>
                <w:bCs/>
              </w:rPr>
            </w:rPrChange>
          </w:rPr>
          <w:t>I)</w:t>
        </w:r>
      </w:ins>
    </w:p>
    <w:p w14:paraId="47637AA5" w14:textId="186F021F" w:rsidR="00582991" w:rsidRPr="002646CB" w:rsidRDefault="00E62138" w:rsidP="00582991">
      <w:pPr>
        <w:rPr>
          <w:ins w:id="2992" w:author="박 진상" w:date="2019-10-28T18:14:00Z"/>
        </w:rPr>
      </w:pPr>
      <w:ins w:id="2993" w:author="ETRI-김종원" w:date="2019-11-04T20:32:00Z">
        <w:r w:rsidRPr="002646CB">
          <w:rPr>
            <w:rFonts w:hint="eastAsia"/>
          </w:rPr>
          <w:t>신뢰지표와</w:t>
        </w:r>
        <w:r w:rsidRPr="002646CB">
          <w:t xml:space="preserve"> </w:t>
        </w:r>
        <w:r w:rsidRPr="002646CB">
          <w:rPr>
            <w:rFonts w:hint="eastAsia"/>
          </w:rPr>
          <w:t>변동지표의</w:t>
        </w:r>
        <w:r w:rsidRPr="002646CB">
          <w:t xml:space="preserve"> </w:t>
        </w:r>
        <w:r w:rsidRPr="002646CB">
          <w:rPr>
            <w:rFonts w:hint="eastAsia"/>
          </w:rPr>
          <w:t>결합에</w:t>
        </w:r>
        <w:r w:rsidRPr="002646CB">
          <w:t xml:space="preserve"> </w:t>
        </w:r>
        <w:r w:rsidRPr="002646CB">
          <w:rPr>
            <w:rFonts w:hint="eastAsia"/>
          </w:rPr>
          <w:t>의하여</w:t>
        </w:r>
        <w:r w:rsidRPr="002646CB">
          <w:t xml:space="preserve"> </w:t>
        </w:r>
        <w:r w:rsidRPr="002646CB">
          <w:rPr>
            <w:rFonts w:hint="eastAsia"/>
          </w:rPr>
          <w:t>나타나는</w:t>
        </w:r>
        <w:r w:rsidRPr="002646CB">
          <w:t xml:space="preserve"> </w:t>
        </w:r>
        <w:r w:rsidRPr="002646CB">
          <w:rPr>
            <w:rFonts w:hint="eastAsia"/>
          </w:rPr>
          <w:t>특성지표로서</w:t>
        </w:r>
        <w:r w:rsidRPr="002646CB">
          <w:t xml:space="preserve">, </w:t>
        </w:r>
      </w:ins>
      <w:ins w:id="2994" w:author="박 진상" w:date="2019-10-28T18:14:00Z">
        <w:del w:id="2995" w:author="ETRI-김종원" w:date="2019-11-04T20:32:00Z">
          <w:r w:rsidR="00582991" w:rsidRPr="002646CB" w:rsidDel="00E62138">
            <w:rPr>
              <w:rFonts w:hint="eastAsia"/>
            </w:rPr>
            <w:delText>태양광발전</w:delText>
          </w:r>
          <w:r w:rsidR="00582991" w:rsidRPr="002646CB" w:rsidDel="00E62138">
            <w:delText>-</w:delText>
          </w:r>
          <w:r w:rsidR="00582991" w:rsidRPr="002646CB" w:rsidDel="00E62138">
            <w:rPr>
              <w:rFonts w:hint="eastAsia"/>
            </w:rPr>
            <w:delText>에너지저장장치</w:delText>
          </w:r>
          <w:r w:rsidR="00582991" w:rsidRPr="002646CB" w:rsidDel="00E62138">
            <w:delText xml:space="preserve"> </w:delText>
          </w:r>
          <w:r w:rsidR="00582991" w:rsidRPr="002646CB" w:rsidDel="00E62138">
            <w:rPr>
              <w:rFonts w:hint="eastAsia"/>
            </w:rPr>
            <w:delText>연계</w:delText>
          </w:r>
          <w:r w:rsidR="00582991" w:rsidRPr="002646CB" w:rsidDel="00E62138">
            <w:delText xml:space="preserve"> </w:delText>
          </w:r>
          <w:r w:rsidR="00582991" w:rsidRPr="002646CB" w:rsidDel="00E62138">
            <w:rPr>
              <w:rFonts w:hint="eastAsia"/>
            </w:rPr>
            <w:delText>운영시</w:delText>
          </w:r>
          <w:r w:rsidR="00582991" w:rsidRPr="002646CB" w:rsidDel="00E62138">
            <w:delText xml:space="preserve"> </w:delText>
          </w:r>
          <w:r w:rsidR="00582991" w:rsidRPr="002646CB" w:rsidDel="00E62138">
            <w:rPr>
              <w:rFonts w:hint="eastAsia"/>
            </w:rPr>
            <w:delText>태양광</w:delText>
          </w:r>
          <w:r w:rsidR="00582991" w:rsidRPr="002646CB" w:rsidDel="00E62138">
            <w:delText xml:space="preserve"> </w:delText>
          </w:r>
          <w:r w:rsidR="00582991" w:rsidRPr="002646CB" w:rsidDel="00E62138">
            <w:rPr>
              <w:rFonts w:hint="eastAsia"/>
            </w:rPr>
            <w:delText>발전의</w:delText>
          </w:r>
          <w:r w:rsidR="00582991" w:rsidRPr="002646CB" w:rsidDel="00E62138">
            <w:delText xml:space="preserve"> </w:delText>
          </w:r>
          <w:r w:rsidR="00582991" w:rsidRPr="002646CB" w:rsidDel="00E62138">
            <w:rPr>
              <w:rFonts w:hint="eastAsia"/>
            </w:rPr>
            <w:delText>설치용량을</w:delText>
          </w:r>
          <w:r w:rsidR="00582991" w:rsidRPr="002646CB" w:rsidDel="00E62138">
            <w:delText xml:space="preserve"> </w:delText>
          </w:r>
          <w:r w:rsidR="00582991" w:rsidRPr="002646CB" w:rsidDel="00E62138">
            <w:rPr>
              <w:rFonts w:hint="eastAsia"/>
            </w:rPr>
            <w:delText>기준으로</w:delText>
          </w:r>
          <w:r w:rsidR="00582991" w:rsidRPr="002646CB" w:rsidDel="00E62138">
            <w:delText xml:space="preserve"> </w:delText>
          </w:r>
          <w:r w:rsidR="00582991" w:rsidRPr="002646CB" w:rsidDel="00E62138">
            <w:rPr>
              <w:rFonts w:hint="eastAsia"/>
            </w:rPr>
            <w:delText>실제</w:delText>
          </w:r>
          <w:r w:rsidR="00582991" w:rsidRPr="002646CB" w:rsidDel="00E62138">
            <w:delText xml:space="preserve"> </w:delText>
          </w:r>
          <w:r w:rsidR="00582991" w:rsidRPr="002646CB" w:rsidDel="00E62138">
            <w:rPr>
              <w:rFonts w:hint="eastAsia"/>
            </w:rPr>
            <w:delText>출력량의</w:delText>
          </w:r>
          <w:r w:rsidR="00582991" w:rsidRPr="002646CB" w:rsidDel="00E62138">
            <w:delText xml:space="preserve"> </w:delText>
          </w:r>
          <w:r w:rsidR="00582991" w:rsidRPr="002646CB" w:rsidDel="00E62138">
            <w:rPr>
              <w:rFonts w:hint="eastAsia"/>
            </w:rPr>
            <w:delText>변화</w:delText>
          </w:r>
          <w:r w:rsidR="00582991" w:rsidRPr="002646CB" w:rsidDel="00E62138">
            <w:delText xml:space="preserve"> </w:delText>
          </w:r>
          <w:r w:rsidR="00582991" w:rsidRPr="002646CB" w:rsidDel="00E62138">
            <w:rPr>
              <w:rFonts w:hint="eastAsia"/>
            </w:rPr>
            <w:delText>정도를</w:delText>
          </w:r>
          <w:r w:rsidR="00582991" w:rsidRPr="002646CB" w:rsidDel="00E62138">
            <w:delText xml:space="preserve"> </w:delText>
          </w:r>
          <w:r w:rsidR="00582991" w:rsidRPr="002646CB" w:rsidDel="00E62138">
            <w:rPr>
              <w:rFonts w:hint="eastAsia"/>
            </w:rPr>
            <w:delText>나타내는</w:delText>
          </w:r>
          <w:r w:rsidR="00582991" w:rsidRPr="002646CB" w:rsidDel="00E62138">
            <w:delText xml:space="preserve"> </w:delText>
          </w:r>
        </w:del>
      </w:ins>
      <w:ins w:id="2996" w:author="박 진상" w:date="2019-10-28T18:27:00Z">
        <w:del w:id="2997" w:author="ETRI-김종원" w:date="2019-11-04T20:32:00Z">
          <w:r w:rsidR="00DC4888" w:rsidRPr="002646CB" w:rsidDel="00E62138">
            <w:rPr>
              <w:rFonts w:hint="eastAsia"/>
            </w:rPr>
            <w:delText>특성지표</w:delText>
          </w:r>
        </w:del>
      </w:ins>
      <w:ins w:id="2998" w:author="박 진상" w:date="2019-10-28T18:14:00Z">
        <w:del w:id="2999" w:author="ETRI-김종원" w:date="2019-11-04T20:32:00Z">
          <w:r w:rsidR="00582991" w:rsidRPr="002646CB" w:rsidDel="00E62138">
            <w:rPr>
              <w:rFonts w:hint="eastAsia"/>
            </w:rPr>
            <w:delText>로서</w:delText>
          </w:r>
          <w:r w:rsidR="00582991" w:rsidRPr="002646CB" w:rsidDel="00E62138">
            <w:delText xml:space="preserve"> </w:delText>
          </w:r>
        </w:del>
        <w:r w:rsidR="00582991" w:rsidRPr="002646CB">
          <w:rPr>
            <w:rFonts w:hint="eastAsia"/>
          </w:rPr>
          <w:t>이</w:t>
        </w:r>
        <w:r w:rsidR="00582991" w:rsidRPr="002646CB">
          <w:t xml:space="preserve"> </w:t>
        </w:r>
        <w:r w:rsidR="00582991" w:rsidRPr="002646CB">
          <w:rPr>
            <w:rFonts w:hint="eastAsia"/>
          </w:rPr>
          <w:t>표준에서는</w:t>
        </w:r>
        <w:r w:rsidR="00582991" w:rsidRPr="002646CB">
          <w:t xml:space="preserve"> </w:t>
        </w:r>
      </w:ins>
      <w:ins w:id="3000" w:author="박 진상" w:date="2019-10-28T18:15:00Z">
        <w:r w:rsidR="00582991" w:rsidRPr="002646CB">
          <w:rPr>
            <w:rFonts w:hint="eastAsia"/>
          </w:rPr>
          <w:t>적정</w:t>
        </w:r>
        <w:r w:rsidR="00582991" w:rsidRPr="002646CB">
          <w:t xml:space="preserve"> </w:t>
        </w:r>
      </w:ins>
      <w:ins w:id="3001" w:author="ETRI-김종원" w:date="2019-11-04T20:31:00Z">
        <w:r w:rsidRPr="002646CB">
          <w:rPr>
            <w:rFonts w:hint="eastAsia"/>
          </w:rPr>
          <w:t>변동</w:t>
        </w:r>
      </w:ins>
      <w:ins w:id="3002" w:author="박 진상" w:date="2019-10-28T18:15:00Z">
        <w:del w:id="3003" w:author="ETRI-김종원" w:date="2019-11-04T20:31:00Z">
          <w:r w:rsidR="00582991" w:rsidRPr="002646CB" w:rsidDel="00E62138">
            <w:rPr>
              <w:rFonts w:hint="eastAsia"/>
            </w:rPr>
            <w:delText>신뢰</w:delText>
          </w:r>
        </w:del>
        <w:r w:rsidR="00582991" w:rsidRPr="002646CB">
          <w:rPr>
            <w:rFonts w:hint="eastAsia"/>
          </w:rPr>
          <w:t>지표를</w:t>
        </w:r>
        <w:r w:rsidR="00582991" w:rsidRPr="002646CB">
          <w:t xml:space="preserve"> </w:t>
        </w:r>
        <w:r w:rsidR="00582991" w:rsidRPr="002646CB">
          <w:rPr>
            <w:rFonts w:hint="eastAsia"/>
          </w:rPr>
          <w:t>기준으로</w:t>
        </w:r>
        <w:r w:rsidR="00582991" w:rsidRPr="002646CB">
          <w:t xml:space="preserve"> </w:t>
        </w:r>
        <w:r w:rsidR="00582991" w:rsidRPr="002646CB">
          <w:rPr>
            <w:rFonts w:hint="eastAsia"/>
          </w:rPr>
          <w:t>할</w:t>
        </w:r>
        <w:r w:rsidR="00582991" w:rsidRPr="002646CB">
          <w:t xml:space="preserve"> </w:t>
        </w:r>
        <w:r w:rsidR="00582991" w:rsidRPr="002646CB">
          <w:rPr>
            <w:rFonts w:hint="eastAsia"/>
          </w:rPr>
          <w:t>때</w:t>
        </w:r>
        <w:r w:rsidR="00582991" w:rsidRPr="002646CB">
          <w:t xml:space="preserve"> </w:t>
        </w:r>
        <w:r w:rsidR="00582991" w:rsidRPr="002646CB">
          <w:rPr>
            <w:rFonts w:hint="eastAsia"/>
          </w:rPr>
          <w:t>나타나는</w:t>
        </w:r>
        <w:r w:rsidR="00582991" w:rsidRPr="002646CB">
          <w:t xml:space="preserve"> </w:t>
        </w:r>
      </w:ins>
      <w:ins w:id="3004" w:author="ETRI-김종원" w:date="2019-11-04T20:31:00Z">
        <w:r w:rsidRPr="002646CB">
          <w:rPr>
            <w:rFonts w:hint="eastAsia"/>
          </w:rPr>
          <w:t>신뢰</w:t>
        </w:r>
      </w:ins>
      <w:ins w:id="3005" w:author="박 진상" w:date="2019-10-28T18:15:00Z">
        <w:del w:id="3006" w:author="ETRI-김종원" w:date="2019-11-04T20:31:00Z">
          <w:r w:rsidR="00582991" w:rsidRPr="002646CB" w:rsidDel="00E62138">
            <w:rPr>
              <w:rFonts w:hint="eastAsia"/>
            </w:rPr>
            <w:delText>변동</w:delText>
          </w:r>
        </w:del>
        <w:r w:rsidR="00582991" w:rsidRPr="002646CB">
          <w:rPr>
            <w:rFonts w:hint="eastAsia"/>
          </w:rPr>
          <w:t>지표의</w:t>
        </w:r>
        <w:r w:rsidR="00582991" w:rsidRPr="002646CB">
          <w:t xml:space="preserve"> </w:t>
        </w:r>
        <w:r w:rsidR="00582991" w:rsidRPr="002646CB">
          <w:rPr>
            <w:rFonts w:hint="eastAsia"/>
          </w:rPr>
          <w:t>정도</w:t>
        </w:r>
      </w:ins>
    </w:p>
    <w:p w14:paraId="4E64F285" w14:textId="77777777" w:rsidR="00582991" w:rsidRPr="002646CB" w:rsidRDefault="00582991" w:rsidP="00582991">
      <w:pPr>
        <w:rPr>
          <w:ins w:id="3007" w:author="박 진상" w:date="2019-10-28T18:14:00Z"/>
          <w:rFonts w:ascii="바탕" w:hAnsi="바탕" w:cs="굴림"/>
          <w:b/>
          <w:lang w:val="en-US"/>
        </w:rPr>
      </w:pPr>
    </w:p>
    <w:p w14:paraId="4181E46A" w14:textId="0AF075BD" w:rsidR="00582991" w:rsidRPr="002646CB" w:rsidRDefault="00582991">
      <w:pPr>
        <w:ind w:left="852" w:hangingChars="434" w:hanging="852"/>
        <w:rPr>
          <w:ins w:id="3008" w:author="박 진상" w:date="2019-10-28T18:14:00Z"/>
        </w:rPr>
        <w:pPrChange w:id="3009" w:author="박 진상" w:date="2019-10-28T18:15:00Z">
          <w:pPr/>
        </w:pPrChange>
      </w:pPr>
      <w:ins w:id="3010" w:author="박 진상" w:date="2019-10-28T18:14:00Z">
        <w:r w:rsidRPr="002646CB">
          <w:rPr>
            <w:rFonts w:eastAsia="돋움" w:cs="Arial" w:hint="eastAsia"/>
            <w:b/>
            <w:lang w:val="en-US"/>
          </w:rPr>
          <w:t>비고</w:t>
        </w:r>
        <w:r w:rsidRPr="002646CB">
          <w:rPr>
            <w:rFonts w:ascii="바탕" w:hAnsi="바탕" w:cs="굴림"/>
            <w:lang w:val="en-US"/>
          </w:rPr>
          <w:tab/>
        </w:r>
      </w:ins>
      <w:ins w:id="3011" w:author="박 진상" w:date="2019-10-28T18:17:00Z">
        <w:r w:rsidRPr="002646CB">
          <w:rPr>
            <w:rFonts w:ascii="바탕" w:hAnsi="바탕" w:cs="굴림" w:hint="eastAsia"/>
            <w:lang w:val="en-US"/>
          </w:rPr>
          <w:t>신뢰지표와</w:t>
        </w:r>
        <w:r w:rsidRPr="002646CB">
          <w:rPr>
            <w:rFonts w:ascii="바탕" w:hAnsi="바탕" w:cs="굴림"/>
            <w:lang w:val="en-US"/>
          </w:rPr>
          <w:t xml:space="preserve"> </w:t>
        </w:r>
        <w:r w:rsidRPr="002646CB">
          <w:rPr>
            <w:rFonts w:ascii="바탕" w:hAnsi="바탕" w:cs="굴림" w:hint="eastAsia"/>
            <w:lang w:val="en-US"/>
          </w:rPr>
          <w:t>변동지표</w:t>
        </w:r>
      </w:ins>
      <w:ins w:id="3012" w:author="박 진상" w:date="2019-10-28T18:22:00Z">
        <w:r w:rsidR="00AF442F" w:rsidRPr="002646CB">
          <w:rPr>
            <w:rFonts w:ascii="바탕" w:hAnsi="바탕" w:cs="굴림" w:hint="eastAsia"/>
            <w:lang w:val="en-US"/>
          </w:rPr>
          <w:t>에서</w:t>
        </w:r>
        <w:r w:rsidR="00AF442F" w:rsidRPr="002646CB">
          <w:rPr>
            <w:rFonts w:ascii="바탕" w:hAnsi="바탕" w:cs="굴림"/>
            <w:lang w:val="en-US"/>
          </w:rPr>
          <w:t xml:space="preserve"> </w:t>
        </w:r>
        <w:r w:rsidR="00AF442F" w:rsidRPr="002646CB">
          <w:rPr>
            <w:rFonts w:ascii="바탕" w:hAnsi="바탕" w:cs="굴림" w:hint="eastAsia"/>
            <w:lang w:val="en-US"/>
          </w:rPr>
          <w:t>지표값의</w:t>
        </w:r>
      </w:ins>
      <w:ins w:id="3013" w:author="박 진상" w:date="2019-10-28T18:17:00Z">
        <w:r w:rsidRPr="002646CB">
          <w:rPr>
            <w:rFonts w:ascii="바탕" w:hAnsi="바탕" w:cs="굴림"/>
            <w:lang w:val="en-US"/>
          </w:rPr>
          <w:t xml:space="preserve"> 결합</w:t>
        </w:r>
      </w:ins>
      <w:ins w:id="3014" w:author="박 진상" w:date="2019-10-28T18:18:00Z">
        <w:r w:rsidRPr="002646CB">
          <w:rPr>
            <w:rFonts w:ascii="바탕" w:hAnsi="바탕" w:cs="굴림"/>
            <w:lang w:val="en-US"/>
          </w:rPr>
          <w:t xml:space="preserve"> 또는 </w:t>
        </w:r>
      </w:ins>
      <w:ins w:id="3015" w:author="박 진상" w:date="2019-10-28T18:26:00Z">
        <w:r w:rsidR="00DC4888" w:rsidRPr="002646CB">
          <w:rPr>
            <w:rFonts w:ascii="바탕" w:hAnsi="바탕" w:cs="굴림" w:hint="eastAsia"/>
            <w:lang w:val="en-US"/>
          </w:rPr>
          <w:t>두</w:t>
        </w:r>
        <w:r w:rsidR="00DC4888" w:rsidRPr="002646CB">
          <w:rPr>
            <w:rFonts w:ascii="바탕" w:hAnsi="바탕" w:cs="굴림"/>
            <w:lang w:val="en-US"/>
          </w:rPr>
          <w:t xml:space="preserve"> 지표간의 </w:t>
        </w:r>
      </w:ins>
      <w:ins w:id="3016" w:author="박 진상" w:date="2019-10-28T18:18:00Z">
        <w:r w:rsidRPr="002646CB">
          <w:rPr>
            <w:rFonts w:ascii="바탕" w:hAnsi="바탕" w:cs="굴림" w:hint="eastAsia"/>
            <w:lang w:val="en-US"/>
          </w:rPr>
          <w:t>상호조건</w:t>
        </w:r>
      </w:ins>
      <w:ins w:id="3017" w:author="박 진상" w:date="2019-10-28T18:22:00Z">
        <w:r w:rsidR="00AF442F" w:rsidRPr="002646CB">
          <w:rPr>
            <w:rFonts w:ascii="바탕" w:hAnsi="바탕" w:cs="굴림" w:hint="eastAsia"/>
            <w:lang w:val="en-US"/>
          </w:rPr>
          <w:t>화</w:t>
        </w:r>
        <w:r w:rsidR="00AF442F" w:rsidRPr="002646CB">
          <w:rPr>
            <w:rFonts w:ascii="바탕" w:hAnsi="바탕" w:cs="굴림"/>
            <w:lang w:val="en-US"/>
          </w:rPr>
          <w:t xml:space="preserve"> </w:t>
        </w:r>
      </w:ins>
      <w:ins w:id="3018" w:author="박 진상" w:date="2019-10-28T18:18:00Z">
        <w:r w:rsidRPr="002646CB">
          <w:rPr>
            <w:rFonts w:ascii="바탕" w:hAnsi="바탕" w:cs="굴림" w:hint="eastAsia"/>
            <w:lang w:val="en-US"/>
          </w:rPr>
          <w:t>할</w:t>
        </w:r>
        <w:r w:rsidRPr="002646CB">
          <w:rPr>
            <w:rFonts w:ascii="바탕" w:hAnsi="바탕" w:cs="굴림"/>
            <w:lang w:val="en-US"/>
          </w:rPr>
          <w:t xml:space="preserve"> </w:t>
        </w:r>
        <w:r w:rsidRPr="002646CB">
          <w:rPr>
            <w:rFonts w:ascii="바탕" w:hAnsi="바탕" w:cs="굴림" w:hint="eastAsia"/>
            <w:lang w:val="en-US"/>
          </w:rPr>
          <w:t>때</w:t>
        </w:r>
        <w:r w:rsidRPr="002646CB">
          <w:rPr>
            <w:rFonts w:ascii="바탕" w:hAnsi="바탕" w:cs="굴림"/>
            <w:lang w:val="en-US"/>
          </w:rPr>
          <w:t xml:space="preserve"> </w:t>
        </w:r>
        <w:r w:rsidRPr="002646CB">
          <w:rPr>
            <w:rFonts w:ascii="바탕" w:hAnsi="바탕" w:cs="굴림" w:hint="eastAsia"/>
            <w:lang w:val="en-US"/>
          </w:rPr>
          <w:t>사용한다</w:t>
        </w:r>
        <w:r w:rsidRPr="002646CB">
          <w:rPr>
            <w:rFonts w:ascii="바탕" w:hAnsi="바탕" w:cs="굴림"/>
            <w:lang w:val="en-US"/>
          </w:rPr>
          <w:t xml:space="preserve">. </w:t>
        </w:r>
      </w:ins>
      <w:ins w:id="3019" w:author="박 진상" w:date="2019-10-28T18:17:00Z">
        <w:r w:rsidRPr="002646CB">
          <w:rPr>
            <w:rFonts w:ascii="바탕" w:hAnsi="바탕" w:cs="굴림"/>
            <w:lang w:val="en-US"/>
          </w:rPr>
          <w:t xml:space="preserve"> </w:t>
        </w:r>
      </w:ins>
    </w:p>
    <w:p w14:paraId="4B3FB750" w14:textId="77777777" w:rsidR="00AE1521" w:rsidRPr="002646CB" w:rsidRDefault="00AE1521" w:rsidP="00AE1521">
      <w:pPr>
        <w:rPr>
          <w:ins w:id="3020" w:author="박 진상" w:date="2019-10-09T14:08:00Z"/>
        </w:rPr>
      </w:pPr>
    </w:p>
    <w:p w14:paraId="41FD5F1D" w14:textId="77777777" w:rsidR="00D00AD0" w:rsidRPr="002646CB" w:rsidRDefault="00D00AD0" w:rsidP="00E25847">
      <w:pPr>
        <w:pStyle w:val="34"/>
        <w:rPr>
          <w:ins w:id="3021" w:author="박 진상" w:date="2019-10-08T07:03:00Z"/>
          <w:rFonts w:cs="Arial"/>
          <w:lang w:val="en-GB" w:eastAsia="ko-KR"/>
        </w:rPr>
      </w:pPr>
    </w:p>
    <w:p w14:paraId="2F93DF12" w14:textId="0D994B51" w:rsidR="00E25847" w:rsidRPr="002646CB" w:rsidRDefault="00E25847">
      <w:pPr>
        <w:rPr>
          <w:ins w:id="3022" w:author="박 진상" w:date="2019-10-08T07:08:00Z"/>
          <w:rFonts w:ascii="돋움" w:hAnsi="돋움"/>
          <w:rPrChange w:id="3023" w:author="ETRI-김종원" w:date="2019-12-10T10:44:00Z">
            <w:rPr>
              <w:ins w:id="3024" w:author="박 진상" w:date="2019-10-08T07:08:00Z"/>
              <w:bCs/>
            </w:rPr>
          </w:rPrChange>
        </w:rPr>
        <w:pPrChange w:id="3025" w:author="박 진상" w:date="2019-10-28T08:00:00Z">
          <w:pPr>
            <w:pStyle w:val="34"/>
            <w:numPr>
              <w:ilvl w:val="0"/>
              <w:numId w:val="0"/>
            </w:numPr>
            <w:tabs>
              <w:tab w:val="clear" w:pos="0"/>
            </w:tabs>
          </w:pPr>
        </w:pPrChange>
      </w:pPr>
      <w:ins w:id="3026" w:author="박 진상" w:date="2019-10-08T06:37:00Z">
        <w:r w:rsidRPr="002646CB">
          <w:rPr>
            <w:rFonts w:ascii="돋움" w:eastAsia="돋움" w:hAnsi="돋움" w:hint="eastAsia"/>
            <w:b/>
            <w:rPrChange w:id="3027" w:author="ETRI-김종원" w:date="2019-12-10T10:44:00Z">
              <w:rPr>
                <w:rFonts w:hint="eastAsia"/>
                <w:b w:val="0"/>
              </w:rPr>
            </w:rPrChange>
          </w:rPr>
          <w:t>신뢰지표</w:t>
        </w:r>
        <w:r w:rsidRPr="002646CB">
          <w:rPr>
            <w:rFonts w:ascii="돋움" w:eastAsia="돋움" w:hAnsi="돋움"/>
            <w:b/>
            <w:rPrChange w:id="3028" w:author="ETRI-김종원" w:date="2019-12-10T10:44:00Z">
              <w:rPr>
                <w:b w:val="0"/>
              </w:rPr>
            </w:rPrChange>
          </w:rPr>
          <w:t xml:space="preserve"> </w:t>
        </w:r>
      </w:ins>
      <w:ins w:id="3029" w:author="박 진상" w:date="2019-10-29T12:15:00Z">
        <w:r w:rsidR="005B6627" w:rsidRPr="002646CB">
          <w:rPr>
            <w:rFonts w:ascii="돋움" w:eastAsia="돋움" w:hAnsi="돋움" w:hint="eastAsia"/>
            <w:b/>
            <w:rPrChange w:id="3030" w:author="ETRI-김종원" w:date="2019-12-10T10:44:00Z">
              <w:rPr>
                <w:rFonts w:hint="eastAsia"/>
                <w:b w:val="0"/>
                <w:bCs/>
              </w:rPr>
            </w:rPrChange>
          </w:rPr>
          <w:t>인센티브지급률</w:t>
        </w:r>
      </w:ins>
      <w:ins w:id="3031" w:author="박 진상" w:date="2019-10-08T06:37:00Z">
        <w:r w:rsidRPr="002646CB">
          <w:rPr>
            <w:rFonts w:ascii="돋움" w:eastAsia="돋움" w:hAnsi="돋움"/>
            <w:b/>
            <w:rPrChange w:id="3032" w:author="ETRI-김종원" w:date="2019-12-10T10:44:00Z">
              <w:rPr>
                <w:b w:val="0"/>
              </w:rPr>
            </w:rPrChange>
          </w:rPr>
          <w:t>(Incentive Rate by Reliability Index; IRRI)</w:t>
        </w:r>
      </w:ins>
      <w:ins w:id="3033" w:author="박 진상" w:date="2019-10-15T20:03:00Z">
        <w:del w:id="3034" w:author="Windows 사용자" w:date="2019-10-18T10:16:00Z">
          <w:r w:rsidR="00E34BCB" w:rsidRPr="002646CB" w:rsidDel="009744C0">
            <w:rPr>
              <w:rFonts w:ascii="돋움" w:eastAsia="돋움" w:hAnsi="돋움"/>
              <w:b/>
              <w:rPrChange w:id="3035" w:author="ETRI-김종원" w:date="2019-12-10T10:44:00Z">
                <w:rPr>
                  <w:rFonts w:cs="Arial"/>
                  <w:b w:val="0"/>
                  <w:highlight w:val="yellow"/>
                </w:rPr>
              </w:rPrChange>
            </w:rPr>
            <w:delText xml:space="preserve"> </w:delText>
          </w:r>
          <w:r w:rsidR="00E34BCB" w:rsidRPr="002646CB" w:rsidDel="009744C0">
            <w:rPr>
              <w:rFonts w:ascii="돋움" w:eastAsia="돋움" w:hAnsi="돋움"/>
              <w:b/>
              <w:rPrChange w:id="3036" w:author="ETRI-김종원" w:date="2019-12-10T10:44:00Z">
                <w:rPr>
                  <w:rFonts w:cs="Arial"/>
                  <w:b w:val="0"/>
                  <w:highlight w:val="yellow"/>
                </w:rPr>
              </w:rPrChange>
            </w:rPr>
            <w:sym w:font="Wingdings" w:char="F0E8"/>
          </w:r>
          <w:r w:rsidR="00E34BCB" w:rsidRPr="002646CB" w:rsidDel="009744C0">
            <w:rPr>
              <w:rFonts w:ascii="돋움" w:eastAsia="돋움" w:hAnsi="돋움"/>
              <w:b/>
              <w:rPrChange w:id="3037" w:author="ETRI-김종원" w:date="2019-12-10T10:44:00Z">
                <w:rPr>
                  <w:rFonts w:cs="Arial"/>
                  <w:b w:val="0"/>
                  <w:highlight w:val="yellow"/>
                </w:rPr>
              </w:rPrChange>
            </w:rPr>
            <w:delText xml:space="preserve"> </w:delText>
          </w:r>
          <w:r w:rsidR="00E34BCB" w:rsidRPr="002646CB" w:rsidDel="009744C0">
            <w:rPr>
              <w:rFonts w:ascii="돋움" w:eastAsia="돋움" w:hAnsi="돋움" w:hint="eastAsia"/>
              <w:b/>
              <w:rPrChange w:id="3038" w:author="ETRI-김종원" w:date="2019-12-10T10:44:00Z">
                <w:rPr>
                  <w:rFonts w:cs="Arial" w:hint="eastAsia"/>
                  <w:b w:val="0"/>
                  <w:highlight w:val="yellow"/>
                </w:rPr>
              </w:rPrChange>
            </w:rPr>
            <w:delText>재정의필요</w:delText>
          </w:r>
        </w:del>
      </w:ins>
    </w:p>
    <w:p w14:paraId="030C7264" w14:textId="33572B4E" w:rsidR="00471B65" w:rsidRPr="002646CB" w:rsidRDefault="00025A47" w:rsidP="005766F9">
      <w:pPr>
        <w:rPr>
          <w:ins w:id="3039" w:author="Windows 사용자" w:date="2019-10-18T10:10:00Z"/>
          <w:rPrChange w:id="3040" w:author="ETRI-김종원" w:date="2019-12-10T10:44:00Z">
            <w:rPr>
              <w:ins w:id="3041" w:author="Windows 사용자" w:date="2019-10-18T10:10:00Z"/>
              <w:highlight w:val="yellow"/>
            </w:rPr>
          </w:rPrChange>
        </w:rPr>
      </w:pPr>
      <w:ins w:id="3042" w:author="박 진상" w:date="2019-10-09T14:14:00Z">
        <w:r w:rsidRPr="002646CB">
          <w:t>CES-MG</w:t>
        </w:r>
        <w:del w:id="3043" w:author="Windows 사용자" w:date="2019-10-18T10:10:00Z">
          <w:r w:rsidRPr="002646CB" w:rsidDel="00471B65">
            <w:rPr>
              <w:rFonts w:hint="eastAsia"/>
            </w:rPr>
            <w:delText>에서</w:delText>
          </w:r>
        </w:del>
      </w:ins>
      <w:ins w:id="3044" w:author="Windows 사용자" w:date="2019-10-18T10:10:00Z">
        <w:r w:rsidR="00471B65" w:rsidRPr="002646CB">
          <w:rPr>
            <w:rFonts w:hint="eastAsia"/>
            <w:rPrChange w:id="3045" w:author="ETRI-김종원" w:date="2019-12-10T10:44:00Z">
              <w:rPr>
                <w:rFonts w:hint="eastAsia"/>
                <w:highlight w:val="yellow"/>
              </w:rPr>
            </w:rPrChange>
          </w:rPr>
          <w:t>의</w:t>
        </w:r>
      </w:ins>
      <w:ins w:id="3046" w:author="박 진상" w:date="2019-10-09T14:14:00Z">
        <w:r w:rsidRPr="002646CB">
          <w:t xml:space="preserve"> </w:t>
        </w:r>
        <w:r w:rsidRPr="002646CB">
          <w:rPr>
            <w:rFonts w:hint="eastAsia"/>
          </w:rPr>
          <w:t>태양광발전</w:t>
        </w:r>
        <w:r w:rsidRPr="002646CB">
          <w:t>-</w:t>
        </w:r>
        <w:r w:rsidRPr="002646CB">
          <w:rPr>
            <w:rFonts w:hint="eastAsia"/>
          </w:rPr>
          <w:t>전기에너지저장장치</w:t>
        </w:r>
        <w:r w:rsidRPr="002646CB">
          <w:t xml:space="preserve"> </w:t>
        </w:r>
        <w:r w:rsidRPr="002646CB">
          <w:rPr>
            <w:rFonts w:hint="eastAsia"/>
          </w:rPr>
          <w:t>연계시스템</w:t>
        </w:r>
      </w:ins>
      <w:ins w:id="3047" w:author="Windows 사용자" w:date="2019-10-18T10:11:00Z">
        <w:r w:rsidR="00471B65" w:rsidRPr="002646CB">
          <w:rPr>
            <w:rFonts w:hint="eastAsia"/>
            <w:rPrChange w:id="3048" w:author="ETRI-김종원" w:date="2019-12-10T10:44:00Z">
              <w:rPr>
                <w:rFonts w:hint="eastAsia"/>
                <w:highlight w:val="yellow"/>
              </w:rPr>
            </w:rPrChange>
          </w:rPr>
          <w:t>이</w:t>
        </w:r>
      </w:ins>
      <w:ins w:id="3049" w:author="Windows 사용자" w:date="2019-10-18T10:10:00Z">
        <w:r w:rsidR="00471B65" w:rsidRPr="002646CB">
          <w:rPr>
            <w:rPrChange w:id="3050" w:author="ETRI-김종원" w:date="2019-12-10T10:44:00Z">
              <w:rPr>
                <w:highlight w:val="yellow"/>
              </w:rPr>
            </w:rPrChange>
          </w:rPr>
          <w:t xml:space="preserve"> </w:t>
        </w:r>
        <w:r w:rsidR="00471B65" w:rsidRPr="002646CB">
          <w:rPr>
            <w:rFonts w:hint="eastAsia"/>
            <w:rPrChange w:id="3051" w:author="ETRI-김종원" w:date="2019-12-10T10:44:00Z">
              <w:rPr>
                <w:rFonts w:hint="eastAsia"/>
                <w:highlight w:val="yellow"/>
              </w:rPr>
            </w:rPrChange>
          </w:rPr>
          <w:t>신뢰</w:t>
        </w:r>
        <w:del w:id="3052" w:author="박 진상" w:date="2019-10-28T18:22:00Z">
          <w:r w:rsidR="00471B65" w:rsidRPr="002646CB" w:rsidDel="00AF442F">
            <w:rPr>
              <w:rFonts w:hint="eastAsia"/>
              <w:rPrChange w:id="3053" w:author="ETRI-김종원" w:date="2019-12-10T10:44:00Z">
                <w:rPr>
                  <w:rFonts w:hint="eastAsia"/>
                  <w:highlight w:val="yellow"/>
                </w:rPr>
              </w:rPrChange>
            </w:rPr>
            <w:delText>성</w:delText>
          </w:r>
        </w:del>
      </w:ins>
      <w:ins w:id="3054" w:author="Windows 사용자" w:date="2019-10-18T10:11:00Z">
        <w:del w:id="3055" w:author="박 진상" w:date="2019-10-28T18:22:00Z">
          <w:r w:rsidR="00471B65" w:rsidRPr="002646CB" w:rsidDel="00AF442F">
            <w:rPr>
              <w:rPrChange w:id="3056" w:author="ETRI-김종원" w:date="2019-12-10T10:44:00Z">
                <w:rPr>
                  <w:highlight w:val="yellow"/>
                </w:rPr>
              </w:rPrChange>
            </w:rPr>
            <w:delText xml:space="preserve"> </w:delText>
          </w:r>
        </w:del>
        <w:r w:rsidR="00471B65" w:rsidRPr="002646CB">
          <w:rPr>
            <w:rFonts w:hint="eastAsia"/>
            <w:rPrChange w:id="3057" w:author="ETRI-김종원" w:date="2019-12-10T10:44:00Z">
              <w:rPr>
                <w:rFonts w:hint="eastAsia"/>
                <w:highlight w:val="yellow"/>
              </w:rPr>
            </w:rPrChange>
          </w:rPr>
          <w:t>지표가</w:t>
        </w:r>
        <w:r w:rsidR="00471B65" w:rsidRPr="002646CB">
          <w:rPr>
            <w:rPrChange w:id="3058" w:author="ETRI-김종원" w:date="2019-12-10T10:44:00Z">
              <w:rPr>
                <w:highlight w:val="yellow"/>
              </w:rPr>
            </w:rPrChange>
          </w:rPr>
          <w:t xml:space="preserve"> </w:t>
        </w:r>
        <w:r w:rsidR="00471B65" w:rsidRPr="002646CB">
          <w:rPr>
            <w:rFonts w:hint="eastAsia"/>
            <w:rPrChange w:id="3059" w:author="ETRI-김종원" w:date="2019-12-10T10:44:00Z">
              <w:rPr>
                <w:rFonts w:hint="eastAsia"/>
                <w:highlight w:val="yellow"/>
              </w:rPr>
            </w:rPrChange>
          </w:rPr>
          <w:t>좋은</w:t>
        </w:r>
        <w:r w:rsidR="00471B65" w:rsidRPr="002646CB">
          <w:rPr>
            <w:rPrChange w:id="3060" w:author="ETRI-김종원" w:date="2019-12-10T10:44:00Z">
              <w:rPr>
                <w:highlight w:val="yellow"/>
              </w:rPr>
            </w:rPrChange>
          </w:rPr>
          <w:t xml:space="preserve"> </w:t>
        </w:r>
        <w:r w:rsidR="00471B65" w:rsidRPr="002646CB">
          <w:rPr>
            <w:rFonts w:hint="eastAsia"/>
            <w:rPrChange w:id="3061" w:author="ETRI-김종원" w:date="2019-12-10T10:44:00Z">
              <w:rPr>
                <w:rFonts w:hint="eastAsia"/>
                <w:highlight w:val="yellow"/>
              </w:rPr>
            </w:rPrChange>
          </w:rPr>
          <w:t>운영을</w:t>
        </w:r>
      </w:ins>
      <w:ins w:id="3062" w:author="박 진상" w:date="2019-10-09T14:14:00Z">
        <w:del w:id="3063" w:author="Windows 사용자" w:date="2019-10-18T10:10:00Z">
          <w:r w:rsidRPr="002646CB" w:rsidDel="00471B65">
            <w:rPr>
              <w:rFonts w:hint="eastAsia"/>
            </w:rPr>
            <w:delText>에서</w:delText>
          </w:r>
        </w:del>
      </w:ins>
      <w:ins w:id="3064" w:author="Windows 사용자" w:date="2019-10-18T10:11:00Z">
        <w:r w:rsidR="00471B65" w:rsidRPr="002646CB">
          <w:rPr>
            <w:rPrChange w:id="3065" w:author="ETRI-김종원" w:date="2019-12-10T10:44:00Z">
              <w:rPr>
                <w:highlight w:val="yellow"/>
              </w:rPr>
            </w:rPrChange>
          </w:rPr>
          <w:t xml:space="preserve"> </w:t>
        </w:r>
        <w:r w:rsidR="00471B65" w:rsidRPr="002646CB">
          <w:rPr>
            <w:rFonts w:hint="eastAsia"/>
            <w:rPrChange w:id="3066" w:author="ETRI-김종원" w:date="2019-12-10T10:44:00Z">
              <w:rPr>
                <w:rFonts w:hint="eastAsia"/>
                <w:highlight w:val="yellow"/>
              </w:rPr>
            </w:rPrChange>
          </w:rPr>
          <w:t>하는</w:t>
        </w:r>
        <w:r w:rsidR="00471B65" w:rsidRPr="002646CB">
          <w:rPr>
            <w:rPrChange w:id="3067" w:author="ETRI-김종원" w:date="2019-12-10T10:44:00Z">
              <w:rPr>
                <w:highlight w:val="yellow"/>
              </w:rPr>
            </w:rPrChange>
          </w:rPr>
          <w:t xml:space="preserve"> </w:t>
        </w:r>
        <w:r w:rsidR="00471B65" w:rsidRPr="002646CB">
          <w:rPr>
            <w:rFonts w:hint="eastAsia"/>
            <w:rPrChange w:id="3068" w:author="ETRI-김종원" w:date="2019-12-10T10:44:00Z">
              <w:rPr>
                <w:rFonts w:hint="eastAsia"/>
                <w:highlight w:val="yellow"/>
              </w:rPr>
            </w:rPrChange>
          </w:rPr>
          <w:t>경우에</w:t>
        </w:r>
        <w:r w:rsidR="00471B65" w:rsidRPr="002646CB">
          <w:rPr>
            <w:rPrChange w:id="3069" w:author="ETRI-김종원" w:date="2019-12-10T10:44:00Z">
              <w:rPr>
                <w:highlight w:val="yellow"/>
              </w:rPr>
            </w:rPrChange>
          </w:rPr>
          <w:t xml:space="preserve"> </w:t>
        </w:r>
        <w:r w:rsidR="00471B65" w:rsidRPr="002646CB">
          <w:rPr>
            <w:rFonts w:hint="eastAsia"/>
            <w:rPrChange w:id="3070" w:author="ETRI-김종원" w:date="2019-12-10T10:44:00Z">
              <w:rPr>
                <w:rFonts w:hint="eastAsia"/>
                <w:highlight w:val="yellow"/>
              </w:rPr>
            </w:rPrChange>
          </w:rPr>
          <w:t>신뢰</w:t>
        </w:r>
        <w:del w:id="3071" w:author="박 진상" w:date="2019-10-28T18:22:00Z">
          <w:r w:rsidR="00471B65" w:rsidRPr="002646CB" w:rsidDel="00AF442F">
            <w:rPr>
              <w:rFonts w:hint="eastAsia"/>
              <w:rPrChange w:id="3072" w:author="ETRI-김종원" w:date="2019-12-10T10:44:00Z">
                <w:rPr>
                  <w:rFonts w:hint="eastAsia"/>
                  <w:highlight w:val="yellow"/>
                </w:rPr>
              </w:rPrChange>
            </w:rPr>
            <w:delText>성</w:delText>
          </w:r>
        </w:del>
        <w:del w:id="3073" w:author="박 진상" w:date="2019-10-28T18:26:00Z">
          <w:r w:rsidR="00471B65" w:rsidRPr="002646CB" w:rsidDel="00DC4888">
            <w:rPr>
              <w:rPrChange w:id="3074" w:author="ETRI-김종원" w:date="2019-12-10T10:44:00Z">
                <w:rPr>
                  <w:highlight w:val="yellow"/>
                </w:rPr>
              </w:rPrChange>
            </w:rPr>
            <w:delText xml:space="preserve"> </w:delText>
          </w:r>
        </w:del>
        <w:r w:rsidR="00471B65" w:rsidRPr="002646CB">
          <w:rPr>
            <w:rFonts w:hint="eastAsia"/>
            <w:rPrChange w:id="3075" w:author="ETRI-김종원" w:date="2019-12-10T10:44:00Z">
              <w:rPr>
                <w:rFonts w:hint="eastAsia"/>
                <w:highlight w:val="yellow"/>
              </w:rPr>
            </w:rPrChange>
          </w:rPr>
          <w:t>지표의</w:t>
        </w:r>
        <w:r w:rsidR="00471B65" w:rsidRPr="002646CB">
          <w:rPr>
            <w:rPrChange w:id="3076" w:author="ETRI-김종원" w:date="2019-12-10T10:44:00Z">
              <w:rPr>
                <w:highlight w:val="yellow"/>
              </w:rPr>
            </w:rPrChange>
          </w:rPr>
          <w:t xml:space="preserve"> </w:t>
        </w:r>
        <w:r w:rsidR="00471B65" w:rsidRPr="002646CB">
          <w:rPr>
            <w:rFonts w:hint="eastAsia"/>
            <w:rPrChange w:id="3077" w:author="ETRI-김종원" w:date="2019-12-10T10:44:00Z">
              <w:rPr>
                <w:rFonts w:hint="eastAsia"/>
                <w:highlight w:val="yellow"/>
              </w:rPr>
            </w:rPrChange>
          </w:rPr>
          <w:t>값에</w:t>
        </w:r>
        <w:r w:rsidR="00471B65" w:rsidRPr="002646CB">
          <w:rPr>
            <w:rPrChange w:id="3078" w:author="ETRI-김종원" w:date="2019-12-10T10:44:00Z">
              <w:rPr>
                <w:highlight w:val="yellow"/>
              </w:rPr>
            </w:rPrChange>
          </w:rPr>
          <w:t xml:space="preserve"> </w:t>
        </w:r>
        <w:r w:rsidR="00471B65" w:rsidRPr="002646CB">
          <w:rPr>
            <w:rFonts w:hint="eastAsia"/>
            <w:rPrChange w:id="3079" w:author="ETRI-김종원" w:date="2019-12-10T10:44:00Z">
              <w:rPr>
                <w:rFonts w:hint="eastAsia"/>
                <w:highlight w:val="yellow"/>
              </w:rPr>
            </w:rPrChange>
          </w:rPr>
          <w:t>대응하여</w:t>
        </w:r>
        <w:r w:rsidR="00471B65" w:rsidRPr="002646CB">
          <w:rPr>
            <w:rPrChange w:id="3080" w:author="ETRI-김종원" w:date="2019-12-10T10:44:00Z">
              <w:rPr>
                <w:highlight w:val="yellow"/>
              </w:rPr>
            </w:rPrChange>
          </w:rPr>
          <w:t xml:space="preserve"> </w:t>
        </w:r>
        <w:r w:rsidR="00471B65" w:rsidRPr="002646CB">
          <w:rPr>
            <w:rFonts w:hint="eastAsia"/>
            <w:rPrChange w:id="3081" w:author="ETRI-김종원" w:date="2019-12-10T10:44:00Z">
              <w:rPr>
                <w:rFonts w:hint="eastAsia"/>
                <w:highlight w:val="yellow"/>
              </w:rPr>
            </w:rPrChange>
          </w:rPr>
          <w:t>인센티브</w:t>
        </w:r>
      </w:ins>
      <w:ins w:id="3082" w:author="Windows 사용자" w:date="2019-10-18T10:12:00Z">
        <w:r w:rsidR="00471B65" w:rsidRPr="002646CB">
          <w:rPr>
            <w:rFonts w:hint="eastAsia"/>
            <w:rPrChange w:id="3083" w:author="ETRI-김종원" w:date="2019-12-10T10:44:00Z">
              <w:rPr>
                <w:rFonts w:hint="eastAsia"/>
                <w:highlight w:val="yellow"/>
              </w:rPr>
            </w:rPrChange>
          </w:rPr>
          <w:t>를</w:t>
        </w:r>
        <w:r w:rsidR="00471B65" w:rsidRPr="002646CB">
          <w:rPr>
            <w:rPrChange w:id="3084" w:author="ETRI-김종원" w:date="2019-12-10T10:44:00Z">
              <w:rPr>
                <w:highlight w:val="yellow"/>
              </w:rPr>
            </w:rPrChange>
          </w:rPr>
          <w:t xml:space="preserve"> </w:t>
        </w:r>
        <w:r w:rsidR="00471B65" w:rsidRPr="002646CB">
          <w:rPr>
            <w:rFonts w:hint="eastAsia"/>
            <w:rPrChange w:id="3085" w:author="ETRI-김종원" w:date="2019-12-10T10:44:00Z">
              <w:rPr>
                <w:rFonts w:hint="eastAsia"/>
                <w:highlight w:val="yellow"/>
              </w:rPr>
            </w:rPrChange>
          </w:rPr>
          <w:t>지급하기</w:t>
        </w:r>
        <w:r w:rsidR="00471B65" w:rsidRPr="002646CB">
          <w:rPr>
            <w:rPrChange w:id="3086" w:author="ETRI-김종원" w:date="2019-12-10T10:44:00Z">
              <w:rPr>
                <w:highlight w:val="yellow"/>
              </w:rPr>
            </w:rPrChange>
          </w:rPr>
          <w:t xml:space="preserve"> </w:t>
        </w:r>
        <w:r w:rsidR="00471B65" w:rsidRPr="002646CB">
          <w:rPr>
            <w:rFonts w:hint="eastAsia"/>
            <w:rPrChange w:id="3087" w:author="ETRI-김종원" w:date="2019-12-10T10:44:00Z">
              <w:rPr>
                <w:rFonts w:hint="eastAsia"/>
                <w:highlight w:val="yellow"/>
              </w:rPr>
            </w:rPrChange>
          </w:rPr>
          <w:t>위</w:t>
        </w:r>
      </w:ins>
      <w:ins w:id="3088" w:author="Windows 사용자" w:date="2019-10-18T10:15:00Z">
        <w:r w:rsidR="009744C0" w:rsidRPr="002646CB">
          <w:rPr>
            <w:rFonts w:hint="eastAsia"/>
            <w:rPrChange w:id="3089" w:author="ETRI-김종원" w:date="2019-12-10T10:44:00Z">
              <w:rPr>
                <w:rFonts w:hint="eastAsia"/>
                <w:highlight w:val="yellow"/>
              </w:rPr>
            </w:rPrChange>
          </w:rPr>
          <w:t>한</w:t>
        </w:r>
      </w:ins>
      <w:ins w:id="3090" w:author="Windows 사용자" w:date="2019-10-18T10:12:00Z">
        <w:r w:rsidR="00471B65" w:rsidRPr="002646CB">
          <w:rPr>
            <w:rPrChange w:id="3091" w:author="ETRI-김종원" w:date="2019-12-10T10:44:00Z">
              <w:rPr>
                <w:highlight w:val="yellow"/>
              </w:rPr>
            </w:rPrChange>
          </w:rPr>
          <w:t xml:space="preserve"> </w:t>
        </w:r>
        <w:del w:id="3092" w:author="박 진상" w:date="2019-10-29T12:20:00Z">
          <w:r w:rsidR="00471B65" w:rsidRPr="002646CB" w:rsidDel="005B6627">
            <w:rPr>
              <w:rFonts w:hint="eastAsia"/>
              <w:rPrChange w:id="3093" w:author="ETRI-김종원" w:date="2019-12-10T10:44:00Z">
                <w:rPr>
                  <w:rFonts w:hint="eastAsia"/>
                  <w:highlight w:val="yellow"/>
                </w:rPr>
              </w:rPrChange>
            </w:rPr>
            <w:delText>인센티브</w:delText>
          </w:r>
        </w:del>
      </w:ins>
      <w:ins w:id="3094" w:author="Windows 사용자" w:date="2019-10-18T10:15:00Z">
        <w:del w:id="3095" w:author="박 진상" w:date="2019-10-29T12:20:00Z">
          <w:r w:rsidR="009744C0" w:rsidRPr="002646CB" w:rsidDel="005B6627">
            <w:rPr>
              <w:rPrChange w:id="3096" w:author="ETRI-김종원" w:date="2019-12-10T10:44:00Z">
                <w:rPr>
                  <w:highlight w:val="yellow"/>
                </w:rPr>
              </w:rPrChange>
            </w:rPr>
            <w:delText xml:space="preserve"> </w:delText>
          </w:r>
          <w:r w:rsidR="009744C0" w:rsidRPr="002646CB" w:rsidDel="005B6627">
            <w:rPr>
              <w:rFonts w:hint="eastAsia"/>
              <w:rPrChange w:id="3097" w:author="ETRI-김종원" w:date="2019-12-10T10:44:00Z">
                <w:rPr>
                  <w:rFonts w:hint="eastAsia"/>
                  <w:highlight w:val="yellow"/>
                </w:rPr>
              </w:rPrChange>
            </w:rPr>
            <w:delText>단가</w:delText>
          </w:r>
        </w:del>
      </w:ins>
      <w:ins w:id="3098" w:author="박 진상" w:date="2019-10-29T12:20:00Z">
        <w:r w:rsidR="005B6627" w:rsidRPr="002646CB">
          <w:rPr>
            <w:rFonts w:hint="eastAsia"/>
          </w:rPr>
          <w:t>인센티브단가</w:t>
        </w:r>
      </w:ins>
      <w:ins w:id="3099" w:author="Windows 사용자" w:date="2019-10-18T10:12:00Z">
        <w:r w:rsidR="00471B65" w:rsidRPr="002646CB">
          <w:rPr>
            <w:rFonts w:hint="eastAsia"/>
            <w:rPrChange w:id="3100" w:author="ETRI-김종원" w:date="2019-12-10T10:44:00Z">
              <w:rPr>
                <w:rFonts w:hint="eastAsia"/>
                <w:highlight w:val="yellow"/>
              </w:rPr>
            </w:rPrChange>
          </w:rPr>
          <w:t>의</w:t>
        </w:r>
        <w:r w:rsidR="00471B65" w:rsidRPr="002646CB">
          <w:rPr>
            <w:rPrChange w:id="3101" w:author="ETRI-김종원" w:date="2019-12-10T10:44:00Z">
              <w:rPr>
                <w:highlight w:val="yellow"/>
              </w:rPr>
            </w:rPrChange>
          </w:rPr>
          <w:t xml:space="preserve"> </w:t>
        </w:r>
        <w:r w:rsidR="00471B65" w:rsidRPr="002646CB">
          <w:rPr>
            <w:rFonts w:hint="eastAsia"/>
            <w:rPrChange w:id="3102" w:author="ETRI-김종원" w:date="2019-12-10T10:44:00Z">
              <w:rPr>
                <w:rFonts w:hint="eastAsia"/>
                <w:highlight w:val="yellow"/>
              </w:rPr>
            </w:rPrChange>
          </w:rPr>
          <w:t>비율</w:t>
        </w:r>
      </w:ins>
    </w:p>
    <w:p w14:paraId="46849CD6" w14:textId="189BBA80" w:rsidR="00025A47" w:rsidRPr="002646CB" w:rsidDel="009744C0" w:rsidRDefault="00025A47" w:rsidP="005766F9">
      <w:pPr>
        <w:rPr>
          <w:ins w:id="3103" w:author="박 진상" w:date="2019-10-09T14:14:00Z"/>
          <w:del w:id="3104" w:author="Windows 사용자" w:date="2019-10-18T10:13:00Z"/>
        </w:rPr>
      </w:pPr>
      <w:ins w:id="3105" w:author="박 진상" w:date="2019-10-09T14:14:00Z">
        <w:del w:id="3106" w:author="Windows 사용자" w:date="2019-10-18T10:13:00Z">
          <w:r w:rsidRPr="002646CB" w:rsidDel="009744C0">
            <w:delText xml:space="preserve"> </w:delText>
          </w:r>
        </w:del>
      </w:ins>
      <w:ins w:id="3107" w:author="박 진상" w:date="2019-10-09T14:17:00Z">
        <w:del w:id="3108" w:author="Windows 사용자" w:date="2019-10-18T10:13:00Z">
          <w:r w:rsidRPr="002646CB" w:rsidDel="009744C0">
            <w:rPr>
              <w:rFonts w:hint="eastAsia"/>
            </w:rPr>
            <w:delText>사</w:delText>
          </w:r>
        </w:del>
      </w:ins>
      <w:ins w:id="3109" w:author="박 진상" w:date="2019-10-09T14:20:00Z">
        <w:del w:id="3110" w:author="Windows 사용자" w:date="2019-10-18T10:13:00Z">
          <w:r w:rsidRPr="002646CB" w:rsidDel="009744C0">
            <w:rPr>
              <w:rFonts w:hint="eastAsia"/>
            </w:rPr>
            <w:delText>용</w:delText>
          </w:r>
        </w:del>
      </w:ins>
      <w:ins w:id="3111" w:author="박 진상" w:date="2019-10-09T14:14:00Z">
        <w:del w:id="3112" w:author="Windows 사용자" w:date="2019-10-18T10:13:00Z">
          <w:r w:rsidRPr="002646CB" w:rsidDel="009744C0">
            <w:rPr>
              <w:rFonts w:hint="eastAsia"/>
            </w:rPr>
            <w:delText>하는</w:delText>
          </w:r>
          <w:r w:rsidRPr="002646CB" w:rsidDel="009744C0">
            <w:delText xml:space="preserve"> </w:delText>
          </w:r>
          <w:r w:rsidRPr="002646CB" w:rsidDel="009744C0">
            <w:rPr>
              <w:rFonts w:hint="eastAsia"/>
            </w:rPr>
            <w:delText>인센티브</w:delText>
          </w:r>
          <w:r w:rsidRPr="002646CB" w:rsidDel="009744C0">
            <w:delText xml:space="preserve"> </w:delText>
          </w:r>
          <w:r w:rsidRPr="002646CB" w:rsidDel="009744C0">
            <w:rPr>
              <w:rFonts w:hint="eastAsia"/>
            </w:rPr>
            <w:delText>지급률의</w:delText>
          </w:r>
          <w:r w:rsidRPr="002646CB" w:rsidDel="009744C0">
            <w:delText xml:space="preserve"> </w:delText>
          </w:r>
          <w:r w:rsidRPr="002646CB" w:rsidDel="009744C0">
            <w:rPr>
              <w:rFonts w:hint="eastAsia"/>
            </w:rPr>
            <w:delText>하나</w:delText>
          </w:r>
        </w:del>
      </w:ins>
    </w:p>
    <w:p w14:paraId="6774C405" w14:textId="77777777" w:rsidR="005766F9" w:rsidRPr="002646CB" w:rsidRDefault="005766F9" w:rsidP="005766F9">
      <w:pPr>
        <w:rPr>
          <w:ins w:id="3113" w:author="박 진상" w:date="2019-10-09T13:18:00Z"/>
          <w:rFonts w:ascii="바탕" w:hAnsi="바탕" w:cs="굴림"/>
          <w:b/>
          <w:rPrChange w:id="3114" w:author="ETRI-김종원" w:date="2019-12-10T10:44:00Z">
            <w:rPr>
              <w:ins w:id="3115" w:author="박 진상" w:date="2019-10-09T13:18:00Z"/>
              <w:rFonts w:ascii="바탕" w:hAnsi="바탕" w:cs="굴림"/>
              <w:b/>
              <w:lang w:val="en-US"/>
            </w:rPr>
          </w:rPrChange>
        </w:rPr>
      </w:pPr>
    </w:p>
    <w:p w14:paraId="0590EB2E" w14:textId="2E838683" w:rsidR="005766F9" w:rsidRPr="002646CB" w:rsidRDefault="005766F9" w:rsidP="005766F9">
      <w:pPr>
        <w:ind w:left="852" w:hangingChars="434" w:hanging="852"/>
        <w:rPr>
          <w:ins w:id="3116" w:author="박 진상" w:date="2019-10-09T13:18:00Z"/>
        </w:rPr>
      </w:pPr>
      <w:ins w:id="3117" w:author="박 진상" w:date="2019-10-09T13:18:00Z">
        <w:r w:rsidRPr="002646CB">
          <w:rPr>
            <w:rFonts w:eastAsia="돋움" w:cs="Arial" w:hint="eastAsia"/>
            <w:b/>
            <w:lang w:val="en-US"/>
          </w:rPr>
          <w:t>비고</w:t>
        </w:r>
        <w:r w:rsidRPr="002646CB">
          <w:rPr>
            <w:rFonts w:ascii="바탕" w:hAnsi="바탕" w:cs="굴림"/>
            <w:b/>
            <w:lang w:val="en-US"/>
          </w:rPr>
          <w:t xml:space="preserve"> </w:t>
        </w:r>
        <w:r w:rsidRPr="002646CB">
          <w:rPr>
            <w:rFonts w:cs="Arial"/>
            <w:lang w:val="en-US"/>
          </w:rPr>
          <w:t>1</w:t>
        </w:r>
        <w:r w:rsidRPr="002646CB">
          <w:rPr>
            <w:rFonts w:ascii="바탕" w:hAnsi="바탕" w:cs="굴림"/>
            <w:lang w:val="en-US"/>
          </w:rPr>
          <w:tab/>
        </w:r>
      </w:ins>
      <w:ins w:id="3118" w:author="박 진상" w:date="2019-10-28T18:25:00Z">
        <w:r w:rsidR="00DC4888" w:rsidRPr="002646CB">
          <w:rPr>
            <w:rFonts w:ascii="바탕" w:hAnsi="바탕" w:cs="굴림" w:hint="eastAsia"/>
            <w:lang w:val="en-US"/>
          </w:rPr>
          <w:t>신뢰지표</w:t>
        </w:r>
      </w:ins>
      <w:ins w:id="3119" w:author="Windows 사용자" w:date="2019-10-18T10:14:00Z">
        <w:r w:rsidR="009744C0" w:rsidRPr="002646CB">
          <w:rPr>
            <w:rFonts w:ascii="바탕" w:hAnsi="바탕" w:cs="굴림" w:hint="eastAsia"/>
            <w:lang w:val="en-US"/>
            <w:rPrChange w:id="3120" w:author="ETRI-김종원" w:date="2019-12-10T10:44:00Z">
              <w:rPr>
                <w:rFonts w:ascii="바탕" w:hAnsi="바탕" w:cs="굴림" w:hint="eastAsia"/>
                <w:highlight w:val="yellow"/>
                <w:lang w:val="en-US"/>
              </w:rPr>
            </w:rPrChange>
          </w:rPr>
          <w:t>에</w:t>
        </w:r>
        <w:r w:rsidR="009744C0" w:rsidRPr="002646CB">
          <w:rPr>
            <w:rFonts w:ascii="바탕" w:hAnsi="바탕" w:cs="굴림"/>
            <w:lang w:val="en-US"/>
            <w:rPrChange w:id="3121" w:author="ETRI-김종원" w:date="2019-12-10T10:44:00Z">
              <w:rPr>
                <w:rFonts w:ascii="바탕" w:hAnsi="바탕" w:cs="굴림"/>
                <w:highlight w:val="yellow"/>
                <w:lang w:val="en-US"/>
              </w:rPr>
            </w:rPrChange>
          </w:rPr>
          <w:t xml:space="preserve"> </w:t>
        </w:r>
        <w:r w:rsidR="009744C0" w:rsidRPr="002646CB">
          <w:rPr>
            <w:rFonts w:ascii="바탕" w:hAnsi="바탕" w:cs="굴림" w:hint="eastAsia"/>
            <w:lang w:val="en-US"/>
            <w:rPrChange w:id="3122" w:author="ETRI-김종원" w:date="2019-12-10T10:44:00Z">
              <w:rPr>
                <w:rFonts w:ascii="바탕" w:hAnsi="바탕" w:cs="굴림" w:hint="eastAsia"/>
                <w:highlight w:val="yellow"/>
                <w:lang w:val="en-US"/>
              </w:rPr>
            </w:rPrChange>
          </w:rPr>
          <w:t>대응하는</w:t>
        </w:r>
      </w:ins>
      <w:ins w:id="3123" w:author="박 진상" w:date="2019-10-09T14:15:00Z">
        <w:del w:id="3124" w:author="Windows 사용자" w:date="2019-10-18T10:14:00Z">
          <w:r w:rsidR="00025A47" w:rsidRPr="002646CB" w:rsidDel="009744C0">
            <w:rPr>
              <w:rFonts w:ascii="바탕" w:hAnsi="바탕" w:cs="굴림"/>
              <w:lang w:val="en-US"/>
            </w:rPr>
            <w:delText xml:space="preserve"> </w:delText>
          </w:r>
          <w:r w:rsidR="00025A47" w:rsidRPr="002646CB" w:rsidDel="009744C0">
            <w:rPr>
              <w:rFonts w:ascii="바탕" w:hAnsi="바탕" w:cs="굴림" w:hint="eastAsia"/>
              <w:lang w:val="en-US"/>
            </w:rPr>
            <w:delText>대비</w:delText>
          </w:r>
        </w:del>
        <w:r w:rsidR="00025A47" w:rsidRPr="002646CB">
          <w:rPr>
            <w:rFonts w:ascii="바탕" w:hAnsi="바탕" w:cs="굴림"/>
            <w:lang w:val="en-US"/>
          </w:rPr>
          <w:t xml:space="preserve"> </w:t>
        </w:r>
      </w:ins>
      <w:ins w:id="3125" w:author="박 진상" w:date="2019-10-28T18:25:00Z">
        <w:r w:rsidR="00DC4888" w:rsidRPr="002646CB">
          <w:rPr>
            <w:rFonts w:ascii="바탕" w:hAnsi="바탕" w:cs="굴림" w:hint="eastAsia"/>
            <w:lang w:val="en-US"/>
          </w:rPr>
          <w:t>신뢰지표</w:t>
        </w:r>
      </w:ins>
      <w:ins w:id="3126" w:author="박 진상" w:date="2019-10-09T14:15:00Z">
        <w:r w:rsidR="00025A47" w:rsidRPr="002646CB">
          <w:rPr>
            <w:rFonts w:ascii="바탕" w:hAnsi="바탕" w:cs="굴림"/>
            <w:lang w:val="en-US"/>
          </w:rPr>
          <w:t xml:space="preserve"> </w:t>
        </w:r>
      </w:ins>
      <w:ins w:id="3127" w:author="박 진상" w:date="2019-10-29T12:15:00Z">
        <w:r w:rsidR="005B6627" w:rsidRPr="002646CB">
          <w:rPr>
            <w:rFonts w:ascii="바탕" w:hAnsi="바탕" w:cs="굴림" w:hint="eastAsia"/>
            <w:lang w:val="en-US"/>
          </w:rPr>
          <w:t>인센티브지급률</w:t>
        </w:r>
      </w:ins>
      <w:ins w:id="3128" w:author="박 진상" w:date="2019-10-09T14:15:00Z">
        <w:r w:rsidR="00025A47" w:rsidRPr="002646CB">
          <w:rPr>
            <w:rFonts w:ascii="바탕" w:hAnsi="바탕" w:cs="굴림" w:hint="eastAsia"/>
            <w:lang w:val="en-US"/>
          </w:rPr>
          <w:t>은</w:t>
        </w:r>
        <w:r w:rsidR="00025A47" w:rsidRPr="002646CB">
          <w:rPr>
            <w:rFonts w:ascii="바탕" w:hAnsi="바탕" w:cs="굴림"/>
            <w:lang w:val="en-US"/>
          </w:rPr>
          <w:t xml:space="preserve"> </w:t>
        </w:r>
      </w:ins>
      <w:ins w:id="3129" w:author="박 진상" w:date="2019-10-29T12:20:00Z">
        <w:r w:rsidR="005B6627" w:rsidRPr="002646CB">
          <w:rPr>
            <w:rFonts w:ascii="바탕" w:hAnsi="바탕" w:cs="굴림" w:hint="eastAsia"/>
            <w:lang w:val="en-US"/>
          </w:rPr>
          <w:t>인센티브단가</w:t>
        </w:r>
      </w:ins>
      <w:ins w:id="3130" w:author="박 진상" w:date="2019-10-09T14:15:00Z">
        <w:r w:rsidR="00025A47" w:rsidRPr="002646CB">
          <w:rPr>
            <w:rFonts w:ascii="바탕" w:hAnsi="바탕" w:cs="굴림" w:hint="eastAsia"/>
            <w:lang w:val="en-US"/>
          </w:rPr>
          <w:t>의</w:t>
        </w:r>
        <w:r w:rsidR="00025A47" w:rsidRPr="002646CB">
          <w:rPr>
            <w:rFonts w:ascii="바탕" w:hAnsi="바탕" w:cs="굴림"/>
            <w:lang w:val="en-US"/>
          </w:rPr>
          <w:t xml:space="preserve"> </w:t>
        </w:r>
        <w:r w:rsidR="00025A47" w:rsidRPr="002646CB">
          <w:rPr>
            <w:rFonts w:ascii="바탕" w:hAnsi="바탕" w:cs="굴림" w:hint="eastAsia"/>
            <w:lang w:val="en-US"/>
          </w:rPr>
          <w:t>배수로</w:t>
        </w:r>
        <w:r w:rsidR="00025A47" w:rsidRPr="002646CB">
          <w:rPr>
            <w:rFonts w:ascii="바탕" w:hAnsi="바탕" w:cs="굴림"/>
            <w:lang w:val="en-US"/>
          </w:rPr>
          <w:t xml:space="preserve"> </w:t>
        </w:r>
      </w:ins>
      <w:ins w:id="3131" w:author="Windows 사용자" w:date="2019-10-18T10:14:00Z">
        <w:r w:rsidR="009744C0" w:rsidRPr="002646CB">
          <w:rPr>
            <w:rFonts w:hint="eastAsia"/>
            <w:rPrChange w:id="3132" w:author="ETRI-김종원" w:date="2019-12-10T10:44:00Z">
              <w:rPr>
                <w:rFonts w:hint="eastAsia"/>
                <w:highlight w:val="yellow"/>
              </w:rPr>
            </w:rPrChange>
          </w:rPr>
          <w:t>사용됨</w:t>
        </w:r>
      </w:ins>
      <w:ins w:id="3133" w:author="박 진상" w:date="2019-10-09T14:15:00Z">
        <w:del w:id="3134" w:author="Windows 사용자" w:date="2019-10-18T10:14:00Z">
          <w:r w:rsidR="00025A47" w:rsidRPr="002646CB" w:rsidDel="009744C0">
            <w:rPr>
              <w:rFonts w:ascii="바탕" w:hAnsi="바탕" w:cs="굴림" w:hint="eastAsia"/>
              <w:lang w:val="en-US"/>
            </w:rPr>
            <w:delText>표현됨</w:delText>
          </w:r>
        </w:del>
      </w:ins>
      <w:ins w:id="3135" w:author="박 진상" w:date="2019-10-09T13:18:00Z">
        <w:del w:id="3136" w:author="Windows 사용자" w:date="2019-10-18T10:14:00Z">
          <w:r w:rsidRPr="002646CB" w:rsidDel="009744C0">
            <w:delText xml:space="preserve"> </w:delText>
          </w:r>
        </w:del>
      </w:ins>
    </w:p>
    <w:p w14:paraId="239B04C0" w14:textId="50F0808A" w:rsidR="005766F9" w:rsidRPr="002646CB" w:rsidRDefault="005766F9" w:rsidP="005766F9">
      <w:pPr>
        <w:rPr>
          <w:ins w:id="3137" w:author="박 진상" w:date="2019-10-09T13:18:00Z"/>
        </w:rPr>
      </w:pPr>
      <w:ins w:id="3138" w:author="박 진상" w:date="2019-10-09T13:18:00Z">
        <w:r w:rsidRPr="002646CB">
          <w:rPr>
            <w:rFonts w:eastAsia="돋움" w:cs="Arial" w:hint="eastAsia"/>
            <w:b/>
            <w:lang w:val="en-US"/>
          </w:rPr>
          <w:t>비고</w:t>
        </w:r>
        <w:r w:rsidRPr="002646CB">
          <w:rPr>
            <w:rFonts w:ascii="바탕" w:hAnsi="바탕" w:cs="굴림"/>
            <w:b/>
            <w:lang w:val="en-US"/>
          </w:rPr>
          <w:t xml:space="preserve"> </w:t>
        </w:r>
        <w:r w:rsidRPr="002646CB">
          <w:rPr>
            <w:rFonts w:cs="Arial"/>
            <w:lang w:val="en-US"/>
          </w:rPr>
          <w:t>2</w:t>
        </w:r>
        <w:r w:rsidRPr="002646CB">
          <w:rPr>
            <w:rFonts w:ascii="바탕" w:hAnsi="바탕" w:cs="굴림"/>
            <w:lang w:val="en-US"/>
          </w:rPr>
          <w:tab/>
        </w:r>
      </w:ins>
      <w:ins w:id="3139" w:author="ETRI-김종원" w:date="2019-11-04T20:33:00Z">
        <w:r w:rsidR="00E62138" w:rsidRPr="002646CB">
          <w:rPr>
            <w:rFonts w:ascii="바탕" w:hAnsi="바탕" w:cs="굴림" w:hint="eastAsia"/>
            <w:lang w:val="en-US"/>
          </w:rPr>
          <w:t>부속서</w:t>
        </w:r>
        <w:r w:rsidR="00E62138" w:rsidRPr="002646CB">
          <w:rPr>
            <w:rFonts w:ascii="바탕" w:hAnsi="바탕" w:cs="굴림"/>
            <w:lang w:val="en-US"/>
          </w:rPr>
          <w:t xml:space="preserve"> A.</w:t>
        </w:r>
      </w:ins>
      <w:ins w:id="3140" w:author="박 진상" w:date="2019-10-09T14:16:00Z">
        <w:del w:id="3141" w:author="ETRI-김종원" w:date="2019-11-04T20:33:00Z">
          <w:r w:rsidR="00025A47" w:rsidRPr="002646CB" w:rsidDel="00E62138">
            <w:rPr>
              <w:rFonts w:ascii="바탕" w:hAnsi="바탕" w:cs="굴림" w:hint="eastAsia"/>
              <w:lang w:val="en-US"/>
            </w:rPr>
            <w:delText>본문</w:delText>
          </w:r>
          <w:r w:rsidR="00025A47" w:rsidRPr="002646CB" w:rsidDel="00E62138">
            <w:rPr>
              <w:rFonts w:ascii="바탕" w:hAnsi="바탕" w:cs="굴림"/>
              <w:lang w:val="en-US"/>
            </w:rPr>
            <w:delText xml:space="preserve"> 7-</w:delText>
          </w:r>
        </w:del>
      </w:ins>
      <w:ins w:id="3142" w:author="박 진상" w:date="2019-10-28T21:39:00Z">
        <w:r w:rsidR="009D2574" w:rsidRPr="002646CB">
          <w:rPr>
            <w:rFonts w:ascii="바탕" w:hAnsi="바탕" w:cs="굴림"/>
            <w:lang w:val="en-US"/>
          </w:rPr>
          <w:t>2</w:t>
        </w:r>
      </w:ins>
      <w:ins w:id="3143" w:author="박 진상" w:date="2019-10-09T14:16:00Z">
        <w:r w:rsidR="00025A47" w:rsidRPr="002646CB">
          <w:rPr>
            <w:rFonts w:ascii="바탕" w:hAnsi="바탕" w:cs="굴림" w:hint="eastAsia"/>
            <w:lang w:val="en-US"/>
          </w:rPr>
          <w:t>절</w:t>
        </w:r>
        <w:r w:rsidR="00025A47" w:rsidRPr="002646CB">
          <w:rPr>
            <w:rFonts w:ascii="바탕" w:hAnsi="바탕" w:cs="굴림"/>
            <w:lang w:val="en-US"/>
          </w:rPr>
          <w:t xml:space="preserve"> </w:t>
        </w:r>
        <w:r w:rsidR="00025A47" w:rsidRPr="002646CB">
          <w:rPr>
            <w:rFonts w:ascii="바탕" w:hAnsi="바탕" w:cs="굴림" w:hint="eastAsia"/>
            <w:lang w:val="en-US"/>
          </w:rPr>
          <w:t>참조</w:t>
        </w:r>
      </w:ins>
      <w:ins w:id="3144" w:author="박 진상" w:date="2019-10-09T13:18:00Z">
        <w:r w:rsidRPr="002646CB">
          <w:t xml:space="preserve"> </w:t>
        </w:r>
      </w:ins>
    </w:p>
    <w:p w14:paraId="0D1206B4" w14:textId="77777777" w:rsidR="005766F9" w:rsidRPr="002646CB" w:rsidRDefault="005766F9" w:rsidP="005766F9">
      <w:pPr>
        <w:rPr>
          <w:ins w:id="3145" w:author="박 진상" w:date="2019-10-09T13:18:00Z"/>
        </w:rPr>
      </w:pPr>
    </w:p>
    <w:p w14:paraId="2CC3DD9B" w14:textId="77777777" w:rsidR="00D00AD0" w:rsidRPr="002646CB" w:rsidRDefault="00D00AD0" w:rsidP="00E25847">
      <w:pPr>
        <w:pStyle w:val="34"/>
        <w:rPr>
          <w:ins w:id="3146" w:author="박 진상" w:date="2019-10-08T07:03:00Z"/>
          <w:rFonts w:cs="Arial"/>
          <w:lang w:val="en-GB" w:eastAsia="ko-KR"/>
        </w:rPr>
      </w:pPr>
    </w:p>
    <w:p w14:paraId="25B3B482" w14:textId="47413C31" w:rsidR="00E25847" w:rsidRPr="002646CB" w:rsidRDefault="00DC4888">
      <w:pPr>
        <w:rPr>
          <w:ins w:id="3147" w:author="박 진상" w:date="2019-10-08T07:08:00Z"/>
          <w:rFonts w:ascii="돋움" w:hAnsi="돋움"/>
          <w:rPrChange w:id="3148" w:author="ETRI-김종원" w:date="2019-12-10T10:44:00Z">
            <w:rPr>
              <w:ins w:id="3149" w:author="박 진상" w:date="2019-10-08T07:08:00Z"/>
              <w:bCs/>
            </w:rPr>
          </w:rPrChange>
        </w:rPr>
        <w:pPrChange w:id="3150" w:author="박 진상" w:date="2019-10-28T08:00:00Z">
          <w:pPr>
            <w:pStyle w:val="34"/>
            <w:numPr>
              <w:ilvl w:val="0"/>
              <w:numId w:val="0"/>
            </w:numPr>
            <w:tabs>
              <w:tab w:val="clear" w:pos="0"/>
            </w:tabs>
          </w:pPr>
        </w:pPrChange>
      </w:pPr>
      <w:ins w:id="3151" w:author="박 진상" w:date="2019-10-28T18:24:00Z">
        <w:r w:rsidRPr="002646CB">
          <w:rPr>
            <w:rFonts w:ascii="돋움" w:eastAsia="돋움" w:hAnsi="돋움" w:hint="eastAsia"/>
            <w:b/>
            <w:rPrChange w:id="3152" w:author="ETRI-김종원" w:date="2019-12-10T10:44:00Z">
              <w:rPr>
                <w:rFonts w:hint="eastAsia"/>
                <w:b w:val="0"/>
                <w:bCs/>
              </w:rPr>
            </w:rPrChange>
          </w:rPr>
          <w:t>변동</w:t>
        </w:r>
      </w:ins>
      <w:ins w:id="3153" w:author="박 진상" w:date="2019-10-08T06:37:00Z">
        <w:r w:rsidR="00E25847" w:rsidRPr="002646CB">
          <w:rPr>
            <w:rFonts w:ascii="돋움" w:eastAsia="돋움" w:hAnsi="돋움" w:hint="eastAsia"/>
            <w:b/>
            <w:rPrChange w:id="3154" w:author="ETRI-김종원" w:date="2019-12-10T10:44:00Z">
              <w:rPr>
                <w:rFonts w:hint="eastAsia"/>
                <w:b w:val="0"/>
              </w:rPr>
            </w:rPrChange>
          </w:rPr>
          <w:t>지표</w:t>
        </w:r>
        <w:r w:rsidR="00E25847" w:rsidRPr="002646CB">
          <w:rPr>
            <w:rFonts w:ascii="돋움" w:eastAsia="돋움" w:hAnsi="돋움"/>
            <w:b/>
            <w:rPrChange w:id="3155" w:author="ETRI-김종원" w:date="2019-12-10T10:44:00Z">
              <w:rPr>
                <w:b w:val="0"/>
              </w:rPr>
            </w:rPrChange>
          </w:rPr>
          <w:t xml:space="preserve"> </w:t>
        </w:r>
      </w:ins>
      <w:ins w:id="3156" w:author="박 진상" w:date="2019-10-29T12:15:00Z">
        <w:r w:rsidR="005B6627" w:rsidRPr="002646CB">
          <w:rPr>
            <w:rFonts w:ascii="돋움" w:eastAsia="돋움" w:hAnsi="돋움" w:hint="eastAsia"/>
            <w:b/>
            <w:rPrChange w:id="3157" w:author="ETRI-김종원" w:date="2019-12-10T10:44:00Z">
              <w:rPr>
                <w:rFonts w:hint="eastAsia"/>
                <w:b w:val="0"/>
                <w:bCs/>
              </w:rPr>
            </w:rPrChange>
          </w:rPr>
          <w:t>인센티브지급률</w:t>
        </w:r>
      </w:ins>
      <w:ins w:id="3158" w:author="박 진상" w:date="2019-10-08T06:37:00Z">
        <w:r w:rsidR="00E25847" w:rsidRPr="002646CB">
          <w:rPr>
            <w:rFonts w:ascii="돋움" w:eastAsia="돋움" w:hAnsi="돋움"/>
            <w:b/>
            <w:rPrChange w:id="3159" w:author="ETRI-김종원" w:date="2019-12-10T10:44:00Z">
              <w:rPr>
                <w:b w:val="0"/>
              </w:rPr>
            </w:rPrChange>
          </w:rPr>
          <w:t xml:space="preserve">(Incentive Rate by </w:t>
        </w:r>
      </w:ins>
      <w:ins w:id="3160" w:author="박 진상" w:date="2019-10-15T20:02:00Z">
        <w:r w:rsidR="00E34BCB" w:rsidRPr="002646CB">
          <w:rPr>
            <w:rFonts w:ascii="돋움" w:eastAsia="돋움" w:hAnsi="돋움"/>
            <w:b/>
            <w:rPrChange w:id="3161" w:author="ETRI-김종원" w:date="2019-12-10T10:44:00Z">
              <w:rPr>
                <w:rFonts w:cs="Arial"/>
                <w:b w:val="0"/>
                <w:highlight w:val="yellow"/>
              </w:rPr>
            </w:rPrChange>
          </w:rPr>
          <w:t>Variance</w:t>
        </w:r>
      </w:ins>
      <w:ins w:id="3162" w:author="박 진상" w:date="2019-10-08T06:37:00Z">
        <w:r w:rsidR="00E25847" w:rsidRPr="002646CB">
          <w:rPr>
            <w:rFonts w:ascii="돋움" w:eastAsia="돋움" w:hAnsi="돋움"/>
            <w:b/>
            <w:rPrChange w:id="3163" w:author="ETRI-김종원" w:date="2019-12-10T10:44:00Z">
              <w:rPr>
                <w:b w:val="0"/>
              </w:rPr>
            </w:rPrChange>
          </w:rPr>
          <w:t xml:space="preserve"> Index; IR</w:t>
        </w:r>
      </w:ins>
      <w:ins w:id="3164" w:author="박 진상" w:date="2019-10-15T20:04:00Z">
        <w:r w:rsidR="00E34BCB" w:rsidRPr="002646CB">
          <w:rPr>
            <w:rFonts w:ascii="돋움" w:eastAsia="돋움" w:hAnsi="돋움"/>
            <w:b/>
            <w:rPrChange w:id="3165" w:author="ETRI-김종원" w:date="2019-12-10T10:44:00Z">
              <w:rPr>
                <w:rFonts w:cs="Arial"/>
                <w:b w:val="0"/>
                <w:highlight w:val="yellow"/>
              </w:rPr>
            </w:rPrChange>
          </w:rPr>
          <w:t>V</w:t>
        </w:r>
      </w:ins>
      <w:ins w:id="3166" w:author="박 진상" w:date="2019-10-08T06:37:00Z">
        <w:r w:rsidR="00E25847" w:rsidRPr="002646CB">
          <w:rPr>
            <w:rFonts w:ascii="돋움" w:eastAsia="돋움" w:hAnsi="돋움"/>
            <w:b/>
            <w:rPrChange w:id="3167" w:author="ETRI-김종원" w:date="2019-12-10T10:44:00Z">
              <w:rPr>
                <w:b w:val="0"/>
              </w:rPr>
            </w:rPrChange>
          </w:rPr>
          <w:t>I)</w:t>
        </w:r>
      </w:ins>
      <w:ins w:id="3168" w:author="박 진상" w:date="2019-10-15T20:03:00Z">
        <w:del w:id="3169" w:author="Windows 사용자" w:date="2019-10-18T10:16:00Z">
          <w:r w:rsidR="00E34BCB" w:rsidRPr="002646CB" w:rsidDel="009744C0">
            <w:rPr>
              <w:rFonts w:ascii="돋움" w:eastAsia="돋움" w:hAnsi="돋움"/>
              <w:b/>
              <w:rPrChange w:id="3170" w:author="ETRI-김종원" w:date="2019-12-10T10:44:00Z">
                <w:rPr>
                  <w:rFonts w:cs="Arial"/>
                  <w:b w:val="0"/>
                  <w:highlight w:val="yellow"/>
                </w:rPr>
              </w:rPrChange>
            </w:rPr>
            <w:delText xml:space="preserve"> </w:delText>
          </w:r>
          <w:r w:rsidR="00E34BCB" w:rsidRPr="002646CB" w:rsidDel="009744C0">
            <w:rPr>
              <w:rFonts w:ascii="돋움" w:eastAsia="돋움" w:hAnsi="돋움"/>
              <w:b/>
              <w:rPrChange w:id="3171" w:author="ETRI-김종원" w:date="2019-12-10T10:44:00Z">
                <w:rPr>
                  <w:rFonts w:cs="Arial"/>
                  <w:b w:val="0"/>
                  <w:highlight w:val="yellow"/>
                </w:rPr>
              </w:rPrChange>
            </w:rPr>
            <w:sym w:font="Wingdings" w:char="F0E8"/>
          </w:r>
          <w:r w:rsidR="00E34BCB" w:rsidRPr="002646CB" w:rsidDel="009744C0">
            <w:rPr>
              <w:rFonts w:ascii="돋움" w:eastAsia="돋움" w:hAnsi="돋움"/>
              <w:b/>
              <w:rPrChange w:id="3172" w:author="ETRI-김종원" w:date="2019-12-10T10:44:00Z">
                <w:rPr>
                  <w:rFonts w:cs="Arial"/>
                  <w:b w:val="0"/>
                  <w:highlight w:val="yellow"/>
                </w:rPr>
              </w:rPrChange>
            </w:rPr>
            <w:delText xml:space="preserve"> </w:delText>
          </w:r>
          <w:r w:rsidR="00E34BCB" w:rsidRPr="002646CB" w:rsidDel="009744C0">
            <w:rPr>
              <w:rFonts w:ascii="돋움" w:eastAsia="돋움" w:hAnsi="돋움" w:hint="eastAsia"/>
              <w:b/>
              <w:rPrChange w:id="3173" w:author="ETRI-김종원" w:date="2019-12-10T10:44:00Z">
                <w:rPr>
                  <w:rFonts w:cs="Arial" w:hint="eastAsia"/>
                  <w:b w:val="0"/>
                  <w:highlight w:val="yellow"/>
                </w:rPr>
              </w:rPrChange>
            </w:rPr>
            <w:delText>재정의필요</w:delText>
          </w:r>
        </w:del>
      </w:ins>
    </w:p>
    <w:p w14:paraId="6191F046" w14:textId="32322EEB" w:rsidR="009744C0" w:rsidRPr="002646CB" w:rsidRDefault="009744C0" w:rsidP="009744C0">
      <w:pPr>
        <w:rPr>
          <w:ins w:id="3174" w:author="Windows 사용자" w:date="2019-10-18T10:16:00Z"/>
          <w:rPrChange w:id="3175" w:author="ETRI-김종원" w:date="2019-12-10T10:44:00Z">
            <w:rPr>
              <w:ins w:id="3176" w:author="Windows 사용자" w:date="2019-10-18T10:16:00Z"/>
              <w:highlight w:val="yellow"/>
            </w:rPr>
          </w:rPrChange>
        </w:rPr>
      </w:pPr>
      <w:ins w:id="3177" w:author="Windows 사용자" w:date="2019-10-18T10:16:00Z">
        <w:r w:rsidRPr="002646CB">
          <w:rPr>
            <w:rPrChange w:id="3178" w:author="ETRI-김종원" w:date="2019-12-10T10:44:00Z">
              <w:rPr>
                <w:highlight w:val="yellow"/>
              </w:rPr>
            </w:rPrChange>
          </w:rPr>
          <w:t>CES-MG</w:t>
        </w:r>
        <w:r w:rsidRPr="002646CB">
          <w:rPr>
            <w:rFonts w:hint="eastAsia"/>
            <w:rPrChange w:id="3179" w:author="ETRI-김종원" w:date="2019-12-10T10:44:00Z">
              <w:rPr>
                <w:rFonts w:hint="eastAsia"/>
                <w:highlight w:val="yellow"/>
              </w:rPr>
            </w:rPrChange>
          </w:rPr>
          <w:t>의</w:t>
        </w:r>
        <w:r w:rsidRPr="002646CB">
          <w:rPr>
            <w:rPrChange w:id="3180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3181" w:author="ETRI-김종원" w:date="2019-12-10T10:44:00Z">
              <w:rPr>
                <w:rFonts w:hint="eastAsia"/>
                <w:highlight w:val="yellow"/>
              </w:rPr>
            </w:rPrChange>
          </w:rPr>
          <w:t>태양광발전</w:t>
        </w:r>
        <w:r w:rsidRPr="002646CB">
          <w:rPr>
            <w:rPrChange w:id="3182" w:author="ETRI-김종원" w:date="2019-12-10T10:44:00Z">
              <w:rPr>
                <w:highlight w:val="yellow"/>
              </w:rPr>
            </w:rPrChange>
          </w:rPr>
          <w:t>-</w:t>
        </w:r>
        <w:r w:rsidRPr="002646CB">
          <w:rPr>
            <w:rFonts w:hint="eastAsia"/>
            <w:rPrChange w:id="3183" w:author="ETRI-김종원" w:date="2019-12-10T10:44:00Z">
              <w:rPr>
                <w:rFonts w:hint="eastAsia"/>
                <w:highlight w:val="yellow"/>
              </w:rPr>
            </w:rPrChange>
          </w:rPr>
          <w:t>전기에너지저장장치</w:t>
        </w:r>
        <w:r w:rsidRPr="002646CB">
          <w:rPr>
            <w:rPrChange w:id="3184" w:author="ETRI-김종원" w:date="2019-12-10T10:44:00Z">
              <w:rPr>
                <w:highlight w:val="yellow"/>
              </w:rPr>
            </w:rPrChange>
          </w:rPr>
          <w:t xml:space="preserve"> </w:t>
        </w:r>
        <w:del w:id="3185" w:author="박 진상" w:date="2019-10-28T18:28:00Z">
          <w:r w:rsidRPr="002646CB" w:rsidDel="00DC4888">
            <w:rPr>
              <w:rFonts w:hint="eastAsia"/>
              <w:rPrChange w:id="3186" w:author="ETRI-김종원" w:date="2019-12-10T10:44:00Z">
                <w:rPr>
                  <w:rFonts w:hint="eastAsia"/>
                  <w:highlight w:val="yellow"/>
                </w:rPr>
              </w:rPrChange>
            </w:rPr>
            <w:delText>연계</w:delText>
          </w:r>
          <w:r w:rsidRPr="002646CB" w:rsidDel="00DC4888">
            <w:rPr>
              <w:rPrChange w:id="3187" w:author="ETRI-김종원" w:date="2019-12-10T10:44:00Z">
                <w:rPr>
                  <w:highlight w:val="yellow"/>
                </w:rPr>
              </w:rPrChange>
            </w:rPr>
            <w:delText xml:space="preserve"> </w:delText>
          </w:r>
          <w:r w:rsidRPr="002646CB" w:rsidDel="00DC4888">
            <w:rPr>
              <w:rFonts w:hint="eastAsia"/>
              <w:rPrChange w:id="3188" w:author="ETRI-김종원" w:date="2019-12-10T10:44:00Z">
                <w:rPr>
                  <w:rFonts w:hint="eastAsia"/>
                  <w:highlight w:val="yellow"/>
                </w:rPr>
              </w:rPrChange>
            </w:rPr>
            <w:delText>시스템</w:delText>
          </w:r>
        </w:del>
      </w:ins>
      <w:ins w:id="3189" w:author="박 진상" w:date="2019-10-28T18:28:00Z">
        <w:r w:rsidR="00DC4888" w:rsidRPr="002646CB">
          <w:rPr>
            <w:rFonts w:hint="eastAsia"/>
          </w:rPr>
          <w:t>연계시스템</w:t>
        </w:r>
      </w:ins>
      <w:ins w:id="3190" w:author="Windows 사용자" w:date="2019-10-18T10:16:00Z">
        <w:r w:rsidRPr="002646CB">
          <w:rPr>
            <w:rFonts w:hint="eastAsia"/>
            <w:rPrChange w:id="3191" w:author="ETRI-김종원" w:date="2019-12-10T10:44:00Z">
              <w:rPr>
                <w:rFonts w:hint="eastAsia"/>
                <w:highlight w:val="yellow"/>
              </w:rPr>
            </w:rPrChange>
          </w:rPr>
          <w:t>이</w:t>
        </w:r>
        <w:r w:rsidRPr="002646CB">
          <w:rPr>
            <w:rPrChange w:id="3192" w:author="ETRI-김종원" w:date="2019-12-10T10:44:00Z">
              <w:rPr>
                <w:highlight w:val="yellow"/>
              </w:rPr>
            </w:rPrChange>
          </w:rPr>
          <w:t xml:space="preserve"> </w:t>
        </w:r>
      </w:ins>
      <w:ins w:id="3193" w:author="ETRI-김종원" w:date="2019-11-04T20:33:00Z">
        <w:r w:rsidR="00E62138" w:rsidRPr="002646CB">
          <w:rPr>
            <w:rFonts w:hint="eastAsia"/>
          </w:rPr>
          <w:t>변동</w:t>
        </w:r>
      </w:ins>
      <w:ins w:id="3194" w:author="Windows 사용자" w:date="2019-10-18T10:16:00Z">
        <w:del w:id="3195" w:author="ETRI-김종원" w:date="2019-11-04T20:33:00Z">
          <w:r w:rsidRPr="002646CB" w:rsidDel="00E62138">
            <w:rPr>
              <w:rFonts w:hint="eastAsia"/>
              <w:rPrChange w:id="3196" w:author="ETRI-김종원" w:date="2019-12-10T10:44:00Z">
                <w:rPr>
                  <w:rFonts w:hint="eastAsia"/>
                  <w:highlight w:val="yellow"/>
                </w:rPr>
              </w:rPrChange>
            </w:rPr>
            <w:delText>유연</w:delText>
          </w:r>
        </w:del>
        <w:del w:id="3197" w:author="박 진상" w:date="2019-10-29T12:14:00Z">
          <w:r w:rsidRPr="002646CB" w:rsidDel="005B6627">
            <w:rPr>
              <w:rFonts w:hint="eastAsia"/>
              <w:rPrChange w:id="3198" w:author="ETRI-김종원" w:date="2019-12-10T10:44:00Z">
                <w:rPr>
                  <w:rFonts w:hint="eastAsia"/>
                  <w:highlight w:val="yellow"/>
                </w:rPr>
              </w:rPrChange>
            </w:rPr>
            <w:delText>성</w:delText>
          </w:r>
          <w:r w:rsidRPr="002646CB" w:rsidDel="005B6627">
            <w:rPr>
              <w:rPrChange w:id="3199" w:author="ETRI-김종원" w:date="2019-12-10T10:44:00Z">
                <w:rPr>
                  <w:highlight w:val="yellow"/>
                </w:rPr>
              </w:rPrChange>
            </w:rPr>
            <w:delText xml:space="preserve"> </w:delText>
          </w:r>
        </w:del>
        <w:r w:rsidRPr="002646CB">
          <w:rPr>
            <w:rFonts w:hint="eastAsia"/>
            <w:rPrChange w:id="3200" w:author="ETRI-김종원" w:date="2019-12-10T10:44:00Z">
              <w:rPr>
                <w:rFonts w:hint="eastAsia"/>
                <w:highlight w:val="yellow"/>
              </w:rPr>
            </w:rPrChange>
          </w:rPr>
          <w:t>지표가</w:t>
        </w:r>
        <w:r w:rsidRPr="002646CB">
          <w:rPr>
            <w:rPrChange w:id="3201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3202" w:author="ETRI-김종원" w:date="2019-12-10T10:44:00Z">
              <w:rPr>
                <w:rFonts w:hint="eastAsia"/>
                <w:highlight w:val="yellow"/>
              </w:rPr>
            </w:rPrChange>
          </w:rPr>
          <w:t>좋은</w:t>
        </w:r>
        <w:r w:rsidRPr="002646CB">
          <w:rPr>
            <w:rPrChange w:id="3203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3204" w:author="ETRI-김종원" w:date="2019-12-10T10:44:00Z">
              <w:rPr>
                <w:rFonts w:hint="eastAsia"/>
                <w:highlight w:val="yellow"/>
              </w:rPr>
            </w:rPrChange>
          </w:rPr>
          <w:t>운영을</w:t>
        </w:r>
        <w:r w:rsidRPr="002646CB">
          <w:rPr>
            <w:rPrChange w:id="3205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3206" w:author="ETRI-김종원" w:date="2019-12-10T10:44:00Z">
              <w:rPr>
                <w:rFonts w:hint="eastAsia"/>
                <w:highlight w:val="yellow"/>
              </w:rPr>
            </w:rPrChange>
          </w:rPr>
          <w:t>하는</w:t>
        </w:r>
        <w:r w:rsidRPr="002646CB">
          <w:rPr>
            <w:rPrChange w:id="3207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3208" w:author="ETRI-김종원" w:date="2019-12-10T10:44:00Z">
              <w:rPr>
                <w:rFonts w:hint="eastAsia"/>
                <w:highlight w:val="yellow"/>
              </w:rPr>
            </w:rPrChange>
          </w:rPr>
          <w:t>경우에</w:t>
        </w:r>
        <w:r w:rsidRPr="002646CB">
          <w:rPr>
            <w:rPrChange w:id="3209" w:author="ETRI-김종원" w:date="2019-12-10T10:44:00Z">
              <w:rPr>
                <w:highlight w:val="yellow"/>
              </w:rPr>
            </w:rPrChange>
          </w:rPr>
          <w:t xml:space="preserve"> </w:t>
        </w:r>
      </w:ins>
      <w:ins w:id="3210" w:author="ETRI-김종원" w:date="2019-11-04T20:33:00Z">
        <w:r w:rsidR="00E62138" w:rsidRPr="002646CB">
          <w:rPr>
            <w:rFonts w:hint="eastAsia"/>
          </w:rPr>
          <w:t>변동</w:t>
        </w:r>
      </w:ins>
      <w:ins w:id="3211" w:author="Windows 사용자" w:date="2019-10-18T10:16:00Z">
        <w:del w:id="3212" w:author="ETRI-김종원" w:date="2019-11-04T20:33:00Z">
          <w:r w:rsidRPr="002646CB" w:rsidDel="00E62138">
            <w:rPr>
              <w:rFonts w:hint="eastAsia"/>
              <w:rPrChange w:id="3213" w:author="ETRI-김종원" w:date="2019-12-10T10:44:00Z">
                <w:rPr>
                  <w:rFonts w:hint="eastAsia"/>
                  <w:highlight w:val="yellow"/>
                </w:rPr>
              </w:rPrChange>
            </w:rPr>
            <w:delText>유연</w:delText>
          </w:r>
        </w:del>
        <w:del w:id="3214" w:author="박 진상" w:date="2019-10-29T12:14:00Z">
          <w:r w:rsidRPr="002646CB" w:rsidDel="005B6627">
            <w:rPr>
              <w:rFonts w:hint="eastAsia"/>
              <w:rPrChange w:id="3215" w:author="ETRI-김종원" w:date="2019-12-10T10:44:00Z">
                <w:rPr>
                  <w:rFonts w:hint="eastAsia"/>
                  <w:highlight w:val="yellow"/>
                </w:rPr>
              </w:rPrChange>
            </w:rPr>
            <w:delText>성</w:delText>
          </w:r>
          <w:r w:rsidRPr="002646CB" w:rsidDel="005B6627">
            <w:rPr>
              <w:rPrChange w:id="3216" w:author="ETRI-김종원" w:date="2019-12-10T10:44:00Z">
                <w:rPr>
                  <w:highlight w:val="yellow"/>
                </w:rPr>
              </w:rPrChange>
            </w:rPr>
            <w:delText xml:space="preserve"> </w:delText>
          </w:r>
        </w:del>
        <w:r w:rsidRPr="002646CB">
          <w:rPr>
            <w:rFonts w:hint="eastAsia"/>
            <w:rPrChange w:id="3217" w:author="ETRI-김종원" w:date="2019-12-10T10:44:00Z">
              <w:rPr>
                <w:rFonts w:hint="eastAsia"/>
                <w:highlight w:val="yellow"/>
              </w:rPr>
            </w:rPrChange>
          </w:rPr>
          <w:t>지표의</w:t>
        </w:r>
        <w:r w:rsidRPr="002646CB">
          <w:rPr>
            <w:rPrChange w:id="3218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3219" w:author="ETRI-김종원" w:date="2019-12-10T10:44:00Z">
              <w:rPr>
                <w:rFonts w:hint="eastAsia"/>
                <w:highlight w:val="yellow"/>
              </w:rPr>
            </w:rPrChange>
          </w:rPr>
          <w:t>값에</w:t>
        </w:r>
        <w:r w:rsidRPr="002646CB">
          <w:rPr>
            <w:rPrChange w:id="3220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3221" w:author="ETRI-김종원" w:date="2019-12-10T10:44:00Z">
              <w:rPr>
                <w:rFonts w:hint="eastAsia"/>
                <w:highlight w:val="yellow"/>
              </w:rPr>
            </w:rPrChange>
          </w:rPr>
          <w:t>대응하여</w:t>
        </w:r>
        <w:r w:rsidRPr="002646CB">
          <w:rPr>
            <w:rPrChange w:id="3222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3223" w:author="ETRI-김종원" w:date="2019-12-10T10:44:00Z">
              <w:rPr>
                <w:rFonts w:hint="eastAsia"/>
                <w:highlight w:val="yellow"/>
              </w:rPr>
            </w:rPrChange>
          </w:rPr>
          <w:t>인센티브를</w:t>
        </w:r>
        <w:r w:rsidRPr="002646CB">
          <w:rPr>
            <w:rPrChange w:id="3224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3225" w:author="ETRI-김종원" w:date="2019-12-10T10:44:00Z">
              <w:rPr>
                <w:rFonts w:hint="eastAsia"/>
                <w:highlight w:val="yellow"/>
              </w:rPr>
            </w:rPrChange>
          </w:rPr>
          <w:t>지급하기</w:t>
        </w:r>
        <w:r w:rsidRPr="002646CB">
          <w:rPr>
            <w:rPrChange w:id="3226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3227" w:author="ETRI-김종원" w:date="2019-12-10T10:44:00Z">
              <w:rPr>
                <w:rFonts w:hint="eastAsia"/>
                <w:highlight w:val="yellow"/>
              </w:rPr>
            </w:rPrChange>
          </w:rPr>
          <w:t>위한</w:t>
        </w:r>
        <w:r w:rsidRPr="002646CB">
          <w:rPr>
            <w:rPrChange w:id="3228" w:author="ETRI-김종원" w:date="2019-12-10T10:44:00Z">
              <w:rPr>
                <w:highlight w:val="yellow"/>
              </w:rPr>
            </w:rPrChange>
          </w:rPr>
          <w:t xml:space="preserve"> </w:t>
        </w:r>
        <w:del w:id="3229" w:author="박 진상" w:date="2019-10-29T12:20:00Z">
          <w:r w:rsidRPr="002646CB" w:rsidDel="005B6627">
            <w:rPr>
              <w:rFonts w:hint="eastAsia"/>
              <w:rPrChange w:id="3230" w:author="ETRI-김종원" w:date="2019-12-10T10:44:00Z">
                <w:rPr>
                  <w:rFonts w:hint="eastAsia"/>
                  <w:highlight w:val="yellow"/>
                </w:rPr>
              </w:rPrChange>
            </w:rPr>
            <w:delText>인센티브</w:delText>
          </w:r>
          <w:r w:rsidRPr="002646CB" w:rsidDel="005B6627">
            <w:rPr>
              <w:rPrChange w:id="3231" w:author="ETRI-김종원" w:date="2019-12-10T10:44:00Z">
                <w:rPr>
                  <w:highlight w:val="yellow"/>
                </w:rPr>
              </w:rPrChange>
            </w:rPr>
            <w:delText xml:space="preserve"> </w:delText>
          </w:r>
          <w:r w:rsidRPr="002646CB" w:rsidDel="005B6627">
            <w:rPr>
              <w:rFonts w:hint="eastAsia"/>
              <w:rPrChange w:id="3232" w:author="ETRI-김종원" w:date="2019-12-10T10:44:00Z">
                <w:rPr>
                  <w:rFonts w:hint="eastAsia"/>
                  <w:highlight w:val="yellow"/>
                </w:rPr>
              </w:rPrChange>
            </w:rPr>
            <w:delText>단가</w:delText>
          </w:r>
        </w:del>
      </w:ins>
      <w:ins w:id="3233" w:author="박 진상" w:date="2019-10-29T12:20:00Z">
        <w:r w:rsidR="005B6627" w:rsidRPr="002646CB">
          <w:rPr>
            <w:rFonts w:hint="eastAsia"/>
          </w:rPr>
          <w:t>인센티브단가</w:t>
        </w:r>
      </w:ins>
      <w:ins w:id="3234" w:author="Windows 사용자" w:date="2019-10-18T10:16:00Z">
        <w:r w:rsidRPr="002646CB">
          <w:rPr>
            <w:rFonts w:hint="eastAsia"/>
            <w:rPrChange w:id="3235" w:author="ETRI-김종원" w:date="2019-12-10T10:44:00Z">
              <w:rPr>
                <w:rFonts w:hint="eastAsia"/>
                <w:highlight w:val="yellow"/>
              </w:rPr>
            </w:rPrChange>
          </w:rPr>
          <w:t>의</w:t>
        </w:r>
        <w:r w:rsidRPr="002646CB">
          <w:rPr>
            <w:rPrChange w:id="3236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3237" w:author="ETRI-김종원" w:date="2019-12-10T10:44:00Z">
              <w:rPr>
                <w:rFonts w:hint="eastAsia"/>
                <w:highlight w:val="yellow"/>
              </w:rPr>
            </w:rPrChange>
          </w:rPr>
          <w:t>비율</w:t>
        </w:r>
      </w:ins>
    </w:p>
    <w:p w14:paraId="1014C593" w14:textId="00AF5664" w:rsidR="00025A47" w:rsidRPr="002646CB" w:rsidDel="009744C0" w:rsidRDefault="00025A47" w:rsidP="00025A47">
      <w:pPr>
        <w:rPr>
          <w:ins w:id="3238" w:author="박 진상" w:date="2019-10-09T14:17:00Z"/>
          <w:del w:id="3239" w:author="Windows 사용자" w:date="2019-10-18T10:16:00Z"/>
        </w:rPr>
      </w:pPr>
      <w:ins w:id="3240" w:author="박 진상" w:date="2019-10-09T14:17:00Z">
        <w:del w:id="3241" w:author="Windows 사용자" w:date="2019-10-18T10:16:00Z">
          <w:r w:rsidRPr="002646CB" w:rsidDel="009744C0">
            <w:delText>CES-MG</w:delText>
          </w:r>
          <w:r w:rsidRPr="002646CB" w:rsidDel="009744C0">
            <w:rPr>
              <w:rFonts w:hint="eastAsia"/>
            </w:rPr>
            <w:delText>에서</w:delText>
          </w:r>
          <w:r w:rsidRPr="002646CB" w:rsidDel="009744C0">
            <w:delText xml:space="preserve"> </w:delText>
          </w:r>
          <w:r w:rsidRPr="002646CB" w:rsidDel="009744C0">
            <w:rPr>
              <w:rFonts w:hint="eastAsia"/>
            </w:rPr>
            <w:delText>태양광발전</w:delText>
          </w:r>
          <w:r w:rsidRPr="002646CB" w:rsidDel="009744C0">
            <w:delText>-</w:delText>
          </w:r>
          <w:r w:rsidRPr="002646CB" w:rsidDel="009744C0">
            <w:rPr>
              <w:rFonts w:hint="eastAsia"/>
            </w:rPr>
            <w:delText>전기에너지저장장치</w:delText>
          </w:r>
          <w:r w:rsidRPr="002646CB" w:rsidDel="009744C0">
            <w:delText xml:space="preserve"> </w:delText>
          </w:r>
          <w:r w:rsidRPr="002646CB" w:rsidDel="009744C0">
            <w:rPr>
              <w:rFonts w:hint="eastAsia"/>
            </w:rPr>
            <w:delText>연계</w:delText>
          </w:r>
          <w:r w:rsidRPr="002646CB" w:rsidDel="009744C0">
            <w:delText xml:space="preserve"> </w:delText>
          </w:r>
          <w:r w:rsidRPr="002646CB" w:rsidDel="009744C0">
            <w:rPr>
              <w:rFonts w:hint="eastAsia"/>
            </w:rPr>
            <w:delText>시스템에서</w:delText>
          </w:r>
          <w:r w:rsidRPr="002646CB" w:rsidDel="009744C0">
            <w:delText xml:space="preserve"> </w:delText>
          </w:r>
          <w:r w:rsidRPr="002646CB" w:rsidDel="009744C0">
            <w:rPr>
              <w:rFonts w:hint="eastAsia"/>
            </w:rPr>
            <w:delText>사</w:delText>
          </w:r>
        </w:del>
      </w:ins>
      <w:ins w:id="3242" w:author="박 진상" w:date="2019-10-09T14:20:00Z">
        <w:del w:id="3243" w:author="Windows 사용자" w:date="2019-10-18T10:16:00Z">
          <w:r w:rsidRPr="002646CB" w:rsidDel="009744C0">
            <w:rPr>
              <w:rFonts w:hint="eastAsia"/>
            </w:rPr>
            <w:delText>용</w:delText>
          </w:r>
        </w:del>
      </w:ins>
      <w:ins w:id="3244" w:author="박 진상" w:date="2019-10-09T14:17:00Z">
        <w:del w:id="3245" w:author="Windows 사용자" w:date="2019-10-18T10:16:00Z">
          <w:r w:rsidRPr="002646CB" w:rsidDel="009744C0">
            <w:rPr>
              <w:rFonts w:hint="eastAsia"/>
            </w:rPr>
            <w:delText>하는</w:delText>
          </w:r>
          <w:r w:rsidRPr="002646CB" w:rsidDel="009744C0">
            <w:delText xml:space="preserve"> </w:delText>
          </w:r>
          <w:r w:rsidRPr="002646CB" w:rsidDel="009744C0">
            <w:rPr>
              <w:rFonts w:hint="eastAsia"/>
            </w:rPr>
            <w:delText>인센티브</w:delText>
          </w:r>
          <w:r w:rsidRPr="002646CB" w:rsidDel="009744C0">
            <w:delText xml:space="preserve"> </w:delText>
          </w:r>
          <w:r w:rsidRPr="002646CB" w:rsidDel="009744C0">
            <w:rPr>
              <w:rFonts w:hint="eastAsia"/>
            </w:rPr>
            <w:delText>지급률의</w:delText>
          </w:r>
          <w:r w:rsidRPr="002646CB" w:rsidDel="009744C0">
            <w:delText xml:space="preserve"> </w:delText>
          </w:r>
          <w:r w:rsidRPr="002646CB" w:rsidDel="009744C0">
            <w:rPr>
              <w:rFonts w:hint="eastAsia"/>
            </w:rPr>
            <w:delText>하나</w:delText>
          </w:r>
        </w:del>
      </w:ins>
    </w:p>
    <w:p w14:paraId="07EC44C3" w14:textId="77777777" w:rsidR="00025A47" w:rsidRPr="002646CB" w:rsidRDefault="00025A47" w:rsidP="00025A47">
      <w:pPr>
        <w:rPr>
          <w:ins w:id="3246" w:author="박 진상" w:date="2019-10-09T14:17:00Z"/>
          <w:rFonts w:ascii="바탕" w:hAnsi="바탕" w:cs="굴림"/>
          <w:b/>
          <w:rPrChange w:id="3247" w:author="ETRI-김종원" w:date="2019-12-10T10:44:00Z">
            <w:rPr>
              <w:ins w:id="3248" w:author="박 진상" w:date="2019-10-09T14:17:00Z"/>
              <w:rFonts w:ascii="바탕" w:hAnsi="바탕" w:cs="굴림"/>
              <w:b/>
              <w:lang w:val="en-US"/>
            </w:rPr>
          </w:rPrChange>
        </w:rPr>
      </w:pPr>
    </w:p>
    <w:p w14:paraId="0E16B4B3" w14:textId="742A15FB" w:rsidR="00025A47" w:rsidRPr="002646CB" w:rsidRDefault="00025A47" w:rsidP="00025A47">
      <w:pPr>
        <w:ind w:left="852" w:hangingChars="434" w:hanging="852"/>
        <w:rPr>
          <w:ins w:id="3249" w:author="박 진상" w:date="2019-10-09T14:17:00Z"/>
        </w:rPr>
      </w:pPr>
      <w:ins w:id="3250" w:author="박 진상" w:date="2019-10-09T14:17:00Z">
        <w:r w:rsidRPr="002646CB">
          <w:rPr>
            <w:rFonts w:eastAsia="돋움" w:cs="Arial" w:hint="eastAsia"/>
            <w:b/>
            <w:lang w:val="en-US"/>
          </w:rPr>
          <w:t>비고</w:t>
        </w:r>
        <w:r w:rsidRPr="002646CB">
          <w:rPr>
            <w:rFonts w:ascii="바탕" w:hAnsi="바탕" w:cs="굴림"/>
            <w:b/>
            <w:lang w:val="en-US"/>
          </w:rPr>
          <w:t xml:space="preserve"> </w:t>
        </w:r>
        <w:r w:rsidRPr="002646CB">
          <w:rPr>
            <w:rFonts w:cs="Arial"/>
            <w:lang w:val="en-US"/>
          </w:rPr>
          <w:t>1</w:t>
        </w:r>
        <w:r w:rsidRPr="002646CB">
          <w:rPr>
            <w:rFonts w:ascii="바탕" w:hAnsi="바탕" w:cs="굴림"/>
            <w:lang w:val="en-US"/>
          </w:rPr>
          <w:tab/>
        </w:r>
      </w:ins>
      <w:ins w:id="3251" w:author="박 진상" w:date="2019-10-28T18:26:00Z">
        <w:r w:rsidR="00DC4888" w:rsidRPr="002646CB">
          <w:rPr>
            <w:rFonts w:ascii="바탕" w:hAnsi="바탕" w:cs="굴림" w:hint="eastAsia"/>
            <w:lang w:val="en-US"/>
          </w:rPr>
          <w:t>변동지표</w:t>
        </w:r>
      </w:ins>
      <w:ins w:id="3252" w:author="Windows 사용자" w:date="2019-10-18T10:16:00Z">
        <w:r w:rsidR="009744C0" w:rsidRPr="002646CB">
          <w:rPr>
            <w:rFonts w:ascii="바탕" w:hAnsi="바탕" w:cs="굴림" w:hint="eastAsia"/>
            <w:lang w:val="en-US"/>
            <w:rPrChange w:id="3253" w:author="ETRI-김종원" w:date="2019-12-10T10:44:00Z">
              <w:rPr>
                <w:rFonts w:ascii="바탕" w:hAnsi="바탕" w:cs="굴림" w:hint="eastAsia"/>
                <w:highlight w:val="yellow"/>
                <w:lang w:val="en-US"/>
              </w:rPr>
            </w:rPrChange>
          </w:rPr>
          <w:t>에</w:t>
        </w:r>
        <w:r w:rsidR="009744C0" w:rsidRPr="002646CB">
          <w:rPr>
            <w:rFonts w:ascii="바탕" w:hAnsi="바탕" w:cs="굴림"/>
            <w:lang w:val="en-US"/>
            <w:rPrChange w:id="3254" w:author="ETRI-김종원" w:date="2019-12-10T10:44:00Z">
              <w:rPr>
                <w:rFonts w:ascii="바탕" w:hAnsi="바탕" w:cs="굴림"/>
                <w:highlight w:val="yellow"/>
                <w:lang w:val="en-US"/>
              </w:rPr>
            </w:rPrChange>
          </w:rPr>
          <w:t xml:space="preserve"> </w:t>
        </w:r>
        <w:r w:rsidR="009744C0" w:rsidRPr="002646CB">
          <w:rPr>
            <w:rFonts w:ascii="바탕" w:hAnsi="바탕" w:cs="굴림" w:hint="eastAsia"/>
            <w:lang w:val="en-US"/>
            <w:rPrChange w:id="3255" w:author="ETRI-김종원" w:date="2019-12-10T10:44:00Z">
              <w:rPr>
                <w:rFonts w:ascii="바탕" w:hAnsi="바탕" w:cs="굴림" w:hint="eastAsia"/>
                <w:highlight w:val="yellow"/>
                <w:lang w:val="en-US"/>
              </w:rPr>
            </w:rPrChange>
          </w:rPr>
          <w:t>대응하는</w:t>
        </w:r>
      </w:ins>
      <w:ins w:id="3256" w:author="박 진상" w:date="2019-10-09T14:17:00Z">
        <w:del w:id="3257" w:author="Windows 사용자" w:date="2019-10-18T10:16:00Z">
          <w:r w:rsidRPr="002646CB" w:rsidDel="009744C0">
            <w:rPr>
              <w:rFonts w:ascii="바탕" w:hAnsi="바탕" w:cs="굴림"/>
              <w:lang w:val="en-US"/>
            </w:rPr>
            <w:delText xml:space="preserve"> 대비</w:delText>
          </w:r>
        </w:del>
        <w:r w:rsidRPr="002646CB">
          <w:rPr>
            <w:rFonts w:ascii="바탕" w:hAnsi="바탕" w:cs="굴림"/>
            <w:lang w:val="en-US"/>
          </w:rPr>
          <w:t xml:space="preserve"> </w:t>
        </w:r>
      </w:ins>
      <w:ins w:id="3258" w:author="박 진상" w:date="2019-10-28T18:26:00Z">
        <w:r w:rsidR="00DC4888" w:rsidRPr="002646CB">
          <w:rPr>
            <w:rFonts w:ascii="바탕" w:hAnsi="바탕" w:cs="굴림" w:hint="eastAsia"/>
            <w:lang w:val="en-US"/>
          </w:rPr>
          <w:t>변동지표</w:t>
        </w:r>
      </w:ins>
      <w:ins w:id="3259" w:author="박 진상" w:date="2019-10-09T14:17:00Z">
        <w:r w:rsidRPr="002646CB">
          <w:rPr>
            <w:rFonts w:ascii="바탕" w:hAnsi="바탕" w:cs="굴림"/>
            <w:lang w:val="en-US"/>
          </w:rPr>
          <w:t xml:space="preserve"> </w:t>
        </w:r>
        <w:r w:rsidRPr="002646CB">
          <w:rPr>
            <w:rFonts w:ascii="바탕" w:hAnsi="바탕" w:cs="굴림" w:hint="eastAsia"/>
            <w:lang w:val="en-US"/>
          </w:rPr>
          <w:t>인센티브지급률은</w:t>
        </w:r>
        <w:r w:rsidRPr="002646CB">
          <w:rPr>
            <w:rFonts w:ascii="바탕" w:hAnsi="바탕" w:cs="굴림"/>
            <w:lang w:val="en-US"/>
          </w:rPr>
          <w:t xml:space="preserve"> </w:t>
        </w:r>
      </w:ins>
      <w:ins w:id="3260" w:author="박 진상" w:date="2019-10-29T12:20:00Z">
        <w:r w:rsidR="005B6627" w:rsidRPr="002646CB">
          <w:rPr>
            <w:rFonts w:ascii="바탕" w:hAnsi="바탕" w:cs="굴림" w:hint="eastAsia"/>
            <w:lang w:val="en-US"/>
          </w:rPr>
          <w:t>인센티브단가</w:t>
        </w:r>
      </w:ins>
      <w:ins w:id="3261" w:author="박 진상" w:date="2019-10-09T14:17:00Z">
        <w:r w:rsidRPr="002646CB">
          <w:rPr>
            <w:rFonts w:ascii="바탕" w:hAnsi="바탕" w:cs="굴림" w:hint="eastAsia"/>
            <w:lang w:val="en-US"/>
          </w:rPr>
          <w:t>의</w:t>
        </w:r>
        <w:r w:rsidRPr="002646CB">
          <w:rPr>
            <w:rFonts w:ascii="바탕" w:hAnsi="바탕" w:cs="굴림"/>
            <w:lang w:val="en-US"/>
          </w:rPr>
          <w:t xml:space="preserve"> </w:t>
        </w:r>
        <w:r w:rsidRPr="002646CB">
          <w:rPr>
            <w:rFonts w:ascii="바탕" w:hAnsi="바탕" w:cs="굴림" w:hint="eastAsia"/>
            <w:lang w:val="en-US"/>
          </w:rPr>
          <w:t>배수로</w:t>
        </w:r>
        <w:r w:rsidRPr="002646CB">
          <w:rPr>
            <w:rFonts w:ascii="바탕" w:hAnsi="바탕" w:cs="굴림"/>
            <w:lang w:val="en-US"/>
          </w:rPr>
          <w:t xml:space="preserve"> </w:t>
        </w:r>
        <w:del w:id="3262" w:author="Windows 사용자" w:date="2019-10-18T10:17:00Z">
          <w:r w:rsidRPr="002646CB" w:rsidDel="009744C0">
            <w:rPr>
              <w:rFonts w:ascii="바탕" w:hAnsi="바탕" w:cs="굴림" w:hint="eastAsia"/>
              <w:lang w:val="en-US"/>
            </w:rPr>
            <w:delText>표현</w:delText>
          </w:r>
        </w:del>
      </w:ins>
      <w:ins w:id="3263" w:author="Windows 사용자" w:date="2019-10-18T10:17:00Z">
        <w:r w:rsidR="009744C0" w:rsidRPr="002646CB">
          <w:rPr>
            <w:rFonts w:ascii="바탕" w:hAnsi="바탕" w:cs="굴림" w:hint="eastAsia"/>
            <w:lang w:val="en-US"/>
            <w:rPrChange w:id="3264" w:author="ETRI-김종원" w:date="2019-12-10T10:44:00Z">
              <w:rPr>
                <w:rFonts w:ascii="바탕" w:hAnsi="바탕" w:cs="굴림" w:hint="eastAsia"/>
                <w:highlight w:val="yellow"/>
                <w:lang w:val="en-US"/>
              </w:rPr>
            </w:rPrChange>
          </w:rPr>
          <w:t>사용</w:t>
        </w:r>
      </w:ins>
      <w:ins w:id="3265" w:author="박 진상" w:date="2019-10-28T18:28:00Z">
        <w:r w:rsidR="00DC4888" w:rsidRPr="002646CB">
          <w:rPr>
            <w:rFonts w:ascii="바탕" w:hAnsi="바탕" w:cs="굴림" w:hint="eastAsia"/>
            <w:lang w:val="en-US"/>
          </w:rPr>
          <w:t>한다</w:t>
        </w:r>
        <w:r w:rsidR="00DC4888" w:rsidRPr="002646CB">
          <w:rPr>
            <w:rFonts w:ascii="바탕" w:hAnsi="바탕" w:cs="굴림"/>
            <w:lang w:val="en-US"/>
          </w:rPr>
          <w:t xml:space="preserve">. </w:t>
        </w:r>
      </w:ins>
      <w:ins w:id="3266" w:author="박 진상" w:date="2019-10-09T14:17:00Z">
        <w:r w:rsidRPr="002646CB">
          <w:t xml:space="preserve"> </w:t>
        </w:r>
      </w:ins>
    </w:p>
    <w:p w14:paraId="181EF1EC" w14:textId="4C1D9A63" w:rsidR="00025A47" w:rsidRPr="002646CB" w:rsidRDefault="00025A47" w:rsidP="00025A47">
      <w:pPr>
        <w:rPr>
          <w:ins w:id="3267" w:author="박 진상" w:date="2019-10-09T14:17:00Z"/>
        </w:rPr>
      </w:pPr>
      <w:ins w:id="3268" w:author="박 진상" w:date="2019-10-09T14:17:00Z">
        <w:r w:rsidRPr="002646CB">
          <w:rPr>
            <w:rFonts w:eastAsia="돋움" w:cs="Arial" w:hint="eastAsia"/>
            <w:b/>
            <w:lang w:val="en-US"/>
          </w:rPr>
          <w:t>비고</w:t>
        </w:r>
        <w:r w:rsidRPr="002646CB">
          <w:rPr>
            <w:rFonts w:ascii="바탕" w:hAnsi="바탕" w:cs="굴림"/>
            <w:b/>
            <w:lang w:val="en-US"/>
          </w:rPr>
          <w:t xml:space="preserve"> </w:t>
        </w:r>
        <w:r w:rsidRPr="002646CB">
          <w:rPr>
            <w:rFonts w:cs="Arial"/>
            <w:lang w:val="en-US"/>
          </w:rPr>
          <w:t>2</w:t>
        </w:r>
        <w:r w:rsidRPr="002646CB">
          <w:rPr>
            <w:rFonts w:ascii="바탕" w:hAnsi="바탕" w:cs="굴림"/>
            <w:lang w:val="en-US"/>
          </w:rPr>
          <w:tab/>
        </w:r>
      </w:ins>
      <w:ins w:id="3269" w:author="ETRI-김종원" w:date="2019-11-04T20:34:00Z">
        <w:r w:rsidR="00E62138" w:rsidRPr="002646CB">
          <w:rPr>
            <w:rFonts w:ascii="바탕" w:hAnsi="바탕" w:cs="굴림" w:hint="eastAsia"/>
            <w:lang w:val="en-US"/>
          </w:rPr>
          <w:t>부속서</w:t>
        </w:r>
        <w:r w:rsidR="00E62138" w:rsidRPr="002646CB">
          <w:rPr>
            <w:rFonts w:ascii="바탕" w:hAnsi="바탕" w:cs="굴림"/>
            <w:lang w:val="en-US"/>
          </w:rPr>
          <w:t xml:space="preserve"> A.</w:t>
        </w:r>
      </w:ins>
      <w:ins w:id="3270" w:author="박 진상" w:date="2019-10-09T14:17:00Z">
        <w:del w:id="3271" w:author="ETRI-김종원" w:date="2019-11-04T20:34:00Z">
          <w:r w:rsidRPr="002646CB" w:rsidDel="00E62138">
            <w:rPr>
              <w:rFonts w:ascii="바탕" w:hAnsi="바탕" w:cs="굴림" w:hint="eastAsia"/>
              <w:lang w:val="en-US"/>
            </w:rPr>
            <w:delText>본문</w:delText>
          </w:r>
          <w:r w:rsidRPr="002646CB" w:rsidDel="00E62138">
            <w:rPr>
              <w:rFonts w:ascii="바탕" w:hAnsi="바탕" w:cs="굴림"/>
              <w:lang w:val="en-US"/>
            </w:rPr>
            <w:delText xml:space="preserve"> 7-</w:delText>
          </w:r>
        </w:del>
      </w:ins>
      <w:ins w:id="3272" w:author="박 진상" w:date="2019-10-28T21:39:00Z">
        <w:r w:rsidR="009D2574" w:rsidRPr="002646CB">
          <w:rPr>
            <w:rFonts w:ascii="바탕" w:hAnsi="바탕" w:cs="굴림"/>
            <w:lang w:val="en-US"/>
          </w:rPr>
          <w:t>3</w:t>
        </w:r>
      </w:ins>
      <w:ins w:id="3273" w:author="박 진상" w:date="2019-10-09T14:17:00Z">
        <w:r w:rsidRPr="002646CB">
          <w:rPr>
            <w:rFonts w:ascii="바탕" w:hAnsi="바탕" w:cs="굴림" w:hint="eastAsia"/>
            <w:lang w:val="en-US"/>
          </w:rPr>
          <w:t>절</w:t>
        </w:r>
        <w:r w:rsidRPr="002646CB">
          <w:rPr>
            <w:rFonts w:ascii="바탕" w:hAnsi="바탕" w:cs="굴림"/>
            <w:lang w:val="en-US"/>
          </w:rPr>
          <w:t xml:space="preserve"> </w:t>
        </w:r>
        <w:r w:rsidRPr="002646CB">
          <w:rPr>
            <w:rFonts w:ascii="바탕" w:hAnsi="바탕" w:cs="굴림" w:hint="eastAsia"/>
            <w:lang w:val="en-US"/>
          </w:rPr>
          <w:t>참조</w:t>
        </w:r>
        <w:r w:rsidRPr="002646CB">
          <w:t xml:space="preserve"> </w:t>
        </w:r>
      </w:ins>
    </w:p>
    <w:p w14:paraId="3CAF3E4F" w14:textId="77777777" w:rsidR="005766F9" w:rsidRPr="002646CB" w:rsidRDefault="005766F9" w:rsidP="005766F9">
      <w:pPr>
        <w:rPr>
          <w:ins w:id="3274" w:author="박 진상" w:date="2019-10-09T13:18:00Z"/>
        </w:rPr>
      </w:pPr>
    </w:p>
    <w:p w14:paraId="15FD2141" w14:textId="77777777" w:rsidR="00D00AD0" w:rsidRPr="002646CB" w:rsidRDefault="00D00AD0" w:rsidP="00E25847">
      <w:pPr>
        <w:pStyle w:val="34"/>
        <w:rPr>
          <w:ins w:id="3275" w:author="박 진상" w:date="2019-10-08T07:03:00Z"/>
          <w:rFonts w:cs="Arial"/>
          <w:lang w:val="en-GB" w:eastAsia="ko-KR"/>
        </w:rPr>
      </w:pPr>
    </w:p>
    <w:p w14:paraId="366BED70" w14:textId="1F8360C5" w:rsidR="00E34BCB" w:rsidRPr="002646CB" w:rsidRDefault="00E34BCB">
      <w:pPr>
        <w:rPr>
          <w:ins w:id="3276" w:author="박 진상" w:date="2019-10-15T20:05:00Z"/>
          <w:rFonts w:ascii="돋움" w:hAnsi="돋움"/>
          <w:rPrChange w:id="3277" w:author="ETRI-김종원" w:date="2019-12-10T10:44:00Z">
            <w:rPr>
              <w:ins w:id="3278" w:author="박 진상" w:date="2019-10-15T20:05:00Z"/>
              <w:rFonts w:cs="Arial"/>
              <w:highlight w:val="yellow"/>
              <w:lang w:val="en-GB" w:eastAsia="ko-KR"/>
            </w:rPr>
          </w:rPrChange>
        </w:rPr>
        <w:pPrChange w:id="3279" w:author="박 진상" w:date="2019-10-28T08:00:00Z">
          <w:pPr>
            <w:pStyle w:val="34"/>
            <w:numPr>
              <w:ilvl w:val="0"/>
              <w:numId w:val="0"/>
            </w:numPr>
            <w:tabs>
              <w:tab w:val="clear" w:pos="0"/>
            </w:tabs>
          </w:pPr>
        </w:pPrChange>
      </w:pPr>
      <w:ins w:id="3280" w:author="박 진상" w:date="2019-10-15T20:04:00Z">
        <w:r w:rsidRPr="002646CB">
          <w:rPr>
            <w:rFonts w:ascii="돋움" w:eastAsia="돋움" w:hAnsi="돋움" w:hint="eastAsia"/>
            <w:b/>
            <w:rPrChange w:id="3281" w:author="ETRI-김종원" w:date="2019-12-10T10:44:00Z">
              <w:rPr>
                <w:rFonts w:cs="Arial" w:hint="eastAsia"/>
                <w:b w:val="0"/>
                <w:highlight w:val="yellow"/>
              </w:rPr>
            </w:rPrChange>
          </w:rPr>
          <w:t>결합</w:t>
        </w:r>
      </w:ins>
      <w:ins w:id="3282" w:author="박 진상" w:date="2019-10-15T14:56:00Z">
        <w:r w:rsidR="000E32A6" w:rsidRPr="002646CB">
          <w:rPr>
            <w:rFonts w:ascii="돋움" w:eastAsia="돋움" w:hAnsi="돋움" w:hint="eastAsia"/>
            <w:b/>
            <w:rPrChange w:id="3283" w:author="ETRI-김종원" w:date="2019-12-10T10:44:00Z">
              <w:rPr>
                <w:rFonts w:cs="Arial" w:hint="eastAsia"/>
                <w:b w:val="0"/>
                <w:highlight w:val="yellow"/>
              </w:rPr>
            </w:rPrChange>
          </w:rPr>
          <w:t>지표</w:t>
        </w:r>
      </w:ins>
      <w:ins w:id="3284" w:author="박 진상" w:date="2019-10-08T06:37:00Z">
        <w:r w:rsidR="00E25847" w:rsidRPr="002646CB">
          <w:rPr>
            <w:rFonts w:ascii="돋움" w:eastAsia="돋움" w:hAnsi="돋움"/>
            <w:b/>
            <w:rPrChange w:id="3285" w:author="ETRI-김종원" w:date="2019-12-10T10:44:00Z">
              <w:rPr>
                <w:b w:val="0"/>
              </w:rPr>
            </w:rPrChange>
          </w:rPr>
          <w:t xml:space="preserve"> </w:t>
        </w:r>
        <w:r w:rsidR="00E25847" w:rsidRPr="002646CB">
          <w:rPr>
            <w:rFonts w:ascii="돋움" w:eastAsia="돋움" w:hAnsi="돋움" w:hint="eastAsia"/>
            <w:b/>
            <w:rPrChange w:id="3286" w:author="ETRI-김종원" w:date="2019-12-10T10:44:00Z">
              <w:rPr>
                <w:rFonts w:hint="eastAsia"/>
                <w:b w:val="0"/>
              </w:rPr>
            </w:rPrChange>
          </w:rPr>
          <w:t>인센티브지급률</w:t>
        </w:r>
        <w:r w:rsidR="00E25847" w:rsidRPr="002646CB">
          <w:rPr>
            <w:rFonts w:ascii="돋움" w:eastAsia="돋움" w:hAnsi="돋움"/>
            <w:b/>
            <w:rPrChange w:id="3287" w:author="ETRI-김종원" w:date="2019-12-10T10:44:00Z">
              <w:rPr>
                <w:b w:val="0"/>
              </w:rPr>
            </w:rPrChange>
          </w:rPr>
          <w:t>(Incentive Rate</w:t>
        </w:r>
      </w:ins>
      <w:ins w:id="3288" w:author="박 진상" w:date="2019-10-15T14:57:00Z">
        <w:r w:rsidR="000E32A6" w:rsidRPr="002646CB">
          <w:rPr>
            <w:rFonts w:ascii="돋움" w:eastAsia="돋움" w:hAnsi="돋움"/>
            <w:b/>
            <w:rPrChange w:id="3289" w:author="ETRI-김종원" w:date="2019-12-10T10:44:00Z">
              <w:rPr>
                <w:rFonts w:cs="Arial"/>
                <w:b w:val="0"/>
                <w:highlight w:val="yellow"/>
              </w:rPr>
            </w:rPrChange>
          </w:rPr>
          <w:t xml:space="preserve"> by Combined Index</w:t>
        </w:r>
      </w:ins>
      <w:ins w:id="3290" w:author="박 진상" w:date="2019-10-08T06:37:00Z">
        <w:r w:rsidR="00E25847" w:rsidRPr="002646CB">
          <w:rPr>
            <w:rFonts w:ascii="돋움" w:eastAsia="돋움" w:hAnsi="돋움"/>
            <w:b/>
            <w:rPrChange w:id="3291" w:author="ETRI-김종원" w:date="2019-12-10T10:44:00Z">
              <w:rPr>
                <w:b w:val="0"/>
              </w:rPr>
            </w:rPrChange>
          </w:rPr>
          <w:t xml:space="preserve">; </w:t>
        </w:r>
      </w:ins>
      <w:ins w:id="3292" w:author="박 진상" w:date="2019-10-15T14:56:00Z">
        <w:r w:rsidR="000E32A6" w:rsidRPr="002646CB">
          <w:rPr>
            <w:rFonts w:ascii="돋움" w:eastAsia="돋움" w:hAnsi="돋움"/>
            <w:b/>
            <w:rPrChange w:id="3293" w:author="ETRI-김종원" w:date="2019-12-10T10:44:00Z">
              <w:rPr>
                <w:rFonts w:cs="Arial"/>
                <w:b w:val="0"/>
                <w:highlight w:val="yellow"/>
              </w:rPr>
            </w:rPrChange>
          </w:rPr>
          <w:t>IRC</w:t>
        </w:r>
      </w:ins>
      <w:ins w:id="3294" w:author="박 진상" w:date="2019-10-15T14:57:00Z">
        <w:r w:rsidR="000E32A6" w:rsidRPr="002646CB">
          <w:rPr>
            <w:rFonts w:ascii="돋움" w:eastAsia="돋움" w:hAnsi="돋움"/>
            <w:b/>
            <w:rPrChange w:id="3295" w:author="ETRI-김종원" w:date="2019-12-10T10:44:00Z">
              <w:rPr>
                <w:rFonts w:cs="Arial"/>
                <w:b w:val="0"/>
                <w:highlight w:val="yellow"/>
              </w:rPr>
            </w:rPrChange>
          </w:rPr>
          <w:t>I</w:t>
        </w:r>
      </w:ins>
      <w:ins w:id="3296" w:author="박 진상" w:date="2019-10-08T06:37:00Z">
        <w:r w:rsidR="00E25847" w:rsidRPr="002646CB">
          <w:rPr>
            <w:rFonts w:ascii="돋움" w:eastAsia="돋움" w:hAnsi="돋움"/>
            <w:b/>
            <w:rPrChange w:id="3297" w:author="ETRI-김종원" w:date="2019-12-10T10:44:00Z">
              <w:rPr>
                <w:b w:val="0"/>
              </w:rPr>
            </w:rPrChange>
          </w:rPr>
          <w:t>)</w:t>
        </w:r>
      </w:ins>
      <w:ins w:id="3298" w:author="박 진상" w:date="2019-10-15T20:05:00Z">
        <w:del w:id="3299" w:author="Windows 사용자" w:date="2019-10-18T10:17:00Z">
          <w:r w:rsidRPr="002646CB" w:rsidDel="009744C0">
            <w:rPr>
              <w:rFonts w:ascii="돋움" w:eastAsia="돋움" w:hAnsi="돋움"/>
              <w:b/>
              <w:rPrChange w:id="3300" w:author="ETRI-김종원" w:date="2019-12-10T10:44:00Z">
                <w:rPr>
                  <w:rFonts w:cs="Arial"/>
                  <w:b w:val="0"/>
                  <w:highlight w:val="yellow"/>
                </w:rPr>
              </w:rPrChange>
            </w:rPr>
            <w:delText xml:space="preserve"> </w:delText>
          </w:r>
          <w:r w:rsidRPr="002646CB" w:rsidDel="009744C0">
            <w:rPr>
              <w:rFonts w:ascii="돋움" w:eastAsia="돋움" w:hAnsi="돋움"/>
              <w:b/>
              <w:rPrChange w:id="3301" w:author="ETRI-김종원" w:date="2019-12-10T10:44:00Z">
                <w:rPr>
                  <w:rFonts w:cs="Arial"/>
                  <w:b w:val="0"/>
                  <w:highlight w:val="yellow"/>
                </w:rPr>
              </w:rPrChange>
            </w:rPr>
            <w:sym w:font="Wingdings" w:char="F0E8"/>
          </w:r>
          <w:r w:rsidRPr="002646CB" w:rsidDel="009744C0">
            <w:rPr>
              <w:rFonts w:ascii="돋움" w:eastAsia="돋움" w:hAnsi="돋움"/>
              <w:b/>
              <w:rPrChange w:id="3302" w:author="ETRI-김종원" w:date="2019-12-10T10:44:00Z">
                <w:rPr>
                  <w:rFonts w:cs="Arial"/>
                  <w:b w:val="0"/>
                  <w:highlight w:val="yellow"/>
                </w:rPr>
              </w:rPrChange>
            </w:rPr>
            <w:delText xml:space="preserve"> </w:delText>
          </w:r>
          <w:r w:rsidRPr="002646CB" w:rsidDel="009744C0">
            <w:rPr>
              <w:rFonts w:ascii="돋움" w:eastAsia="돋움" w:hAnsi="돋움" w:hint="eastAsia"/>
              <w:b/>
              <w:rPrChange w:id="3303" w:author="ETRI-김종원" w:date="2019-12-10T10:44:00Z">
                <w:rPr>
                  <w:rFonts w:cs="Arial" w:hint="eastAsia"/>
                  <w:b w:val="0"/>
                  <w:highlight w:val="yellow"/>
                </w:rPr>
              </w:rPrChange>
            </w:rPr>
            <w:delText>재정의필요</w:delText>
          </w:r>
        </w:del>
      </w:ins>
    </w:p>
    <w:p w14:paraId="2A417DF9" w14:textId="58DC37EA" w:rsidR="009744C0" w:rsidRPr="002646CB" w:rsidRDefault="009744C0" w:rsidP="009744C0">
      <w:pPr>
        <w:rPr>
          <w:ins w:id="3304" w:author="Windows 사용자" w:date="2019-10-18T10:17:00Z"/>
          <w:rPrChange w:id="3305" w:author="ETRI-김종원" w:date="2019-12-10T10:44:00Z">
            <w:rPr>
              <w:ins w:id="3306" w:author="Windows 사용자" w:date="2019-10-18T10:17:00Z"/>
              <w:highlight w:val="green"/>
            </w:rPr>
          </w:rPrChange>
        </w:rPr>
      </w:pPr>
      <w:ins w:id="3307" w:author="Windows 사용자" w:date="2019-10-18T10:17:00Z">
        <w:r w:rsidRPr="002646CB">
          <w:rPr>
            <w:rPrChange w:id="3308" w:author="ETRI-김종원" w:date="2019-12-10T10:44:00Z">
              <w:rPr>
                <w:highlight w:val="green"/>
              </w:rPr>
            </w:rPrChange>
          </w:rPr>
          <w:lastRenderedPageBreak/>
          <w:t>CES-MG</w:t>
        </w:r>
        <w:r w:rsidRPr="002646CB">
          <w:rPr>
            <w:rFonts w:hint="eastAsia"/>
            <w:rPrChange w:id="3309" w:author="ETRI-김종원" w:date="2019-12-10T10:44:00Z">
              <w:rPr>
                <w:rFonts w:hint="eastAsia"/>
                <w:highlight w:val="green"/>
              </w:rPr>
            </w:rPrChange>
          </w:rPr>
          <w:t>의</w:t>
        </w:r>
        <w:r w:rsidRPr="002646CB">
          <w:rPr>
            <w:rPrChange w:id="3310" w:author="ETRI-김종원" w:date="2019-12-10T10:44:00Z">
              <w:rPr>
                <w:highlight w:val="green"/>
              </w:rPr>
            </w:rPrChange>
          </w:rPr>
          <w:t xml:space="preserve"> </w:t>
        </w:r>
        <w:r w:rsidRPr="002646CB">
          <w:rPr>
            <w:rFonts w:hint="eastAsia"/>
            <w:rPrChange w:id="3311" w:author="ETRI-김종원" w:date="2019-12-10T10:44:00Z">
              <w:rPr>
                <w:rFonts w:hint="eastAsia"/>
                <w:highlight w:val="green"/>
              </w:rPr>
            </w:rPrChange>
          </w:rPr>
          <w:t>태양광발전</w:t>
        </w:r>
        <w:r w:rsidRPr="002646CB">
          <w:rPr>
            <w:rPrChange w:id="3312" w:author="ETRI-김종원" w:date="2019-12-10T10:44:00Z">
              <w:rPr>
                <w:highlight w:val="green"/>
              </w:rPr>
            </w:rPrChange>
          </w:rPr>
          <w:t>-</w:t>
        </w:r>
        <w:r w:rsidRPr="002646CB">
          <w:rPr>
            <w:rFonts w:hint="eastAsia"/>
            <w:rPrChange w:id="3313" w:author="ETRI-김종원" w:date="2019-12-10T10:44:00Z">
              <w:rPr>
                <w:rFonts w:hint="eastAsia"/>
                <w:highlight w:val="green"/>
              </w:rPr>
            </w:rPrChange>
          </w:rPr>
          <w:t>전기에너지저장장치</w:t>
        </w:r>
        <w:r w:rsidRPr="002646CB">
          <w:rPr>
            <w:rPrChange w:id="3314" w:author="ETRI-김종원" w:date="2019-12-10T10:44:00Z">
              <w:rPr>
                <w:highlight w:val="green"/>
              </w:rPr>
            </w:rPrChange>
          </w:rPr>
          <w:t xml:space="preserve"> </w:t>
        </w:r>
        <w:del w:id="3315" w:author="박 진상" w:date="2019-10-28T18:28:00Z">
          <w:r w:rsidRPr="002646CB" w:rsidDel="00DC4888">
            <w:rPr>
              <w:rFonts w:hint="eastAsia"/>
              <w:rPrChange w:id="3316" w:author="ETRI-김종원" w:date="2019-12-10T10:44:00Z">
                <w:rPr>
                  <w:rFonts w:hint="eastAsia"/>
                  <w:highlight w:val="green"/>
                </w:rPr>
              </w:rPrChange>
            </w:rPr>
            <w:delText>연계</w:delText>
          </w:r>
          <w:r w:rsidRPr="002646CB" w:rsidDel="00DC4888">
            <w:rPr>
              <w:rPrChange w:id="3317" w:author="ETRI-김종원" w:date="2019-12-10T10:44:00Z">
                <w:rPr>
                  <w:highlight w:val="green"/>
                </w:rPr>
              </w:rPrChange>
            </w:rPr>
            <w:delText xml:space="preserve"> </w:delText>
          </w:r>
          <w:r w:rsidRPr="002646CB" w:rsidDel="00DC4888">
            <w:rPr>
              <w:rFonts w:hint="eastAsia"/>
              <w:rPrChange w:id="3318" w:author="ETRI-김종원" w:date="2019-12-10T10:44:00Z">
                <w:rPr>
                  <w:rFonts w:hint="eastAsia"/>
                  <w:highlight w:val="green"/>
                </w:rPr>
              </w:rPrChange>
            </w:rPr>
            <w:delText>시스템</w:delText>
          </w:r>
        </w:del>
      </w:ins>
      <w:ins w:id="3319" w:author="박 진상" w:date="2019-10-28T18:28:00Z">
        <w:r w:rsidR="00DC4888" w:rsidRPr="002646CB">
          <w:rPr>
            <w:rFonts w:hint="eastAsia"/>
          </w:rPr>
          <w:t>연계시스템</w:t>
        </w:r>
      </w:ins>
      <w:ins w:id="3320" w:author="Windows 사용자" w:date="2019-10-18T10:17:00Z">
        <w:r w:rsidRPr="002646CB">
          <w:rPr>
            <w:rFonts w:hint="eastAsia"/>
            <w:rPrChange w:id="3321" w:author="ETRI-김종원" w:date="2019-12-10T10:44:00Z">
              <w:rPr>
                <w:rFonts w:hint="eastAsia"/>
                <w:highlight w:val="green"/>
              </w:rPr>
            </w:rPrChange>
          </w:rPr>
          <w:t>이</w:t>
        </w:r>
        <w:r w:rsidRPr="002646CB">
          <w:rPr>
            <w:rPrChange w:id="3322" w:author="ETRI-김종원" w:date="2019-12-10T10:44:00Z">
              <w:rPr>
                <w:highlight w:val="green"/>
              </w:rPr>
            </w:rPrChange>
          </w:rPr>
          <w:t xml:space="preserve"> </w:t>
        </w:r>
        <w:del w:id="3323" w:author="박 진상" w:date="2019-10-28T18:24:00Z">
          <w:r w:rsidRPr="002646CB" w:rsidDel="00DC4888">
            <w:rPr>
              <w:rFonts w:hint="eastAsia"/>
              <w:rPrChange w:id="3324" w:author="ETRI-김종원" w:date="2019-12-10T10:44:00Z">
                <w:rPr>
                  <w:rFonts w:hint="eastAsia"/>
                  <w:highlight w:val="green"/>
                </w:rPr>
              </w:rPrChange>
            </w:rPr>
            <w:delText>신뢰성</w:delText>
          </w:r>
        </w:del>
        <w:del w:id="3325" w:author="박 진상" w:date="2019-10-28T18:25:00Z">
          <w:r w:rsidRPr="002646CB" w:rsidDel="00DC4888">
            <w:rPr>
              <w:rPrChange w:id="3326" w:author="ETRI-김종원" w:date="2019-12-10T10:44:00Z">
                <w:rPr>
                  <w:highlight w:val="green"/>
                </w:rPr>
              </w:rPrChange>
            </w:rPr>
            <w:delText xml:space="preserve"> </w:delText>
          </w:r>
          <w:r w:rsidRPr="002646CB" w:rsidDel="00DC4888">
            <w:rPr>
              <w:rFonts w:hint="eastAsia"/>
              <w:rPrChange w:id="3327" w:author="ETRI-김종원" w:date="2019-12-10T10:44:00Z">
                <w:rPr>
                  <w:rFonts w:hint="eastAsia"/>
                  <w:highlight w:val="green"/>
                </w:rPr>
              </w:rPrChange>
            </w:rPr>
            <w:delText>지표</w:delText>
          </w:r>
        </w:del>
      </w:ins>
      <w:ins w:id="3328" w:author="박 진상" w:date="2019-10-28T18:25:00Z">
        <w:r w:rsidR="00DC4888" w:rsidRPr="002646CB">
          <w:rPr>
            <w:rFonts w:hint="eastAsia"/>
          </w:rPr>
          <w:t>신뢰지표</w:t>
        </w:r>
      </w:ins>
      <w:ins w:id="3329" w:author="Windows 사용자" w:date="2019-10-18T10:17:00Z">
        <w:r w:rsidRPr="002646CB">
          <w:rPr>
            <w:rFonts w:hint="eastAsia"/>
            <w:rPrChange w:id="3330" w:author="ETRI-김종원" w:date="2019-12-10T10:44:00Z">
              <w:rPr>
                <w:rFonts w:hint="eastAsia"/>
                <w:highlight w:val="green"/>
              </w:rPr>
            </w:rPrChange>
          </w:rPr>
          <w:t>와</w:t>
        </w:r>
        <w:r w:rsidRPr="002646CB">
          <w:rPr>
            <w:rPrChange w:id="3331" w:author="ETRI-김종원" w:date="2019-12-10T10:44:00Z">
              <w:rPr>
                <w:highlight w:val="green"/>
              </w:rPr>
            </w:rPrChange>
          </w:rPr>
          <w:t xml:space="preserve"> </w:t>
        </w:r>
      </w:ins>
      <w:ins w:id="3332" w:author="ETRI-김종원" w:date="2019-11-04T20:34:00Z">
        <w:r w:rsidR="00E62138" w:rsidRPr="002646CB">
          <w:rPr>
            <w:rFonts w:hint="eastAsia"/>
          </w:rPr>
          <w:t>변동</w:t>
        </w:r>
      </w:ins>
      <w:ins w:id="3333" w:author="Windows 사용자" w:date="2019-10-18T10:17:00Z">
        <w:del w:id="3334" w:author="ETRI-김종원" w:date="2019-11-04T20:34:00Z">
          <w:r w:rsidRPr="002646CB" w:rsidDel="00E62138">
            <w:rPr>
              <w:rFonts w:hint="eastAsia"/>
              <w:rPrChange w:id="3335" w:author="ETRI-김종원" w:date="2019-12-10T10:44:00Z">
                <w:rPr>
                  <w:rFonts w:hint="eastAsia"/>
                  <w:highlight w:val="green"/>
                </w:rPr>
              </w:rPrChange>
            </w:rPr>
            <w:delText>유연</w:delText>
          </w:r>
        </w:del>
        <w:del w:id="3336" w:author="박 진상" w:date="2019-10-29T12:15:00Z">
          <w:r w:rsidRPr="002646CB" w:rsidDel="005B6627">
            <w:rPr>
              <w:rFonts w:hint="eastAsia"/>
              <w:rPrChange w:id="3337" w:author="ETRI-김종원" w:date="2019-12-10T10:44:00Z">
                <w:rPr>
                  <w:rFonts w:hint="eastAsia"/>
                  <w:highlight w:val="green"/>
                </w:rPr>
              </w:rPrChange>
            </w:rPr>
            <w:delText>성</w:delText>
          </w:r>
          <w:r w:rsidRPr="002646CB" w:rsidDel="005B6627">
            <w:rPr>
              <w:rPrChange w:id="3338" w:author="ETRI-김종원" w:date="2019-12-10T10:44:00Z">
                <w:rPr>
                  <w:highlight w:val="green"/>
                </w:rPr>
              </w:rPrChange>
            </w:rPr>
            <w:delText xml:space="preserve"> </w:delText>
          </w:r>
        </w:del>
        <w:r w:rsidRPr="002646CB">
          <w:rPr>
            <w:rFonts w:hint="eastAsia"/>
            <w:rPrChange w:id="3339" w:author="ETRI-김종원" w:date="2019-12-10T10:44:00Z">
              <w:rPr>
                <w:rFonts w:hint="eastAsia"/>
                <w:highlight w:val="green"/>
              </w:rPr>
            </w:rPrChange>
          </w:rPr>
          <w:t>지표가</w:t>
        </w:r>
        <w:r w:rsidRPr="002646CB">
          <w:rPr>
            <w:rPrChange w:id="3340" w:author="ETRI-김종원" w:date="2019-12-10T10:44:00Z">
              <w:rPr>
                <w:highlight w:val="green"/>
              </w:rPr>
            </w:rPrChange>
          </w:rPr>
          <w:t xml:space="preserve"> </w:t>
        </w:r>
        <w:r w:rsidRPr="002646CB">
          <w:rPr>
            <w:rFonts w:hint="eastAsia"/>
            <w:rPrChange w:id="3341" w:author="ETRI-김종원" w:date="2019-12-10T10:44:00Z">
              <w:rPr>
                <w:rFonts w:hint="eastAsia"/>
                <w:highlight w:val="green"/>
              </w:rPr>
            </w:rPrChange>
          </w:rPr>
          <w:t>좋은</w:t>
        </w:r>
        <w:r w:rsidRPr="002646CB">
          <w:rPr>
            <w:rPrChange w:id="3342" w:author="ETRI-김종원" w:date="2019-12-10T10:44:00Z">
              <w:rPr>
                <w:highlight w:val="green"/>
              </w:rPr>
            </w:rPrChange>
          </w:rPr>
          <w:t xml:space="preserve"> </w:t>
        </w:r>
        <w:r w:rsidRPr="002646CB">
          <w:rPr>
            <w:rFonts w:hint="eastAsia"/>
            <w:rPrChange w:id="3343" w:author="ETRI-김종원" w:date="2019-12-10T10:44:00Z">
              <w:rPr>
                <w:rFonts w:hint="eastAsia"/>
                <w:highlight w:val="green"/>
              </w:rPr>
            </w:rPrChange>
          </w:rPr>
          <w:t>운영을</w:t>
        </w:r>
        <w:r w:rsidRPr="002646CB">
          <w:rPr>
            <w:rPrChange w:id="3344" w:author="ETRI-김종원" w:date="2019-12-10T10:44:00Z">
              <w:rPr>
                <w:highlight w:val="green"/>
              </w:rPr>
            </w:rPrChange>
          </w:rPr>
          <w:t xml:space="preserve"> </w:t>
        </w:r>
        <w:r w:rsidRPr="002646CB">
          <w:rPr>
            <w:rFonts w:hint="eastAsia"/>
            <w:rPrChange w:id="3345" w:author="ETRI-김종원" w:date="2019-12-10T10:44:00Z">
              <w:rPr>
                <w:rFonts w:hint="eastAsia"/>
                <w:highlight w:val="green"/>
              </w:rPr>
            </w:rPrChange>
          </w:rPr>
          <w:t>하는</w:t>
        </w:r>
        <w:r w:rsidRPr="002646CB">
          <w:rPr>
            <w:rPrChange w:id="3346" w:author="ETRI-김종원" w:date="2019-12-10T10:44:00Z">
              <w:rPr>
                <w:highlight w:val="green"/>
              </w:rPr>
            </w:rPrChange>
          </w:rPr>
          <w:t xml:space="preserve"> </w:t>
        </w:r>
        <w:r w:rsidRPr="002646CB">
          <w:rPr>
            <w:rFonts w:hint="eastAsia"/>
            <w:rPrChange w:id="3347" w:author="ETRI-김종원" w:date="2019-12-10T10:44:00Z">
              <w:rPr>
                <w:rFonts w:hint="eastAsia"/>
                <w:highlight w:val="green"/>
              </w:rPr>
            </w:rPrChange>
          </w:rPr>
          <w:t>경우에</w:t>
        </w:r>
        <w:r w:rsidRPr="002646CB">
          <w:rPr>
            <w:rPrChange w:id="3348" w:author="ETRI-김종원" w:date="2019-12-10T10:44:00Z">
              <w:rPr>
                <w:highlight w:val="green"/>
              </w:rPr>
            </w:rPrChange>
          </w:rPr>
          <w:t xml:space="preserve"> </w:t>
        </w:r>
        <w:del w:id="3349" w:author="박 진상" w:date="2019-10-28T18:24:00Z">
          <w:r w:rsidRPr="002646CB" w:rsidDel="00DC4888">
            <w:rPr>
              <w:rFonts w:hint="eastAsia"/>
              <w:rPrChange w:id="3350" w:author="ETRI-김종원" w:date="2019-12-10T10:44:00Z">
                <w:rPr>
                  <w:rFonts w:hint="eastAsia"/>
                  <w:highlight w:val="green"/>
                </w:rPr>
              </w:rPrChange>
            </w:rPr>
            <w:delText>신뢰성</w:delText>
          </w:r>
        </w:del>
        <w:del w:id="3351" w:author="박 진상" w:date="2019-10-28T18:25:00Z">
          <w:r w:rsidRPr="002646CB" w:rsidDel="00DC4888">
            <w:rPr>
              <w:rPrChange w:id="3352" w:author="ETRI-김종원" w:date="2019-12-10T10:44:00Z">
                <w:rPr>
                  <w:highlight w:val="green"/>
                </w:rPr>
              </w:rPrChange>
            </w:rPr>
            <w:delText xml:space="preserve"> </w:delText>
          </w:r>
          <w:r w:rsidRPr="002646CB" w:rsidDel="00DC4888">
            <w:rPr>
              <w:rFonts w:hint="eastAsia"/>
              <w:rPrChange w:id="3353" w:author="ETRI-김종원" w:date="2019-12-10T10:44:00Z">
                <w:rPr>
                  <w:rFonts w:hint="eastAsia"/>
                  <w:highlight w:val="green"/>
                </w:rPr>
              </w:rPrChange>
            </w:rPr>
            <w:delText>지표</w:delText>
          </w:r>
        </w:del>
      </w:ins>
      <w:ins w:id="3354" w:author="박 진상" w:date="2019-10-28T18:25:00Z">
        <w:r w:rsidR="00DC4888" w:rsidRPr="002646CB">
          <w:rPr>
            <w:rFonts w:hint="eastAsia"/>
          </w:rPr>
          <w:t>신뢰지표</w:t>
        </w:r>
      </w:ins>
      <w:ins w:id="3355" w:author="Windows 사용자" w:date="2019-10-18T10:17:00Z">
        <w:r w:rsidRPr="002646CB">
          <w:rPr>
            <w:rPrChange w:id="3356" w:author="ETRI-김종원" w:date="2019-12-10T10:44:00Z">
              <w:rPr>
                <w:highlight w:val="green"/>
              </w:rPr>
            </w:rPrChange>
          </w:rPr>
          <w:t xml:space="preserve"> </w:t>
        </w:r>
        <w:r w:rsidRPr="002646CB">
          <w:rPr>
            <w:rFonts w:hint="eastAsia"/>
            <w:rPrChange w:id="3357" w:author="ETRI-김종원" w:date="2019-12-10T10:44:00Z">
              <w:rPr>
                <w:rFonts w:hint="eastAsia"/>
                <w:highlight w:val="green"/>
              </w:rPr>
            </w:rPrChange>
          </w:rPr>
          <w:t>및</w:t>
        </w:r>
        <w:r w:rsidRPr="002646CB">
          <w:rPr>
            <w:rPrChange w:id="3358" w:author="ETRI-김종원" w:date="2019-12-10T10:44:00Z">
              <w:rPr>
                <w:highlight w:val="green"/>
              </w:rPr>
            </w:rPrChange>
          </w:rPr>
          <w:t xml:space="preserve"> </w:t>
        </w:r>
      </w:ins>
      <w:ins w:id="3359" w:author="ETRI-김종원" w:date="2019-11-04T20:34:00Z">
        <w:r w:rsidR="00E62138" w:rsidRPr="002646CB">
          <w:rPr>
            <w:rFonts w:hint="eastAsia"/>
          </w:rPr>
          <w:t>변동</w:t>
        </w:r>
      </w:ins>
      <w:ins w:id="3360" w:author="Windows 사용자" w:date="2019-10-18T10:17:00Z">
        <w:del w:id="3361" w:author="ETRI-김종원" w:date="2019-11-04T20:34:00Z">
          <w:r w:rsidRPr="002646CB" w:rsidDel="00E62138">
            <w:rPr>
              <w:rFonts w:hint="eastAsia"/>
              <w:rPrChange w:id="3362" w:author="ETRI-김종원" w:date="2019-12-10T10:44:00Z">
                <w:rPr>
                  <w:rFonts w:hint="eastAsia"/>
                  <w:highlight w:val="green"/>
                </w:rPr>
              </w:rPrChange>
            </w:rPr>
            <w:delText>유연</w:delText>
          </w:r>
        </w:del>
        <w:del w:id="3363" w:author="박 진상" w:date="2019-10-29T12:15:00Z">
          <w:r w:rsidRPr="002646CB" w:rsidDel="005B6627">
            <w:rPr>
              <w:rFonts w:hint="eastAsia"/>
              <w:rPrChange w:id="3364" w:author="ETRI-김종원" w:date="2019-12-10T10:44:00Z">
                <w:rPr>
                  <w:rFonts w:hint="eastAsia"/>
                  <w:highlight w:val="green"/>
                </w:rPr>
              </w:rPrChange>
            </w:rPr>
            <w:delText>성</w:delText>
          </w:r>
          <w:r w:rsidRPr="002646CB" w:rsidDel="005B6627">
            <w:rPr>
              <w:rPrChange w:id="3365" w:author="ETRI-김종원" w:date="2019-12-10T10:44:00Z">
                <w:rPr>
                  <w:highlight w:val="green"/>
                </w:rPr>
              </w:rPrChange>
            </w:rPr>
            <w:delText xml:space="preserve"> </w:delText>
          </w:r>
        </w:del>
        <w:r w:rsidRPr="002646CB">
          <w:rPr>
            <w:rFonts w:hint="eastAsia"/>
            <w:rPrChange w:id="3366" w:author="ETRI-김종원" w:date="2019-12-10T10:44:00Z">
              <w:rPr>
                <w:rFonts w:hint="eastAsia"/>
                <w:highlight w:val="green"/>
              </w:rPr>
            </w:rPrChange>
          </w:rPr>
          <w:t>지표</w:t>
        </w:r>
      </w:ins>
      <w:ins w:id="3367" w:author="Windows 사용자" w:date="2019-10-18T10:18:00Z">
        <w:r w:rsidRPr="002646CB">
          <w:rPr>
            <w:rFonts w:hint="eastAsia"/>
            <w:rPrChange w:id="3368" w:author="ETRI-김종원" w:date="2019-12-10T10:44:00Z">
              <w:rPr>
                <w:rFonts w:hint="eastAsia"/>
                <w:highlight w:val="green"/>
              </w:rPr>
            </w:rPrChange>
          </w:rPr>
          <w:t>를</w:t>
        </w:r>
        <w:r w:rsidRPr="002646CB">
          <w:rPr>
            <w:rPrChange w:id="3369" w:author="ETRI-김종원" w:date="2019-12-10T10:44:00Z">
              <w:rPr>
                <w:highlight w:val="green"/>
              </w:rPr>
            </w:rPrChange>
          </w:rPr>
          <w:t xml:space="preserve"> </w:t>
        </w:r>
        <w:r w:rsidRPr="002646CB">
          <w:rPr>
            <w:rFonts w:hint="eastAsia"/>
            <w:rPrChange w:id="3370" w:author="ETRI-김종원" w:date="2019-12-10T10:44:00Z">
              <w:rPr>
                <w:rFonts w:hint="eastAsia"/>
                <w:highlight w:val="green"/>
              </w:rPr>
            </w:rPrChange>
          </w:rPr>
          <w:t>통해</w:t>
        </w:r>
        <w:r w:rsidRPr="002646CB">
          <w:rPr>
            <w:rPrChange w:id="3371" w:author="ETRI-김종원" w:date="2019-12-10T10:44:00Z">
              <w:rPr>
                <w:highlight w:val="green"/>
              </w:rPr>
            </w:rPrChange>
          </w:rPr>
          <w:t xml:space="preserve"> </w:t>
        </w:r>
        <w:r w:rsidRPr="002646CB">
          <w:rPr>
            <w:rFonts w:hint="eastAsia"/>
            <w:rPrChange w:id="3372" w:author="ETRI-김종원" w:date="2019-12-10T10:44:00Z">
              <w:rPr>
                <w:rFonts w:hint="eastAsia"/>
                <w:highlight w:val="green"/>
              </w:rPr>
            </w:rPrChange>
          </w:rPr>
          <w:t>만들어진</w:t>
        </w:r>
        <w:r w:rsidRPr="002646CB">
          <w:rPr>
            <w:rPrChange w:id="3373" w:author="ETRI-김종원" w:date="2019-12-10T10:44:00Z">
              <w:rPr>
                <w:highlight w:val="green"/>
              </w:rPr>
            </w:rPrChange>
          </w:rPr>
          <w:t xml:space="preserve"> </w:t>
        </w:r>
        <w:r w:rsidRPr="002646CB">
          <w:rPr>
            <w:rFonts w:hint="eastAsia"/>
            <w:rPrChange w:id="3374" w:author="ETRI-김종원" w:date="2019-12-10T10:44:00Z">
              <w:rPr>
                <w:rFonts w:hint="eastAsia"/>
                <w:highlight w:val="green"/>
              </w:rPr>
            </w:rPrChange>
          </w:rPr>
          <w:t>결합지표</w:t>
        </w:r>
      </w:ins>
      <w:ins w:id="3375" w:author="Windows 사용자" w:date="2019-10-18T10:17:00Z">
        <w:r w:rsidRPr="002646CB">
          <w:rPr>
            <w:rFonts w:hint="eastAsia"/>
            <w:rPrChange w:id="3376" w:author="ETRI-김종원" w:date="2019-12-10T10:44:00Z">
              <w:rPr>
                <w:rFonts w:hint="eastAsia"/>
                <w:highlight w:val="green"/>
              </w:rPr>
            </w:rPrChange>
          </w:rPr>
          <w:t>의</w:t>
        </w:r>
        <w:r w:rsidRPr="002646CB">
          <w:rPr>
            <w:rPrChange w:id="3377" w:author="ETRI-김종원" w:date="2019-12-10T10:44:00Z">
              <w:rPr>
                <w:highlight w:val="green"/>
              </w:rPr>
            </w:rPrChange>
          </w:rPr>
          <w:t xml:space="preserve"> </w:t>
        </w:r>
        <w:r w:rsidRPr="002646CB">
          <w:rPr>
            <w:rFonts w:hint="eastAsia"/>
            <w:rPrChange w:id="3378" w:author="ETRI-김종원" w:date="2019-12-10T10:44:00Z">
              <w:rPr>
                <w:rFonts w:hint="eastAsia"/>
                <w:highlight w:val="green"/>
              </w:rPr>
            </w:rPrChange>
          </w:rPr>
          <w:t>값에</w:t>
        </w:r>
        <w:r w:rsidRPr="002646CB">
          <w:rPr>
            <w:rPrChange w:id="3379" w:author="ETRI-김종원" w:date="2019-12-10T10:44:00Z">
              <w:rPr>
                <w:highlight w:val="green"/>
              </w:rPr>
            </w:rPrChange>
          </w:rPr>
          <w:t xml:space="preserve"> </w:t>
        </w:r>
        <w:r w:rsidRPr="002646CB">
          <w:rPr>
            <w:rFonts w:hint="eastAsia"/>
            <w:rPrChange w:id="3380" w:author="ETRI-김종원" w:date="2019-12-10T10:44:00Z">
              <w:rPr>
                <w:rFonts w:hint="eastAsia"/>
                <w:highlight w:val="green"/>
              </w:rPr>
            </w:rPrChange>
          </w:rPr>
          <w:t>대응하여</w:t>
        </w:r>
        <w:r w:rsidRPr="002646CB">
          <w:rPr>
            <w:rPrChange w:id="3381" w:author="ETRI-김종원" w:date="2019-12-10T10:44:00Z">
              <w:rPr>
                <w:highlight w:val="green"/>
              </w:rPr>
            </w:rPrChange>
          </w:rPr>
          <w:t xml:space="preserve"> </w:t>
        </w:r>
        <w:r w:rsidRPr="002646CB">
          <w:rPr>
            <w:rFonts w:hint="eastAsia"/>
            <w:rPrChange w:id="3382" w:author="ETRI-김종원" w:date="2019-12-10T10:44:00Z">
              <w:rPr>
                <w:rFonts w:hint="eastAsia"/>
                <w:highlight w:val="green"/>
              </w:rPr>
            </w:rPrChange>
          </w:rPr>
          <w:t>인센티브를</w:t>
        </w:r>
        <w:r w:rsidRPr="002646CB">
          <w:rPr>
            <w:rPrChange w:id="3383" w:author="ETRI-김종원" w:date="2019-12-10T10:44:00Z">
              <w:rPr>
                <w:highlight w:val="green"/>
              </w:rPr>
            </w:rPrChange>
          </w:rPr>
          <w:t xml:space="preserve"> </w:t>
        </w:r>
        <w:r w:rsidRPr="002646CB">
          <w:rPr>
            <w:rFonts w:hint="eastAsia"/>
            <w:rPrChange w:id="3384" w:author="ETRI-김종원" w:date="2019-12-10T10:44:00Z">
              <w:rPr>
                <w:rFonts w:hint="eastAsia"/>
                <w:highlight w:val="green"/>
              </w:rPr>
            </w:rPrChange>
          </w:rPr>
          <w:t>지급하기</w:t>
        </w:r>
        <w:r w:rsidRPr="002646CB">
          <w:rPr>
            <w:rPrChange w:id="3385" w:author="ETRI-김종원" w:date="2019-12-10T10:44:00Z">
              <w:rPr>
                <w:highlight w:val="green"/>
              </w:rPr>
            </w:rPrChange>
          </w:rPr>
          <w:t xml:space="preserve"> </w:t>
        </w:r>
        <w:r w:rsidRPr="002646CB">
          <w:rPr>
            <w:rFonts w:hint="eastAsia"/>
            <w:rPrChange w:id="3386" w:author="ETRI-김종원" w:date="2019-12-10T10:44:00Z">
              <w:rPr>
                <w:rFonts w:hint="eastAsia"/>
                <w:highlight w:val="green"/>
              </w:rPr>
            </w:rPrChange>
          </w:rPr>
          <w:t>위한</w:t>
        </w:r>
        <w:r w:rsidRPr="002646CB">
          <w:rPr>
            <w:rPrChange w:id="3387" w:author="ETRI-김종원" w:date="2019-12-10T10:44:00Z">
              <w:rPr>
                <w:highlight w:val="green"/>
              </w:rPr>
            </w:rPrChange>
          </w:rPr>
          <w:t xml:space="preserve"> </w:t>
        </w:r>
        <w:del w:id="3388" w:author="박 진상" w:date="2019-10-29T12:20:00Z">
          <w:r w:rsidRPr="002646CB" w:rsidDel="005B6627">
            <w:rPr>
              <w:rFonts w:hint="eastAsia"/>
              <w:rPrChange w:id="3389" w:author="ETRI-김종원" w:date="2019-12-10T10:44:00Z">
                <w:rPr>
                  <w:rFonts w:hint="eastAsia"/>
                  <w:highlight w:val="green"/>
                </w:rPr>
              </w:rPrChange>
            </w:rPr>
            <w:delText>인센티브</w:delText>
          </w:r>
          <w:r w:rsidRPr="002646CB" w:rsidDel="005B6627">
            <w:rPr>
              <w:rPrChange w:id="3390" w:author="ETRI-김종원" w:date="2019-12-10T10:44:00Z">
                <w:rPr>
                  <w:highlight w:val="green"/>
                </w:rPr>
              </w:rPrChange>
            </w:rPr>
            <w:delText xml:space="preserve"> </w:delText>
          </w:r>
          <w:r w:rsidRPr="002646CB" w:rsidDel="005B6627">
            <w:rPr>
              <w:rFonts w:hint="eastAsia"/>
              <w:rPrChange w:id="3391" w:author="ETRI-김종원" w:date="2019-12-10T10:44:00Z">
                <w:rPr>
                  <w:rFonts w:hint="eastAsia"/>
                  <w:highlight w:val="green"/>
                </w:rPr>
              </w:rPrChange>
            </w:rPr>
            <w:delText>단가</w:delText>
          </w:r>
        </w:del>
      </w:ins>
      <w:ins w:id="3392" w:author="박 진상" w:date="2019-10-29T12:20:00Z">
        <w:r w:rsidR="005B6627" w:rsidRPr="002646CB">
          <w:rPr>
            <w:rFonts w:hint="eastAsia"/>
          </w:rPr>
          <w:t>인센티브단가</w:t>
        </w:r>
      </w:ins>
      <w:ins w:id="3393" w:author="Windows 사용자" w:date="2019-10-18T10:17:00Z">
        <w:r w:rsidRPr="002646CB">
          <w:rPr>
            <w:rFonts w:hint="eastAsia"/>
            <w:rPrChange w:id="3394" w:author="ETRI-김종원" w:date="2019-12-10T10:44:00Z">
              <w:rPr>
                <w:rFonts w:hint="eastAsia"/>
                <w:highlight w:val="green"/>
              </w:rPr>
            </w:rPrChange>
          </w:rPr>
          <w:t>의</w:t>
        </w:r>
        <w:r w:rsidRPr="002646CB">
          <w:rPr>
            <w:rPrChange w:id="3395" w:author="ETRI-김종원" w:date="2019-12-10T10:44:00Z">
              <w:rPr>
                <w:highlight w:val="green"/>
              </w:rPr>
            </w:rPrChange>
          </w:rPr>
          <w:t xml:space="preserve"> </w:t>
        </w:r>
        <w:r w:rsidRPr="002646CB">
          <w:rPr>
            <w:rFonts w:hint="eastAsia"/>
            <w:rPrChange w:id="3396" w:author="ETRI-김종원" w:date="2019-12-10T10:44:00Z">
              <w:rPr>
                <w:rFonts w:hint="eastAsia"/>
                <w:highlight w:val="green"/>
              </w:rPr>
            </w:rPrChange>
          </w:rPr>
          <w:t>비율</w:t>
        </w:r>
      </w:ins>
    </w:p>
    <w:p w14:paraId="4DAA8F20" w14:textId="23CA7D9C" w:rsidR="00025A47" w:rsidRPr="002646CB" w:rsidDel="009744C0" w:rsidRDefault="00025A47" w:rsidP="00025A47">
      <w:pPr>
        <w:rPr>
          <w:ins w:id="3397" w:author="박 진상" w:date="2019-10-09T14:18:00Z"/>
          <w:del w:id="3398" w:author="Windows 사용자" w:date="2019-10-18T10:17:00Z"/>
        </w:rPr>
      </w:pPr>
      <w:ins w:id="3399" w:author="박 진상" w:date="2019-10-09T14:18:00Z">
        <w:del w:id="3400" w:author="Windows 사용자" w:date="2019-10-18T10:17:00Z">
          <w:r w:rsidRPr="002646CB" w:rsidDel="009744C0">
            <w:delText>CES-MG</w:delText>
          </w:r>
          <w:r w:rsidRPr="002646CB" w:rsidDel="009744C0">
            <w:rPr>
              <w:rFonts w:hint="eastAsia"/>
            </w:rPr>
            <w:delText>에서</w:delText>
          </w:r>
          <w:r w:rsidRPr="002646CB" w:rsidDel="009744C0">
            <w:delText xml:space="preserve"> </w:delText>
          </w:r>
          <w:r w:rsidRPr="002646CB" w:rsidDel="009744C0">
            <w:rPr>
              <w:rFonts w:hint="eastAsia"/>
            </w:rPr>
            <w:delText>태양광발전</w:delText>
          </w:r>
          <w:r w:rsidRPr="002646CB" w:rsidDel="009744C0">
            <w:delText>-</w:delText>
          </w:r>
          <w:r w:rsidRPr="002646CB" w:rsidDel="009744C0">
            <w:rPr>
              <w:rFonts w:hint="eastAsia"/>
            </w:rPr>
            <w:delText>전기에너지저장장치</w:delText>
          </w:r>
          <w:r w:rsidRPr="002646CB" w:rsidDel="009744C0">
            <w:delText xml:space="preserve"> </w:delText>
          </w:r>
          <w:r w:rsidRPr="002646CB" w:rsidDel="009744C0">
            <w:rPr>
              <w:rFonts w:hint="eastAsia"/>
            </w:rPr>
            <w:delText>연계</w:delText>
          </w:r>
          <w:r w:rsidRPr="002646CB" w:rsidDel="009744C0">
            <w:delText xml:space="preserve"> </w:delText>
          </w:r>
          <w:r w:rsidRPr="002646CB" w:rsidDel="009744C0">
            <w:rPr>
              <w:rFonts w:hint="eastAsia"/>
            </w:rPr>
            <w:delText>시스템에서</w:delText>
          </w:r>
          <w:r w:rsidRPr="002646CB" w:rsidDel="009744C0">
            <w:delText xml:space="preserve"> </w:delText>
          </w:r>
          <w:r w:rsidRPr="002646CB" w:rsidDel="009744C0">
            <w:rPr>
              <w:rFonts w:hint="eastAsia"/>
            </w:rPr>
            <w:delText>사</w:delText>
          </w:r>
        </w:del>
      </w:ins>
      <w:ins w:id="3401" w:author="박 진상" w:date="2019-10-09T14:19:00Z">
        <w:del w:id="3402" w:author="Windows 사용자" w:date="2019-10-18T10:17:00Z">
          <w:r w:rsidRPr="002646CB" w:rsidDel="009744C0">
            <w:rPr>
              <w:rFonts w:hint="eastAsia"/>
            </w:rPr>
            <w:delText>용</w:delText>
          </w:r>
        </w:del>
      </w:ins>
      <w:ins w:id="3403" w:author="박 진상" w:date="2019-10-09T14:18:00Z">
        <w:del w:id="3404" w:author="Windows 사용자" w:date="2019-10-18T10:17:00Z">
          <w:r w:rsidRPr="002646CB" w:rsidDel="009744C0">
            <w:rPr>
              <w:rFonts w:hint="eastAsia"/>
            </w:rPr>
            <w:delText>하는</w:delText>
          </w:r>
          <w:r w:rsidRPr="002646CB" w:rsidDel="009744C0">
            <w:delText xml:space="preserve"> </w:delText>
          </w:r>
          <w:r w:rsidRPr="002646CB" w:rsidDel="009744C0">
            <w:rPr>
              <w:rFonts w:hint="eastAsia"/>
            </w:rPr>
            <w:delText>인센티브</w:delText>
          </w:r>
          <w:r w:rsidRPr="002646CB" w:rsidDel="009744C0">
            <w:delText xml:space="preserve"> </w:delText>
          </w:r>
          <w:r w:rsidRPr="002646CB" w:rsidDel="009744C0">
            <w:rPr>
              <w:rFonts w:hint="eastAsia"/>
            </w:rPr>
            <w:delText>지급률의</w:delText>
          </w:r>
          <w:r w:rsidRPr="002646CB" w:rsidDel="009744C0">
            <w:delText xml:space="preserve"> </w:delText>
          </w:r>
          <w:r w:rsidRPr="002646CB" w:rsidDel="009744C0">
            <w:rPr>
              <w:rFonts w:hint="eastAsia"/>
            </w:rPr>
            <w:delText>하나</w:delText>
          </w:r>
        </w:del>
      </w:ins>
    </w:p>
    <w:p w14:paraId="234199F7" w14:textId="77777777" w:rsidR="00025A47" w:rsidRPr="002646CB" w:rsidRDefault="00025A47" w:rsidP="00025A47">
      <w:pPr>
        <w:rPr>
          <w:ins w:id="3405" w:author="박 진상" w:date="2019-10-09T14:18:00Z"/>
          <w:rFonts w:ascii="바탕" w:hAnsi="바탕" w:cs="굴림"/>
          <w:b/>
        </w:rPr>
      </w:pPr>
    </w:p>
    <w:p w14:paraId="26BC5C51" w14:textId="3F89DA2A" w:rsidR="00025A47" w:rsidRPr="002646CB" w:rsidRDefault="00025A47" w:rsidP="00025A47">
      <w:pPr>
        <w:ind w:left="852" w:hangingChars="434" w:hanging="852"/>
        <w:rPr>
          <w:ins w:id="3406" w:author="Windows 사용자" w:date="2019-10-18T10:18:00Z"/>
          <w:rPrChange w:id="3407" w:author="ETRI-김종원" w:date="2019-12-10T10:44:00Z">
            <w:rPr>
              <w:ins w:id="3408" w:author="Windows 사용자" w:date="2019-10-18T10:18:00Z"/>
              <w:highlight w:val="yellow"/>
            </w:rPr>
          </w:rPrChange>
        </w:rPr>
      </w:pPr>
      <w:ins w:id="3409" w:author="박 진상" w:date="2019-10-09T14:18:00Z">
        <w:r w:rsidRPr="002646CB">
          <w:rPr>
            <w:rFonts w:eastAsia="돋움" w:cs="Arial" w:hint="eastAsia"/>
            <w:b/>
            <w:lang w:val="en-US"/>
          </w:rPr>
          <w:t>비고</w:t>
        </w:r>
        <w:r w:rsidRPr="002646CB">
          <w:rPr>
            <w:rFonts w:ascii="바탕" w:hAnsi="바탕" w:cs="굴림"/>
            <w:b/>
            <w:lang w:val="en-US"/>
          </w:rPr>
          <w:t xml:space="preserve"> </w:t>
        </w:r>
        <w:r w:rsidRPr="002646CB">
          <w:rPr>
            <w:rFonts w:cs="Arial"/>
            <w:lang w:val="en-US"/>
          </w:rPr>
          <w:t>1</w:t>
        </w:r>
        <w:r w:rsidRPr="002646CB">
          <w:rPr>
            <w:rFonts w:ascii="바탕" w:hAnsi="바탕" w:cs="굴림"/>
            <w:lang w:val="en-US"/>
          </w:rPr>
          <w:tab/>
        </w:r>
      </w:ins>
      <w:ins w:id="3410" w:author="박 진상" w:date="2019-10-28T18:26:00Z">
        <w:r w:rsidR="00DC4888" w:rsidRPr="002646CB">
          <w:rPr>
            <w:rFonts w:ascii="바탕" w:hAnsi="바탕" w:cs="굴림" w:hint="eastAsia"/>
            <w:lang w:val="en-US"/>
          </w:rPr>
          <w:t>변동지표</w:t>
        </w:r>
      </w:ins>
      <w:ins w:id="3411" w:author="박 진상" w:date="2019-10-09T14:19:00Z">
        <w:r w:rsidRPr="002646CB">
          <w:rPr>
            <w:rFonts w:ascii="바탕" w:hAnsi="바탕" w:cs="굴림" w:hint="eastAsia"/>
            <w:lang w:val="en-US"/>
          </w:rPr>
          <w:t>가</w:t>
        </w:r>
        <w:r w:rsidRPr="002646CB">
          <w:rPr>
            <w:rFonts w:ascii="바탕" w:hAnsi="바탕" w:cs="굴림"/>
            <w:lang w:val="en-US"/>
          </w:rPr>
          <w:t xml:space="preserve"> </w:t>
        </w:r>
      </w:ins>
      <w:ins w:id="3412" w:author="Windows 사용자" w:date="2019-10-18T10:20:00Z">
        <w:r w:rsidR="009744C0" w:rsidRPr="002646CB">
          <w:rPr>
            <w:rFonts w:ascii="바탕" w:hAnsi="바탕" w:cs="굴림" w:hint="eastAsia"/>
            <w:lang w:val="en-US"/>
            <w:rPrChange w:id="3413" w:author="ETRI-김종원" w:date="2019-12-10T10:44:00Z">
              <w:rPr>
                <w:rFonts w:ascii="바탕" w:hAnsi="바탕" w:cs="굴림" w:hint="eastAsia"/>
                <w:highlight w:val="yellow"/>
                <w:lang w:val="en-US"/>
              </w:rPr>
            </w:rPrChange>
          </w:rPr>
          <w:t>미리</w:t>
        </w:r>
        <w:r w:rsidR="009744C0" w:rsidRPr="002646CB">
          <w:rPr>
            <w:rFonts w:ascii="바탕" w:hAnsi="바탕" w:cs="굴림"/>
            <w:lang w:val="en-US"/>
            <w:rPrChange w:id="3414" w:author="ETRI-김종원" w:date="2019-12-10T10:44:00Z">
              <w:rPr>
                <w:rFonts w:ascii="바탕" w:hAnsi="바탕" w:cs="굴림"/>
                <w:highlight w:val="yellow"/>
                <w:lang w:val="en-US"/>
              </w:rPr>
            </w:rPrChange>
          </w:rPr>
          <w:t xml:space="preserve"> </w:t>
        </w:r>
      </w:ins>
      <w:ins w:id="3415" w:author="박 진상" w:date="2019-10-09T14:19:00Z">
        <w:del w:id="3416" w:author="Windows 사용자" w:date="2019-10-18T10:19:00Z">
          <w:r w:rsidRPr="002646CB" w:rsidDel="009744C0">
            <w:rPr>
              <w:rFonts w:ascii="바탕" w:hAnsi="바탕" w:cs="굴림"/>
              <w:lang w:val="en-US"/>
            </w:rPr>
            <w:delText xml:space="preserve">미리 </w:delText>
          </w:r>
        </w:del>
        <w:r w:rsidRPr="002646CB">
          <w:rPr>
            <w:rFonts w:ascii="바탕" w:hAnsi="바탕" w:cs="굴림"/>
            <w:lang w:val="en-US"/>
          </w:rPr>
          <w:t xml:space="preserve">정해진 범위 </w:t>
        </w:r>
      </w:ins>
      <w:ins w:id="3417" w:author="박 진상" w:date="2019-10-09T14:20:00Z">
        <w:r w:rsidRPr="002646CB">
          <w:rPr>
            <w:rFonts w:ascii="바탕" w:hAnsi="바탕" w:cs="굴림" w:hint="eastAsia"/>
            <w:lang w:val="en-US"/>
          </w:rPr>
          <w:t>이내</w:t>
        </w:r>
      </w:ins>
      <w:ins w:id="3418" w:author="Windows 사용자" w:date="2019-10-18T10:20:00Z">
        <w:r w:rsidR="009744C0" w:rsidRPr="002646CB">
          <w:rPr>
            <w:rFonts w:ascii="바탕" w:hAnsi="바탕" w:cs="굴림" w:hint="eastAsia"/>
            <w:lang w:val="en-US"/>
            <w:rPrChange w:id="3419" w:author="ETRI-김종원" w:date="2019-12-10T10:44:00Z">
              <w:rPr>
                <w:rFonts w:ascii="바탕" w:hAnsi="바탕" w:cs="굴림" w:hint="eastAsia"/>
                <w:highlight w:val="yellow"/>
                <w:lang w:val="en-US"/>
              </w:rPr>
            </w:rPrChange>
          </w:rPr>
          <w:t>를</w:t>
        </w:r>
        <w:r w:rsidR="009744C0" w:rsidRPr="002646CB">
          <w:rPr>
            <w:rFonts w:ascii="바탕" w:hAnsi="바탕" w:cs="굴림"/>
            <w:lang w:val="en-US"/>
            <w:rPrChange w:id="3420" w:author="ETRI-김종원" w:date="2019-12-10T10:44:00Z">
              <w:rPr>
                <w:rFonts w:ascii="바탕" w:hAnsi="바탕" w:cs="굴림"/>
                <w:highlight w:val="yellow"/>
                <w:lang w:val="en-US"/>
              </w:rPr>
            </w:rPrChange>
          </w:rPr>
          <w:t xml:space="preserve"> </w:t>
        </w:r>
        <w:r w:rsidR="009744C0" w:rsidRPr="002646CB">
          <w:rPr>
            <w:rFonts w:ascii="바탕" w:hAnsi="바탕" w:cs="굴림" w:hint="eastAsia"/>
            <w:lang w:val="en-US"/>
            <w:rPrChange w:id="3421" w:author="ETRI-김종원" w:date="2019-12-10T10:44:00Z">
              <w:rPr>
                <w:rFonts w:ascii="바탕" w:hAnsi="바탕" w:cs="굴림" w:hint="eastAsia"/>
                <w:highlight w:val="yellow"/>
                <w:lang w:val="en-US"/>
              </w:rPr>
            </w:rPrChange>
          </w:rPr>
          <w:t>만족하는</w:t>
        </w:r>
      </w:ins>
      <w:ins w:id="3422" w:author="박 진상" w:date="2019-10-09T14:20:00Z">
        <w:del w:id="3423" w:author="Windows 사용자" w:date="2019-10-18T10:20:00Z">
          <w:r w:rsidRPr="002646CB" w:rsidDel="009744C0">
            <w:rPr>
              <w:rFonts w:ascii="바탕" w:hAnsi="바탕" w:cs="굴림" w:hint="eastAsia"/>
              <w:lang w:val="en-US"/>
            </w:rPr>
            <w:delText>의</w:delText>
          </w:r>
        </w:del>
        <w:r w:rsidRPr="002646CB">
          <w:rPr>
            <w:rFonts w:ascii="바탕" w:hAnsi="바탕" w:cs="굴림"/>
            <w:lang w:val="en-US"/>
          </w:rPr>
          <w:t xml:space="preserve"> </w:t>
        </w:r>
        <w:r w:rsidRPr="002646CB">
          <w:rPr>
            <w:rFonts w:ascii="바탕" w:hAnsi="바탕" w:cs="굴림" w:hint="eastAsia"/>
            <w:lang w:val="en-US"/>
          </w:rPr>
          <w:t>조건에서</w:t>
        </w:r>
        <w:r w:rsidRPr="002646CB">
          <w:rPr>
            <w:rFonts w:ascii="바탕" w:hAnsi="바탕" w:cs="굴림"/>
            <w:lang w:val="en-US"/>
          </w:rPr>
          <w:t xml:space="preserve"> </w:t>
        </w:r>
      </w:ins>
      <w:ins w:id="3424" w:author="박 진상" w:date="2019-10-28T18:25:00Z">
        <w:r w:rsidR="00DC4888" w:rsidRPr="002646CB">
          <w:rPr>
            <w:rFonts w:ascii="바탕" w:hAnsi="바탕" w:cs="굴림" w:hint="eastAsia"/>
            <w:lang w:val="en-US"/>
          </w:rPr>
          <w:t>신뢰지표</w:t>
        </w:r>
      </w:ins>
      <w:ins w:id="3425" w:author="박 진상" w:date="2019-10-09T14:20:00Z">
        <w:r w:rsidRPr="002646CB">
          <w:rPr>
            <w:rFonts w:ascii="바탕" w:hAnsi="바탕" w:cs="굴림" w:hint="eastAsia"/>
            <w:lang w:val="en-US"/>
          </w:rPr>
          <w:t>에</w:t>
        </w:r>
      </w:ins>
      <w:ins w:id="3426" w:author="Windows 사용자" w:date="2019-10-18T10:19:00Z">
        <w:r w:rsidR="009744C0" w:rsidRPr="002646CB">
          <w:rPr>
            <w:rFonts w:ascii="바탕" w:hAnsi="바탕" w:cs="굴림"/>
            <w:lang w:val="en-US"/>
            <w:rPrChange w:id="3427" w:author="ETRI-김종원" w:date="2019-12-10T10:44:00Z">
              <w:rPr>
                <w:rFonts w:ascii="바탕" w:hAnsi="바탕" w:cs="굴림"/>
                <w:highlight w:val="yellow"/>
                <w:lang w:val="en-US"/>
              </w:rPr>
            </w:rPrChange>
          </w:rPr>
          <w:t xml:space="preserve"> 의해 결</w:t>
        </w:r>
      </w:ins>
      <w:ins w:id="3428" w:author="Windows 사용자" w:date="2019-10-18T10:20:00Z">
        <w:r w:rsidR="009744C0" w:rsidRPr="002646CB">
          <w:rPr>
            <w:rFonts w:ascii="바탕" w:hAnsi="바탕" w:cs="굴림" w:hint="eastAsia"/>
            <w:lang w:val="en-US"/>
            <w:rPrChange w:id="3429" w:author="ETRI-김종원" w:date="2019-12-10T10:44:00Z">
              <w:rPr>
                <w:rFonts w:ascii="바탕" w:hAnsi="바탕" w:cs="굴림" w:hint="eastAsia"/>
                <w:highlight w:val="yellow"/>
                <w:lang w:val="en-US"/>
              </w:rPr>
            </w:rPrChange>
          </w:rPr>
          <w:t>정되</w:t>
        </w:r>
      </w:ins>
      <w:ins w:id="3430" w:author="Windows 사용자" w:date="2019-10-18T10:19:00Z">
        <w:r w:rsidR="009744C0" w:rsidRPr="002646CB">
          <w:rPr>
            <w:rFonts w:ascii="바탕" w:hAnsi="바탕" w:cs="굴림" w:hint="eastAsia"/>
            <w:lang w:val="en-US"/>
            <w:rPrChange w:id="3431" w:author="ETRI-김종원" w:date="2019-12-10T10:44:00Z">
              <w:rPr>
                <w:rFonts w:ascii="바탕" w:hAnsi="바탕" w:cs="굴림" w:hint="eastAsia"/>
                <w:highlight w:val="yellow"/>
                <w:lang w:val="en-US"/>
              </w:rPr>
            </w:rPrChange>
          </w:rPr>
          <w:t>는</w:t>
        </w:r>
        <w:r w:rsidR="009744C0" w:rsidRPr="002646CB">
          <w:rPr>
            <w:rFonts w:ascii="바탕" w:hAnsi="바탕" w:cs="굴림"/>
            <w:lang w:val="en-US"/>
            <w:rPrChange w:id="3432" w:author="ETRI-김종원" w:date="2019-12-10T10:44:00Z">
              <w:rPr>
                <w:rFonts w:ascii="바탕" w:hAnsi="바탕" w:cs="굴림"/>
                <w:highlight w:val="yellow"/>
                <w:lang w:val="en-US"/>
              </w:rPr>
            </w:rPrChange>
          </w:rPr>
          <w:t xml:space="preserve"> 결합 </w:t>
        </w:r>
      </w:ins>
      <w:ins w:id="3433" w:author="박 진상" w:date="2019-10-09T14:20:00Z">
        <w:del w:id="3434" w:author="Windows 사용자" w:date="2019-10-18T10:19:00Z">
          <w:r w:rsidRPr="002646CB" w:rsidDel="009744C0">
            <w:rPr>
              <w:rFonts w:ascii="바탕" w:hAnsi="바탕" w:cs="굴림"/>
              <w:lang w:val="en-US"/>
            </w:rPr>
            <w:delText xml:space="preserve"> </w:delText>
          </w:r>
          <w:r w:rsidRPr="002646CB" w:rsidDel="009744C0">
            <w:rPr>
              <w:rFonts w:ascii="바탕" w:hAnsi="바탕" w:cs="굴림" w:hint="eastAsia"/>
              <w:lang w:val="en-US"/>
            </w:rPr>
            <w:delText>의한</w:delText>
          </w:r>
          <w:r w:rsidRPr="002646CB" w:rsidDel="009744C0">
            <w:rPr>
              <w:rFonts w:ascii="바탕" w:hAnsi="바탕" w:cs="굴림"/>
              <w:lang w:val="en-US"/>
            </w:rPr>
            <w:delText xml:space="preserve"> </w:delText>
          </w:r>
          <w:r w:rsidRPr="002646CB" w:rsidDel="009744C0">
            <w:rPr>
              <w:rFonts w:ascii="바탕" w:hAnsi="바탕" w:cs="굴림" w:hint="eastAsia"/>
              <w:lang w:val="en-US"/>
            </w:rPr>
            <w:delText>전체</w:delText>
          </w:r>
          <w:r w:rsidRPr="002646CB" w:rsidDel="009744C0">
            <w:rPr>
              <w:rFonts w:ascii="바탕" w:hAnsi="바탕" w:cs="굴림"/>
              <w:lang w:val="en-US"/>
            </w:rPr>
            <w:delText xml:space="preserve"> </w:delText>
          </w:r>
        </w:del>
      </w:ins>
      <w:ins w:id="3435" w:author="박 진상" w:date="2019-10-29T12:15:00Z">
        <w:r w:rsidR="005B6627" w:rsidRPr="002646CB">
          <w:rPr>
            <w:rFonts w:ascii="바탕" w:hAnsi="바탕" w:cs="굴림" w:hint="eastAsia"/>
            <w:lang w:val="en-US"/>
          </w:rPr>
          <w:t>인센티브지급률</w:t>
        </w:r>
      </w:ins>
      <w:ins w:id="3436" w:author="박 진상" w:date="2019-10-09T14:20:00Z">
        <w:del w:id="3437" w:author="Windows 사용자" w:date="2019-10-18T10:19:00Z">
          <w:r w:rsidRPr="002646CB" w:rsidDel="009744C0">
            <w:rPr>
              <w:rFonts w:ascii="바탕" w:hAnsi="바탕" w:cs="굴림" w:hint="eastAsia"/>
              <w:lang w:val="en-US"/>
            </w:rPr>
            <w:delText>이며</w:delText>
          </w:r>
          <w:r w:rsidRPr="002646CB" w:rsidDel="009744C0">
            <w:rPr>
              <w:rFonts w:ascii="바탕" w:hAnsi="바탕" w:cs="굴림"/>
              <w:lang w:val="en-US"/>
            </w:rPr>
            <w:delText xml:space="preserve"> </w:delText>
          </w:r>
          <w:r w:rsidRPr="002646CB" w:rsidDel="009744C0">
            <w:rPr>
              <w:rFonts w:ascii="바탕" w:hAnsi="바탕" w:cs="굴림" w:hint="eastAsia"/>
              <w:lang w:val="en-US"/>
            </w:rPr>
            <w:delText>단가의</w:delText>
          </w:r>
          <w:r w:rsidRPr="002646CB" w:rsidDel="009744C0">
            <w:rPr>
              <w:rFonts w:ascii="바탕" w:hAnsi="바탕" w:cs="굴림"/>
              <w:lang w:val="en-US"/>
            </w:rPr>
            <w:delText xml:space="preserve"> </w:delText>
          </w:r>
          <w:r w:rsidRPr="002646CB" w:rsidDel="009744C0">
            <w:rPr>
              <w:rFonts w:ascii="바탕" w:hAnsi="바탕" w:cs="굴림" w:hint="eastAsia"/>
              <w:lang w:val="en-US"/>
            </w:rPr>
            <w:delText>배수로</w:delText>
          </w:r>
          <w:r w:rsidRPr="002646CB" w:rsidDel="009744C0">
            <w:rPr>
              <w:rFonts w:ascii="바탕" w:hAnsi="바탕" w:cs="굴림"/>
              <w:lang w:val="en-US"/>
            </w:rPr>
            <w:delText xml:space="preserve"> </w:delText>
          </w:r>
          <w:r w:rsidRPr="002646CB" w:rsidDel="009744C0">
            <w:rPr>
              <w:rFonts w:ascii="바탕" w:hAnsi="바탕" w:cs="굴림" w:hint="eastAsia"/>
              <w:lang w:val="en-US"/>
            </w:rPr>
            <w:delText>표현됨</w:delText>
          </w:r>
        </w:del>
      </w:ins>
      <w:ins w:id="3438" w:author="박 진상" w:date="2019-10-09T14:18:00Z">
        <w:del w:id="3439" w:author="Windows 사용자" w:date="2019-10-18T10:19:00Z">
          <w:r w:rsidRPr="002646CB" w:rsidDel="009744C0">
            <w:delText xml:space="preserve"> </w:delText>
          </w:r>
        </w:del>
      </w:ins>
    </w:p>
    <w:p w14:paraId="45676D69" w14:textId="6F1667C7" w:rsidR="009744C0" w:rsidRPr="002646CB" w:rsidRDefault="009744C0" w:rsidP="009744C0">
      <w:pPr>
        <w:ind w:left="852" w:hangingChars="434" w:hanging="852"/>
        <w:rPr>
          <w:ins w:id="3440" w:author="Windows 사용자" w:date="2019-10-18T10:18:00Z"/>
          <w:rPrChange w:id="3441" w:author="ETRI-김종원" w:date="2019-12-10T10:44:00Z">
            <w:rPr>
              <w:ins w:id="3442" w:author="Windows 사용자" w:date="2019-10-18T10:18:00Z"/>
              <w:highlight w:val="green"/>
            </w:rPr>
          </w:rPrChange>
        </w:rPr>
      </w:pPr>
      <w:ins w:id="3443" w:author="Windows 사용자" w:date="2019-10-18T10:18:00Z">
        <w:r w:rsidRPr="002646CB">
          <w:rPr>
            <w:rFonts w:eastAsia="돋움" w:cs="Arial" w:hint="eastAsia"/>
            <w:b/>
            <w:lang w:val="en-US"/>
            <w:rPrChange w:id="3444" w:author="ETRI-김종원" w:date="2019-12-10T10:44:00Z">
              <w:rPr>
                <w:rFonts w:eastAsia="돋움" w:cs="Arial" w:hint="eastAsia"/>
                <w:b/>
                <w:highlight w:val="green"/>
                <w:lang w:val="en-US"/>
              </w:rPr>
            </w:rPrChange>
          </w:rPr>
          <w:t>비고</w:t>
        </w:r>
        <w:r w:rsidRPr="002646CB">
          <w:rPr>
            <w:rFonts w:ascii="바탕" w:hAnsi="바탕" w:cs="굴림"/>
            <w:b/>
            <w:lang w:val="en-US"/>
            <w:rPrChange w:id="3445" w:author="ETRI-김종원" w:date="2019-12-10T10:44:00Z">
              <w:rPr>
                <w:rFonts w:ascii="바탕" w:hAnsi="바탕" w:cs="굴림"/>
                <w:b/>
                <w:highlight w:val="green"/>
                <w:lang w:val="en-US"/>
              </w:rPr>
            </w:rPrChange>
          </w:rPr>
          <w:t xml:space="preserve"> 2</w:t>
        </w:r>
        <w:r w:rsidRPr="002646CB">
          <w:rPr>
            <w:rFonts w:ascii="바탕" w:hAnsi="바탕" w:cs="굴림"/>
            <w:lang w:val="en-US"/>
            <w:rPrChange w:id="3446" w:author="ETRI-김종원" w:date="2019-12-10T10:44:00Z">
              <w:rPr>
                <w:rFonts w:ascii="바탕" w:hAnsi="바탕" w:cs="굴림"/>
                <w:highlight w:val="green"/>
                <w:lang w:val="en-US"/>
              </w:rPr>
            </w:rPrChange>
          </w:rPr>
          <w:tab/>
        </w:r>
      </w:ins>
      <w:ins w:id="3447" w:author="Windows 사용자" w:date="2019-10-18T10:19:00Z">
        <w:r w:rsidRPr="002646CB">
          <w:rPr>
            <w:rFonts w:ascii="바탕" w:hAnsi="바탕" w:cs="굴림" w:hint="eastAsia"/>
            <w:lang w:val="en-US"/>
            <w:rPrChange w:id="3448" w:author="ETRI-김종원" w:date="2019-12-10T10:44:00Z">
              <w:rPr>
                <w:rFonts w:ascii="바탕" w:hAnsi="바탕" w:cs="굴림" w:hint="eastAsia"/>
                <w:highlight w:val="green"/>
                <w:lang w:val="en-US"/>
              </w:rPr>
            </w:rPrChange>
          </w:rPr>
          <w:t>결합</w:t>
        </w:r>
      </w:ins>
      <w:ins w:id="3449" w:author="Windows 사용자" w:date="2019-10-18T10:18:00Z">
        <w:r w:rsidRPr="002646CB">
          <w:rPr>
            <w:rFonts w:ascii="바탕" w:hAnsi="바탕" w:cs="굴림" w:hint="eastAsia"/>
            <w:lang w:val="en-US"/>
            <w:rPrChange w:id="3450" w:author="ETRI-김종원" w:date="2019-12-10T10:44:00Z">
              <w:rPr>
                <w:rFonts w:ascii="바탕" w:hAnsi="바탕" w:cs="굴림" w:hint="eastAsia"/>
                <w:highlight w:val="green"/>
                <w:lang w:val="en-US"/>
              </w:rPr>
            </w:rPrChange>
          </w:rPr>
          <w:t>지표에</w:t>
        </w:r>
        <w:r w:rsidRPr="002646CB">
          <w:rPr>
            <w:rFonts w:ascii="바탕" w:hAnsi="바탕" w:cs="굴림"/>
            <w:lang w:val="en-US"/>
            <w:rPrChange w:id="3451" w:author="ETRI-김종원" w:date="2019-12-10T10:44:00Z">
              <w:rPr>
                <w:rFonts w:ascii="바탕" w:hAnsi="바탕" w:cs="굴림"/>
                <w:highlight w:val="green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cs="굴림" w:hint="eastAsia"/>
            <w:lang w:val="en-US"/>
            <w:rPrChange w:id="3452" w:author="ETRI-김종원" w:date="2019-12-10T10:44:00Z">
              <w:rPr>
                <w:rFonts w:ascii="바탕" w:hAnsi="바탕" w:cs="굴림" w:hint="eastAsia"/>
                <w:highlight w:val="green"/>
                <w:lang w:val="en-US"/>
              </w:rPr>
            </w:rPrChange>
          </w:rPr>
          <w:t>대응하는</w:t>
        </w:r>
        <w:r w:rsidRPr="002646CB">
          <w:rPr>
            <w:rFonts w:ascii="바탕" w:hAnsi="바탕" w:cs="굴림"/>
            <w:lang w:val="en-US"/>
            <w:rPrChange w:id="3453" w:author="ETRI-김종원" w:date="2019-12-10T10:44:00Z">
              <w:rPr>
                <w:rFonts w:ascii="바탕" w:hAnsi="바탕" w:cs="굴림"/>
                <w:highlight w:val="green"/>
                <w:lang w:val="en-US"/>
              </w:rPr>
            </w:rPrChange>
          </w:rPr>
          <w:t xml:space="preserve"> </w:t>
        </w:r>
      </w:ins>
      <w:ins w:id="3454" w:author="Windows 사용자" w:date="2019-10-18T10:19:00Z">
        <w:r w:rsidRPr="002646CB">
          <w:rPr>
            <w:rFonts w:ascii="바탕" w:hAnsi="바탕" w:cs="굴림" w:hint="eastAsia"/>
            <w:lang w:val="en-US"/>
            <w:rPrChange w:id="3455" w:author="ETRI-김종원" w:date="2019-12-10T10:44:00Z">
              <w:rPr>
                <w:rFonts w:ascii="바탕" w:hAnsi="바탕" w:cs="굴림" w:hint="eastAsia"/>
                <w:highlight w:val="green"/>
                <w:lang w:val="en-US"/>
              </w:rPr>
            </w:rPrChange>
          </w:rPr>
          <w:t>결합</w:t>
        </w:r>
      </w:ins>
      <w:ins w:id="3456" w:author="Windows 사용자" w:date="2019-10-18T10:18:00Z">
        <w:r w:rsidRPr="002646CB">
          <w:rPr>
            <w:rFonts w:ascii="바탕" w:hAnsi="바탕" w:cs="굴림" w:hint="eastAsia"/>
            <w:lang w:val="en-US"/>
            <w:rPrChange w:id="3457" w:author="ETRI-김종원" w:date="2019-12-10T10:44:00Z">
              <w:rPr>
                <w:rFonts w:ascii="바탕" w:hAnsi="바탕" w:cs="굴림" w:hint="eastAsia"/>
                <w:highlight w:val="green"/>
                <w:lang w:val="en-US"/>
              </w:rPr>
            </w:rPrChange>
          </w:rPr>
          <w:t>지표</w:t>
        </w:r>
        <w:r w:rsidRPr="002646CB">
          <w:rPr>
            <w:rFonts w:ascii="바탕" w:hAnsi="바탕" w:cs="굴림"/>
            <w:lang w:val="en-US"/>
            <w:rPrChange w:id="3458" w:author="ETRI-김종원" w:date="2019-12-10T10:44:00Z">
              <w:rPr>
                <w:rFonts w:ascii="바탕" w:hAnsi="바탕" w:cs="굴림"/>
                <w:highlight w:val="green"/>
                <w:lang w:val="en-US"/>
              </w:rPr>
            </w:rPrChange>
          </w:rPr>
          <w:t xml:space="preserve"> </w:t>
        </w:r>
        <w:del w:id="3459" w:author="박 진상" w:date="2019-10-29T12:15:00Z">
          <w:r w:rsidRPr="002646CB" w:rsidDel="005B6627">
            <w:rPr>
              <w:rFonts w:ascii="바탕" w:hAnsi="바탕" w:cs="굴림" w:hint="eastAsia"/>
              <w:lang w:val="en-US"/>
              <w:rPrChange w:id="3460" w:author="ETRI-김종원" w:date="2019-12-10T10:44:00Z">
                <w:rPr>
                  <w:rFonts w:ascii="바탕" w:hAnsi="바탕" w:cs="굴림" w:hint="eastAsia"/>
                  <w:highlight w:val="green"/>
                  <w:lang w:val="en-US"/>
                </w:rPr>
              </w:rPrChange>
            </w:rPr>
            <w:delText>인센티브</w:delText>
          </w:r>
          <w:r w:rsidRPr="002646CB" w:rsidDel="005B6627">
            <w:rPr>
              <w:rFonts w:ascii="바탕" w:hAnsi="바탕" w:cs="굴림"/>
              <w:lang w:val="en-US"/>
              <w:rPrChange w:id="3461" w:author="ETRI-김종원" w:date="2019-12-10T10:44:00Z">
                <w:rPr>
                  <w:rFonts w:ascii="바탕" w:hAnsi="바탕" w:cs="굴림"/>
                  <w:highlight w:val="green"/>
                  <w:lang w:val="en-US"/>
                </w:rPr>
              </w:rPrChange>
            </w:rPr>
            <w:delText xml:space="preserve"> </w:delText>
          </w:r>
          <w:r w:rsidRPr="002646CB" w:rsidDel="005B6627">
            <w:rPr>
              <w:rFonts w:ascii="바탕" w:hAnsi="바탕" w:cs="굴림" w:hint="eastAsia"/>
              <w:lang w:val="en-US"/>
              <w:rPrChange w:id="3462" w:author="ETRI-김종원" w:date="2019-12-10T10:44:00Z">
                <w:rPr>
                  <w:rFonts w:ascii="바탕" w:hAnsi="바탕" w:cs="굴림" w:hint="eastAsia"/>
                  <w:highlight w:val="green"/>
                  <w:lang w:val="en-US"/>
                </w:rPr>
              </w:rPrChange>
            </w:rPr>
            <w:delText>지급률</w:delText>
          </w:r>
        </w:del>
      </w:ins>
      <w:ins w:id="3463" w:author="박 진상" w:date="2019-10-29T12:15:00Z">
        <w:r w:rsidR="005B6627" w:rsidRPr="002646CB">
          <w:rPr>
            <w:rFonts w:ascii="바탕" w:hAnsi="바탕" w:cs="굴림" w:hint="eastAsia"/>
            <w:lang w:val="en-US"/>
          </w:rPr>
          <w:t>인센티브지급률</w:t>
        </w:r>
      </w:ins>
      <w:ins w:id="3464" w:author="Windows 사용자" w:date="2019-10-18T10:18:00Z">
        <w:r w:rsidRPr="002646CB">
          <w:rPr>
            <w:rFonts w:ascii="바탕" w:hAnsi="바탕" w:cs="굴림" w:hint="eastAsia"/>
            <w:lang w:val="en-US"/>
            <w:rPrChange w:id="3465" w:author="ETRI-김종원" w:date="2019-12-10T10:44:00Z">
              <w:rPr>
                <w:rFonts w:ascii="바탕" w:hAnsi="바탕" w:cs="굴림" w:hint="eastAsia"/>
                <w:highlight w:val="green"/>
                <w:lang w:val="en-US"/>
              </w:rPr>
            </w:rPrChange>
          </w:rPr>
          <w:t>은</w:t>
        </w:r>
        <w:r w:rsidRPr="002646CB">
          <w:rPr>
            <w:rFonts w:ascii="바탕" w:hAnsi="바탕" w:cs="굴림"/>
            <w:lang w:val="en-US"/>
            <w:rPrChange w:id="3466" w:author="ETRI-김종원" w:date="2019-12-10T10:44:00Z">
              <w:rPr>
                <w:rFonts w:ascii="바탕" w:hAnsi="바탕" w:cs="굴림"/>
                <w:highlight w:val="green"/>
                <w:lang w:val="en-US"/>
              </w:rPr>
            </w:rPrChange>
          </w:rPr>
          <w:t xml:space="preserve"> </w:t>
        </w:r>
        <w:del w:id="3467" w:author="박 진상" w:date="2019-10-29T12:20:00Z">
          <w:r w:rsidRPr="002646CB" w:rsidDel="005B6627">
            <w:rPr>
              <w:rFonts w:ascii="바탕" w:hAnsi="바탕" w:cs="굴림" w:hint="eastAsia"/>
              <w:lang w:val="en-US"/>
              <w:rPrChange w:id="3468" w:author="ETRI-김종원" w:date="2019-12-10T10:44:00Z">
                <w:rPr>
                  <w:rFonts w:ascii="바탕" w:hAnsi="바탕" w:cs="굴림" w:hint="eastAsia"/>
                  <w:highlight w:val="green"/>
                  <w:lang w:val="en-US"/>
                </w:rPr>
              </w:rPrChange>
            </w:rPr>
            <w:delText>인센티브</w:delText>
          </w:r>
          <w:r w:rsidRPr="002646CB" w:rsidDel="005B6627">
            <w:rPr>
              <w:rFonts w:ascii="바탕" w:hAnsi="바탕" w:cs="굴림"/>
              <w:lang w:val="en-US"/>
              <w:rPrChange w:id="3469" w:author="ETRI-김종원" w:date="2019-12-10T10:44:00Z">
                <w:rPr>
                  <w:rFonts w:ascii="바탕" w:hAnsi="바탕" w:cs="굴림"/>
                  <w:highlight w:val="green"/>
                  <w:lang w:val="en-US"/>
                </w:rPr>
              </w:rPrChange>
            </w:rPr>
            <w:delText xml:space="preserve"> </w:delText>
          </w:r>
          <w:r w:rsidRPr="002646CB" w:rsidDel="005B6627">
            <w:rPr>
              <w:rFonts w:ascii="바탕" w:hAnsi="바탕" w:cs="굴림" w:hint="eastAsia"/>
              <w:lang w:val="en-US"/>
              <w:rPrChange w:id="3470" w:author="ETRI-김종원" w:date="2019-12-10T10:44:00Z">
                <w:rPr>
                  <w:rFonts w:ascii="바탕" w:hAnsi="바탕" w:cs="굴림" w:hint="eastAsia"/>
                  <w:highlight w:val="green"/>
                  <w:lang w:val="en-US"/>
                </w:rPr>
              </w:rPrChange>
            </w:rPr>
            <w:delText>단가</w:delText>
          </w:r>
        </w:del>
      </w:ins>
      <w:ins w:id="3471" w:author="박 진상" w:date="2019-10-29T12:20:00Z">
        <w:r w:rsidR="005B6627" w:rsidRPr="002646CB">
          <w:rPr>
            <w:rFonts w:ascii="바탕" w:hAnsi="바탕" w:cs="굴림" w:hint="eastAsia"/>
            <w:lang w:val="en-US"/>
          </w:rPr>
          <w:t>인센티브단가</w:t>
        </w:r>
      </w:ins>
      <w:ins w:id="3472" w:author="Windows 사용자" w:date="2019-10-18T10:18:00Z">
        <w:r w:rsidRPr="002646CB">
          <w:rPr>
            <w:rFonts w:ascii="바탕" w:hAnsi="바탕" w:cs="굴림" w:hint="eastAsia"/>
            <w:lang w:val="en-US"/>
            <w:rPrChange w:id="3473" w:author="ETRI-김종원" w:date="2019-12-10T10:44:00Z">
              <w:rPr>
                <w:rFonts w:ascii="바탕" w:hAnsi="바탕" w:cs="굴림" w:hint="eastAsia"/>
                <w:highlight w:val="green"/>
                <w:lang w:val="en-US"/>
              </w:rPr>
            </w:rPrChange>
          </w:rPr>
          <w:t>의</w:t>
        </w:r>
        <w:r w:rsidRPr="002646CB">
          <w:rPr>
            <w:rFonts w:ascii="바탕" w:hAnsi="바탕" w:cs="굴림"/>
            <w:lang w:val="en-US"/>
            <w:rPrChange w:id="3474" w:author="ETRI-김종원" w:date="2019-12-10T10:44:00Z">
              <w:rPr>
                <w:rFonts w:ascii="바탕" w:hAnsi="바탕" w:cs="굴림"/>
                <w:highlight w:val="green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cs="굴림" w:hint="eastAsia"/>
            <w:lang w:val="en-US"/>
            <w:rPrChange w:id="3475" w:author="ETRI-김종원" w:date="2019-12-10T10:44:00Z">
              <w:rPr>
                <w:rFonts w:ascii="바탕" w:hAnsi="바탕" w:cs="굴림" w:hint="eastAsia"/>
                <w:highlight w:val="green"/>
                <w:lang w:val="en-US"/>
              </w:rPr>
            </w:rPrChange>
          </w:rPr>
          <w:t>배수로</w:t>
        </w:r>
        <w:r w:rsidRPr="002646CB">
          <w:rPr>
            <w:rFonts w:ascii="바탕" w:hAnsi="바탕" w:cs="굴림"/>
            <w:lang w:val="en-US"/>
            <w:rPrChange w:id="3476" w:author="ETRI-김종원" w:date="2019-12-10T10:44:00Z">
              <w:rPr>
                <w:rFonts w:ascii="바탕" w:hAnsi="바탕" w:cs="굴림"/>
                <w:highlight w:val="green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cs="굴림" w:hint="eastAsia"/>
            <w:lang w:val="en-US"/>
            <w:rPrChange w:id="3477" w:author="ETRI-김종원" w:date="2019-12-10T10:44:00Z">
              <w:rPr>
                <w:rFonts w:ascii="바탕" w:hAnsi="바탕" w:cs="굴림" w:hint="eastAsia"/>
                <w:highlight w:val="green"/>
                <w:lang w:val="en-US"/>
              </w:rPr>
            </w:rPrChange>
          </w:rPr>
          <w:t>사용</w:t>
        </w:r>
      </w:ins>
      <w:ins w:id="3478" w:author="박 진상" w:date="2019-10-28T18:28:00Z">
        <w:r w:rsidR="00DC4888" w:rsidRPr="002646CB">
          <w:rPr>
            <w:rFonts w:ascii="바탕" w:hAnsi="바탕" w:cs="굴림" w:hint="eastAsia"/>
            <w:lang w:val="en-US"/>
          </w:rPr>
          <w:t>한다</w:t>
        </w:r>
        <w:r w:rsidR="00DC4888" w:rsidRPr="002646CB">
          <w:rPr>
            <w:rFonts w:ascii="바탕" w:hAnsi="바탕" w:cs="굴림"/>
            <w:lang w:val="en-US"/>
          </w:rPr>
          <w:t>.</w:t>
        </w:r>
      </w:ins>
      <w:ins w:id="3479" w:author="Windows 사용자" w:date="2019-10-18T10:18:00Z">
        <w:del w:id="3480" w:author="박 진상" w:date="2019-10-28T18:28:00Z">
          <w:r w:rsidRPr="002646CB" w:rsidDel="00DC4888">
            <w:rPr>
              <w:rFonts w:ascii="바탕" w:hAnsi="바탕" w:cs="굴림" w:hint="eastAsia"/>
              <w:lang w:val="en-US"/>
              <w:rPrChange w:id="3481" w:author="ETRI-김종원" w:date="2019-12-10T10:44:00Z">
                <w:rPr>
                  <w:rFonts w:ascii="바탕" w:hAnsi="바탕" w:cs="굴림" w:hint="eastAsia"/>
                  <w:highlight w:val="green"/>
                  <w:lang w:val="en-US"/>
                </w:rPr>
              </w:rPrChange>
            </w:rPr>
            <w:delText>됨</w:delText>
          </w:r>
        </w:del>
        <w:r w:rsidRPr="002646CB">
          <w:rPr>
            <w:rPrChange w:id="3482" w:author="ETRI-김종원" w:date="2019-12-10T10:44:00Z">
              <w:rPr>
                <w:highlight w:val="green"/>
              </w:rPr>
            </w:rPrChange>
          </w:rPr>
          <w:t xml:space="preserve"> </w:t>
        </w:r>
      </w:ins>
    </w:p>
    <w:p w14:paraId="750BBBA8" w14:textId="77777777" w:rsidR="009744C0" w:rsidRPr="002646CB" w:rsidRDefault="009744C0" w:rsidP="00025A47">
      <w:pPr>
        <w:ind w:left="868" w:hangingChars="434" w:hanging="868"/>
        <w:rPr>
          <w:ins w:id="3483" w:author="박 진상" w:date="2019-10-09T14:18:00Z"/>
        </w:rPr>
      </w:pPr>
    </w:p>
    <w:p w14:paraId="232E631F" w14:textId="40154187" w:rsidR="00025A47" w:rsidRPr="002646CB" w:rsidRDefault="00025A47" w:rsidP="00025A47">
      <w:pPr>
        <w:rPr>
          <w:ins w:id="3484" w:author="박 진상" w:date="2019-10-09T14:18:00Z"/>
        </w:rPr>
      </w:pPr>
      <w:ins w:id="3485" w:author="박 진상" w:date="2019-10-09T14:18:00Z">
        <w:r w:rsidRPr="002646CB">
          <w:rPr>
            <w:rFonts w:eastAsia="돋움" w:cs="Arial" w:hint="eastAsia"/>
            <w:b/>
            <w:lang w:val="en-US"/>
          </w:rPr>
          <w:t>비고</w:t>
        </w:r>
        <w:r w:rsidRPr="002646CB">
          <w:rPr>
            <w:rFonts w:ascii="바탕" w:hAnsi="바탕" w:cs="굴림"/>
            <w:b/>
            <w:lang w:val="en-US"/>
          </w:rPr>
          <w:t xml:space="preserve"> </w:t>
        </w:r>
      </w:ins>
      <w:ins w:id="3486" w:author="Windows 사용자" w:date="2019-10-18T10:18:00Z">
        <w:r w:rsidR="009744C0" w:rsidRPr="002646CB">
          <w:rPr>
            <w:rFonts w:cs="Arial"/>
            <w:lang w:val="en-US"/>
            <w:rPrChange w:id="3487" w:author="ETRI-김종원" w:date="2019-12-10T10:44:00Z">
              <w:rPr>
                <w:rFonts w:cs="Arial"/>
                <w:highlight w:val="yellow"/>
                <w:lang w:val="en-US"/>
              </w:rPr>
            </w:rPrChange>
          </w:rPr>
          <w:t>3</w:t>
        </w:r>
      </w:ins>
      <w:ins w:id="3488" w:author="박 진상" w:date="2019-10-09T14:18:00Z">
        <w:del w:id="3489" w:author="Windows 사용자" w:date="2019-10-18T10:18:00Z">
          <w:r w:rsidRPr="002646CB" w:rsidDel="009744C0">
            <w:rPr>
              <w:rFonts w:cs="Arial"/>
              <w:lang w:val="en-US"/>
            </w:rPr>
            <w:delText>2</w:delText>
          </w:r>
        </w:del>
        <w:r w:rsidRPr="002646CB">
          <w:rPr>
            <w:rFonts w:ascii="바탕" w:hAnsi="바탕" w:cs="굴림"/>
            <w:lang w:val="en-US"/>
          </w:rPr>
          <w:tab/>
        </w:r>
      </w:ins>
      <w:ins w:id="3490" w:author="ETRI-김종원" w:date="2019-11-04T20:34:00Z">
        <w:r w:rsidR="00E62138" w:rsidRPr="002646CB">
          <w:rPr>
            <w:rFonts w:ascii="바탕" w:hAnsi="바탕" w:cs="굴림" w:hint="eastAsia"/>
            <w:lang w:val="en-US"/>
          </w:rPr>
          <w:t>부속서</w:t>
        </w:r>
        <w:r w:rsidR="00E62138" w:rsidRPr="002646CB">
          <w:rPr>
            <w:rFonts w:ascii="바탕" w:hAnsi="바탕" w:cs="굴림"/>
            <w:lang w:val="en-US"/>
          </w:rPr>
          <w:t xml:space="preserve"> A.</w:t>
        </w:r>
      </w:ins>
      <w:ins w:id="3491" w:author="박 진상" w:date="2019-10-09T14:18:00Z">
        <w:del w:id="3492" w:author="ETRI-김종원" w:date="2019-11-04T20:34:00Z">
          <w:r w:rsidRPr="002646CB" w:rsidDel="00E62138">
            <w:rPr>
              <w:rFonts w:ascii="바탕" w:hAnsi="바탕" w:cs="굴림" w:hint="eastAsia"/>
              <w:lang w:val="en-US"/>
            </w:rPr>
            <w:delText>본문</w:delText>
          </w:r>
          <w:r w:rsidRPr="002646CB" w:rsidDel="00E62138">
            <w:rPr>
              <w:rFonts w:ascii="바탕" w:hAnsi="바탕" w:cs="굴림"/>
              <w:lang w:val="en-US"/>
            </w:rPr>
            <w:delText xml:space="preserve"> 7-</w:delText>
          </w:r>
        </w:del>
      </w:ins>
      <w:ins w:id="3493" w:author="박 진상" w:date="2019-10-28T21:39:00Z">
        <w:r w:rsidR="009D2574" w:rsidRPr="002646CB">
          <w:rPr>
            <w:rFonts w:ascii="바탕" w:hAnsi="바탕" w:cs="굴림"/>
            <w:lang w:val="en-US"/>
          </w:rPr>
          <w:t>4</w:t>
        </w:r>
      </w:ins>
      <w:ins w:id="3494" w:author="박 진상" w:date="2019-10-09T14:18:00Z">
        <w:r w:rsidRPr="002646CB">
          <w:rPr>
            <w:rFonts w:ascii="바탕" w:hAnsi="바탕" w:cs="굴림" w:hint="eastAsia"/>
            <w:lang w:val="en-US"/>
          </w:rPr>
          <w:t>절</w:t>
        </w:r>
        <w:r w:rsidRPr="002646CB">
          <w:rPr>
            <w:rFonts w:ascii="바탕" w:hAnsi="바탕" w:cs="굴림"/>
            <w:lang w:val="en-US"/>
          </w:rPr>
          <w:t xml:space="preserve"> </w:t>
        </w:r>
        <w:r w:rsidRPr="002646CB">
          <w:rPr>
            <w:rFonts w:ascii="바탕" w:hAnsi="바탕" w:cs="굴림" w:hint="eastAsia"/>
            <w:lang w:val="en-US"/>
          </w:rPr>
          <w:t>참조</w:t>
        </w:r>
        <w:r w:rsidRPr="002646CB">
          <w:t xml:space="preserve"> </w:t>
        </w:r>
      </w:ins>
    </w:p>
    <w:p w14:paraId="459D71FB" w14:textId="77777777" w:rsidR="00025A47" w:rsidRPr="002646CB" w:rsidRDefault="00025A47" w:rsidP="00025A47">
      <w:pPr>
        <w:rPr>
          <w:ins w:id="3495" w:author="박 진상" w:date="2019-10-09T14:18:00Z"/>
        </w:rPr>
      </w:pPr>
    </w:p>
    <w:p w14:paraId="5A7A0B95" w14:textId="77777777" w:rsidR="003865CF" w:rsidRPr="00DD13A5" w:rsidRDefault="003865CF">
      <w:pPr>
        <w:rPr>
          <w:ins w:id="3496" w:author="박 진상" w:date="2019-10-08T06:37:00Z"/>
        </w:rPr>
        <w:pPrChange w:id="3497" w:author="박 진상" w:date="2019-10-08T07:08:00Z">
          <w:pPr>
            <w:pStyle w:val="34"/>
          </w:pPr>
        </w:pPrChange>
      </w:pPr>
    </w:p>
    <w:p w14:paraId="684DC8C8" w14:textId="3D4D679F" w:rsidR="00703D2A" w:rsidRPr="002646CB" w:rsidDel="00E25847" w:rsidRDefault="00703D2A">
      <w:pPr>
        <w:pStyle w:val="34"/>
        <w:numPr>
          <w:ilvl w:val="0"/>
          <w:numId w:val="0"/>
        </w:numPr>
        <w:rPr>
          <w:del w:id="3498" w:author="박 진상" w:date="2019-10-08T04:39:00Z"/>
          <w:rFonts w:ascii="바탕" w:eastAsia="바탕" w:hAnsi="바탕" w:cs="굴림"/>
          <w:b w:val="0"/>
          <w:lang w:val="en-US" w:eastAsia="ko-KR"/>
          <w:rPrChange w:id="3499" w:author="ETRI-김종원" w:date="2019-12-10T10:44:00Z">
            <w:rPr>
              <w:del w:id="3500" w:author="박 진상" w:date="2019-10-08T04:39:00Z"/>
              <w:rFonts w:cs="Arial"/>
            </w:rPr>
          </w:rPrChange>
        </w:rPr>
        <w:pPrChange w:id="3501" w:author="박 진상" w:date="2019-10-08T07:03:00Z">
          <w:pPr>
            <w:pStyle w:val="34"/>
          </w:pPr>
        </w:pPrChange>
      </w:pPr>
      <w:del w:id="3502" w:author="박 진상" w:date="2019-10-08T04:39:00Z">
        <w:r w:rsidRPr="002646CB" w:rsidDel="00B762CB">
          <w:rPr>
            <w:rFonts w:ascii="바탕" w:eastAsia="바탕" w:hAnsi="바탕" w:cs="굴림" w:hint="eastAsia"/>
            <w:lang w:val="en-US" w:eastAsia="ko-KR"/>
            <w:rPrChange w:id="3503" w:author="ETRI-김종원" w:date="2019-12-10T10:44:00Z">
              <w:rPr>
                <w:rFonts w:cs="Arial" w:hint="eastAsia"/>
              </w:rPr>
            </w:rPrChange>
          </w:rPr>
          <w:delText>드룹</w:delText>
        </w:r>
        <w:r w:rsidRPr="002646CB" w:rsidDel="00B762CB">
          <w:rPr>
            <w:rFonts w:ascii="바탕" w:eastAsia="바탕" w:hAnsi="바탕" w:cs="굴림"/>
            <w:lang w:val="en-US" w:eastAsia="ko-KR"/>
            <w:rPrChange w:id="3504" w:author="ETRI-김종원" w:date="2019-12-10T10:44:00Z">
              <w:rPr>
                <w:rFonts w:cs="Arial"/>
              </w:rPr>
            </w:rPrChange>
          </w:rPr>
          <w:delText xml:space="preserve">(Droop) </w:delText>
        </w:r>
        <w:r w:rsidRPr="002646CB" w:rsidDel="00B762CB">
          <w:rPr>
            <w:rFonts w:ascii="바탕" w:eastAsia="바탕" w:hAnsi="바탕" w:cs="굴림" w:hint="eastAsia"/>
            <w:lang w:val="en-US" w:eastAsia="ko-KR"/>
            <w:rPrChange w:id="3505" w:author="ETRI-김종원" w:date="2019-12-10T10:44:00Z">
              <w:rPr>
                <w:rFonts w:cs="Arial" w:hint="eastAsia"/>
              </w:rPr>
            </w:rPrChange>
          </w:rPr>
          <w:delText>운전</w:delText>
        </w:r>
        <w:r w:rsidRPr="002646CB" w:rsidDel="00B762CB">
          <w:rPr>
            <w:rFonts w:ascii="바탕" w:eastAsia="바탕" w:hAnsi="바탕" w:cs="굴림"/>
            <w:lang w:val="en-US" w:eastAsia="ko-KR"/>
            <w:rPrChange w:id="3506" w:author="ETRI-김종원" w:date="2019-12-10T10:44:00Z">
              <w:rPr>
                <w:rFonts w:cs="Arial"/>
              </w:rPr>
            </w:rPrChange>
          </w:rPr>
          <w:delText>/</w:delText>
        </w:r>
        <w:r w:rsidRPr="002646CB" w:rsidDel="00B762CB">
          <w:rPr>
            <w:rFonts w:ascii="바탕" w:eastAsia="바탕" w:hAnsi="바탕" w:cs="굴림" w:hint="eastAsia"/>
            <w:lang w:val="en-US" w:eastAsia="ko-KR"/>
            <w:rPrChange w:id="3507" w:author="ETRI-김종원" w:date="2019-12-10T10:44:00Z">
              <w:rPr>
                <w:rFonts w:cs="Arial" w:hint="eastAsia"/>
              </w:rPr>
            </w:rPrChange>
          </w:rPr>
          <w:delText>제어</w:delText>
        </w:r>
        <w:bookmarkStart w:id="3508" w:name="_Toc23188887"/>
        <w:bookmarkStart w:id="3509" w:name="_Toc23191265"/>
        <w:bookmarkStart w:id="3510" w:name="_Toc23244283"/>
        <w:bookmarkStart w:id="3511" w:name="_Toc23793813"/>
        <w:bookmarkStart w:id="3512" w:name="_Toc23794136"/>
        <w:bookmarkStart w:id="3513" w:name="_Toc23794459"/>
        <w:bookmarkStart w:id="3514" w:name="_Toc23795304"/>
        <w:bookmarkStart w:id="3515" w:name="_Toc23839681"/>
        <w:bookmarkStart w:id="3516" w:name="_Toc26200470"/>
        <w:bookmarkStart w:id="3517" w:name="_Toc26867567"/>
        <w:bookmarkEnd w:id="3508"/>
        <w:bookmarkEnd w:id="3509"/>
        <w:bookmarkEnd w:id="3510"/>
        <w:bookmarkEnd w:id="3511"/>
        <w:bookmarkEnd w:id="3512"/>
        <w:bookmarkEnd w:id="3513"/>
        <w:bookmarkEnd w:id="3514"/>
        <w:bookmarkEnd w:id="3515"/>
        <w:bookmarkEnd w:id="3516"/>
        <w:bookmarkEnd w:id="3517"/>
      </w:del>
    </w:p>
    <w:p w14:paraId="31419C1F" w14:textId="18C3001E" w:rsidR="00703D2A" w:rsidRPr="002646CB" w:rsidDel="00B762CB" w:rsidRDefault="00703D2A" w:rsidP="00DB2BCC">
      <w:pPr>
        <w:rPr>
          <w:del w:id="3518" w:author="박 진상" w:date="2019-10-08T04:39:00Z"/>
        </w:rPr>
      </w:pPr>
      <w:del w:id="3519" w:author="박 진상" w:date="2019-10-08T04:39:00Z">
        <w:r w:rsidRPr="002646CB" w:rsidDel="00B762CB">
          <w:rPr>
            <w:rFonts w:hint="eastAsia"/>
          </w:rPr>
          <w:delText>주파수</w:delText>
        </w:r>
        <w:r w:rsidRPr="002646CB" w:rsidDel="00B762CB">
          <w:delText xml:space="preserve"> </w:delText>
        </w:r>
        <w:r w:rsidRPr="002646CB" w:rsidDel="00B762CB">
          <w:rPr>
            <w:rFonts w:hint="eastAsia"/>
          </w:rPr>
          <w:delText>차</w:delText>
        </w:r>
        <w:r w:rsidRPr="002646CB" w:rsidDel="00B762CB">
          <w:delText xml:space="preserve"> </w:delText>
        </w:r>
        <w:r w:rsidRPr="002646CB" w:rsidDel="00B762CB">
          <w:rPr>
            <w:rFonts w:hint="eastAsia"/>
          </w:rPr>
          <w:delText>및</w:delText>
        </w:r>
        <w:r w:rsidRPr="002646CB" w:rsidDel="00B762CB">
          <w:delText xml:space="preserve"> </w:delText>
        </w:r>
        <w:r w:rsidRPr="002646CB" w:rsidDel="00B762CB">
          <w:rPr>
            <w:rFonts w:hint="eastAsia"/>
          </w:rPr>
          <w:delText>전압</w:delText>
        </w:r>
        <w:r w:rsidRPr="002646CB" w:rsidDel="00B762CB">
          <w:delText xml:space="preserve"> </w:delText>
        </w:r>
        <w:r w:rsidRPr="002646CB" w:rsidDel="00B762CB">
          <w:rPr>
            <w:rFonts w:hint="eastAsia"/>
          </w:rPr>
          <w:delText>차에</w:delText>
        </w:r>
        <w:r w:rsidRPr="002646CB" w:rsidDel="00B762CB">
          <w:delText xml:space="preserve"> </w:delText>
        </w:r>
        <w:r w:rsidRPr="002646CB" w:rsidDel="00B762CB">
          <w:rPr>
            <w:rFonts w:hint="eastAsia"/>
          </w:rPr>
          <w:delText>따라</w:delText>
        </w:r>
        <w:r w:rsidRPr="002646CB" w:rsidDel="00B762CB">
          <w:delText xml:space="preserve"> </w:delText>
        </w:r>
        <w:r w:rsidRPr="002646CB" w:rsidDel="00B762CB">
          <w:rPr>
            <w:rFonts w:hint="eastAsia"/>
          </w:rPr>
          <w:delText>미리</w:delText>
        </w:r>
        <w:r w:rsidRPr="002646CB" w:rsidDel="00B762CB">
          <w:delText xml:space="preserve"> </w:delText>
        </w:r>
        <w:r w:rsidRPr="002646CB" w:rsidDel="00B762CB">
          <w:rPr>
            <w:rFonts w:hint="eastAsia"/>
          </w:rPr>
          <w:delText>설정된</w:delText>
        </w:r>
        <w:r w:rsidRPr="002646CB" w:rsidDel="00B762CB">
          <w:delText xml:space="preserve"> </w:delText>
        </w:r>
        <w:r w:rsidRPr="002646CB" w:rsidDel="00B762CB">
          <w:rPr>
            <w:rFonts w:hint="eastAsia"/>
          </w:rPr>
          <w:delText>계수에</w:delText>
        </w:r>
        <w:r w:rsidRPr="002646CB" w:rsidDel="00B762CB">
          <w:delText xml:space="preserve"> </w:delText>
        </w:r>
        <w:r w:rsidRPr="002646CB" w:rsidDel="00B762CB">
          <w:rPr>
            <w:rFonts w:hint="eastAsia"/>
          </w:rPr>
          <w:delText>의</w:delText>
        </w:r>
        <w:r w:rsidRPr="002646CB" w:rsidDel="00B762CB">
          <w:delText xml:space="preserve"> </w:delText>
        </w:r>
        <w:r w:rsidRPr="002646CB" w:rsidDel="00B762CB">
          <w:rPr>
            <w:rFonts w:hint="eastAsia"/>
          </w:rPr>
          <w:delText>출력을</w:delText>
        </w:r>
        <w:r w:rsidRPr="002646CB" w:rsidDel="00B762CB">
          <w:delText xml:space="preserve"> </w:delText>
        </w:r>
        <w:r w:rsidRPr="002646CB" w:rsidDel="00B762CB">
          <w:rPr>
            <w:rFonts w:hint="eastAsia"/>
          </w:rPr>
          <w:delText>운전</w:delText>
        </w:r>
        <w:r w:rsidRPr="002646CB" w:rsidDel="00B762CB">
          <w:delText xml:space="preserve"> </w:delText>
        </w:r>
        <w:r w:rsidRPr="002646CB" w:rsidDel="00B762CB">
          <w:rPr>
            <w:rFonts w:hint="eastAsia"/>
          </w:rPr>
          <w:delText>또는</w:delText>
        </w:r>
        <w:r w:rsidRPr="002646CB" w:rsidDel="00B762CB">
          <w:delText xml:space="preserve"> </w:delText>
        </w:r>
        <w:r w:rsidRPr="002646CB" w:rsidDel="00B762CB">
          <w:rPr>
            <w:rFonts w:hint="eastAsia"/>
          </w:rPr>
          <w:delText>제어하는</w:delText>
        </w:r>
        <w:r w:rsidRPr="002646CB" w:rsidDel="00B762CB">
          <w:delText xml:space="preserve"> </w:delText>
        </w:r>
        <w:r w:rsidR="00DB2BCC" w:rsidRPr="002646CB" w:rsidDel="00B762CB">
          <w:rPr>
            <w:rFonts w:hint="eastAsia"/>
          </w:rPr>
          <w:delText>방법</w:delText>
        </w:r>
        <w:r w:rsidR="00DB2BCC" w:rsidRPr="002646CB" w:rsidDel="00B762CB">
          <w:delText xml:space="preserve">. </w:delText>
        </w:r>
        <w:r w:rsidRPr="002646CB" w:rsidDel="00B762CB">
          <w:rPr>
            <w:rFonts w:hint="eastAsia"/>
          </w:rPr>
          <w:delText>발전기가</w:delText>
        </w:r>
        <w:r w:rsidRPr="002646CB" w:rsidDel="00B762CB">
          <w:delText xml:space="preserve"> </w:delText>
        </w:r>
        <w:r w:rsidRPr="002646CB" w:rsidDel="00B762CB">
          <w:rPr>
            <w:rFonts w:hint="eastAsia"/>
          </w:rPr>
          <w:delText>계통에</w:delText>
        </w:r>
        <w:r w:rsidRPr="002646CB" w:rsidDel="00B762CB">
          <w:delText xml:space="preserve"> </w:delText>
        </w:r>
        <w:r w:rsidRPr="002646CB" w:rsidDel="00B762CB">
          <w:rPr>
            <w:rFonts w:hint="eastAsia"/>
          </w:rPr>
          <w:delText>연</w:delText>
        </w:r>
        <w:r w:rsidR="00A92B61" w:rsidRPr="002646CB" w:rsidDel="00B762CB">
          <w:rPr>
            <w:rFonts w:hint="eastAsia"/>
          </w:rPr>
          <w:delText>계</w:delText>
        </w:r>
        <w:r w:rsidRPr="002646CB" w:rsidDel="00B762CB">
          <w:rPr>
            <w:rFonts w:hint="eastAsia"/>
          </w:rPr>
          <w:delText>되어</w:delText>
        </w:r>
        <w:r w:rsidRPr="002646CB" w:rsidDel="00B762CB">
          <w:delText xml:space="preserve"> </w:delText>
        </w:r>
        <w:r w:rsidRPr="002646CB" w:rsidDel="00B762CB">
          <w:rPr>
            <w:rFonts w:hint="eastAsia"/>
          </w:rPr>
          <w:delText>실제</w:delText>
        </w:r>
        <w:r w:rsidRPr="002646CB" w:rsidDel="00B762CB">
          <w:delText xml:space="preserve"> </w:delText>
        </w:r>
        <w:r w:rsidRPr="002646CB" w:rsidDel="00B762CB">
          <w:rPr>
            <w:rFonts w:hint="eastAsia"/>
          </w:rPr>
          <w:delText>터빈</w:delText>
        </w:r>
        <w:r w:rsidRPr="002646CB" w:rsidDel="00B762CB">
          <w:delText xml:space="preserve"> </w:delText>
        </w:r>
        <w:r w:rsidRPr="002646CB" w:rsidDel="00B762CB">
          <w:rPr>
            <w:rFonts w:hint="eastAsia"/>
          </w:rPr>
          <w:delText>속도와</w:delText>
        </w:r>
        <w:r w:rsidRPr="002646CB" w:rsidDel="00B762CB">
          <w:delText xml:space="preserve"> </w:delText>
        </w:r>
        <w:r w:rsidRPr="002646CB" w:rsidDel="00B762CB">
          <w:rPr>
            <w:rFonts w:hint="eastAsia"/>
          </w:rPr>
          <w:delText>속도</w:delText>
        </w:r>
        <w:r w:rsidRPr="002646CB" w:rsidDel="00B762CB">
          <w:delText xml:space="preserve"> </w:delText>
        </w:r>
        <w:r w:rsidRPr="002646CB" w:rsidDel="00B762CB">
          <w:rPr>
            <w:rFonts w:hint="eastAsia"/>
          </w:rPr>
          <w:delText>기준</w:delText>
        </w:r>
        <w:r w:rsidRPr="002646CB" w:rsidDel="00B762CB">
          <w:delText xml:space="preserve"> </w:delText>
        </w:r>
        <w:r w:rsidRPr="002646CB" w:rsidDel="00B762CB">
          <w:rPr>
            <w:rFonts w:hint="eastAsia"/>
          </w:rPr>
          <w:delText>신호의</w:delText>
        </w:r>
        <w:r w:rsidRPr="002646CB" w:rsidDel="00B762CB">
          <w:delText xml:space="preserve"> </w:delText>
        </w:r>
        <w:r w:rsidRPr="002646CB" w:rsidDel="00B762CB">
          <w:rPr>
            <w:rFonts w:hint="eastAsia"/>
          </w:rPr>
          <w:delText>차에</w:delText>
        </w:r>
        <w:r w:rsidRPr="002646CB" w:rsidDel="00B762CB">
          <w:delText xml:space="preserve"> </w:delText>
        </w:r>
        <w:r w:rsidRPr="002646CB" w:rsidDel="00B762CB">
          <w:rPr>
            <w:rFonts w:hint="eastAsia"/>
          </w:rPr>
          <w:delText>비례하여</w:delText>
        </w:r>
        <w:r w:rsidRPr="002646CB" w:rsidDel="00B762CB">
          <w:delText xml:space="preserve"> </w:delText>
        </w:r>
        <w:r w:rsidRPr="002646CB" w:rsidDel="00B762CB">
          <w:rPr>
            <w:rFonts w:hint="eastAsia"/>
          </w:rPr>
          <w:delText>기준</w:delText>
        </w:r>
        <w:r w:rsidRPr="002646CB" w:rsidDel="00B762CB">
          <w:delText xml:space="preserve"> </w:delText>
        </w:r>
        <w:r w:rsidRPr="002646CB" w:rsidDel="00B762CB">
          <w:rPr>
            <w:rFonts w:hint="eastAsia"/>
          </w:rPr>
          <w:delText>신호를</w:delText>
        </w:r>
        <w:r w:rsidRPr="002646CB" w:rsidDel="00B762CB">
          <w:delText xml:space="preserve"> </w:delText>
        </w:r>
        <w:r w:rsidRPr="002646CB" w:rsidDel="00B762CB">
          <w:rPr>
            <w:rFonts w:hint="eastAsia"/>
          </w:rPr>
          <w:delText>변화시켜</w:delText>
        </w:r>
        <w:r w:rsidRPr="002646CB" w:rsidDel="00B762CB">
          <w:delText xml:space="preserve"> </w:delText>
        </w:r>
        <w:r w:rsidRPr="002646CB" w:rsidDel="00B762CB">
          <w:rPr>
            <w:rFonts w:hint="eastAsia"/>
          </w:rPr>
          <w:delText>계통에</w:delText>
        </w:r>
        <w:r w:rsidRPr="002646CB" w:rsidDel="00B762CB">
          <w:delText xml:space="preserve"> </w:delText>
        </w:r>
        <w:r w:rsidRPr="002646CB" w:rsidDel="00B762CB">
          <w:rPr>
            <w:rFonts w:hint="eastAsia"/>
          </w:rPr>
          <w:delText>연결된</w:delText>
        </w:r>
        <w:r w:rsidRPr="002646CB" w:rsidDel="00B762CB">
          <w:delText xml:space="preserve"> </w:delText>
        </w:r>
        <w:r w:rsidRPr="002646CB" w:rsidDel="00B762CB">
          <w:rPr>
            <w:rFonts w:hint="eastAsia"/>
          </w:rPr>
          <w:delText>터빈이</w:delText>
        </w:r>
        <w:r w:rsidRPr="002646CB" w:rsidDel="00B762CB">
          <w:delText xml:space="preserve"> </w:delText>
        </w:r>
        <w:r w:rsidRPr="002646CB" w:rsidDel="00B762CB">
          <w:rPr>
            <w:rFonts w:hint="eastAsia"/>
          </w:rPr>
          <w:delText>일정한</w:delText>
        </w:r>
        <w:r w:rsidRPr="002646CB" w:rsidDel="00B762CB">
          <w:delText xml:space="preserve"> </w:delText>
        </w:r>
        <w:r w:rsidRPr="002646CB" w:rsidDel="00B762CB">
          <w:rPr>
            <w:rFonts w:hint="eastAsia"/>
          </w:rPr>
          <w:delText>출력</w:delText>
        </w:r>
        <w:r w:rsidRPr="002646CB" w:rsidDel="00B762CB">
          <w:delText xml:space="preserve"> </w:delText>
        </w:r>
        <w:r w:rsidRPr="002646CB" w:rsidDel="00B762CB">
          <w:rPr>
            <w:rFonts w:hint="eastAsia"/>
          </w:rPr>
          <w:delText>하에</w:delText>
        </w:r>
        <w:r w:rsidRPr="002646CB" w:rsidDel="00B762CB">
          <w:delText xml:space="preserve"> </w:delText>
        </w:r>
        <w:r w:rsidRPr="002646CB" w:rsidDel="00B762CB">
          <w:rPr>
            <w:rFonts w:hint="eastAsia"/>
          </w:rPr>
          <w:delText>계통</w:delText>
        </w:r>
        <w:r w:rsidRPr="002646CB" w:rsidDel="00B762CB">
          <w:delText xml:space="preserve"> </w:delText>
        </w:r>
        <w:r w:rsidRPr="002646CB" w:rsidDel="00B762CB">
          <w:rPr>
            <w:rFonts w:hint="eastAsia"/>
          </w:rPr>
          <w:delText>주파수를</w:delText>
        </w:r>
        <w:r w:rsidRPr="002646CB" w:rsidDel="00B762CB">
          <w:delText xml:space="preserve"> </w:delText>
        </w:r>
        <w:r w:rsidRPr="002646CB" w:rsidDel="00B762CB">
          <w:rPr>
            <w:rFonts w:hint="eastAsia"/>
          </w:rPr>
          <w:delText>유지하도록</w:delText>
        </w:r>
        <w:r w:rsidRPr="002646CB" w:rsidDel="00B762CB">
          <w:delText xml:space="preserve"> </w:delText>
        </w:r>
        <w:r w:rsidRPr="002646CB" w:rsidDel="00B762CB">
          <w:rPr>
            <w:rFonts w:hint="eastAsia"/>
          </w:rPr>
          <w:delText>하는</w:delText>
        </w:r>
        <w:r w:rsidRPr="002646CB" w:rsidDel="00B762CB">
          <w:delText xml:space="preserve"> </w:delText>
        </w:r>
        <w:r w:rsidRPr="002646CB" w:rsidDel="00B762CB">
          <w:rPr>
            <w:rFonts w:hint="eastAsia"/>
          </w:rPr>
          <w:delText>운전</w:delText>
        </w:r>
        <w:r w:rsidRPr="002646CB" w:rsidDel="00B762CB">
          <w:delText>/</w:delText>
        </w:r>
        <w:r w:rsidRPr="002646CB" w:rsidDel="00B762CB">
          <w:rPr>
            <w:rFonts w:hint="eastAsia"/>
          </w:rPr>
          <w:delText>제어</w:delText>
        </w:r>
        <w:bookmarkStart w:id="3520" w:name="_Toc21525029"/>
        <w:bookmarkStart w:id="3521" w:name="_Toc23141868"/>
        <w:bookmarkStart w:id="3522" w:name="_Toc23173113"/>
        <w:bookmarkStart w:id="3523" w:name="_Toc23188888"/>
        <w:bookmarkStart w:id="3524" w:name="_Toc23191266"/>
        <w:bookmarkStart w:id="3525" w:name="_Toc23244284"/>
        <w:bookmarkStart w:id="3526" w:name="_Toc23793814"/>
        <w:bookmarkStart w:id="3527" w:name="_Toc23794137"/>
        <w:bookmarkStart w:id="3528" w:name="_Toc23794460"/>
        <w:bookmarkStart w:id="3529" w:name="_Toc23795305"/>
        <w:bookmarkStart w:id="3530" w:name="_Toc23839682"/>
        <w:bookmarkStart w:id="3531" w:name="_Toc26200471"/>
        <w:bookmarkStart w:id="3532" w:name="_Toc26867568"/>
        <w:bookmarkEnd w:id="3520"/>
        <w:bookmarkEnd w:id="3521"/>
        <w:bookmarkEnd w:id="3522"/>
        <w:bookmarkEnd w:id="3523"/>
        <w:bookmarkEnd w:id="3524"/>
        <w:bookmarkEnd w:id="3525"/>
        <w:bookmarkEnd w:id="3526"/>
        <w:bookmarkEnd w:id="3527"/>
        <w:bookmarkEnd w:id="3528"/>
        <w:bookmarkEnd w:id="3529"/>
        <w:bookmarkEnd w:id="3530"/>
        <w:bookmarkEnd w:id="3531"/>
        <w:bookmarkEnd w:id="3532"/>
      </w:del>
    </w:p>
    <w:p w14:paraId="0BD561F8" w14:textId="67798C2E" w:rsidR="00791087" w:rsidRPr="002646CB" w:rsidDel="00E201B2" w:rsidRDefault="00791087" w:rsidP="00DB2BCC">
      <w:pPr>
        <w:rPr>
          <w:del w:id="3533" w:author="박 진상" w:date="2019-10-08T07:09:00Z"/>
        </w:rPr>
      </w:pPr>
      <w:bookmarkStart w:id="3534" w:name="_Toc21525030"/>
      <w:bookmarkStart w:id="3535" w:name="_Toc23141869"/>
      <w:bookmarkStart w:id="3536" w:name="_Toc23173114"/>
      <w:bookmarkStart w:id="3537" w:name="_Toc23188889"/>
      <w:bookmarkStart w:id="3538" w:name="_Toc23191267"/>
      <w:bookmarkStart w:id="3539" w:name="_Toc23244285"/>
      <w:bookmarkStart w:id="3540" w:name="_Toc23793815"/>
      <w:bookmarkStart w:id="3541" w:name="_Toc23794138"/>
      <w:bookmarkStart w:id="3542" w:name="_Toc23794461"/>
      <w:bookmarkStart w:id="3543" w:name="_Toc23795306"/>
      <w:bookmarkStart w:id="3544" w:name="_Toc23839683"/>
      <w:bookmarkStart w:id="3545" w:name="_Toc26200472"/>
      <w:bookmarkStart w:id="3546" w:name="_Toc26867569"/>
      <w:bookmarkEnd w:id="3534"/>
      <w:bookmarkEnd w:id="3535"/>
      <w:bookmarkEnd w:id="3536"/>
      <w:bookmarkEnd w:id="3537"/>
      <w:bookmarkEnd w:id="3538"/>
      <w:bookmarkEnd w:id="3539"/>
      <w:bookmarkEnd w:id="3540"/>
      <w:bookmarkEnd w:id="3541"/>
      <w:bookmarkEnd w:id="3542"/>
      <w:bookmarkEnd w:id="3543"/>
      <w:bookmarkEnd w:id="3544"/>
      <w:bookmarkEnd w:id="3545"/>
      <w:bookmarkEnd w:id="3546"/>
    </w:p>
    <w:p w14:paraId="3A7D1471" w14:textId="77777777" w:rsidR="00D244C5" w:rsidRPr="002646CB" w:rsidRDefault="00391212" w:rsidP="001C3C69">
      <w:pPr>
        <w:pStyle w:val="24"/>
        <w:wordWrap/>
        <w:rPr>
          <w:rFonts w:ascii="바탕" w:hAnsi="바탕" w:cs="굴림"/>
        </w:rPr>
      </w:pPr>
      <w:bookmarkStart w:id="3547" w:name="_Toc499831353"/>
      <w:bookmarkStart w:id="3548" w:name="_Toc500752970"/>
      <w:bookmarkStart w:id="3549" w:name="_Toc500753021"/>
      <w:bookmarkStart w:id="3550" w:name="_Toc26867570"/>
      <w:r w:rsidRPr="002646CB">
        <w:rPr>
          <w:rFonts w:hint="eastAsia"/>
        </w:rPr>
        <w:t>약어</w:t>
      </w:r>
      <w:bookmarkEnd w:id="3547"/>
      <w:bookmarkEnd w:id="3548"/>
      <w:bookmarkEnd w:id="3549"/>
      <w:bookmarkEnd w:id="3550"/>
    </w:p>
    <w:p w14:paraId="6B85FA4E" w14:textId="77777777" w:rsidR="00EB6CDB" w:rsidRPr="002646CB" w:rsidRDefault="00EB6CDB" w:rsidP="001F1128">
      <w:pPr>
        <w:widowControl/>
        <w:wordWrap/>
        <w:autoSpaceDE/>
        <w:autoSpaceDN/>
        <w:snapToGrid w:val="0"/>
        <w:rPr>
          <w:rFonts w:ascii="바탕" w:hAnsi="바탕" w:cs="굴림"/>
          <w:lang w:val="en-US"/>
        </w:rPr>
      </w:pPr>
    </w:p>
    <w:p w14:paraId="0DE07894" w14:textId="77777777" w:rsidR="00391212" w:rsidRPr="002646CB" w:rsidRDefault="00B471AE" w:rsidP="001F1128">
      <w:pPr>
        <w:widowControl/>
        <w:wordWrap/>
        <w:autoSpaceDE/>
        <w:autoSpaceDN/>
        <w:snapToGrid w:val="0"/>
        <w:rPr>
          <w:rFonts w:ascii="바탕" w:hAnsi="바탕" w:cs="굴림"/>
          <w:lang w:val="en-US"/>
        </w:rPr>
      </w:pPr>
      <w:r w:rsidRPr="002646CB">
        <w:rPr>
          <w:rFonts w:ascii="바탕" w:hAnsi="바탕" w:cs="굴림" w:hint="eastAsia"/>
          <w:lang w:val="en-US"/>
        </w:rPr>
        <w:t>위의</w:t>
      </w:r>
      <w:r w:rsidRPr="002646CB">
        <w:rPr>
          <w:rFonts w:ascii="바탕" w:hAnsi="바탕" w:cs="굴림"/>
          <w:lang w:val="en-US"/>
        </w:rPr>
        <w:t xml:space="preserve"> </w:t>
      </w:r>
      <w:r w:rsidRPr="002646CB">
        <w:rPr>
          <w:rFonts w:ascii="바탕" w:hAnsi="바탕" w:cs="굴림" w:hint="eastAsia"/>
          <w:lang w:val="en-US"/>
        </w:rPr>
        <w:t>정의에서</w:t>
      </w:r>
      <w:r w:rsidRPr="002646CB">
        <w:rPr>
          <w:rFonts w:ascii="바탕" w:hAnsi="바탕" w:cs="굴림"/>
          <w:lang w:val="en-US"/>
        </w:rPr>
        <w:t xml:space="preserve"> </w:t>
      </w:r>
      <w:r w:rsidRPr="002646CB">
        <w:rPr>
          <w:rFonts w:ascii="바탕" w:hAnsi="바탕" w:cs="굴림" w:hint="eastAsia"/>
          <w:lang w:val="en-US"/>
        </w:rPr>
        <w:t>사용된</w:t>
      </w:r>
      <w:r w:rsidRPr="002646CB">
        <w:rPr>
          <w:rFonts w:ascii="바탕" w:hAnsi="바탕" w:cs="굴림"/>
          <w:lang w:val="en-US"/>
        </w:rPr>
        <w:t xml:space="preserve"> </w:t>
      </w:r>
      <w:r w:rsidRPr="002646CB">
        <w:rPr>
          <w:rFonts w:ascii="바탕" w:hAnsi="바탕" w:cs="굴림" w:hint="eastAsia"/>
          <w:lang w:val="en-US"/>
        </w:rPr>
        <w:t>약어는</w:t>
      </w:r>
      <w:r w:rsidRPr="002646CB">
        <w:rPr>
          <w:rFonts w:ascii="바탕" w:hAnsi="바탕" w:cs="굴림"/>
          <w:lang w:val="en-US"/>
        </w:rPr>
        <w:t xml:space="preserve"> </w:t>
      </w:r>
      <w:r w:rsidRPr="002646CB">
        <w:rPr>
          <w:rFonts w:ascii="바탕" w:hAnsi="바탕" w:cs="굴림" w:hint="eastAsia"/>
          <w:lang w:val="en-US"/>
        </w:rPr>
        <w:t>다음과</w:t>
      </w:r>
      <w:r w:rsidRPr="002646CB">
        <w:rPr>
          <w:rFonts w:ascii="바탕" w:hAnsi="바탕" w:cs="굴림"/>
          <w:lang w:val="en-US"/>
        </w:rPr>
        <w:t xml:space="preserve"> </w:t>
      </w:r>
      <w:r w:rsidRPr="002646CB">
        <w:rPr>
          <w:rFonts w:ascii="바탕" w:hAnsi="바탕" w:cs="굴림" w:hint="eastAsia"/>
          <w:lang w:val="en-US"/>
        </w:rPr>
        <w:t>같다</w:t>
      </w:r>
      <w:r w:rsidRPr="002646CB">
        <w:rPr>
          <w:rFonts w:ascii="바탕" w:hAnsi="바탕" w:cs="굴림"/>
          <w:lang w:val="en-US"/>
        </w:rPr>
        <w:t>.</w:t>
      </w:r>
    </w:p>
    <w:p w14:paraId="777E6B27" w14:textId="77777777" w:rsidR="00B471AE" w:rsidRPr="002646CB" w:rsidRDefault="00B471AE" w:rsidP="001F1128">
      <w:pPr>
        <w:widowControl/>
        <w:wordWrap/>
        <w:autoSpaceDE/>
        <w:autoSpaceDN/>
        <w:snapToGrid w:val="0"/>
        <w:rPr>
          <w:rFonts w:ascii="바탕" w:hAnsi="바탕" w:cs="굴림"/>
          <w:lang w:val="en-US"/>
        </w:rPr>
      </w:pPr>
    </w:p>
    <w:p w14:paraId="47E1A982" w14:textId="57EF66D6" w:rsidR="00C2545E" w:rsidRPr="002646CB" w:rsidRDefault="00C2545E" w:rsidP="00C2545E">
      <w:pPr>
        <w:widowControl/>
        <w:wordWrap/>
        <w:autoSpaceDE/>
        <w:autoSpaceDN/>
        <w:snapToGrid w:val="0"/>
        <w:rPr>
          <w:rFonts w:cs="Arial"/>
          <w:lang w:val="en-US"/>
        </w:rPr>
      </w:pPr>
      <w:r w:rsidRPr="002646CB">
        <w:rPr>
          <w:rFonts w:cs="Arial"/>
          <w:lang w:val="en-US"/>
        </w:rPr>
        <w:t>CES</w:t>
      </w:r>
      <w:r w:rsidRPr="002646CB">
        <w:rPr>
          <w:rFonts w:cs="Arial"/>
          <w:lang w:val="en-US"/>
        </w:rPr>
        <w:tab/>
      </w:r>
      <w:r w:rsidRPr="002646CB">
        <w:rPr>
          <w:rFonts w:cs="Arial"/>
          <w:lang w:val="en-US"/>
        </w:rPr>
        <w:tab/>
      </w:r>
      <w:r w:rsidRPr="002646CB">
        <w:rPr>
          <w:rFonts w:cs="Arial"/>
          <w:lang w:val="en-US"/>
        </w:rPr>
        <w:tab/>
      </w:r>
      <w:r w:rsidRPr="002646CB">
        <w:rPr>
          <w:rFonts w:cs="Arial"/>
          <w:lang w:val="en-US"/>
        </w:rPr>
        <w:tab/>
        <w:t>Community Energy System</w:t>
      </w:r>
      <w:r w:rsidRPr="002646CB">
        <w:rPr>
          <w:rFonts w:cs="Arial"/>
          <w:lang w:val="en-US"/>
        </w:rPr>
        <w:tab/>
      </w:r>
      <w:r w:rsidRPr="002646CB">
        <w:rPr>
          <w:rFonts w:cs="Arial"/>
          <w:lang w:val="en-US"/>
        </w:rPr>
        <w:tab/>
      </w:r>
      <w:r w:rsidRPr="002646CB">
        <w:rPr>
          <w:rFonts w:cs="Arial"/>
          <w:lang w:val="en-US"/>
        </w:rPr>
        <w:tab/>
      </w:r>
      <w:r w:rsidRPr="002646CB">
        <w:rPr>
          <w:rFonts w:cs="Arial" w:hint="eastAsia"/>
          <w:lang w:val="en-US"/>
        </w:rPr>
        <w:t>구역형</w:t>
      </w:r>
      <w:r w:rsidRPr="002646CB">
        <w:rPr>
          <w:rFonts w:cs="Arial"/>
          <w:lang w:val="en-US"/>
        </w:rPr>
        <w:t xml:space="preserve"> </w:t>
      </w:r>
      <w:r w:rsidRPr="002646CB">
        <w:rPr>
          <w:rFonts w:cs="Arial" w:hint="eastAsia"/>
          <w:lang w:val="en-US"/>
        </w:rPr>
        <w:t>집단에너지</w:t>
      </w:r>
    </w:p>
    <w:p w14:paraId="3730C142" w14:textId="164913F5" w:rsidR="00C2545E" w:rsidRPr="002646CB" w:rsidRDefault="00C2545E" w:rsidP="00C2545E">
      <w:pPr>
        <w:widowControl/>
        <w:wordWrap/>
        <w:autoSpaceDE/>
        <w:autoSpaceDN/>
        <w:snapToGrid w:val="0"/>
        <w:rPr>
          <w:rFonts w:cs="Arial"/>
          <w:lang w:val="en-US"/>
        </w:rPr>
      </w:pPr>
      <w:r w:rsidRPr="002646CB">
        <w:rPr>
          <w:rFonts w:cs="Arial"/>
          <w:lang w:val="en-US"/>
        </w:rPr>
        <w:t>CHP</w:t>
      </w:r>
      <w:r w:rsidRPr="002646CB">
        <w:rPr>
          <w:rFonts w:cs="Arial"/>
          <w:lang w:val="en-US"/>
        </w:rPr>
        <w:tab/>
      </w:r>
      <w:r w:rsidRPr="002646CB">
        <w:rPr>
          <w:rFonts w:cs="Arial"/>
          <w:lang w:val="en-US"/>
        </w:rPr>
        <w:tab/>
      </w:r>
      <w:r w:rsidRPr="002646CB">
        <w:rPr>
          <w:rFonts w:cs="Arial"/>
          <w:lang w:val="en-US"/>
        </w:rPr>
        <w:tab/>
      </w:r>
      <w:r w:rsidRPr="002646CB">
        <w:rPr>
          <w:rFonts w:cs="Arial"/>
          <w:lang w:val="en-US"/>
        </w:rPr>
        <w:tab/>
        <w:t>Combined Heat Power</w:t>
      </w:r>
      <w:r w:rsidRPr="002646CB">
        <w:rPr>
          <w:rFonts w:cs="Arial"/>
          <w:lang w:val="en-US"/>
        </w:rPr>
        <w:tab/>
      </w:r>
      <w:r w:rsidRPr="002646CB">
        <w:rPr>
          <w:rFonts w:cs="Arial"/>
          <w:lang w:val="en-US"/>
        </w:rPr>
        <w:tab/>
      </w:r>
      <w:r w:rsidRPr="002646CB">
        <w:rPr>
          <w:rFonts w:cs="Arial"/>
          <w:lang w:val="en-US"/>
        </w:rPr>
        <w:tab/>
      </w:r>
      <w:r w:rsidRPr="002646CB">
        <w:rPr>
          <w:rFonts w:cs="Arial"/>
          <w:lang w:val="en-US"/>
        </w:rPr>
        <w:tab/>
      </w:r>
      <w:r w:rsidRPr="002646CB">
        <w:rPr>
          <w:rFonts w:cs="Arial" w:hint="eastAsia"/>
          <w:lang w:val="en-US"/>
        </w:rPr>
        <w:t>열병합발전</w:t>
      </w:r>
    </w:p>
    <w:p w14:paraId="6472E36E" w14:textId="0C8F6D48" w:rsidR="00C2545E" w:rsidRPr="002646CB" w:rsidRDefault="00C2545E" w:rsidP="00C2545E">
      <w:pPr>
        <w:widowControl/>
        <w:wordWrap/>
        <w:autoSpaceDE/>
        <w:autoSpaceDN/>
        <w:snapToGrid w:val="0"/>
        <w:rPr>
          <w:rFonts w:cs="Arial"/>
          <w:lang w:val="en-US"/>
        </w:rPr>
      </w:pPr>
      <w:r w:rsidRPr="002646CB">
        <w:rPr>
          <w:rFonts w:cs="Arial"/>
          <w:lang w:val="en-US"/>
        </w:rPr>
        <w:t>MG</w:t>
      </w:r>
      <w:r w:rsidRPr="002646CB">
        <w:rPr>
          <w:rFonts w:cs="Arial"/>
          <w:lang w:val="en-US"/>
        </w:rPr>
        <w:tab/>
      </w:r>
      <w:r w:rsidRPr="002646CB">
        <w:rPr>
          <w:rFonts w:cs="Arial"/>
          <w:lang w:val="en-US"/>
        </w:rPr>
        <w:tab/>
      </w:r>
      <w:r w:rsidRPr="002646CB">
        <w:rPr>
          <w:rFonts w:cs="Arial"/>
          <w:lang w:val="en-US"/>
        </w:rPr>
        <w:tab/>
      </w:r>
      <w:r w:rsidRPr="002646CB">
        <w:rPr>
          <w:rFonts w:cs="Arial"/>
          <w:lang w:val="en-US"/>
        </w:rPr>
        <w:tab/>
      </w:r>
      <w:r w:rsidRPr="002646CB">
        <w:rPr>
          <w:rFonts w:cs="Arial"/>
          <w:lang w:val="en-US"/>
        </w:rPr>
        <w:tab/>
        <w:t>Microgrid</w:t>
      </w:r>
      <w:r w:rsidRPr="002646CB">
        <w:rPr>
          <w:rFonts w:cs="Arial"/>
          <w:lang w:val="en-US"/>
        </w:rPr>
        <w:tab/>
      </w:r>
      <w:r w:rsidRPr="002646CB">
        <w:rPr>
          <w:rFonts w:cs="Arial"/>
          <w:lang w:val="en-US"/>
        </w:rPr>
        <w:tab/>
      </w:r>
      <w:r w:rsidRPr="002646CB">
        <w:rPr>
          <w:rFonts w:cs="Arial"/>
          <w:lang w:val="en-US"/>
        </w:rPr>
        <w:tab/>
      </w:r>
      <w:r w:rsidRPr="002646CB">
        <w:rPr>
          <w:rFonts w:cs="Arial"/>
          <w:lang w:val="en-US"/>
        </w:rPr>
        <w:tab/>
      </w:r>
      <w:r w:rsidRPr="002646CB">
        <w:rPr>
          <w:rFonts w:cs="Arial"/>
          <w:lang w:val="en-US"/>
        </w:rPr>
        <w:tab/>
      </w:r>
      <w:r w:rsidRPr="002646CB">
        <w:rPr>
          <w:rFonts w:cs="Arial"/>
          <w:lang w:val="en-US"/>
        </w:rPr>
        <w:tab/>
      </w:r>
      <w:r w:rsidRPr="002646CB">
        <w:rPr>
          <w:rFonts w:cs="Arial"/>
          <w:lang w:val="en-US"/>
        </w:rPr>
        <w:tab/>
      </w:r>
      <w:r w:rsidRPr="002646CB">
        <w:rPr>
          <w:rFonts w:cs="Arial" w:hint="eastAsia"/>
          <w:lang w:val="en-US"/>
        </w:rPr>
        <w:t>마이크로그리드</w:t>
      </w:r>
    </w:p>
    <w:p w14:paraId="268BE6BA" w14:textId="75601D5F" w:rsidR="00C2545E" w:rsidRPr="002646CB" w:rsidRDefault="00C2545E" w:rsidP="00C2545E">
      <w:pPr>
        <w:widowControl/>
        <w:wordWrap/>
        <w:autoSpaceDE/>
        <w:autoSpaceDN/>
        <w:snapToGrid w:val="0"/>
        <w:rPr>
          <w:rFonts w:cs="Arial"/>
          <w:lang w:val="en-US"/>
        </w:rPr>
      </w:pPr>
      <w:r w:rsidRPr="002646CB">
        <w:rPr>
          <w:rFonts w:cs="Arial"/>
          <w:lang w:val="en-US"/>
        </w:rPr>
        <w:t>EMS</w:t>
      </w:r>
      <w:r w:rsidRPr="002646CB">
        <w:rPr>
          <w:rFonts w:cs="Arial"/>
          <w:lang w:val="en-US"/>
        </w:rPr>
        <w:tab/>
      </w:r>
      <w:r w:rsidRPr="002646CB">
        <w:rPr>
          <w:rFonts w:cs="Arial"/>
          <w:lang w:val="en-US"/>
        </w:rPr>
        <w:tab/>
      </w:r>
      <w:r w:rsidRPr="002646CB">
        <w:rPr>
          <w:rFonts w:cs="Arial"/>
          <w:lang w:val="en-US"/>
        </w:rPr>
        <w:tab/>
      </w:r>
      <w:r w:rsidRPr="002646CB">
        <w:rPr>
          <w:rFonts w:cs="Arial"/>
          <w:lang w:val="en-US"/>
        </w:rPr>
        <w:tab/>
        <w:t>Energy Management System</w:t>
      </w:r>
      <w:r w:rsidRPr="002646CB">
        <w:rPr>
          <w:rFonts w:cs="Arial"/>
          <w:lang w:val="en-US"/>
        </w:rPr>
        <w:tab/>
      </w:r>
      <w:r w:rsidRPr="002646CB">
        <w:rPr>
          <w:rFonts w:cs="Arial"/>
          <w:lang w:val="en-US"/>
        </w:rPr>
        <w:tab/>
      </w:r>
      <w:r w:rsidRPr="002646CB">
        <w:rPr>
          <w:rFonts w:cs="Arial"/>
          <w:lang w:val="en-US"/>
        </w:rPr>
        <w:tab/>
      </w:r>
      <w:r w:rsidRPr="002646CB">
        <w:rPr>
          <w:rFonts w:cs="Arial" w:hint="eastAsia"/>
          <w:lang w:val="en-US"/>
        </w:rPr>
        <w:t>에너지관리시스템</w:t>
      </w:r>
    </w:p>
    <w:p w14:paraId="601F3965" w14:textId="183968E8" w:rsidR="00C2545E" w:rsidRPr="002646CB" w:rsidRDefault="00C2545E" w:rsidP="00C2545E">
      <w:pPr>
        <w:widowControl/>
        <w:wordWrap/>
        <w:autoSpaceDE/>
        <w:autoSpaceDN/>
        <w:snapToGrid w:val="0"/>
        <w:rPr>
          <w:rFonts w:cs="Arial"/>
          <w:lang w:val="en-US"/>
        </w:rPr>
      </w:pPr>
      <w:r w:rsidRPr="002646CB">
        <w:rPr>
          <w:rFonts w:cs="Arial"/>
          <w:lang w:val="en-US"/>
        </w:rPr>
        <w:t>EES</w:t>
      </w:r>
      <w:r w:rsidRPr="002646CB">
        <w:rPr>
          <w:rFonts w:cs="Arial"/>
          <w:lang w:val="en-US"/>
        </w:rPr>
        <w:tab/>
      </w:r>
      <w:r w:rsidRPr="002646CB">
        <w:rPr>
          <w:rFonts w:cs="Arial"/>
          <w:lang w:val="en-US"/>
        </w:rPr>
        <w:tab/>
      </w:r>
      <w:r w:rsidRPr="002646CB">
        <w:rPr>
          <w:rFonts w:cs="Arial"/>
          <w:lang w:val="en-US"/>
        </w:rPr>
        <w:tab/>
      </w:r>
      <w:r w:rsidRPr="002646CB">
        <w:rPr>
          <w:rFonts w:cs="Arial"/>
          <w:lang w:val="en-US"/>
        </w:rPr>
        <w:tab/>
        <w:t xml:space="preserve">Electric Energy Storage </w:t>
      </w:r>
      <w:r w:rsidRPr="002646CB">
        <w:rPr>
          <w:rFonts w:cs="Arial"/>
          <w:lang w:val="en-US"/>
        </w:rPr>
        <w:tab/>
      </w:r>
      <w:r w:rsidRPr="002646CB">
        <w:rPr>
          <w:rFonts w:cs="Arial"/>
          <w:lang w:val="en-US"/>
        </w:rPr>
        <w:tab/>
      </w:r>
      <w:r w:rsidRPr="002646CB">
        <w:rPr>
          <w:rFonts w:cs="Arial"/>
          <w:lang w:val="en-US"/>
        </w:rPr>
        <w:tab/>
      </w:r>
      <w:r w:rsidRPr="002646CB">
        <w:rPr>
          <w:rFonts w:cs="Arial"/>
          <w:lang w:val="en-US"/>
        </w:rPr>
        <w:tab/>
      </w:r>
      <w:r w:rsidRPr="002646CB">
        <w:rPr>
          <w:rFonts w:cs="Arial" w:hint="eastAsia"/>
          <w:lang w:val="en-US"/>
        </w:rPr>
        <w:t>전기에너지저장</w:t>
      </w:r>
      <w:ins w:id="3551" w:author="ETRI-김종원" w:date="2019-12-03T09:37:00Z">
        <w:r w:rsidR="00B558AD" w:rsidRPr="002646CB">
          <w:rPr>
            <w:rFonts w:cs="Arial" w:hint="eastAsia"/>
            <w:lang w:val="en-US"/>
          </w:rPr>
          <w:t>장치</w:t>
        </w:r>
      </w:ins>
    </w:p>
    <w:p w14:paraId="2D03C9C3" w14:textId="409B263B" w:rsidR="00C2545E" w:rsidRPr="002646CB" w:rsidRDefault="00C2545E" w:rsidP="00C2545E">
      <w:pPr>
        <w:widowControl/>
        <w:wordWrap/>
        <w:autoSpaceDE/>
        <w:autoSpaceDN/>
        <w:snapToGrid w:val="0"/>
        <w:rPr>
          <w:rFonts w:cs="Arial"/>
          <w:lang w:val="en-US"/>
        </w:rPr>
      </w:pPr>
      <w:r w:rsidRPr="002646CB">
        <w:rPr>
          <w:rFonts w:cs="Arial"/>
          <w:lang w:val="en-US"/>
        </w:rPr>
        <w:t>DER</w:t>
      </w:r>
      <w:r w:rsidRPr="002646CB">
        <w:rPr>
          <w:rFonts w:cs="Arial"/>
          <w:lang w:val="en-US"/>
        </w:rPr>
        <w:tab/>
      </w:r>
      <w:r w:rsidRPr="002646CB">
        <w:rPr>
          <w:rFonts w:cs="Arial"/>
          <w:lang w:val="en-US"/>
        </w:rPr>
        <w:tab/>
      </w:r>
      <w:r w:rsidRPr="002646CB">
        <w:rPr>
          <w:rFonts w:cs="Arial"/>
          <w:lang w:val="en-US"/>
        </w:rPr>
        <w:tab/>
      </w:r>
      <w:r w:rsidRPr="002646CB">
        <w:rPr>
          <w:rFonts w:cs="Arial"/>
          <w:lang w:val="en-US"/>
        </w:rPr>
        <w:tab/>
        <w:t>Distributed Energy Resource</w:t>
      </w:r>
      <w:r w:rsidRPr="002646CB">
        <w:rPr>
          <w:rFonts w:cs="Arial"/>
          <w:lang w:val="en-US"/>
        </w:rPr>
        <w:tab/>
      </w:r>
      <w:r w:rsidRPr="002646CB">
        <w:rPr>
          <w:rFonts w:cs="Arial"/>
          <w:lang w:val="en-US"/>
        </w:rPr>
        <w:tab/>
      </w:r>
      <w:r w:rsidRPr="002646CB">
        <w:rPr>
          <w:rFonts w:cs="Arial"/>
          <w:lang w:val="en-US"/>
        </w:rPr>
        <w:tab/>
      </w:r>
      <w:r w:rsidRPr="002646CB">
        <w:rPr>
          <w:rFonts w:cs="Arial" w:hint="eastAsia"/>
          <w:lang w:val="en-US"/>
        </w:rPr>
        <w:t>분산자원</w:t>
      </w:r>
    </w:p>
    <w:p w14:paraId="056012BD" w14:textId="768B86C9" w:rsidR="00C2545E" w:rsidRPr="002646CB" w:rsidRDefault="00C2545E" w:rsidP="00C2545E">
      <w:pPr>
        <w:widowControl/>
        <w:wordWrap/>
        <w:autoSpaceDE/>
        <w:autoSpaceDN/>
        <w:snapToGrid w:val="0"/>
        <w:rPr>
          <w:rFonts w:cs="Arial"/>
          <w:lang w:val="en-US"/>
        </w:rPr>
      </w:pPr>
      <w:r w:rsidRPr="002646CB">
        <w:rPr>
          <w:rFonts w:cs="Arial"/>
          <w:lang w:val="en-US"/>
        </w:rPr>
        <w:t xml:space="preserve">CES MG </w:t>
      </w:r>
      <w:r w:rsidRPr="002646CB">
        <w:rPr>
          <w:rFonts w:cs="Arial"/>
          <w:lang w:val="en-US"/>
        </w:rPr>
        <w:tab/>
      </w:r>
      <w:r w:rsidRPr="002646CB">
        <w:rPr>
          <w:rFonts w:cs="Arial"/>
          <w:lang w:val="en-US"/>
        </w:rPr>
        <w:tab/>
      </w:r>
      <w:r w:rsidRPr="002646CB">
        <w:rPr>
          <w:rFonts w:cs="Arial"/>
          <w:lang w:val="en-US"/>
        </w:rPr>
        <w:tab/>
      </w:r>
      <w:ins w:id="3552" w:author="ETRI-김종원" w:date="2019-12-02T17:11:00Z">
        <w:r w:rsidR="005429DC" w:rsidRPr="002646CB">
          <w:rPr>
            <w:rFonts w:cs="Arial"/>
            <w:lang w:val="en-US"/>
          </w:rPr>
          <w:t>CES</w:t>
        </w:r>
      </w:ins>
      <w:del w:id="3553" w:author="ETRI-김종원" w:date="2019-12-02T17:11:00Z">
        <w:r w:rsidR="00791087" w:rsidRPr="002646CB" w:rsidDel="005429DC">
          <w:rPr>
            <w:rFonts w:cs="Arial"/>
            <w:lang w:val="en-US"/>
          </w:rPr>
          <w:delText>MG</w:delText>
        </w:r>
      </w:del>
      <w:ins w:id="3554" w:author="ETRI-김종원" w:date="2019-12-02T17:11:00Z">
        <w:r w:rsidR="005429DC" w:rsidRPr="002646CB">
          <w:rPr>
            <w:rFonts w:cs="Arial"/>
            <w:lang w:val="en-US"/>
          </w:rPr>
          <w:t>-</w:t>
        </w:r>
      </w:ins>
      <w:del w:id="3555" w:author="ETRI-김종원" w:date="2019-12-02T17:11:00Z">
        <w:r w:rsidR="00791087" w:rsidRPr="002646CB" w:rsidDel="005429DC">
          <w:rPr>
            <w:rFonts w:cs="Arial"/>
            <w:lang w:val="en-US"/>
          </w:rPr>
          <w:delText xml:space="preserve"> </w:delText>
        </w:r>
      </w:del>
      <w:r w:rsidRPr="002646CB">
        <w:rPr>
          <w:rFonts w:cs="Arial"/>
          <w:lang w:val="en-US"/>
        </w:rPr>
        <w:t>based</w:t>
      </w:r>
      <w:r w:rsidR="00791087" w:rsidRPr="002646CB">
        <w:rPr>
          <w:rFonts w:cs="Arial"/>
          <w:lang w:val="en-US"/>
        </w:rPr>
        <w:t xml:space="preserve"> </w:t>
      </w:r>
      <w:ins w:id="3556" w:author="ETRI-김종원" w:date="2019-12-02T17:11:00Z">
        <w:r w:rsidR="005429DC" w:rsidRPr="002646CB">
          <w:rPr>
            <w:rFonts w:cs="Arial"/>
            <w:lang w:val="en-US"/>
          </w:rPr>
          <w:t>MG</w:t>
        </w:r>
      </w:ins>
      <w:del w:id="3557" w:author="ETRI-김종원" w:date="2019-12-02T17:11:00Z">
        <w:r w:rsidR="00791087" w:rsidRPr="002646CB" w:rsidDel="005429DC">
          <w:rPr>
            <w:rFonts w:cs="Arial"/>
            <w:lang w:val="en-US"/>
          </w:rPr>
          <w:delText>CES</w:delText>
        </w:r>
        <w:r w:rsidRPr="002646CB" w:rsidDel="005429DC">
          <w:rPr>
            <w:rFonts w:cs="Arial"/>
            <w:lang w:val="en-US"/>
          </w:rPr>
          <w:tab/>
        </w:r>
      </w:del>
      <w:r w:rsidRPr="002646CB">
        <w:rPr>
          <w:rFonts w:cs="Arial"/>
          <w:lang w:val="en-US"/>
        </w:rPr>
        <w:tab/>
      </w:r>
      <w:r w:rsidRPr="002646CB">
        <w:rPr>
          <w:rFonts w:cs="Arial"/>
          <w:lang w:val="en-US"/>
        </w:rPr>
        <w:tab/>
      </w:r>
      <w:r w:rsidRPr="002646CB">
        <w:rPr>
          <w:rFonts w:cs="Arial"/>
          <w:lang w:val="en-US"/>
        </w:rPr>
        <w:tab/>
      </w:r>
      <w:r w:rsidRPr="002646CB">
        <w:rPr>
          <w:rFonts w:cs="Arial"/>
          <w:lang w:val="en-US"/>
        </w:rPr>
        <w:tab/>
      </w:r>
      <w:ins w:id="3558" w:author="ETRI-김종원" w:date="2019-12-02T17:11:00Z">
        <w:r w:rsidR="005429DC" w:rsidRPr="002646CB">
          <w:rPr>
            <w:rFonts w:cs="Arial"/>
            <w:lang w:val="en-US"/>
          </w:rPr>
          <w:t xml:space="preserve">     </w:t>
        </w:r>
      </w:ins>
      <w:r w:rsidRPr="002646CB">
        <w:rPr>
          <w:rFonts w:cs="Arial"/>
          <w:lang w:val="en-US"/>
        </w:rPr>
        <w:tab/>
        <w:t xml:space="preserve">CES </w:t>
      </w:r>
      <w:r w:rsidRPr="002646CB">
        <w:rPr>
          <w:rFonts w:cs="Arial" w:hint="eastAsia"/>
          <w:lang w:val="en-US"/>
        </w:rPr>
        <w:t>시설기반</w:t>
      </w:r>
      <w:r w:rsidRPr="002646CB">
        <w:rPr>
          <w:rFonts w:cs="Arial"/>
          <w:lang w:val="en-US"/>
        </w:rPr>
        <w:t xml:space="preserve"> </w:t>
      </w:r>
      <w:r w:rsidRPr="002646CB">
        <w:rPr>
          <w:rFonts w:cs="Arial" w:hint="eastAsia"/>
          <w:lang w:val="en-US"/>
        </w:rPr>
        <w:t>마이크로그리드</w:t>
      </w:r>
    </w:p>
    <w:p w14:paraId="6131467B" w14:textId="4C93DF5F" w:rsidR="00582991" w:rsidRPr="002646CB" w:rsidRDefault="00582991">
      <w:pPr>
        <w:tabs>
          <w:tab w:val="left" w:pos="2036"/>
          <w:tab w:val="left" w:pos="5576"/>
        </w:tabs>
        <w:rPr>
          <w:ins w:id="3559" w:author="박 진상" w:date="2019-10-28T18:12:00Z"/>
        </w:rPr>
      </w:pPr>
      <w:ins w:id="3560" w:author="박 진상" w:date="2019-10-28T18:12:00Z">
        <w:r w:rsidRPr="002646CB">
          <w:t>SM</w:t>
        </w:r>
        <w:r w:rsidRPr="002646CB">
          <w:tab/>
          <w:t>Smart Meter</w:t>
        </w:r>
        <w:r w:rsidRPr="002646CB">
          <w:tab/>
        </w:r>
        <w:r w:rsidRPr="002646CB">
          <w:rPr>
            <w:rFonts w:hint="eastAsia"/>
          </w:rPr>
          <w:t>스마트미터</w:t>
        </w:r>
      </w:ins>
    </w:p>
    <w:p w14:paraId="57A6D744" w14:textId="34A2B61D" w:rsidR="00582991" w:rsidRPr="002646CB" w:rsidRDefault="00C86CEE">
      <w:pPr>
        <w:tabs>
          <w:tab w:val="left" w:pos="2036"/>
          <w:tab w:val="left" w:pos="5576"/>
        </w:tabs>
        <w:rPr>
          <w:ins w:id="3561" w:author="박 진상" w:date="2019-10-28T18:12:00Z"/>
          <w:noProof w:val="0"/>
        </w:rPr>
      </w:pPr>
      <w:ins w:id="3562" w:author="박 진상" w:date="2019-10-08T05:33:00Z">
        <w:r w:rsidRPr="002646CB">
          <w:t>PV</w:t>
        </w:r>
        <w:r w:rsidRPr="002646CB">
          <w:tab/>
          <w:t>Photo Voltaic</w:t>
        </w:r>
        <w:r w:rsidRPr="002646CB">
          <w:tab/>
        </w:r>
        <w:r w:rsidRPr="002646CB">
          <w:rPr>
            <w:rFonts w:hint="eastAsia"/>
          </w:rPr>
          <w:t>태양광발전</w:t>
        </w:r>
      </w:ins>
    </w:p>
    <w:p w14:paraId="20912C17" w14:textId="7A74DA90" w:rsidR="00C86CEE" w:rsidRPr="002646CB" w:rsidDel="00E62138" w:rsidRDefault="00C86CEE">
      <w:pPr>
        <w:tabs>
          <w:tab w:val="left" w:pos="2036"/>
          <w:tab w:val="left" w:pos="5576"/>
        </w:tabs>
        <w:rPr>
          <w:ins w:id="3563" w:author="박 진상" w:date="2019-10-08T05:33:00Z"/>
          <w:del w:id="3564" w:author="ETRI-김종원" w:date="2019-11-04T20:36:00Z"/>
        </w:rPr>
        <w:pPrChange w:id="3565" w:author="박 진상" w:date="2019-10-08T05:36:00Z">
          <w:pPr>
            <w:tabs>
              <w:tab w:val="left" w:pos="1843"/>
              <w:tab w:val="left" w:pos="5670"/>
            </w:tabs>
          </w:pPr>
        </w:pPrChange>
      </w:pPr>
      <w:ins w:id="3566" w:author="박 진상" w:date="2019-10-08T05:33:00Z">
        <w:del w:id="3567" w:author="ETRI-김종원" w:date="2019-11-04T20:36:00Z">
          <w:r w:rsidRPr="002646CB" w:rsidDel="00E62138">
            <w:delText>ESS</w:delText>
          </w:r>
          <w:r w:rsidRPr="002646CB" w:rsidDel="00E62138">
            <w:tab/>
            <w:delText>Energy Storage System</w:delText>
          </w:r>
          <w:r w:rsidRPr="002646CB" w:rsidDel="00E62138">
            <w:tab/>
          </w:r>
          <w:r w:rsidRPr="002646CB" w:rsidDel="00E62138">
            <w:rPr>
              <w:rFonts w:hint="eastAsia"/>
            </w:rPr>
            <w:delText>에너지저장장치</w:delText>
          </w:r>
        </w:del>
      </w:ins>
    </w:p>
    <w:p w14:paraId="7C552460" w14:textId="5492D367" w:rsidR="00C86CEE" w:rsidRPr="002646CB" w:rsidRDefault="00C86CEE">
      <w:pPr>
        <w:tabs>
          <w:tab w:val="left" w:pos="2036"/>
          <w:tab w:val="left" w:pos="5576"/>
        </w:tabs>
        <w:rPr>
          <w:ins w:id="3568" w:author="박 진상" w:date="2019-10-08T05:33:00Z"/>
        </w:rPr>
        <w:pPrChange w:id="3569" w:author="박 진상" w:date="2019-10-08T05:36:00Z">
          <w:pPr>
            <w:tabs>
              <w:tab w:val="left" w:pos="1843"/>
              <w:tab w:val="left" w:pos="5670"/>
            </w:tabs>
          </w:pPr>
        </w:pPrChange>
      </w:pPr>
      <w:ins w:id="3570" w:author="박 진상" w:date="2019-10-08T05:33:00Z">
        <w:r w:rsidRPr="002646CB">
          <w:t>PCS</w:t>
        </w:r>
        <w:r w:rsidRPr="002646CB">
          <w:tab/>
          <w:t>Power Conversion System</w:t>
        </w:r>
        <w:r w:rsidRPr="002646CB">
          <w:tab/>
        </w:r>
        <w:r w:rsidRPr="002646CB">
          <w:rPr>
            <w:rFonts w:hint="eastAsia"/>
          </w:rPr>
          <w:t>전력변환시스템</w:t>
        </w:r>
      </w:ins>
    </w:p>
    <w:p w14:paraId="1424A5A3" w14:textId="721ACA82" w:rsidR="003865CF" w:rsidRPr="002646CB" w:rsidRDefault="003865CF">
      <w:pPr>
        <w:tabs>
          <w:tab w:val="left" w:pos="2036"/>
          <w:tab w:val="left" w:pos="5576"/>
        </w:tabs>
        <w:rPr>
          <w:ins w:id="3571" w:author="박 진상" w:date="2019-10-08T07:25:00Z"/>
        </w:rPr>
      </w:pPr>
      <w:ins w:id="3572" w:author="박 진상" w:date="2019-10-08T07:25:00Z">
        <w:r w:rsidRPr="002646CB">
          <w:t>RI</w:t>
        </w:r>
        <w:r w:rsidRPr="002646CB">
          <w:tab/>
          <w:t>Reliabilty Index</w:t>
        </w:r>
        <w:r w:rsidRPr="002646CB">
          <w:tab/>
        </w:r>
      </w:ins>
      <w:ins w:id="3573" w:author="박 진상" w:date="2019-10-28T18:24:00Z">
        <w:r w:rsidR="00DC4888" w:rsidRPr="002646CB">
          <w:rPr>
            <w:rFonts w:hint="eastAsia"/>
          </w:rPr>
          <w:t>신뢰</w:t>
        </w:r>
      </w:ins>
      <w:ins w:id="3574" w:author="박 진상" w:date="2019-10-08T07:25:00Z">
        <w:r w:rsidRPr="002646CB">
          <w:rPr>
            <w:rFonts w:hint="eastAsia"/>
          </w:rPr>
          <w:t>지표</w:t>
        </w:r>
      </w:ins>
    </w:p>
    <w:p w14:paraId="739484B5" w14:textId="6F56EB90" w:rsidR="003865CF" w:rsidRPr="002646CB" w:rsidRDefault="00660107">
      <w:pPr>
        <w:tabs>
          <w:tab w:val="left" w:pos="2036"/>
          <w:tab w:val="left" w:pos="5576"/>
        </w:tabs>
        <w:rPr>
          <w:ins w:id="3575" w:author="박 진상" w:date="2019-10-08T07:25:00Z"/>
        </w:rPr>
      </w:pPr>
      <w:ins w:id="3576" w:author="박 진상" w:date="2019-10-15T15:15:00Z">
        <w:r w:rsidRPr="002646CB">
          <w:rPr>
            <w:rPrChange w:id="3577" w:author="ETRI-김종원" w:date="2019-12-10T10:44:00Z">
              <w:rPr>
                <w:highlight w:val="yellow"/>
              </w:rPr>
            </w:rPrChange>
          </w:rPr>
          <w:t>V</w:t>
        </w:r>
      </w:ins>
      <w:ins w:id="3578" w:author="박 진상" w:date="2019-10-08T07:25:00Z">
        <w:r w:rsidR="003865CF" w:rsidRPr="002646CB">
          <w:t>I</w:t>
        </w:r>
        <w:r w:rsidR="003865CF" w:rsidRPr="002646CB">
          <w:tab/>
        </w:r>
      </w:ins>
      <w:ins w:id="3579" w:author="박 진상" w:date="2019-10-15T15:14:00Z">
        <w:r w:rsidRPr="002646CB">
          <w:rPr>
            <w:rPrChange w:id="3580" w:author="ETRI-김종원" w:date="2019-12-10T10:44:00Z">
              <w:rPr>
                <w:highlight w:val="yellow"/>
              </w:rPr>
            </w:rPrChange>
          </w:rPr>
          <w:t>Vari</w:t>
        </w:r>
      </w:ins>
      <w:ins w:id="3581" w:author="박 진상" w:date="2019-10-15T15:15:00Z">
        <w:r w:rsidRPr="002646CB">
          <w:rPr>
            <w:rPrChange w:id="3582" w:author="ETRI-김종원" w:date="2019-12-10T10:44:00Z">
              <w:rPr>
                <w:highlight w:val="yellow"/>
              </w:rPr>
            </w:rPrChange>
          </w:rPr>
          <w:t>ance Index</w:t>
        </w:r>
      </w:ins>
      <w:ins w:id="3583" w:author="박 진상" w:date="2019-10-08T07:25:00Z">
        <w:r w:rsidR="003865CF" w:rsidRPr="002646CB">
          <w:tab/>
        </w:r>
      </w:ins>
      <w:ins w:id="3584" w:author="박 진상" w:date="2019-10-28T18:24:00Z">
        <w:r w:rsidR="00DC4888" w:rsidRPr="002646CB">
          <w:rPr>
            <w:rFonts w:hint="eastAsia"/>
          </w:rPr>
          <w:t>변동</w:t>
        </w:r>
      </w:ins>
      <w:ins w:id="3585" w:author="박 진상" w:date="2019-10-08T07:25:00Z">
        <w:r w:rsidR="003865CF" w:rsidRPr="002646CB">
          <w:rPr>
            <w:rFonts w:hint="eastAsia"/>
          </w:rPr>
          <w:t>지표</w:t>
        </w:r>
      </w:ins>
    </w:p>
    <w:p w14:paraId="7661A94B" w14:textId="4BF87446" w:rsidR="003865CF" w:rsidRPr="002646CB" w:rsidRDefault="003865CF">
      <w:pPr>
        <w:tabs>
          <w:tab w:val="left" w:pos="2036"/>
          <w:tab w:val="left" w:pos="5576"/>
        </w:tabs>
        <w:rPr>
          <w:ins w:id="3586" w:author="박 진상" w:date="2019-10-08T07:25:00Z"/>
        </w:rPr>
      </w:pPr>
      <w:ins w:id="3587" w:author="박 진상" w:date="2019-10-08T07:25:00Z">
        <w:r w:rsidRPr="002646CB">
          <w:t>CI</w:t>
        </w:r>
        <w:r w:rsidRPr="002646CB">
          <w:tab/>
          <w:t>Com</w:t>
        </w:r>
      </w:ins>
      <w:ins w:id="3588" w:author="박 진상" w:date="2019-10-15T14:55:00Z">
        <w:r w:rsidR="000E32A6" w:rsidRPr="002646CB">
          <w:rPr>
            <w:rPrChange w:id="3589" w:author="ETRI-김종원" w:date="2019-12-10T10:44:00Z">
              <w:rPr>
                <w:highlight w:val="yellow"/>
              </w:rPr>
            </w:rPrChange>
          </w:rPr>
          <w:t>bined</w:t>
        </w:r>
      </w:ins>
      <w:ins w:id="3590" w:author="박 진상" w:date="2019-10-08T07:25:00Z">
        <w:r w:rsidRPr="002646CB">
          <w:t xml:space="preserve"> Index</w:t>
        </w:r>
        <w:r w:rsidRPr="002646CB">
          <w:tab/>
        </w:r>
      </w:ins>
      <w:ins w:id="3591" w:author="박 진상" w:date="2019-10-15T14:56:00Z">
        <w:r w:rsidR="000E32A6" w:rsidRPr="002646CB">
          <w:rPr>
            <w:rFonts w:hint="eastAsia"/>
            <w:rPrChange w:id="3592" w:author="ETRI-김종원" w:date="2019-12-10T10:44:00Z">
              <w:rPr>
                <w:rFonts w:hint="eastAsia"/>
                <w:highlight w:val="yellow"/>
              </w:rPr>
            </w:rPrChange>
          </w:rPr>
          <w:t>결합</w:t>
        </w:r>
      </w:ins>
      <w:ins w:id="3593" w:author="박 진상" w:date="2019-10-08T07:26:00Z">
        <w:r w:rsidRPr="002646CB">
          <w:rPr>
            <w:rFonts w:hint="eastAsia"/>
          </w:rPr>
          <w:t>지표</w:t>
        </w:r>
      </w:ins>
    </w:p>
    <w:p w14:paraId="696175A7" w14:textId="4443613B" w:rsidR="00C86CEE" w:rsidRPr="002646CB" w:rsidRDefault="00C86CEE">
      <w:pPr>
        <w:tabs>
          <w:tab w:val="left" w:pos="2036"/>
          <w:tab w:val="left" w:pos="5576"/>
        </w:tabs>
        <w:rPr>
          <w:ins w:id="3594" w:author="박 진상" w:date="2019-10-08T05:33:00Z"/>
        </w:rPr>
        <w:pPrChange w:id="3595" w:author="박 진상" w:date="2019-10-08T05:36:00Z">
          <w:pPr>
            <w:tabs>
              <w:tab w:val="left" w:pos="1843"/>
              <w:tab w:val="left" w:pos="5670"/>
            </w:tabs>
          </w:pPr>
        </w:pPrChange>
      </w:pPr>
      <w:ins w:id="3596" w:author="박 진상" w:date="2019-10-08T05:33:00Z">
        <w:r w:rsidRPr="002646CB">
          <w:t>IRRI</w:t>
        </w:r>
        <w:r w:rsidRPr="002646CB">
          <w:tab/>
          <w:t>Incentive Rate by Reliability Index</w:t>
        </w:r>
        <w:r w:rsidRPr="002646CB">
          <w:tab/>
        </w:r>
      </w:ins>
      <w:ins w:id="3597" w:author="박 진상" w:date="2019-10-28T18:24:00Z">
        <w:r w:rsidR="00DC4888" w:rsidRPr="002646CB">
          <w:rPr>
            <w:rFonts w:hint="eastAsia"/>
          </w:rPr>
          <w:t>신뢰</w:t>
        </w:r>
      </w:ins>
      <w:ins w:id="3598" w:author="박 진상" w:date="2019-10-08T05:33:00Z">
        <w:r w:rsidRPr="002646CB">
          <w:rPr>
            <w:rFonts w:hint="eastAsia"/>
          </w:rPr>
          <w:t>지표</w:t>
        </w:r>
        <w:r w:rsidRPr="002646CB">
          <w:t xml:space="preserve"> </w:t>
        </w:r>
        <w:r w:rsidRPr="002646CB">
          <w:rPr>
            <w:rFonts w:hint="eastAsia"/>
          </w:rPr>
          <w:t>인센티브지급율</w:t>
        </w:r>
      </w:ins>
    </w:p>
    <w:p w14:paraId="5AEB6E65" w14:textId="67F5FE74" w:rsidR="00C86CEE" w:rsidRPr="002646CB" w:rsidRDefault="00C86CEE">
      <w:pPr>
        <w:tabs>
          <w:tab w:val="left" w:pos="2036"/>
          <w:tab w:val="left" w:pos="5576"/>
        </w:tabs>
        <w:rPr>
          <w:ins w:id="3599" w:author="박 진상" w:date="2019-10-08T05:33:00Z"/>
        </w:rPr>
        <w:pPrChange w:id="3600" w:author="박 진상" w:date="2019-10-08T05:37:00Z">
          <w:pPr>
            <w:tabs>
              <w:tab w:val="left" w:pos="1843"/>
              <w:tab w:val="left" w:pos="5670"/>
            </w:tabs>
          </w:pPr>
        </w:pPrChange>
      </w:pPr>
      <w:ins w:id="3601" w:author="박 진상" w:date="2019-10-08T05:33:00Z">
        <w:r w:rsidRPr="002646CB">
          <w:t>IR</w:t>
        </w:r>
      </w:ins>
      <w:ins w:id="3602" w:author="박 진상" w:date="2019-10-15T15:03:00Z">
        <w:r w:rsidR="00B51514" w:rsidRPr="002646CB">
          <w:rPr>
            <w:rPrChange w:id="3603" w:author="ETRI-김종원" w:date="2019-12-10T10:44:00Z">
              <w:rPr>
                <w:highlight w:val="yellow"/>
              </w:rPr>
            </w:rPrChange>
          </w:rPr>
          <w:t>V</w:t>
        </w:r>
      </w:ins>
      <w:ins w:id="3604" w:author="박 진상" w:date="2019-10-08T05:33:00Z">
        <w:r w:rsidRPr="002646CB">
          <w:t>I</w:t>
        </w:r>
        <w:r w:rsidRPr="002646CB">
          <w:tab/>
          <w:t xml:space="preserve">Incentive Rate by </w:t>
        </w:r>
      </w:ins>
      <w:ins w:id="3605" w:author="박 진상" w:date="2019-10-15T15:03:00Z">
        <w:r w:rsidR="000E32A6" w:rsidRPr="002646CB">
          <w:rPr>
            <w:rPrChange w:id="3606" w:author="ETRI-김종원" w:date="2019-12-10T10:44:00Z">
              <w:rPr>
                <w:highlight w:val="yellow"/>
              </w:rPr>
            </w:rPrChange>
          </w:rPr>
          <w:t>Vari</w:t>
        </w:r>
      </w:ins>
      <w:ins w:id="3607" w:author="박 진상" w:date="2019-10-15T15:15:00Z">
        <w:r w:rsidR="00660107" w:rsidRPr="002646CB">
          <w:rPr>
            <w:rPrChange w:id="3608" w:author="ETRI-김종원" w:date="2019-12-10T10:44:00Z">
              <w:rPr>
                <w:highlight w:val="yellow"/>
              </w:rPr>
            </w:rPrChange>
          </w:rPr>
          <w:t>ance</w:t>
        </w:r>
      </w:ins>
      <w:ins w:id="3609" w:author="박 진상" w:date="2019-10-08T05:33:00Z">
        <w:r w:rsidRPr="002646CB">
          <w:t xml:space="preserve"> Index</w:t>
        </w:r>
        <w:r w:rsidRPr="002646CB">
          <w:tab/>
        </w:r>
      </w:ins>
      <w:ins w:id="3610" w:author="박 진상" w:date="2019-10-28T18:24:00Z">
        <w:r w:rsidR="00DC4888" w:rsidRPr="002646CB">
          <w:rPr>
            <w:rFonts w:hint="eastAsia"/>
          </w:rPr>
          <w:t>변동</w:t>
        </w:r>
      </w:ins>
      <w:ins w:id="3611" w:author="박 진상" w:date="2019-10-08T05:33:00Z">
        <w:r w:rsidRPr="002646CB">
          <w:rPr>
            <w:rFonts w:hint="eastAsia"/>
          </w:rPr>
          <w:t>지표</w:t>
        </w:r>
        <w:r w:rsidRPr="002646CB">
          <w:t xml:space="preserve"> </w:t>
        </w:r>
        <w:r w:rsidRPr="002646CB">
          <w:rPr>
            <w:rFonts w:hint="eastAsia"/>
          </w:rPr>
          <w:t>인센티브지급율</w:t>
        </w:r>
      </w:ins>
    </w:p>
    <w:p w14:paraId="51BB886B" w14:textId="632FA92A" w:rsidR="00E2631E" w:rsidRPr="002646CB" w:rsidRDefault="000E32A6" w:rsidP="00C86CEE">
      <w:pPr>
        <w:widowControl/>
        <w:wordWrap/>
        <w:autoSpaceDE/>
        <w:autoSpaceDN/>
        <w:snapToGrid w:val="0"/>
        <w:rPr>
          <w:ins w:id="3612" w:author="박 진상" w:date="2019-10-08T05:33:00Z"/>
          <w:rFonts w:ascii="바탕" w:hAnsi="바탕" w:cs="굴림"/>
          <w:lang w:val="en-US"/>
        </w:rPr>
      </w:pPr>
      <w:ins w:id="3613" w:author="박 진상" w:date="2019-10-15T14:54:00Z">
        <w:r w:rsidRPr="002646CB">
          <w:rPr>
            <w:rPrChange w:id="3614" w:author="ETRI-김종원" w:date="2019-12-10T10:44:00Z">
              <w:rPr>
                <w:highlight w:val="yellow"/>
              </w:rPr>
            </w:rPrChange>
          </w:rPr>
          <w:t>IRCI</w:t>
        </w:r>
      </w:ins>
      <w:ins w:id="3615" w:author="박 진상" w:date="2019-10-08T05:33:00Z">
        <w:r w:rsidR="00C86CEE" w:rsidRPr="002646CB">
          <w:tab/>
        </w:r>
      </w:ins>
      <w:ins w:id="3616" w:author="박 진상" w:date="2019-10-08T05:35:00Z">
        <w:r w:rsidR="00C86CEE" w:rsidRPr="002646CB">
          <w:tab/>
        </w:r>
        <w:r w:rsidR="00C86CEE" w:rsidRPr="002646CB">
          <w:tab/>
        </w:r>
        <w:r w:rsidR="00C86CEE" w:rsidRPr="002646CB">
          <w:tab/>
        </w:r>
      </w:ins>
      <w:ins w:id="3617" w:author="박 진상" w:date="2019-10-15T14:53:00Z">
        <w:r w:rsidRPr="002646CB">
          <w:rPr>
            <w:rPrChange w:id="3618" w:author="ETRI-김종원" w:date="2019-12-10T10:44:00Z">
              <w:rPr>
                <w:highlight w:val="yellow"/>
              </w:rPr>
            </w:rPrChange>
          </w:rPr>
          <w:t>Incentive Rate by Com</w:t>
        </w:r>
      </w:ins>
      <w:ins w:id="3619" w:author="박 진상" w:date="2019-10-15T14:55:00Z">
        <w:r w:rsidRPr="002646CB">
          <w:rPr>
            <w:rPrChange w:id="3620" w:author="ETRI-김종원" w:date="2019-12-10T10:44:00Z">
              <w:rPr>
                <w:highlight w:val="yellow"/>
              </w:rPr>
            </w:rPrChange>
          </w:rPr>
          <w:t>binded</w:t>
        </w:r>
      </w:ins>
      <w:ins w:id="3621" w:author="박 진상" w:date="2019-10-15T14:53:00Z">
        <w:r w:rsidRPr="002646CB">
          <w:rPr>
            <w:rPrChange w:id="3622" w:author="ETRI-김종원" w:date="2019-12-10T10:44:00Z">
              <w:rPr>
                <w:highlight w:val="yellow"/>
              </w:rPr>
            </w:rPrChange>
          </w:rPr>
          <w:t xml:space="preserve"> Index</w:t>
        </w:r>
      </w:ins>
      <w:ins w:id="3623" w:author="박 진상" w:date="2019-10-08T05:35:00Z">
        <w:r w:rsidR="00C86CEE" w:rsidRPr="002646CB">
          <w:tab/>
        </w:r>
        <w:r w:rsidR="00C86CEE" w:rsidRPr="002646CB">
          <w:tab/>
        </w:r>
      </w:ins>
      <w:ins w:id="3624" w:author="박 진상" w:date="2019-10-15T14:56:00Z">
        <w:r w:rsidRPr="002646CB">
          <w:rPr>
            <w:rFonts w:hint="eastAsia"/>
            <w:rPrChange w:id="3625" w:author="ETRI-김종원" w:date="2019-12-10T10:44:00Z">
              <w:rPr>
                <w:rFonts w:hint="eastAsia"/>
                <w:highlight w:val="yellow"/>
              </w:rPr>
            </w:rPrChange>
          </w:rPr>
          <w:t>결합</w:t>
        </w:r>
      </w:ins>
      <w:ins w:id="3626" w:author="박 진상" w:date="2019-10-15T14:54:00Z">
        <w:r w:rsidRPr="002646CB">
          <w:rPr>
            <w:rFonts w:hint="eastAsia"/>
            <w:rPrChange w:id="3627" w:author="ETRI-김종원" w:date="2019-12-10T10:44:00Z">
              <w:rPr>
                <w:rFonts w:hint="eastAsia"/>
                <w:highlight w:val="yellow"/>
              </w:rPr>
            </w:rPrChange>
          </w:rPr>
          <w:t>지표</w:t>
        </w:r>
      </w:ins>
      <w:ins w:id="3628" w:author="박 진상" w:date="2019-10-08T05:33:00Z">
        <w:r w:rsidR="00C86CEE" w:rsidRPr="002646CB">
          <w:t xml:space="preserve"> </w:t>
        </w:r>
        <w:r w:rsidR="00C86CEE" w:rsidRPr="002646CB">
          <w:rPr>
            <w:rFonts w:hint="eastAsia"/>
          </w:rPr>
          <w:t>인센티브지급율</w:t>
        </w:r>
      </w:ins>
    </w:p>
    <w:p w14:paraId="17A73068" w14:textId="03F8CDF1" w:rsidR="00C86CEE" w:rsidRPr="002646CB" w:rsidRDefault="00C86CEE" w:rsidP="001F1128">
      <w:pPr>
        <w:widowControl/>
        <w:wordWrap/>
        <w:autoSpaceDE/>
        <w:autoSpaceDN/>
        <w:snapToGrid w:val="0"/>
        <w:rPr>
          <w:ins w:id="3629" w:author="박 진상" w:date="2019-10-08T05:33:00Z"/>
          <w:rFonts w:ascii="바탕" w:hAnsi="바탕" w:cs="굴림"/>
          <w:lang w:val="en-US"/>
        </w:rPr>
      </w:pPr>
    </w:p>
    <w:p w14:paraId="7B0146F4" w14:textId="5F448A62" w:rsidR="00E25847" w:rsidRPr="002646CB" w:rsidRDefault="00E25847">
      <w:pPr>
        <w:widowControl/>
        <w:wordWrap/>
        <w:autoSpaceDE/>
        <w:autoSpaceDN/>
        <w:spacing w:line="240" w:lineRule="auto"/>
        <w:jc w:val="left"/>
        <w:rPr>
          <w:ins w:id="3630" w:author="박 진상" w:date="2019-10-08T06:38:00Z"/>
          <w:rFonts w:ascii="바탕" w:hAnsi="바탕" w:cs="굴림"/>
          <w:lang w:val="en-US"/>
        </w:rPr>
      </w:pPr>
      <w:ins w:id="3631" w:author="박 진상" w:date="2019-10-08T06:38:00Z">
        <w:r w:rsidRPr="002646CB">
          <w:rPr>
            <w:rFonts w:ascii="바탕" w:hAnsi="바탕" w:cs="굴림"/>
            <w:lang w:val="en-US"/>
          </w:rPr>
          <w:br w:type="page"/>
        </w:r>
      </w:ins>
    </w:p>
    <w:p w14:paraId="637DC597" w14:textId="6B121E0D" w:rsidR="00C86CEE" w:rsidRPr="002646CB" w:rsidDel="00E25847" w:rsidRDefault="00C86CEE" w:rsidP="001F1128">
      <w:pPr>
        <w:widowControl/>
        <w:wordWrap/>
        <w:autoSpaceDE/>
        <w:autoSpaceDN/>
        <w:snapToGrid w:val="0"/>
        <w:rPr>
          <w:del w:id="3632" w:author="박 진상" w:date="2019-10-08T06:38:00Z"/>
          <w:rFonts w:ascii="바탕" w:hAnsi="바탕" w:cs="굴림"/>
          <w:lang w:val="en-US"/>
        </w:rPr>
      </w:pPr>
      <w:bookmarkStart w:id="3633" w:name="_Toc21525032"/>
      <w:bookmarkStart w:id="3634" w:name="_Toc23141871"/>
      <w:bookmarkStart w:id="3635" w:name="_Toc23173116"/>
      <w:bookmarkStart w:id="3636" w:name="_Toc23188891"/>
      <w:bookmarkStart w:id="3637" w:name="_Toc23191269"/>
      <w:bookmarkStart w:id="3638" w:name="_Toc23244287"/>
      <w:bookmarkStart w:id="3639" w:name="_Toc23793817"/>
      <w:bookmarkStart w:id="3640" w:name="_Toc23794140"/>
      <w:bookmarkStart w:id="3641" w:name="_Toc23794463"/>
      <w:bookmarkStart w:id="3642" w:name="_Toc23795308"/>
      <w:bookmarkStart w:id="3643" w:name="_Toc23839685"/>
      <w:bookmarkStart w:id="3644" w:name="_Toc26200474"/>
      <w:bookmarkStart w:id="3645" w:name="_Toc26867571"/>
      <w:bookmarkEnd w:id="3633"/>
      <w:bookmarkEnd w:id="3634"/>
      <w:bookmarkEnd w:id="3635"/>
      <w:bookmarkEnd w:id="3636"/>
      <w:bookmarkEnd w:id="3637"/>
      <w:bookmarkEnd w:id="3638"/>
      <w:bookmarkEnd w:id="3639"/>
      <w:bookmarkEnd w:id="3640"/>
      <w:bookmarkEnd w:id="3641"/>
      <w:bookmarkEnd w:id="3642"/>
      <w:bookmarkEnd w:id="3643"/>
      <w:bookmarkEnd w:id="3644"/>
      <w:bookmarkEnd w:id="3645"/>
    </w:p>
    <w:p w14:paraId="226D4DB6" w14:textId="68451A7A" w:rsidR="00D244C5" w:rsidRPr="002646CB" w:rsidRDefault="0039799F" w:rsidP="001F1128">
      <w:pPr>
        <w:pStyle w:val="13"/>
        <w:wordWrap/>
        <w:rPr>
          <w:rFonts w:ascii="바탕" w:hAnsi="바탕" w:cs="굴림"/>
        </w:rPr>
      </w:pPr>
      <w:bookmarkStart w:id="3646" w:name="_Toc26867572"/>
      <w:ins w:id="3647" w:author="박 진상" w:date="2019-10-08T05:44:00Z">
        <w:r w:rsidRPr="002646CB">
          <w:rPr>
            <w:rFonts w:hint="eastAsia"/>
            <w:lang w:eastAsia="ko-KR"/>
          </w:rPr>
          <w:t>분산자원</w:t>
        </w:r>
        <w:r w:rsidRPr="002646CB">
          <w:rPr>
            <w:lang w:eastAsia="ko-KR"/>
          </w:rPr>
          <w:t xml:space="preserve">(DER) </w:t>
        </w:r>
        <w:r w:rsidRPr="002646CB">
          <w:rPr>
            <w:rFonts w:hint="eastAsia"/>
            <w:lang w:eastAsia="ko-KR"/>
          </w:rPr>
          <w:t>시스템</w:t>
        </w:r>
        <w:r w:rsidRPr="002646CB">
          <w:rPr>
            <w:lang w:eastAsia="ko-KR"/>
          </w:rPr>
          <w:t xml:space="preserve"> </w:t>
        </w:r>
        <w:r w:rsidRPr="002646CB">
          <w:rPr>
            <w:rFonts w:hint="eastAsia"/>
            <w:lang w:eastAsia="ko-KR"/>
          </w:rPr>
          <w:t>구성</w:t>
        </w:r>
      </w:ins>
      <w:bookmarkEnd w:id="3646"/>
      <w:del w:id="3648" w:author="박 진상" w:date="2019-10-08T05:44:00Z">
        <w:r w:rsidRPr="002646CB" w:rsidDel="0039799F">
          <w:rPr>
            <w:rFonts w:hint="eastAsia"/>
            <w:lang w:eastAsia="ko-KR"/>
          </w:rPr>
          <w:delText>운전</w:delText>
        </w:r>
      </w:del>
    </w:p>
    <w:p w14:paraId="049C6945" w14:textId="77777777" w:rsidR="0057371D" w:rsidRPr="002646CB" w:rsidRDefault="0057371D" w:rsidP="001F1128">
      <w:pPr>
        <w:widowControl/>
        <w:wordWrap/>
        <w:autoSpaceDE/>
        <w:autoSpaceDN/>
        <w:snapToGrid w:val="0"/>
        <w:rPr>
          <w:rFonts w:ascii="바탕" w:hAnsi="바탕" w:cs="굴림"/>
          <w:lang w:val="en-US"/>
        </w:rPr>
      </w:pPr>
    </w:p>
    <w:p w14:paraId="01B9BB1D" w14:textId="40492407" w:rsidR="00BF2D25" w:rsidRPr="002646CB" w:rsidRDefault="00BF2D25" w:rsidP="00BF2D25">
      <w:pPr>
        <w:pStyle w:val="24"/>
      </w:pPr>
      <w:bookmarkStart w:id="3649" w:name="_Toc26867573"/>
      <w:r w:rsidRPr="002646CB">
        <w:rPr>
          <w:rFonts w:hint="eastAsia"/>
          <w:lang w:eastAsia="ko-KR"/>
        </w:rPr>
        <w:t>일반사항</w:t>
      </w:r>
      <w:bookmarkEnd w:id="3649"/>
    </w:p>
    <w:p w14:paraId="4D4C04D3" w14:textId="77777777" w:rsidR="00BF2D25" w:rsidRPr="002646CB" w:rsidRDefault="00BF2D25" w:rsidP="001F1128">
      <w:pPr>
        <w:widowControl/>
        <w:wordWrap/>
        <w:autoSpaceDE/>
        <w:autoSpaceDN/>
        <w:snapToGrid w:val="0"/>
        <w:rPr>
          <w:rFonts w:ascii="바탕" w:hAnsi="바탕" w:cs="굴림"/>
          <w:lang w:val="en-US"/>
        </w:rPr>
      </w:pPr>
    </w:p>
    <w:p w14:paraId="7F7F2E0A" w14:textId="645426B7" w:rsidR="003029D7" w:rsidRPr="002646CB" w:rsidRDefault="00BB6D15" w:rsidP="00BF4D3D">
      <w:r w:rsidRPr="002646CB">
        <w:t xml:space="preserve">CES </w:t>
      </w:r>
      <w:r w:rsidRPr="002646CB">
        <w:rPr>
          <w:rFonts w:hint="eastAsia"/>
        </w:rPr>
        <w:t>시설은</w:t>
      </w:r>
      <w:r w:rsidRPr="002646CB">
        <w:t xml:space="preserve"> </w:t>
      </w:r>
      <w:r w:rsidRPr="002646CB">
        <w:rPr>
          <w:rFonts w:hint="eastAsia"/>
        </w:rPr>
        <w:t>에너지</w:t>
      </w:r>
      <w:r w:rsidRPr="002646CB">
        <w:t xml:space="preserve"> </w:t>
      </w:r>
      <w:r w:rsidRPr="002646CB">
        <w:rPr>
          <w:rFonts w:hint="eastAsia"/>
        </w:rPr>
        <w:t>소비</w:t>
      </w:r>
      <w:r w:rsidRPr="002646CB">
        <w:t xml:space="preserve"> </w:t>
      </w:r>
      <w:r w:rsidRPr="002646CB">
        <w:rPr>
          <w:rFonts w:hint="eastAsia"/>
        </w:rPr>
        <w:t>밀집지역을</w:t>
      </w:r>
      <w:r w:rsidRPr="002646CB">
        <w:t xml:space="preserve"> </w:t>
      </w:r>
      <w:r w:rsidRPr="002646CB">
        <w:rPr>
          <w:rFonts w:hint="eastAsia"/>
        </w:rPr>
        <w:t>대상으로</w:t>
      </w:r>
      <w:r w:rsidRPr="002646CB">
        <w:t xml:space="preserve"> </w:t>
      </w:r>
      <w:r w:rsidR="00255D3C" w:rsidRPr="002646CB">
        <w:rPr>
          <w:rFonts w:hint="eastAsia"/>
        </w:rPr>
        <w:t>열병합발전</w:t>
      </w:r>
      <w:r w:rsidR="00255D3C" w:rsidRPr="002646CB">
        <w:t xml:space="preserve">(CHP, </w:t>
      </w:r>
      <w:r w:rsidR="00255D3C" w:rsidRPr="002646CB">
        <w:rPr>
          <w:rFonts w:cs="Arial" w:hint="eastAsia"/>
          <w:lang w:val="en-US"/>
        </w:rPr>
        <w:t>열병합발전</w:t>
      </w:r>
      <w:r w:rsidR="00255D3C" w:rsidRPr="002646CB">
        <w:rPr>
          <w:rFonts w:cs="Arial"/>
          <w:lang w:val="en-US"/>
        </w:rPr>
        <w:t>)</w:t>
      </w:r>
      <w:r w:rsidRPr="002646CB">
        <w:rPr>
          <w:rFonts w:hint="eastAsia"/>
        </w:rPr>
        <w:t>을</w:t>
      </w:r>
      <w:r w:rsidRPr="002646CB">
        <w:t xml:space="preserve"> </w:t>
      </w:r>
      <w:r w:rsidRPr="002646CB">
        <w:rPr>
          <w:rFonts w:hint="eastAsia"/>
        </w:rPr>
        <w:t>활용하여</w:t>
      </w:r>
      <w:r w:rsidRPr="002646CB">
        <w:t xml:space="preserve"> </w:t>
      </w:r>
      <w:r w:rsidRPr="002646CB">
        <w:rPr>
          <w:rFonts w:hint="eastAsia"/>
        </w:rPr>
        <w:t>일정</w:t>
      </w:r>
      <w:r w:rsidRPr="002646CB">
        <w:t xml:space="preserve"> </w:t>
      </w:r>
      <w:r w:rsidRPr="002646CB">
        <w:rPr>
          <w:rFonts w:hint="eastAsia"/>
        </w:rPr>
        <w:t>범위의</w:t>
      </w:r>
      <w:r w:rsidRPr="002646CB">
        <w:t xml:space="preserve"> </w:t>
      </w:r>
      <w:r w:rsidRPr="002646CB">
        <w:rPr>
          <w:rFonts w:hint="eastAsia"/>
        </w:rPr>
        <w:t>지역에</w:t>
      </w:r>
      <w:r w:rsidRPr="002646CB">
        <w:t xml:space="preserve"> </w:t>
      </w:r>
      <w:r w:rsidRPr="002646CB">
        <w:rPr>
          <w:rFonts w:hint="eastAsia"/>
        </w:rPr>
        <w:t>열과</w:t>
      </w:r>
      <w:r w:rsidRPr="002646CB">
        <w:t xml:space="preserve"> </w:t>
      </w:r>
      <w:r w:rsidRPr="002646CB">
        <w:rPr>
          <w:rFonts w:hint="eastAsia"/>
        </w:rPr>
        <w:t>전기를</w:t>
      </w:r>
      <w:r w:rsidRPr="002646CB">
        <w:t xml:space="preserve"> </w:t>
      </w:r>
      <w:r w:rsidRPr="002646CB">
        <w:rPr>
          <w:rFonts w:hint="eastAsia"/>
        </w:rPr>
        <w:t>공급하는</w:t>
      </w:r>
      <w:r w:rsidRPr="002646CB">
        <w:t xml:space="preserve"> </w:t>
      </w:r>
      <w:r w:rsidRPr="002646CB">
        <w:rPr>
          <w:rFonts w:hint="eastAsia"/>
        </w:rPr>
        <w:t>에너지</w:t>
      </w:r>
      <w:r w:rsidRPr="002646CB">
        <w:t xml:space="preserve"> </w:t>
      </w:r>
      <w:r w:rsidRPr="002646CB">
        <w:rPr>
          <w:rFonts w:hint="eastAsia"/>
        </w:rPr>
        <w:t>공급</w:t>
      </w:r>
      <w:r w:rsidRPr="002646CB">
        <w:t xml:space="preserve"> </w:t>
      </w:r>
      <w:r w:rsidRPr="002646CB">
        <w:rPr>
          <w:rFonts w:hint="eastAsia"/>
        </w:rPr>
        <w:t>사업자</w:t>
      </w:r>
      <w:r w:rsidRPr="002646CB">
        <w:t xml:space="preserve"> </w:t>
      </w:r>
      <w:r w:rsidRPr="002646CB">
        <w:rPr>
          <w:rFonts w:hint="eastAsia"/>
        </w:rPr>
        <w:t>시설을</w:t>
      </w:r>
      <w:r w:rsidRPr="002646CB">
        <w:t xml:space="preserve"> </w:t>
      </w:r>
      <w:r w:rsidRPr="002646CB">
        <w:rPr>
          <w:rFonts w:hint="eastAsia"/>
        </w:rPr>
        <w:t>일컫는다</w:t>
      </w:r>
      <w:r w:rsidRPr="002646CB">
        <w:t xml:space="preserve">. </w:t>
      </w:r>
    </w:p>
    <w:p w14:paraId="4D163BC1" w14:textId="77777777" w:rsidR="003029D7" w:rsidRPr="002646CB" w:rsidRDefault="003029D7" w:rsidP="00BF4D3D"/>
    <w:p w14:paraId="4B1DFC29" w14:textId="4AFE1154" w:rsidR="00BB6D15" w:rsidRPr="002646CB" w:rsidRDefault="00791087" w:rsidP="00791087">
      <w:r w:rsidRPr="002646CB">
        <w:t>CES-MG</w:t>
      </w:r>
      <w:r w:rsidR="00BB6D15" w:rsidRPr="002646CB">
        <w:rPr>
          <w:rFonts w:hint="eastAsia"/>
        </w:rPr>
        <w:t>는</w:t>
      </w:r>
      <w:r w:rsidR="00BB6D15" w:rsidRPr="002646CB">
        <w:t xml:space="preserve"> </w:t>
      </w:r>
      <w:r w:rsidR="00057894" w:rsidRPr="002646CB">
        <w:rPr>
          <w:rFonts w:hint="eastAsia"/>
        </w:rPr>
        <w:t>설치</w:t>
      </w:r>
      <w:del w:id="3650" w:author="박 진상" w:date="2019-10-28T18:29:00Z">
        <w:r w:rsidR="00BB6D15" w:rsidRPr="002646CB" w:rsidDel="00DC4888">
          <w:delText xml:space="preserve"> </w:delText>
        </w:r>
      </w:del>
      <w:r w:rsidR="00BB6D15" w:rsidRPr="002646CB">
        <w:rPr>
          <w:rFonts w:hint="eastAsia"/>
        </w:rPr>
        <w:t>목적</w:t>
      </w:r>
      <w:r w:rsidR="00BB6D15" w:rsidRPr="002646CB">
        <w:t xml:space="preserve"> </w:t>
      </w:r>
      <w:r w:rsidR="00BB6D15" w:rsidRPr="002646CB">
        <w:rPr>
          <w:rFonts w:hint="eastAsia"/>
        </w:rPr>
        <w:t>및</w:t>
      </w:r>
      <w:r w:rsidR="00BB6D15" w:rsidRPr="002646CB">
        <w:t xml:space="preserve"> </w:t>
      </w:r>
      <w:r w:rsidR="00BB6D15" w:rsidRPr="002646CB">
        <w:rPr>
          <w:rFonts w:hint="eastAsia"/>
        </w:rPr>
        <w:t>주변</w:t>
      </w:r>
      <w:r w:rsidR="00BB6D15" w:rsidRPr="002646CB">
        <w:t xml:space="preserve"> </w:t>
      </w:r>
      <w:r w:rsidR="00BB6D15" w:rsidRPr="002646CB">
        <w:rPr>
          <w:rFonts w:hint="eastAsia"/>
        </w:rPr>
        <w:t>환경</w:t>
      </w:r>
      <w:del w:id="3651" w:author="박 진상" w:date="2019-10-28T18:29:00Z">
        <w:r w:rsidR="00BB6D15" w:rsidRPr="002646CB" w:rsidDel="00DC4888">
          <w:delText xml:space="preserve"> </w:delText>
        </w:r>
      </w:del>
      <w:r w:rsidR="00BB6D15" w:rsidRPr="002646CB">
        <w:rPr>
          <w:rFonts w:hint="eastAsia"/>
        </w:rPr>
        <w:t>여건에</w:t>
      </w:r>
      <w:r w:rsidR="00BB6D15" w:rsidRPr="002646CB">
        <w:t xml:space="preserve"> </w:t>
      </w:r>
      <w:r w:rsidR="00BB6D15" w:rsidRPr="002646CB">
        <w:rPr>
          <w:rFonts w:hint="eastAsia"/>
        </w:rPr>
        <w:t>따라</w:t>
      </w:r>
      <w:r w:rsidR="00BB6D15" w:rsidRPr="002646CB">
        <w:t xml:space="preserve"> </w:t>
      </w:r>
      <w:r w:rsidR="00BB6D15" w:rsidRPr="002646CB">
        <w:rPr>
          <w:rFonts w:hint="eastAsia"/>
        </w:rPr>
        <w:t>대형</w:t>
      </w:r>
      <w:r w:rsidR="00BB6D15" w:rsidRPr="002646CB">
        <w:t xml:space="preserve"> </w:t>
      </w:r>
      <w:r w:rsidR="00BB6D15" w:rsidRPr="002646CB">
        <w:rPr>
          <w:rFonts w:hint="eastAsia"/>
        </w:rPr>
        <w:t>전력</w:t>
      </w:r>
      <w:r w:rsidR="00BB6D15" w:rsidRPr="002646CB">
        <w:t xml:space="preserve"> </w:t>
      </w:r>
      <w:r w:rsidR="00BB6D15" w:rsidRPr="002646CB">
        <w:rPr>
          <w:rFonts w:hint="eastAsia"/>
        </w:rPr>
        <w:t>사업자의</w:t>
      </w:r>
      <w:r w:rsidR="00BB6D15" w:rsidRPr="002646CB">
        <w:t xml:space="preserve"> </w:t>
      </w:r>
      <w:r w:rsidR="00BB6D15" w:rsidRPr="002646CB">
        <w:rPr>
          <w:rFonts w:hint="eastAsia"/>
        </w:rPr>
        <w:t>계통과</w:t>
      </w:r>
      <w:r w:rsidR="00BB6D15" w:rsidRPr="002646CB">
        <w:t xml:space="preserve"> </w:t>
      </w:r>
      <w:r w:rsidR="00BB6D15" w:rsidRPr="002646CB">
        <w:rPr>
          <w:rFonts w:hint="eastAsia"/>
        </w:rPr>
        <w:t>연계되어</w:t>
      </w:r>
      <w:r w:rsidR="00BB6D15" w:rsidRPr="002646CB">
        <w:t xml:space="preserve"> </w:t>
      </w:r>
      <w:r w:rsidR="00BB6D15" w:rsidRPr="002646CB">
        <w:rPr>
          <w:rFonts w:hint="eastAsia"/>
        </w:rPr>
        <w:t>구성되거나</w:t>
      </w:r>
      <w:r w:rsidR="00BB6D15" w:rsidRPr="002646CB">
        <w:t xml:space="preserve"> </w:t>
      </w:r>
      <w:r w:rsidR="00BB6D15" w:rsidRPr="002646CB">
        <w:rPr>
          <w:rFonts w:hint="eastAsia"/>
        </w:rPr>
        <w:t>분리되어</w:t>
      </w:r>
      <w:r w:rsidR="00BB6D15" w:rsidRPr="002646CB">
        <w:t xml:space="preserve"> </w:t>
      </w:r>
      <w:r w:rsidR="00DB2BCC" w:rsidRPr="002646CB">
        <w:rPr>
          <w:rFonts w:hint="eastAsia"/>
        </w:rPr>
        <w:t>독립</w:t>
      </w:r>
      <w:r w:rsidR="00BB6D15" w:rsidRPr="002646CB">
        <w:rPr>
          <w:rFonts w:hint="eastAsia"/>
        </w:rPr>
        <w:t>적으로</w:t>
      </w:r>
      <w:r w:rsidR="00BB6D15" w:rsidRPr="002646CB">
        <w:t xml:space="preserve"> </w:t>
      </w:r>
      <w:r w:rsidR="002559F2" w:rsidRPr="002646CB">
        <w:rPr>
          <w:rFonts w:hint="eastAsia"/>
        </w:rPr>
        <w:t>운전</w:t>
      </w:r>
      <w:r w:rsidR="00BB6D15" w:rsidRPr="002646CB">
        <w:rPr>
          <w:rFonts w:hint="eastAsia"/>
        </w:rPr>
        <w:t>될</w:t>
      </w:r>
      <w:r w:rsidR="00BB6D15" w:rsidRPr="002646CB">
        <w:t xml:space="preserve"> </w:t>
      </w:r>
      <w:r w:rsidR="00BB6D15" w:rsidRPr="002646CB">
        <w:rPr>
          <w:rFonts w:hint="eastAsia"/>
        </w:rPr>
        <w:t>수</w:t>
      </w:r>
      <w:r w:rsidR="00BB6D15" w:rsidRPr="002646CB">
        <w:t xml:space="preserve"> </w:t>
      </w:r>
      <w:r w:rsidR="00BB6D15" w:rsidRPr="002646CB">
        <w:rPr>
          <w:rFonts w:hint="eastAsia"/>
        </w:rPr>
        <w:t>있어야</w:t>
      </w:r>
      <w:r w:rsidR="00BB6D15" w:rsidRPr="002646CB">
        <w:t xml:space="preserve"> </w:t>
      </w:r>
      <w:r w:rsidR="00BB6D15" w:rsidRPr="002646CB">
        <w:rPr>
          <w:rFonts w:hint="eastAsia"/>
        </w:rPr>
        <w:t>한다</w:t>
      </w:r>
      <w:r w:rsidR="00BB6D15" w:rsidRPr="002646CB">
        <w:t xml:space="preserve">. </w:t>
      </w:r>
      <w:r w:rsidR="00571394" w:rsidRPr="002646CB">
        <w:rPr>
          <w:rFonts w:hint="eastAsia"/>
        </w:rPr>
        <w:t>이러한</w:t>
      </w:r>
      <w:r w:rsidR="00571394" w:rsidRPr="002646CB">
        <w:t xml:space="preserve"> </w:t>
      </w:r>
      <w:r w:rsidR="00571394" w:rsidRPr="002646CB">
        <w:rPr>
          <w:rFonts w:hint="eastAsia"/>
        </w:rPr>
        <w:t>특성을</w:t>
      </w:r>
      <w:r w:rsidR="00571394" w:rsidRPr="002646CB">
        <w:t xml:space="preserve"> </w:t>
      </w:r>
      <w:r w:rsidR="00571394" w:rsidRPr="002646CB">
        <w:rPr>
          <w:rFonts w:hint="eastAsia"/>
        </w:rPr>
        <w:t>고려하여</w:t>
      </w:r>
      <w:r w:rsidR="00571394" w:rsidRPr="002646CB">
        <w:t xml:space="preserve"> </w:t>
      </w:r>
      <w:r w:rsidRPr="002646CB">
        <w:t>CES-MG</w:t>
      </w:r>
      <w:r w:rsidR="00BB6D15" w:rsidRPr="002646CB">
        <w:rPr>
          <w:rFonts w:hint="eastAsia"/>
        </w:rPr>
        <w:t>는</w:t>
      </w:r>
      <w:r w:rsidR="00BB6D15" w:rsidRPr="002646CB">
        <w:t xml:space="preserve"> </w:t>
      </w:r>
      <w:r w:rsidR="00BB6D15" w:rsidRPr="002646CB">
        <w:rPr>
          <w:rFonts w:hint="eastAsia"/>
        </w:rPr>
        <w:t>대형</w:t>
      </w:r>
      <w:r w:rsidR="00BB6D15" w:rsidRPr="002646CB">
        <w:t xml:space="preserve"> </w:t>
      </w:r>
      <w:r w:rsidR="00BB6D15" w:rsidRPr="002646CB">
        <w:rPr>
          <w:rFonts w:hint="eastAsia"/>
        </w:rPr>
        <w:t>전력</w:t>
      </w:r>
      <w:r w:rsidR="00BB6D15" w:rsidRPr="002646CB">
        <w:t xml:space="preserve"> </w:t>
      </w:r>
      <w:r w:rsidR="00BB6D15" w:rsidRPr="002646CB">
        <w:rPr>
          <w:rFonts w:hint="eastAsia"/>
        </w:rPr>
        <w:t>사업자의</w:t>
      </w:r>
      <w:r w:rsidR="00BB6D15" w:rsidRPr="002646CB">
        <w:t xml:space="preserve"> </w:t>
      </w:r>
      <w:r w:rsidR="00BB6D15" w:rsidRPr="002646CB">
        <w:rPr>
          <w:rFonts w:hint="eastAsia"/>
        </w:rPr>
        <w:t>계통과의</w:t>
      </w:r>
      <w:r w:rsidR="00BB6D15" w:rsidRPr="002646CB">
        <w:t xml:space="preserve"> </w:t>
      </w:r>
      <w:r w:rsidR="00BB6D15" w:rsidRPr="002646CB">
        <w:rPr>
          <w:rFonts w:hint="eastAsia"/>
        </w:rPr>
        <w:t>연계성에</w:t>
      </w:r>
      <w:r w:rsidR="00BB6D15" w:rsidRPr="002646CB">
        <w:t xml:space="preserve"> </w:t>
      </w:r>
      <w:r w:rsidR="00BB6D15" w:rsidRPr="002646CB">
        <w:rPr>
          <w:rFonts w:hint="eastAsia"/>
        </w:rPr>
        <w:t>따라</w:t>
      </w:r>
      <w:r w:rsidR="00BB6D15" w:rsidRPr="002646CB">
        <w:t xml:space="preserve"> </w:t>
      </w:r>
      <w:r w:rsidR="00571394" w:rsidRPr="002646CB">
        <w:rPr>
          <w:rFonts w:hint="eastAsia"/>
        </w:rPr>
        <w:t>계통연계형</w:t>
      </w:r>
      <w:r w:rsidR="00571394" w:rsidRPr="002646CB">
        <w:t xml:space="preserve"> </w:t>
      </w:r>
      <w:r w:rsidRPr="002646CB">
        <w:t>CES-MG</w:t>
      </w:r>
      <w:r w:rsidR="00571394" w:rsidRPr="002646CB">
        <w:rPr>
          <w:rFonts w:hint="eastAsia"/>
        </w:rPr>
        <w:t>와</w:t>
      </w:r>
      <w:r w:rsidR="00571394" w:rsidRPr="002646CB">
        <w:t xml:space="preserve"> </w:t>
      </w:r>
      <w:r w:rsidR="00730936" w:rsidRPr="002646CB">
        <w:rPr>
          <w:rFonts w:hint="eastAsia"/>
        </w:rPr>
        <w:t>독립형</w:t>
      </w:r>
      <w:r w:rsidR="00571394" w:rsidRPr="002646CB">
        <w:t xml:space="preserve"> </w:t>
      </w:r>
      <w:r w:rsidR="00FE3106" w:rsidRPr="002646CB">
        <w:rPr>
          <w:rFonts w:cs="Arial"/>
          <w:rPrChange w:id="3652" w:author="ETRI-김종원" w:date="2019-12-10T10:44:00Z">
            <w:rPr>
              <w:rFonts w:cs="Arial"/>
              <w:color w:val="000000" w:themeColor="text1"/>
            </w:rPr>
          </w:rPrChange>
        </w:rPr>
        <w:t>CES-MG</w:t>
      </w:r>
      <w:del w:id="3653" w:author="ETRI-김종원" w:date="2019-11-04T20:36:00Z">
        <w:r w:rsidR="00FE3106" w:rsidRPr="002646CB" w:rsidDel="00E62138">
          <w:delText xml:space="preserve"> </w:delText>
        </w:r>
      </w:del>
      <w:r w:rsidR="00571394" w:rsidRPr="002646CB">
        <w:rPr>
          <w:rFonts w:hint="eastAsia"/>
        </w:rPr>
        <w:t>로</w:t>
      </w:r>
      <w:r w:rsidR="00571394" w:rsidRPr="002646CB">
        <w:t xml:space="preserve"> </w:t>
      </w:r>
      <w:r w:rsidR="00571394" w:rsidRPr="002646CB">
        <w:rPr>
          <w:rFonts w:hint="eastAsia"/>
        </w:rPr>
        <w:t>구분</w:t>
      </w:r>
      <w:ins w:id="3654" w:author="박 진상" w:date="2019-10-28T18:29:00Z">
        <w:r w:rsidR="00DC4888" w:rsidRPr="002646CB">
          <w:rPr>
            <w:rFonts w:hint="eastAsia"/>
          </w:rPr>
          <w:t>한다</w:t>
        </w:r>
        <w:r w:rsidR="00DC4888" w:rsidRPr="002646CB">
          <w:t>.</w:t>
        </w:r>
      </w:ins>
      <w:del w:id="3655" w:author="박 진상" w:date="2019-10-28T18:29:00Z">
        <w:r w:rsidR="00571394" w:rsidRPr="002646CB" w:rsidDel="00DC4888">
          <w:rPr>
            <w:rFonts w:hint="eastAsia"/>
          </w:rPr>
          <w:delText>된다</w:delText>
        </w:r>
        <w:r w:rsidR="00571394" w:rsidRPr="002646CB" w:rsidDel="00DC4888">
          <w:delText>.</w:delText>
        </w:r>
      </w:del>
    </w:p>
    <w:p w14:paraId="0FE4A75C" w14:textId="77777777" w:rsidR="00BF4D3D" w:rsidRPr="002646CB" w:rsidRDefault="00BF4D3D" w:rsidP="00BF4D3D"/>
    <w:p w14:paraId="51F53575" w14:textId="0FEBA154" w:rsidR="003029D7" w:rsidRPr="002646CB" w:rsidRDefault="00791087" w:rsidP="00C7207B">
      <w:r w:rsidRPr="002646CB">
        <w:t>CES-MG</w:t>
      </w:r>
      <w:r w:rsidR="00C7207B" w:rsidRPr="002646CB">
        <w:rPr>
          <w:rFonts w:hint="eastAsia"/>
        </w:rPr>
        <w:t>는</w:t>
      </w:r>
      <w:r w:rsidR="00C7207B" w:rsidRPr="002646CB">
        <w:t xml:space="preserve"> </w:t>
      </w:r>
      <w:r w:rsidR="00C7207B" w:rsidRPr="002646CB">
        <w:rPr>
          <w:rFonts w:hint="eastAsia"/>
        </w:rPr>
        <w:t>우발적인</w:t>
      </w:r>
      <w:r w:rsidR="00C7207B" w:rsidRPr="002646CB">
        <w:t xml:space="preserve"> </w:t>
      </w:r>
      <w:r w:rsidR="00C7207B" w:rsidRPr="002646CB">
        <w:rPr>
          <w:rFonts w:hint="eastAsia"/>
        </w:rPr>
        <w:t>상황의</w:t>
      </w:r>
      <w:r w:rsidR="00C7207B" w:rsidRPr="002646CB">
        <w:t xml:space="preserve"> </w:t>
      </w:r>
      <w:r w:rsidR="00C7207B" w:rsidRPr="002646CB">
        <w:rPr>
          <w:rFonts w:hint="eastAsia"/>
        </w:rPr>
        <w:t>발생</w:t>
      </w:r>
      <w:r w:rsidR="00C7207B" w:rsidRPr="002646CB">
        <w:t xml:space="preserve"> </w:t>
      </w:r>
      <w:r w:rsidR="00C7207B" w:rsidRPr="002646CB">
        <w:rPr>
          <w:rFonts w:hint="eastAsia"/>
        </w:rPr>
        <w:t>또는</w:t>
      </w:r>
      <w:r w:rsidR="00C7207B" w:rsidRPr="002646CB">
        <w:t xml:space="preserve"> </w:t>
      </w:r>
      <w:r w:rsidR="00C7207B" w:rsidRPr="002646CB">
        <w:rPr>
          <w:rFonts w:hint="eastAsia"/>
        </w:rPr>
        <w:t>마이크로그리드</w:t>
      </w:r>
      <w:r w:rsidR="00C7207B" w:rsidRPr="002646CB">
        <w:t xml:space="preserve"> </w:t>
      </w:r>
      <w:r w:rsidR="00C7207B" w:rsidRPr="002646CB">
        <w:rPr>
          <w:rFonts w:hint="eastAsia"/>
        </w:rPr>
        <w:t>운영자에</w:t>
      </w:r>
      <w:r w:rsidR="00C7207B" w:rsidRPr="002646CB">
        <w:t xml:space="preserve"> </w:t>
      </w:r>
      <w:r w:rsidR="00C7207B" w:rsidRPr="002646CB">
        <w:rPr>
          <w:rFonts w:hint="eastAsia"/>
        </w:rPr>
        <w:t>의해</w:t>
      </w:r>
      <w:r w:rsidR="00C7207B" w:rsidRPr="002646CB">
        <w:t xml:space="preserve"> </w:t>
      </w:r>
      <w:r w:rsidR="004C2415" w:rsidRPr="002646CB">
        <w:rPr>
          <w:rFonts w:hint="eastAsia"/>
        </w:rPr>
        <w:t>계획된</w:t>
      </w:r>
      <w:r w:rsidR="004C2415" w:rsidRPr="002646CB">
        <w:t xml:space="preserve"> </w:t>
      </w:r>
      <w:r w:rsidR="00C7207B" w:rsidRPr="002646CB">
        <w:rPr>
          <w:rFonts w:hint="eastAsia"/>
        </w:rPr>
        <w:t>의도에</w:t>
      </w:r>
      <w:r w:rsidR="00C7207B" w:rsidRPr="002646CB">
        <w:t xml:space="preserve"> </w:t>
      </w:r>
      <w:r w:rsidR="00C7207B" w:rsidRPr="002646CB">
        <w:rPr>
          <w:rFonts w:hint="eastAsia"/>
        </w:rPr>
        <w:t>의해</w:t>
      </w:r>
      <w:r w:rsidR="00C7207B" w:rsidRPr="002646CB">
        <w:t xml:space="preserve"> </w:t>
      </w:r>
      <w:r w:rsidR="00B40887" w:rsidRPr="002646CB">
        <w:t>CES-MG</w:t>
      </w:r>
      <w:r w:rsidR="00BF4D3D" w:rsidRPr="002646CB">
        <w:rPr>
          <w:rFonts w:hint="eastAsia"/>
        </w:rPr>
        <w:t>가</w:t>
      </w:r>
      <w:r w:rsidR="00BF4D3D" w:rsidRPr="002646CB">
        <w:t xml:space="preserve"> </w:t>
      </w:r>
      <w:r w:rsidR="00C7207B" w:rsidRPr="002646CB">
        <w:rPr>
          <w:rFonts w:hint="eastAsia"/>
        </w:rPr>
        <w:t>계통</w:t>
      </w:r>
      <w:del w:id="3656" w:author="박 진상" w:date="2019-10-28T18:29:00Z">
        <w:r w:rsidR="00C7207B" w:rsidRPr="002646CB" w:rsidDel="00DC4888">
          <w:delText xml:space="preserve"> </w:delText>
        </w:r>
      </w:del>
      <w:r w:rsidR="00C7207B" w:rsidRPr="002646CB">
        <w:rPr>
          <w:rFonts w:hint="eastAsia"/>
        </w:rPr>
        <w:t>연계운전</w:t>
      </w:r>
      <w:r w:rsidR="00C7207B" w:rsidRPr="002646CB">
        <w:t xml:space="preserve"> </w:t>
      </w:r>
      <w:r w:rsidR="00C7207B" w:rsidRPr="002646CB">
        <w:rPr>
          <w:rFonts w:hint="eastAsia"/>
        </w:rPr>
        <w:t>모드</w:t>
      </w:r>
      <w:r w:rsidR="00C7207B" w:rsidRPr="002646CB">
        <w:t xml:space="preserve">, </w:t>
      </w:r>
      <w:r w:rsidR="00DB2BCC" w:rsidRPr="002646CB">
        <w:rPr>
          <w:rFonts w:hint="eastAsia"/>
        </w:rPr>
        <w:t>독립</w:t>
      </w:r>
      <w:r w:rsidR="00C7207B" w:rsidRPr="002646CB">
        <w:rPr>
          <w:rFonts w:hint="eastAsia"/>
        </w:rPr>
        <w:t>운전</w:t>
      </w:r>
      <w:r w:rsidR="00C7207B" w:rsidRPr="002646CB">
        <w:t xml:space="preserve"> </w:t>
      </w:r>
      <w:r w:rsidR="00C7207B" w:rsidRPr="002646CB">
        <w:rPr>
          <w:rFonts w:hint="eastAsia"/>
        </w:rPr>
        <w:t>모드</w:t>
      </w:r>
      <w:r w:rsidR="00C7207B" w:rsidRPr="002646CB">
        <w:t>,</w:t>
      </w:r>
      <w:r w:rsidR="00BF4D3D" w:rsidRPr="002646CB">
        <w:t xml:space="preserve"> </w:t>
      </w:r>
      <w:r w:rsidR="00BF4D3D" w:rsidRPr="002646CB">
        <w:rPr>
          <w:rFonts w:hint="eastAsia"/>
        </w:rPr>
        <w:t>또는</w:t>
      </w:r>
      <w:r w:rsidR="00BF4D3D" w:rsidRPr="002646CB">
        <w:t xml:space="preserve"> </w:t>
      </w:r>
      <w:r w:rsidR="00BF4D3D" w:rsidRPr="002646CB">
        <w:rPr>
          <w:rFonts w:hint="eastAsia"/>
        </w:rPr>
        <w:t>이들</w:t>
      </w:r>
      <w:r w:rsidR="00BF4D3D" w:rsidRPr="002646CB">
        <w:t xml:space="preserve"> </w:t>
      </w:r>
      <w:r w:rsidR="00BF4D3D" w:rsidRPr="002646CB">
        <w:rPr>
          <w:rFonts w:hint="eastAsia"/>
        </w:rPr>
        <w:t>사이에서</w:t>
      </w:r>
      <w:r w:rsidR="00C7207B" w:rsidRPr="002646CB">
        <w:t xml:space="preserve"> </w:t>
      </w:r>
      <w:r w:rsidR="00C7207B" w:rsidRPr="002646CB">
        <w:rPr>
          <w:rFonts w:hint="eastAsia"/>
        </w:rPr>
        <w:t>운전</w:t>
      </w:r>
      <w:r w:rsidR="00C7207B" w:rsidRPr="002646CB">
        <w:t xml:space="preserve"> </w:t>
      </w:r>
      <w:r w:rsidR="00C7207B" w:rsidRPr="002646CB">
        <w:rPr>
          <w:rFonts w:hint="eastAsia"/>
        </w:rPr>
        <w:t>모드</w:t>
      </w:r>
      <w:r w:rsidR="00C7207B" w:rsidRPr="002646CB">
        <w:t xml:space="preserve"> </w:t>
      </w:r>
      <w:r w:rsidR="00C7207B" w:rsidRPr="002646CB">
        <w:rPr>
          <w:rFonts w:hint="eastAsia"/>
        </w:rPr>
        <w:t>전환이</w:t>
      </w:r>
      <w:r w:rsidR="00C7207B" w:rsidRPr="002646CB">
        <w:t xml:space="preserve"> </w:t>
      </w:r>
      <w:r w:rsidR="00C7207B" w:rsidRPr="002646CB">
        <w:rPr>
          <w:rFonts w:hint="eastAsia"/>
        </w:rPr>
        <w:t>이루어질</w:t>
      </w:r>
      <w:r w:rsidR="00C7207B" w:rsidRPr="002646CB">
        <w:t xml:space="preserve"> </w:t>
      </w:r>
      <w:r w:rsidR="00C7207B" w:rsidRPr="002646CB">
        <w:rPr>
          <w:rFonts w:hint="eastAsia"/>
        </w:rPr>
        <w:t>때</w:t>
      </w:r>
      <w:r w:rsidR="00C7207B" w:rsidRPr="002646CB">
        <w:t xml:space="preserve"> </w:t>
      </w:r>
      <w:r w:rsidR="00C7207B" w:rsidRPr="002646CB">
        <w:rPr>
          <w:rFonts w:hint="eastAsia"/>
        </w:rPr>
        <w:t>가장</w:t>
      </w:r>
      <w:r w:rsidR="00C7207B" w:rsidRPr="002646CB">
        <w:t xml:space="preserve"> </w:t>
      </w:r>
      <w:r w:rsidR="00C7207B" w:rsidRPr="002646CB">
        <w:rPr>
          <w:rFonts w:hint="eastAsia"/>
        </w:rPr>
        <w:t>중요한</w:t>
      </w:r>
      <w:r w:rsidR="00C7207B" w:rsidRPr="002646CB">
        <w:t xml:space="preserve"> </w:t>
      </w:r>
      <w:r w:rsidR="00C7207B" w:rsidRPr="002646CB">
        <w:rPr>
          <w:rFonts w:hint="eastAsia"/>
        </w:rPr>
        <w:t>사항은</w:t>
      </w:r>
      <w:r w:rsidR="00C7207B" w:rsidRPr="002646CB">
        <w:t xml:space="preserve"> </w:t>
      </w:r>
      <w:r w:rsidR="00C7207B" w:rsidRPr="002646CB">
        <w:rPr>
          <w:rFonts w:hint="eastAsia"/>
        </w:rPr>
        <w:t>중요도에</w:t>
      </w:r>
      <w:r w:rsidR="00C7207B" w:rsidRPr="002646CB">
        <w:t xml:space="preserve"> </w:t>
      </w:r>
      <w:r w:rsidR="00C7207B" w:rsidRPr="002646CB">
        <w:rPr>
          <w:rFonts w:hint="eastAsia"/>
        </w:rPr>
        <w:t>따라</w:t>
      </w:r>
      <w:r w:rsidR="00C7207B" w:rsidRPr="002646CB">
        <w:t xml:space="preserve"> </w:t>
      </w:r>
      <w:r w:rsidR="00C7207B" w:rsidRPr="002646CB">
        <w:rPr>
          <w:rFonts w:hint="eastAsia"/>
        </w:rPr>
        <w:t>분류되는</w:t>
      </w:r>
      <w:r w:rsidR="00C7207B" w:rsidRPr="002646CB">
        <w:t xml:space="preserve"> </w:t>
      </w:r>
      <w:r w:rsidR="00C7207B" w:rsidRPr="002646CB">
        <w:rPr>
          <w:rFonts w:hint="eastAsia"/>
        </w:rPr>
        <w:t>민감부하의</w:t>
      </w:r>
      <w:r w:rsidR="00C7207B" w:rsidRPr="002646CB">
        <w:t xml:space="preserve"> </w:t>
      </w:r>
      <w:r w:rsidR="00BF4D3D" w:rsidRPr="002646CB">
        <w:rPr>
          <w:rFonts w:hint="eastAsia"/>
        </w:rPr>
        <w:t>정상적인</w:t>
      </w:r>
      <w:r w:rsidR="00BF4D3D" w:rsidRPr="002646CB">
        <w:t xml:space="preserve"> </w:t>
      </w:r>
      <w:r w:rsidR="00BF4D3D" w:rsidRPr="002646CB">
        <w:rPr>
          <w:rFonts w:hint="eastAsia"/>
        </w:rPr>
        <w:t>작동을</w:t>
      </w:r>
      <w:r w:rsidR="00BF4D3D" w:rsidRPr="002646CB">
        <w:t xml:space="preserve"> </w:t>
      </w:r>
      <w:r w:rsidR="00BF4D3D" w:rsidRPr="002646CB">
        <w:rPr>
          <w:rFonts w:hint="eastAsia"/>
        </w:rPr>
        <w:t>보장하고</w:t>
      </w:r>
      <w:r w:rsidR="00C7207B" w:rsidRPr="002646CB">
        <w:t xml:space="preserve">, </w:t>
      </w:r>
      <w:r w:rsidR="00C7207B" w:rsidRPr="002646CB">
        <w:rPr>
          <w:rFonts w:hint="eastAsia"/>
        </w:rPr>
        <w:t>대형</w:t>
      </w:r>
      <w:r w:rsidR="00C7207B" w:rsidRPr="002646CB">
        <w:t xml:space="preserve"> </w:t>
      </w:r>
      <w:r w:rsidR="00C7207B" w:rsidRPr="002646CB">
        <w:rPr>
          <w:rFonts w:hint="eastAsia"/>
        </w:rPr>
        <w:t>전력</w:t>
      </w:r>
      <w:r w:rsidR="00C7207B" w:rsidRPr="002646CB">
        <w:t xml:space="preserve"> </w:t>
      </w:r>
      <w:r w:rsidR="00C7207B" w:rsidRPr="002646CB">
        <w:rPr>
          <w:rFonts w:hint="eastAsia"/>
        </w:rPr>
        <w:t>사업자</w:t>
      </w:r>
      <w:r w:rsidR="00C7207B" w:rsidRPr="002646CB">
        <w:t xml:space="preserve"> </w:t>
      </w:r>
      <w:r w:rsidR="00C7207B" w:rsidRPr="002646CB">
        <w:rPr>
          <w:rFonts w:hint="eastAsia"/>
        </w:rPr>
        <w:t>계통의</w:t>
      </w:r>
      <w:r w:rsidR="00C7207B" w:rsidRPr="002646CB">
        <w:t xml:space="preserve"> </w:t>
      </w:r>
      <w:r w:rsidR="00BF4D3D" w:rsidRPr="002646CB">
        <w:rPr>
          <w:rFonts w:hint="eastAsia"/>
        </w:rPr>
        <w:t>무결성이나</w:t>
      </w:r>
      <w:r w:rsidR="00BF4D3D" w:rsidRPr="002646CB">
        <w:t xml:space="preserve"> </w:t>
      </w:r>
      <w:r w:rsidR="00BF4D3D" w:rsidRPr="002646CB">
        <w:rPr>
          <w:rFonts w:hint="eastAsia"/>
        </w:rPr>
        <w:t>안전을</w:t>
      </w:r>
      <w:r w:rsidR="00BF4D3D" w:rsidRPr="002646CB">
        <w:t xml:space="preserve"> </w:t>
      </w:r>
      <w:r w:rsidR="00BF4D3D" w:rsidRPr="002646CB">
        <w:rPr>
          <w:rFonts w:hint="eastAsia"/>
        </w:rPr>
        <w:t>해치지</w:t>
      </w:r>
      <w:r w:rsidR="00BF4D3D" w:rsidRPr="002646CB">
        <w:t xml:space="preserve"> </w:t>
      </w:r>
      <w:r w:rsidR="00BF4D3D" w:rsidRPr="002646CB">
        <w:rPr>
          <w:rFonts w:hint="eastAsia"/>
        </w:rPr>
        <w:t>않는</w:t>
      </w:r>
      <w:r w:rsidR="00BF4D3D" w:rsidRPr="002646CB">
        <w:t xml:space="preserve"> </w:t>
      </w:r>
      <w:r w:rsidR="00BF4D3D" w:rsidRPr="002646CB">
        <w:rPr>
          <w:rFonts w:hint="eastAsia"/>
        </w:rPr>
        <w:t>것이다</w:t>
      </w:r>
      <w:r w:rsidR="00BF4D3D" w:rsidRPr="002646CB">
        <w:t xml:space="preserve">. </w:t>
      </w:r>
    </w:p>
    <w:p w14:paraId="4710BCD2" w14:textId="77777777" w:rsidR="003029D7" w:rsidRPr="002646CB" w:rsidRDefault="003029D7" w:rsidP="00C7207B"/>
    <w:p w14:paraId="68288CAB" w14:textId="4B783487" w:rsidR="00BF4D3D" w:rsidRPr="002646CB" w:rsidRDefault="00B40887" w:rsidP="00C7207B">
      <w:r w:rsidRPr="002646CB">
        <w:t>CES-MG</w:t>
      </w:r>
      <w:r w:rsidR="005F5AED" w:rsidRPr="002646CB">
        <w:rPr>
          <w:rFonts w:hint="eastAsia"/>
        </w:rPr>
        <w:t>가</w:t>
      </w:r>
      <w:r w:rsidR="005F5AED" w:rsidRPr="002646CB">
        <w:t xml:space="preserve"> </w:t>
      </w:r>
      <w:r w:rsidR="005F5AED" w:rsidRPr="002646CB">
        <w:rPr>
          <w:rFonts w:hint="eastAsia"/>
        </w:rPr>
        <w:t>두</w:t>
      </w:r>
      <w:r w:rsidR="005F5AED" w:rsidRPr="002646CB">
        <w:t xml:space="preserve"> </w:t>
      </w:r>
      <w:r w:rsidR="005F5AED" w:rsidRPr="002646CB">
        <w:rPr>
          <w:rFonts w:hint="eastAsia"/>
        </w:rPr>
        <w:t>운전</w:t>
      </w:r>
      <w:del w:id="3657" w:author="박 진상" w:date="2019-10-28T18:30:00Z">
        <w:r w:rsidR="005F5AED" w:rsidRPr="002646CB" w:rsidDel="00DC4888">
          <w:delText xml:space="preserve"> </w:delText>
        </w:r>
      </w:del>
      <w:r w:rsidR="005F5AED" w:rsidRPr="002646CB">
        <w:rPr>
          <w:rFonts w:hint="eastAsia"/>
        </w:rPr>
        <w:t>모드</w:t>
      </w:r>
      <w:r w:rsidR="005F5AED" w:rsidRPr="002646CB">
        <w:t xml:space="preserve"> </w:t>
      </w:r>
      <w:r w:rsidR="005F5AED" w:rsidRPr="002646CB">
        <w:rPr>
          <w:rFonts w:hint="eastAsia"/>
        </w:rPr>
        <w:t>간의</w:t>
      </w:r>
      <w:r w:rsidR="005F5AED" w:rsidRPr="002646CB">
        <w:t xml:space="preserve"> </w:t>
      </w:r>
      <w:r w:rsidR="005F5AED" w:rsidRPr="002646CB">
        <w:rPr>
          <w:rFonts w:hint="eastAsia"/>
        </w:rPr>
        <w:t>모</w:t>
      </w:r>
      <w:r w:rsidR="004C2415" w:rsidRPr="002646CB">
        <w:rPr>
          <w:rFonts w:hint="eastAsia"/>
        </w:rPr>
        <w:t>드</w:t>
      </w:r>
      <w:del w:id="3658" w:author="박 진상" w:date="2019-10-28T18:30:00Z">
        <w:r w:rsidR="005F5AED" w:rsidRPr="002646CB" w:rsidDel="00DC4888">
          <w:delText xml:space="preserve"> </w:delText>
        </w:r>
      </w:del>
      <w:r w:rsidR="005F5AED" w:rsidRPr="002646CB">
        <w:rPr>
          <w:rFonts w:hint="eastAsia"/>
        </w:rPr>
        <w:t>전환</w:t>
      </w:r>
      <w:r w:rsidR="005F5AED" w:rsidRPr="002646CB">
        <w:t xml:space="preserve"> </w:t>
      </w:r>
      <w:r w:rsidR="005F5AED" w:rsidRPr="002646CB">
        <w:rPr>
          <w:rFonts w:hint="eastAsia"/>
        </w:rPr>
        <w:t>시</w:t>
      </w:r>
      <w:r w:rsidR="005F5AED" w:rsidRPr="002646CB">
        <w:t xml:space="preserve"> </w:t>
      </w:r>
      <w:r w:rsidRPr="002646CB">
        <w:t>CES-MG</w:t>
      </w:r>
      <w:r w:rsidR="005F5AED" w:rsidRPr="002646CB">
        <w:rPr>
          <w:rFonts w:hint="eastAsia"/>
        </w:rPr>
        <w:t>의</w:t>
      </w:r>
      <w:r w:rsidR="005F5AED" w:rsidRPr="002646CB">
        <w:t xml:space="preserve"> </w:t>
      </w:r>
      <w:r w:rsidR="00BF4D3D" w:rsidRPr="002646CB">
        <w:rPr>
          <w:rFonts w:hint="eastAsia"/>
        </w:rPr>
        <w:t>전압과</w:t>
      </w:r>
      <w:r w:rsidR="00BF4D3D" w:rsidRPr="002646CB">
        <w:t xml:space="preserve"> </w:t>
      </w:r>
      <w:r w:rsidR="00BF4D3D" w:rsidRPr="002646CB">
        <w:rPr>
          <w:rFonts w:hint="eastAsia"/>
        </w:rPr>
        <w:t>주파수는</w:t>
      </w:r>
      <w:r w:rsidR="00BF4D3D" w:rsidRPr="002646CB">
        <w:t xml:space="preserve"> </w:t>
      </w:r>
      <w:r w:rsidR="00BF4D3D" w:rsidRPr="002646CB">
        <w:rPr>
          <w:rFonts w:hint="eastAsia"/>
        </w:rPr>
        <w:t>허용</w:t>
      </w:r>
      <w:r w:rsidR="00BF4D3D" w:rsidRPr="002646CB">
        <w:t xml:space="preserve"> </w:t>
      </w:r>
      <w:r w:rsidR="00BF4D3D" w:rsidRPr="002646CB">
        <w:rPr>
          <w:rFonts w:hint="eastAsia"/>
        </w:rPr>
        <w:t>가능한</w:t>
      </w:r>
      <w:r w:rsidR="00BF4D3D" w:rsidRPr="002646CB">
        <w:t xml:space="preserve"> </w:t>
      </w:r>
      <w:r w:rsidR="00BF4D3D" w:rsidRPr="002646CB">
        <w:rPr>
          <w:rFonts w:hint="eastAsia"/>
        </w:rPr>
        <w:t>한도</w:t>
      </w:r>
      <w:r w:rsidR="00BF4D3D" w:rsidRPr="002646CB">
        <w:t xml:space="preserve"> </w:t>
      </w:r>
      <w:r w:rsidR="00BF4D3D" w:rsidRPr="002646CB">
        <w:rPr>
          <w:rFonts w:hint="eastAsia"/>
        </w:rPr>
        <w:t>내에</w:t>
      </w:r>
      <w:r w:rsidR="00BF4D3D" w:rsidRPr="002646CB">
        <w:t xml:space="preserve"> </w:t>
      </w:r>
      <w:r w:rsidR="00BF4D3D" w:rsidRPr="002646CB">
        <w:rPr>
          <w:rFonts w:hint="eastAsia"/>
        </w:rPr>
        <w:t>있어야</w:t>
      </w:r>
      <w:r w:rsidR="003029D7" w:rsidRPr="002646CB">
        <w:t xml:space="preserve"> </w:t>
      </w:r>
      <w:r w:rsidR="005F5AED" w:rsidRPr="002646CB">
        <w:rPr>
          <w:rFonts w:hint="eastAsia"/>
        </w:rPr>
        <w:t>한다</w:t>
      </w:r>
      <w:r w:rsidR="005F5AED" w:rsidRPr="002646CB">
        <w:t>.</w:t>
      </w:r>
    </w:p>
    <w:p w14:paraId="76A967CA" w14:textId="1A01B16B" w:rsidR="00BF4D3D" w:rsidRPr="002646CB" w:rsidRDefault="00BF4D3D" w:rsidP="00BF4D3D">
      <w:pPr>
        <w:rPr>
          <w:ins w:id="3659" w:author="박 진상" w:date="2019-10-08T05:45:00Z"/>
        </w:rPr>
      </w:pPr>
    </w:p>
    <w:p w14:paraId="634D09D4" w14:textId="2824459D" w:rsidR="0039799F" w:rsidRPr="002646CB" w:rsidRDefault="0039799F" w:rsidP="0039799F">
      <w:pPr>
        <w:pStyle w:val="24"/>
        <w:rPr>
          <w:ins w:id="3660" w:author="박 진상" w:date="2019-10-08T05:45:00Z"/>
        </w:rPr>
      </w:pPr>
      <w:bookmarkStart w:id="3661" w:name="_Toc26867574"/>
      <w:ins w:id="3662" w:author="박 진상" w:date="2019-10-08T05:45:00Z">
        <w:r w:rsidRPr="002646CB">
          <w:rPr>
            <w:rFonts w:hint="eastAsia"/>
            <w:lang w:eastAsia="ko-KR"/>
          </w:rPr>
          <w:t>시스템</w:t>
        </w:r>
        <w:r w:rsidRPr="002646CB">
          <w:rPr>
            <w:lang w:eastAsia="ko-KR"/>
          </w:rPr>
          <w:t xml:space="preserve"> </w:t>
        </w:r>
        <w:r w:rsidRPr="002646CB">
          <w:rPr>
            <w:rFonts w:hint="eastAsia"/>
            <w:lang w:eastAsia="ko-KR"/>
          </w:rPr>
          <w:t>구성</w:t>
        </w:r>
        <w:bookmarkEnd w:id="3661"/>
      </w:ins>
    </w:p>
    <w:p w14:paraId="1D7F03BD" w14:textId="77777777" w:rsidR="0039799F" w:rsidRPr="002646CB" w:rsidRDefault="0039799F" w:rsidP="0039799F">
      <w:pPr>
        <w:widowControl/>
        <w:wordWrap/>
        <w:autoSpaceDE/>
        <w:autoSpaceDN/>
        <w:snapToGrid w:val="0"/>
        <w:rPr>
          <w:ins w:id="3663" w:author="박 진상" w:date="2019-10-08T05:45:00Z"/>
          <w:rFonts w:ascii="바탕" w:hAnsi="바탕" w:cs="굴림"/>
          <w:lang w:val="en-US"/>
        </w:rPr>
      </w:pPr>
    </w:p>
    <w:p w14:paraId="4C298175" w14:textId="41B1C66C" w:rsidR="0039799F" w:rsidRPr="002646CB" w:rsidRDefault="0039799F" w:rsidP="0039799F">
      <w:pPr>
        <w:rPr>
          <w:ins w:id="3664" w:author="박 진상" w:date="2019-10-08T05:46:00Z"/>
          <w:rFonts w:ascii="바탕" w:hAnsi="바탕"/>
          <w:noProof w:val="0"/>
          <w:lang w:bidi="ko-KR"/>
          <w:rPrChange w:id="3665" w:author="ETRI-김종원" w:date="2019-12-10T10:44:00Z">
            <w:rPr>
              <w:ins w:id="3666" w:author="박 진상" w:date="2019-10-08T05:46:00Z"/>
              <w:noProof w:val="0"/>
              <w:color w:val="000000" w:themeColor="text1"/>
              <w:lang w:bidi="ko-KR"/>
            </w:rPr>
          </w:rPrChange>
        </w:rPr>
      </w:pPr>
      <w:ins w:id="3667" w:author="박 진상" w:date="2019-10-08T05:46:00Z">
        <w:r w:rsidRPr="002646CB">
          <w:rPr>
            <w:rFonts w:ascii="바탕" w:hAnsi="바탕" w:hint="eastAsia"/>
            <w:lang w:bidi="ko-KR"/>
            <w:rPrChange w:id="3668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날씨의</w:t>
        </w:r>
        <w:r w:rsidRPr="002646CB">
          <w:rPr>
            <w:rFonts w:ascii="바탕" w:hAnsi="바탕"/>
            <w:lang w:bidi="ko-KR"/>
            <w:rPrChange w:id="3669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3670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변화에</w:t>
        </w:r>
        <w:r w:rsidRPr="002646CB">
          <w:rPr>
            <w:rFonts w:ascii="바탕" w:hAnsi="바탕"/>
            <w:lang w:bidi="ko-KR"/>
            <w:rPrChange w:id="3671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3672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따라</w:t>
        </w:r>
        <w:r w:rsidRPr="002646CB">
          <w:rPr>
            <w:rFonts w:ascii="바탕" w:hAnsi="바탕"/>
            <w:lang w:bidi="ko-KR"/>
            <w:rPrChange w:id="3673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3674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발전량이</w:t>
        </w:r>
        <w:r w:rsidRPr="002646CB">
          <w:rPr>
            <w:rFonts w:ascii="바탕" w:hAnsi="바탕"/>
            <w:lang w:bidi="ko-KR"/>
            <w:rPrChange w:id="3675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3676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크게</w:t>
        </w:r>
        <w:r w:rsidRPr="002646CB">
          <w:rPr>
            <w:rFonts w:ascii="바탕" w:hAnsi="바탕"/>
            <w:lang w:bidi="ko-KR"/>
            <w:rPrChange w:id="3677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3678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달라짐으로써</w:t>
        </w:r>
        <w:r w:rsidRPr="002646CB">
          <w:rPr>
            <w:rFonts w:ascii="바탕" w:hAnsi="바탕"/>
            <w:lang w:bidi="ko-KR"/>
            <w:rPrChange w:id="3679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3680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전력</w:t>
        </w:r>
        <w:r w:rsidRPr="002646CB">
          <w:rPr>
            <w:rFonts w:ascii="바탕" w:hAnsi="바탕"/>
            <w:lang w:bidi="ko-KR"/>
            <w:rPrChange w:id="3681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3682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계통으로의</w:t>
        </w:r>
        <w:r w:rsidRPr="002646CB">
          <w:rPr>
            <w:rFonts w:ascii="바탕" w:hAnsi="바탕"/>
            <w:lang w:bidi="ko-KR"/>
            <w:rPrChange w:id="3683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</w:ins>
      <w:ins w:id="3684" w:author="ETRI-김종원" w:date="2019-12-02T17:28:00Z">
        <w:r w:rsidR="00647810" w:rsidRPr="002646CB">
          <w:rPr>
            <w:rFonts w:ascii="바탕" w:hAnsi="바탕" w:hint="eastAsia"/>
            <w:lang w:bidi="ko-KR"/>
            <w:rPrChange w:id="3685" w:author="ETRI-김종원" w:date="2019-12-10T10:44:00Z">
              <w:rPr>
                <w:rFonts w:ascii="바탕" w:hAnsi="바탕" w:hint="eastAsia"/>
                <w:color w:val="000000" w:themeColor="text1"/>
                <w:lang w:bidi="ko-KR"/>
              </w:rPr>
            </w:rPrChange>
          </w:rPr>
          <w:t>발전</w:t>
        </w:r>
      </w:ins>
      <w:ins w:id="3686" w:author="박 진상" w:date="2019-10-08T05:46:00Z">
        <w:del w:id="3687" w:author="ETRI-김종원" w:date="2019-12-02T17:28:00Z">
          <w:r w:rsidRPr="002646CB" w:rsidDel="00647810">
            <w:rPr>
              <w:rFonts w:ascii="바탕" w:hAnsi="바탕" w:hint="eastAsia"/>
              <w:lang w:bidi="ko-KR"/>
              <w:rPrChange w:id="3688" w:author="ETRI-김종원" w:date="2019-12-10T10:44:00Z">
                <w:rPr>
                  <w:rFonts w:hint="eastAsia"/>
                  <w:color w:val="000000" w:themeColor="text1"/>
                  <w:lang w:bidi="ko-KR"/>
                </w:rPr>
              </w:rPrChange>
            </w:rPr>
            <w:delText>출력</w:delText>
          </w:r>
        </w:del>
        <w:r w:rsidRPr="002646CB">
          <w:rPr>
            <w:rFonts w:ascii="바탕" w:hAnsi="바탕"/>
            <w:lang w:bidi="ko-KR"/>
            <w:rPrChange w:id="3689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</w:ins>
      <w:ins w:id="3690" w:author="박 진상" w:date="2019-10-28T18:24:00Z">
        <w:r w:rsidR="00DC4888" w:rsidRPr="002646CB">
          <w:rPr>
            <w:rFonts w:ascii="바탕" w:hAnsi="바탕" w:hint="eastAsia"/>
            <w:lang w:bidi="ko-KR"/>
            <w:rPrChange w:id="3691" w:author="ETRI-김종원" w:date="2019-12-10T10:44:00Z">
              <w:rPr>
                <w:rFonts w:ascii="바탕" w:hAnsi="바탕" w:hint="eastAsia"/>
                <w:color w:val="000000" w:themeColor="text1"/>
                <w:lang w:bidi="ko-KR"/>
              </w:rPr>
            </w:rPrChange>
          </w:rPr>
          <w:t>변동</w:t>
        </w:r>
      </w:ins>
      <w:ins w:id="3692" w:author="박 진상" w:date="2019-10-08T05:46:00Z">
        <w:r w:rsidRPr="002646CB">
          <w:rPr>
            <w:rFonts w:ascii="바탕" w:hAnsi="바탕" w:hint="eastAsia"/>
            <w:lang w:bidi="ko-KR"/>
            <w:rPrChange w:id="3693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이</w:t>
        </w:r>
        <w:r w:rsidRPr="002646CB">
          <w:rPr>
            <w:rFonts w:ascii="바탕" w:hAnsi="바탕"/>
            <w:lang w:bidi="ko-KR"/>
            <w:rPrChange w:id="3694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3695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크게</w:t>
        </w:r>
        <w:r w:rsidRPr="002646CB">
          <w:rPr>
            <w:rFonts w:ascii="바탕" w:hAnsi="바탕"/>
            <w:lang w:bidi="ko-KR"/>
            <w:rPrChange w:id="3696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3697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나타나는</w:t>
        </w:r>
        <w:r w:rsidRPr="002646CB">
          <w:rPr>
            <w:rFonts w:ascii="바탕" w:hAnsi="바탕"/>
            <w:lang w:bidi="ko-KR"/>
            <w:rPrChange w:id="3698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3699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태양광발전시스템의</w:t>
        </w:r>
        <w:r w:rsidRPr="002646CB">
          <w:rPr>
            <w:rFonts w:ascii="바탕" w:hAnsi="바탕"/>
            <w:lang w:bidi="ko-KR"/>
            <w:rPrChange w:id="3700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3701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그리드</w:t>
        </w:r>
        <w:r w:rsidRPr="002646CB">
          <w:rPr>
            <w:rFonts w:ascii="바탕" w:hAnsi="바탕"/>
            <w:lang w:bidi="ko-KR"/>
            <w:rPrChange w:id="3702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3703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연계</w:t>
        </w:r>
        <w:r w:rsidRPr="002646CB">
          <w:rPr>
            <w:rFonts w:ascii="바탕" w:hAnsi="바탕"/>
            <w:lang w:bidi="ko-KR"/>
            <w:rPrChange w:id="3704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</w:ins>
      <w:ins w:id="3705" w:author="박 진상" w:date="2019-10-28T18:24:00Z">
        <w:r w:rsidR="00DC4888" w:rsidRPr="002646CB">
          <w:rPr>
            <w:rFonts w:ascii="바탕" w:hAnsi="바탕" w:hint="eastAsia"/>
            <w:lang w:bidi="ko-KR"/>
            <w:rPrChange w:id="3706" w:author="ETRI-김종원" w:date="2019-12-10T10:44:00Z">
              <w:rPr>
                <w:rFonts w:ascii="바탕" w:hAnsi="바탕" w:hint="eastAsia"/>
                <w:color w:val="000000" w:themeColor="text1"/>
                <w:lang w:bidi="ko-KR"/>
              </w:rPr>
            </w:rPrChange>
          </w:rPr>
          <w:t>신뢰</w:t>
        </w:r>
      </w:ins>
      <w:ins w:id="3707" w:author="ETRI-김종원" w:date="2019-12-02T17:15:00Z">
        <w:r w:rsidR="00D520F7" w:rsidRPr="002646CB">
          <w:rPr>
            <w:rFonts w:ascii="바탕" w:hAnsi="바탕" w:hint="eastAsia"/>
            <w:lang w:bidi="ko-KR"/>
            <w:rPrChange w:id="3708" w:author="ETRI-김종원" w:date="2019-12-10T10:44:00Z">
              <w:rPr>
                <w:rFonts w:ascii="바탕" w:hAnsi="바탕" w:hint="eastAsia"/>
                <w:color w:val="000000" w:themeColor="text1"/>
                <w:lang w:bidi="ko-KR"/>
              </w:rPr>
            </w:rPrChange>
          </w:rPr>
          <w:t>지표</w:t>
        </w:r>
        <w:r w:rsidR="00D520F7" w:rsidRPr="002646CB">
          <w:rPr>
            <w:rFonts w:ascii="바탕" w:hAnsi="바탕"/>
            <w:lang w:bidi="ko-KR"/>
            <w:rPrChange w:id="3709" w:author="ETRI-김종원" w:date="2019-12-10T10:44:00Z">
              <w:rPr>
                <w:rFonts w:ascii="바탕" w:hAnsi="바탕"/>
                <w:color w:val="000000" w:themeColor="text1"/>
                <w:lang w:bidi="ko-KR"/>
              </w:rPr>
            </w:rPrChange>
          </w:rPr>
          <w:t xml:space="preserve"> </w:t>
        </w:r>
      </w:ins>
      <w:ins w:id="3710" w:author="박 진상" w:date="2019-10-08T05:46:00Z">
        <w:r w:rsidRPr="002646CB">
          <w:rPr>
            <w:rFonts w:ascii="바탕" w:hAnsi="바탕" w:hint="eastAsia"/>
            <w:lang w:bidi="ko-KR"/>
            <w:rPrChange w:id="3711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향상을</w:t>
        </w:r>
        <w:r w:rsidRPr="002646CB">
          <w:rPr>
            <w:rFonts w:ascii="바탕" w:hAnsi="바탕"/>
            <w:lang w:bidi="ko-KR"/>
            <w:rPrChange w:id="3712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3713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위해서는</w:t>
        </w:r>
        <w:r w:rsidRPr="002646CB">
          <w:rPr>
            <w:rFonts w:ascii="바탕" w:hAnsi="바탕"/>
            <w:lang w:bidi="ko-KR"/>
            <w:rPrChange w:id="3714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3715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다음의</w:t>
        </w:r>
        <w:r w:rsidRPr="002646CB">
          <w:rPr>
            <w:rFonts w:ascii="바탕" w:hAnsi="바탕"/>
            <w:lang w:bidi="ko-KR"/>
            <w:rPrChange w:id="3716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3717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두</w:t>
        </w:r>
        <w:r w:rsidRPr="002646CB">
          <w:rPr>
            <w:rFonts w:ascii="바탕" w:hAnsi="바탕"/>
            <w:lang w:bidi="ko-KR"/>
            <w:rPrChange w:id="3718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3719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가지</w:t>
        </w:r>
        <w:r w:rsidRPr="002646CB">
          <w:rPr>
            <w:rFonts w:ascii="바탕" w:hAnsi="바탕"/>
            <w:lang w:bidi="ko-KR"/>
            <w:rPrChange w:id="3720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3721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사항을</w:t>
        </w:r>
        <w:r w:rsidRPr="002646CB">
          <w:rPr>
            <w:rFonts w:ascii="바탕" w:hAnsi="바탕"/>
            <w:lang w:bidi="ko-KR"/>
            <w:rPrChange w:id="3722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3723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고려하여</w:t>
        </w:r>
        <w:r w:rsidRPr="002646CB">
          <w:rPr>
            <w:rFonts w:ascii="바탕" w:hAnsi="바탕"/>
            <w:lang w:bidi="ko-KR"/>
            <w:rPrChange w:id="3724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3725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구성할</w:t>
        </w:r>
        <w:r w:rsidRPr="002646CB">
          <w:rPr>
            <w:rFonts w:ascii="바탕" w:hAnsi="바탕"/>
            <w:lang w:bidi="ko-KR"/>
            <w:rPrChange w:id="3726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3727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수</w:t>
        </w:r>
        <w:r w:rsidRPr="002646CB">
          <w:rPr>
            <w:rFonts w:ascii="바탕" w:hAnsi="바탕"/>
            <w:lang w:bidi="ko-KR"/>
            <w:rPrChange w:id="3728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3729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있다</w:t>
        </w:r>
        <w:r w:rsidRPr="002646CB">
          <w:rPr>
            <w:rFonts w:ascii="바탕" w:hAnsi="바탕"/>
            <w:lang w:bidi="ko-KR"/>
            <w:rPrChange w:id="3730" w:author="ETRI-김종원" w:date="2019-12-10T10:44:00Z">
              <w:rPr>
                <w:color w:val="000000" w:themeColor="text1"/>
                <w:lang w:bidi="ko-KR"/>
              </w:rPr>
            </w:rPrChange>
          </w:rPr>
          <w:t>.</w:t>
        </w:r>
      </w:ins>
    </w:p>
    <w:p w14:paraId="6F585645" w14:textId="77777777" w:rsidR="0039799F" w:rsidRPr="002646CB" w:rsidRDefault="0039799F" w:rsidP="0039799F">
      <w:pPr>
        <w:rPr>
          <w:ins w:id="3731" w:author="박 진상" w:date="2019-10-08T05:46:00Z"/>
          <w:rFonts w:ascii="바탕" w:hAnsi="바탕"/>
          <w:lang w:bidi="ko-KR"/>
          <w:rPrChange w:id="3732" w:author="ETRI-김종원" w:date="2019-12-10T10:44:00Z">
            <w:rPr>
              <w:ins w:id="3733" w:author="박 진상" w:date="2019-10-08T05:46:00Z"/>
              <w:color w:val="000000" w:themeColor="text1"/>
              <w:lang w:bidi="ko-KR"/>
            </w:rPr>
          </w:rPrChange>
        </w:rPr>
      </w:pPr>
    </w:p>
    <w:p w14:paraId="2AF27D12" w14:textId="77777777" w:rsidR="0039799F" w:rsidRPr="002646CB" w:rsidRDefault="0039799F" w:rsidP="0039799F">
      <w:pPr>
        <w:pStyle w:val="af6"/>
        <w:numPr>
          <w:ilvl w:val="0"/>
          <w:numId w:val="44"/>
        </w:numPr>
        <w:wordWrap/>
        <w:autoSpaceDE/>
        <w:autoSpaceDN/>
        <w:spacing w:line="240" w:lineRule="auto"/>
        <w:ind w:leftChars="0"/>
        <w:rPr>
          <w:ins w:id="3734" w:author="박 진상" w:date="2019-10-08T05:46:00Z"/>
          <w:rFonts w:ascii="바탕" w:hAnsi="바탕"/>
          <w:lang w:bidi="ko-KR"/>
          <w:rPrChange w:id="3735" w:author="ETRI-김종원" w:date="2019-12-10T10:44:00Z">
            <w:rPr>
              <w:ins w:id="3736" w:author="박 진상" w:date="2019-10-08T05:46:00Z"/>
              <w:rFonts w:eastAsiaTheme="minorEastAsia"/>
              <w:color w:val="000000" w:themeColor="text1"/>
              <w:lang w:val="de-DE" w:bidi="ko-KR"/>
            </w:rPr>
          </w:rPrChange>
        </w:rPr>
      </w:pPr>
      <w:ins w:id="3737" w:author="박 진상" w:date="2019-10-08T05:46:00Z">
        <w:r w:rsidRPr="002646CB">
          <w:rPr>
            <w:rFonts w:ascii="바탕" w:hAnsi="바탕" w:hint="eastAsia"/>
            <w:lang w:bidi="ko-KR"/>
            <w:rPrChange w:id="3738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정확도가</w:t>
        </w:r>
        <w:r w:rsidRPr="002646CB">
          <w:rPr>
            <w:rFonts w:ascii="바탕" w:hAnsi="바탕"/>
            <w:lang w:bidi="ko-KR"/>
            <w:rPrChange w:id="3739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3740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높은</w:t>
        </w:r>
        <w:r w:rsidRPr="002646CB">
          <w:rPr>
            <w:rFonts w:ascii="바탕" w:hAnsi="바탕"/>
            <w:lang w:bidi="ko-KR"/>
            <w:rPrChange w:id="3741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3742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발전</w:t>
        </w:r>
        <w:r w:rsidRPr="002646CB">
          <w:rPr>
            <w:rFonts w:ascii="바탕" w:hAnsi="바탕"/>
            <w:lang w:bidi="ko-KR"/>
            <w:rPrChange w:id="3743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3744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예측</w:t>
        </w:r>
      </w:ins>
    </w:p>
    <w:p w14:paraId="33B4D383" w14:textId="77777777" w:rsidR="0039799F" w:rsidRPr="002646CB" w:rsidRDefault="0039799F" w:rsidP="0039799F">
      <w:pPr>
        <w:pStyle w:val="af6"/>
        <w:numPr>
          <w:ilvl w:val="0"/>
          <w:numId w:val="44"/>
        </w:numPr>
        <w:wordWrap/>
        <w:autoSpaceDE/>
        <w:autoSpaceDN/>
        <w:spacing w:line="240" w:lineRule="auto"/>
        <w:ind w:leftChars="0"/>
        <w:rPr>
          <w:ins w:id="3745" w:author="박 진상" w:date="2019-10-08T05:46:00Z"/>
          <w:rFonts w:ascii="바탕" w:hAnsi="바탕"/>
          <w:lang w:bidi="ko-KR"/>
          <w:rPrChange w:id="3746" w:author="ETRI-김종원" w:date="2019-12-10T10:44:00Z">
            <w:rPr>
              <w:ins w:id="3747" w:author="박 진상" w:date="2019-10-08T05:46:00Z"/>
              <w:rFonts w:eastAsiaTheme="minorEastAsia"/>
              <w:color w:val="000000" w:themeColor="text1"/>
              <w:lang w:val="de-DE"/>
            </w:rPr>
          </w:rPrChange>
        </w:rPr>
      </w:pPr>
      <w:ins w:id="3748" w:author="박 진상" w:date="2019-10-08T05:46:00Z">
        <w:r w:rsidRPr="002646CB">
          <w:rPr>
            <w:rFonts w:ascii="바탕" w:hAnsi="바탕" w:hint="eastAsia"/>
            <w:lang w:bidi="ko-KR"/>
            <w:rPrChange w:id="3749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에너지저장장치를</w:t>
        </w:r>
        <w:r w:rsidRPr="002646CB">
          <w:rPr>
            <w:rFonts w:ascii="바탕" w:hAnsi="바탕"/>
            <w:lang w:bidi="ko-KR"/>
            <w:rPrChange w:id="3750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3751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활용한</w:t>
        </w:r>
        <w:r w:rsidRPr="002646CB">
          <w:rPr>
            <w:rFonts w:ascii="바탕" w:hAnsi="바탕"/>
            <w:lang w:bidi="ko-KR"/>
            <w:rPrChange w:id="3752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3753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발전</w:t>
        </w:r>
        <w:r w:rsidRPr="002646CB">
          <w:rPr>
            <w:rFonts w:ascii="바탕" w:hAnsi="바탕"/>
            <w:lang w:bidi="ko-KR"/>
            <w:rPrChange w:id="3754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3755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예측</w:t>
        </w:r>
        <w:r w:rsidRPr="002646CB">
          <w:rPr>
            <w:rFonts w:ascii="바탕" w:hAnsi="바탕"/>
            <w:lang w:bidi="ko-KR"/>
            <w:rPrChange w:id="3756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3757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오차</w:t>
        </w:r>
        <w:r w:rsidRPr="002646CB">
          <w:rPr>
            <w:rFonts w:ascii="바탕" w:hAnsi="바탕"/>
            <w:lang w:bidi="ko-KR"/>
            <w:rPrChange w:id="3758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3759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보정</w:t>
        </w:r>
        <w:r w:rsidRPr="002646CB">
          <w:rPr>
            <w:rFonts w:ascii="바탕" w:hAnsi="바탕"/>
            <w:lang w:bidi="ko-KR"/>
            <w:rPrChange w:id="3760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3761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제어</w:t>
        </w:r>
      </w:ins>
    </w:p>
    <w:p w14:paraId="3B23165E" w14:textId="77777777" w:rsidR="0039799F" w:rsidRPr="002646CB" w:rsidRDefault="0039799F" w:rsidP="0039799F">
      <w:pPr>
        <w:rPr>
          <w:ins w:id="3762" w:author="박 진상" w:date="2019-10-08T05:46:00Z"/>
          <w:rFonts w:ascii="바탕" w:hAnsi="바탕"/>
          <w:lang w:bidi="ko-KR"/>
          <w:rPrChange w:id="3763" w:author="ETRI-김종원" w:date="2019-12-10T10:44:00Z">
            <w:rPr>
              <w:ins w:id="3764" w:author="박 진상" w:date="2019-10-08T05:46:00Z"/>
              <w:color w:val="000000" w:themeColor="text1"/>
              <w:lang w:bidi="ko-KR"/>
            </w:rPr>
          </w:rPrChange>
        </w:rPr>
      </w:pPr>
    </w:p>
    <w:p w14:paraId="75D252B1" w14:textId="06C35129" w:rsidR="0039799F" w:rsidRPr="002646CB" w:rsidRDefault="0039799F" w:rsidP="0039799F">
      <w:pPr>
        <w:rPr>
          <w:ins w:id="3765" w:author="박 진상" w:date="2019-10-08T05:45:00Z"/>
          <w:rFonts w:ascii="바탕" w:hAnsi="바탕"/>
          <w:lang w:bidi="ko-KR"/>
          <w:rPrChange w:id="3766" w:author="ETRI-김종원" w:date="2019-12-10T10:44:00Z">
            <w:rPr>
              <w:ins w:id="3767" w:author="박 진상" w:date="2019-10-08T05:45:00Z"/>
            </w:rPr>
          </w:rPrChange>
        </w:rPr>
      </w:pPr>
      <w:ins w:id="3768" w:author="박 진상" w:date="2019-10-08T05:46:00Z">
        <w:r w:rsidRPr="002646CB">
          <w:rPr>
            <w:rFonts w:ascii="바탕" w:hAnsi="바탕" w:hint="eastAsia"/>
            <w:lang w:bidi="ko-KR"/>
            <w:rPrChange w:id="3769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본</w:t>
        </w:r>
        <w:r w:rsidRPr="002646CB">
          <w:rPr>
            <w:rFonts w:ascii="바탕" w:hAnsi="바탕"/>
            <w:lang w:bidi="ko-KR"/>
            <w:rPrChange w:id="3770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3771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표준에서는</w:t>
        </w:r>
        <w:r w:rsidRPr="002646CB">
          <w:rPr>
            <w:rFonts w:ascii="바탕" w:hAnsi="바탕"/>
            <w:lang w:bidi="ko-KR"/>
            <w:rPrChange w:id="3772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3773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두</w:t>
        </w:r>
        <w:r w:rsidRPr="002646CB">
          <w:rPr>
            <w:rFonts w:ascii="바탕" w:hAnsi="바탕"/>
            <w:lang w:bidi="ko-KR"/>
            <w:rPrChange w:id="3774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3775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가지</w:t>
        </w:r>
        <w:r w:rsidRPr="002646CB">
          <w:rPr>
            <w:rFonts w:ascii="바탕" w:hAnsi="바탕"/>
            <w:lang w:bidi="ko-KR"/>
            <w:rPrChange w:id="3776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3777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구성의</w:t>
        </w:r>
        <w:r w:rsidRPr="002646CB">
          <w:rPr>
            <w:rFonts w:ascii="바탕" w:hAnsi="바탕"/>
            <w:lang w:bidi="ko-KR"/>
            <w:rPrChange w:id="3778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3779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고려사항</w:t>
        </w:r>
        <w:r w:rsidRPr="002646CB">
          <w:rPr>
            <w:rFonts w:ascii="바탕" w:hAnsi="바탕"/>
            <w:lang w:bidi="ko-KR"/>
            <w:rPrChange w:id="3780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3781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중</w:t>
        </w:r>
        <w:r w:rsidRPr="002646CB">
          <w:rPr>
            <w:rFonts w:ascii="바탕" w:hAnsi="바탕"/>
            <w:lang w:bidi="ko-KR"/>
            <w:rPrChange w:id="3782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“</w:t>
        </w:r>
        <w:r w:rsidRPr="002646CB">
          <w:rPr>
            <w:rFonts w:ascii="바탕" w:hAnsi="바탕" w:hint="eastAsia"/>
            <w:lang w:bidi="ko-KR"/>
            <w:rPrChange w:id="3783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에너지저장장치를</w:t>
        </w:r>
        <w:r w:rsidRPr="002646CB">
          <w:rPr>
            <w:rFonts w:ascii="바탕" w:hAnsi="바탕"/>
            <w:lang w:bidi="ko-KR"/>
            <w:rPrChange w:id="3784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3785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활용한</w:t>
        </w:r>
        <w:r w:rsidRPr="002646CB">
          <w:rPr>
            <w:rFonts w:ascii="바탕" w:hAnsi="바탕"/>
            <w:lang w:bidi="ko-KR"/>
            <w:rPrChange w:id="3786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3787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발전</w:t>
        </w:r>
        <w:r w:rsidRPr="002646CB">
          <w:rPr>
            <w:rFonts w:ascii="바탕" w:hAnsi="바탕"/>
            <w:lang w:bidi="ko-KR"/>
            <w:rPrChange w:id="3788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3789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예측</w:t>
        </w:r>
        <w:r w:rsidRPr="002646CB">
          <w:rPr>
            <w:rFonts w:ascii="바탕" w:hAnsi="바탕"/>
            <w:lang w:bidi="ko-KR"/>
            <w:rPrChange w:id="3790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3791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오차</w:t>
        </w:r>
        <w:r w:rsidRPr="002646CB">
          <w:rPr>
            <w:rFonts w:ascii="바탕" w:hAnsi="바탕"/>
            <w:lang w:bidi="ko-KR"/>
            <w:rPrChange w:id="3792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3793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보정</w:t>
        </w:r>
        <w:r w:rsidRPr="002646CB">
          <w:rPr>
            <w:rFonts w:ascii="바탕" w:hAnsi="바탕"/>
            <w:lang w:bidi="ko-KR"/>
            <w:rPrChange w:id="3794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3795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제어</w:t>
        </w:r>
        <w:r w:rsidRPr="002646CB">
          <w:rPr>
            <w:rFonts w:ascii="바탕" w:hAnsi="바탕"/>
            <w:lang w:bidi="ko-KR"/>
            <w:rPrChange w:id="3796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” </w:t>
        </w:r>
        <w:r w:rsidRPr="002646CB">
          <w:rPr>
            <w:rFonts w:ascii="바탕" w:hAnsi="바탕" w:hint="eastAsia"/>
            <w:lang w:bidi="ko-KR"/>
            <w:rPrChange w:id="3797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기능을</w:t>
        </w:r>
        <w:r w:rsidRPr="002646CB">
          <w:rPr>
            <w:rFonts w:ascii="바탕" w:hAnsi="바탕"/>
            <w:lang w:bidi="ko-KR"/>
            <w:rPrChange w:id="3798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3799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구비한</w:t>
        </w:r>
        <w:r w:rsidRPr="002646CB">
          <w:rPr>
            <w:rFonts w:ascii="바탕" w:hAnsi="바탕"/>
            <w:lang w:bidi="ko-KR"/>
            <w:rPrChange w:id="3800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3801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태양광발전에</w:t>
        </w:r>
        <w:r w:rsidRPr="002646CB">
          <w:rPr>
            <w:rFonts w:ascii="바탕" w:hAnsi="바탕"/>
            <w:lang w:bidi="ko-KR"/>
            <w:rPrChange w:id="3802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3803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대하여</w:t>
        </w:r>
        <w:r w:rsidRPr="002646CB">
          <w:rPr>
            <w:rFonts w:ascii="바탕" w:hAnsi="바탕"/>
            <w:lang w:bidi="ko-KR"/>
            <w:rPrChange w:id="3804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3805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다룬다</w:t>
        </w:r>
      </w:ins>
      <w:ins w:id="3806" w:author="박 진상" w:date="2019-10-28T18:11:00Z">
        <w:r w:rsidR="00582991" w:rsidRPr="002646CB">
          <w:rPr>
            <w:rFonts w:ascii="바탕" w:hAnsi="바탕"/>
            <w:lang w:bidi="ko-KR"/>
            <w:rPrChange w:id="3807" w:author="ETRI-김종원" w:date="2019-12-10T10:44:00Z">
              <w:rPr>
                <w:rFonts w:ascii="바탕" w:hAnsi="바탕"/>
                <w:color w:val="000000" w:themeColor="text1"/>
                <w:lang w:bidi="ko-KR"/>
              </w:rPr>
            </w:rPrChange>
          </w:rPr>
          <w:t>.</w:t>
        </w:r>
      </w:ins>
    </w:p>
    <w:p w14:paraId="700E2B15" w14:textId="77777777" w:rsidR="009102DC" w:rsidRPr="002646CB" w:rsidRDefault="009102DC" w:rsidP="0039799F">
      <w:pPr>
        <w:rPr>
          <w:ins w:id="3808" w:author="박 진상" w:date="2019-10-28T18:32:00Z"/>
          <w:rFonts w:ascii="바탕" w:hAnsi="바탕"/>
          <w:lang w:bidi="ko-KR"/>
          <w:rPrChange w:id="3809" w:author="ETRI-김종원" w:date="2019-12-10T10:44:00Z">
            <w:rPr>
              <w:ins w:id="3810" w:author="박 진상" w:date="2019-10-28T18:32:00Z"/>
              <w:rFonts w:ascii="바탕" w:hAnsi="바탕"/>
              <w:color w:val="000000" w:themeColor="text1"/>
              <w:lang w:bidi="ko-KR"/>
            </w:rPr>
          </w:rPrChange>
        </w:rPr>
      </w:pPr>
    </w:p>
    <w:p w14:paraId="01488F73" w14:textId="6E83581F" w:rsidR="0039799F" w:rsidRPr="002646CB" w:rsidRDefault="0039799F" w:rsidP="0039799F">
      <w:pPr>
        <w:rPr>
          <w:ins w:id="3811" w:author="박 진상" w:date="2019-10-08T05:47:00Z"/>
          <w:rFonts w:ascii="바탕" w:hAnsi="바탕"/>
          <w:lang w:bidi="ko-KR"/>
          <w:rPrChange w:id="3812" w:author="ETRI-김종원" w:date="2019-12-10T10:44:00Z">
            <w:rPr>
              <w:ins w:id="3813" w:author="박 진상" w:date="2019-10-08T05:47:00Z"/>
              <w:noProof w:val="0"/>
              <w:color w:val="000000" w:themeColor="text1"/>
              <w:lang w:bidi="ko-KR"/>
            </w:rPr>
          </w:rPrChange>
        </w:rPr>
      </w:pPr>
      <w:ins w:id="3814" w:author="박 진상" w:date="2019-10-08T05:47:00Z">
        <w:r w:rsidRPr="002646CB">
          <w:rPr>
            <w:rFonts w:ascii="바탕" w:hAnsi="바탕" w:hint="eastAsia"/>
            <w:lang w:bidi="ko-KR"/>
            <w:rPrChange w:id="3815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에너지저장장치를</w:t>
        </w:r>
        <w:r w:rsidRPr="002646CB">
          <w:rPr>
            <w:rFonts w:ascii="바탕" w:hAnsi="바탕"/>
            <w:lang w:bidi="ko-KR"/>
            <w:rPrChange w:id="3816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3817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활용하여</w:t>
        </w:r>
        <w:r w:rsidRPr="002646CB">
          <w:rPr>
            <w:rFonts w:ascii="바탕" w:hAnsi="바탕"/>
            <w:lang w:bidi="ko-KR"/>
            <w:rPrChange w:id="3818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3819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발전</w:t>
        </w:r>
        <w:r w:rsidRPr="002646CB">
          <w:rPr>
            <w:rFonts w:ascii="바탕" w:hAnsi="바탕"/>
            <w:lang w:bidi="ko-KR"/>
            <w:rPrChange w:id="3820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3821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예측</w:t>
        </w:r>
        <w:r w:rsidRPr="002646CB">
          <w:rPr>
            <w:rFonts w:ascii="바탕" w:hAnsi="바탕"/>
            <w:lang w:bidi="ko-KR"/>
            <w:rPrChange w:id="3822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3823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오차를</w:t>
        </w:r>
        <w:r w:rsidRPr="002646CB">
          <w:rPr>
            <w:rFonts w:ascii="바탕" w:hAnsi="바탕"/>
            <w:lang w:bidi="ko-KR"/>
            <w:rPrChange w:id="3824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3825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보정하는</w:t>
        </w:r>
        <w:r w:rsidRPr="002646CB">
          <w:rPr>
            <w:rFonts w:ascii="바탕" w:hAnsi="바탕"/>
            <w:lang w:bidi="ko-KR"/>
            <w:rPrChange w:id="3826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3827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제어</w:t>
        </w:r>
        <w:r w:rsidRPr="002646CB">
          <w:rPr>
            <w:rFonts w:ascii="바탕" w:hAnsi="바탕"/>
            <w:lang w:bidi="ko-KR"/>
            <w:rPrChange w:id="3828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3829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기능을</w:t>
        </w:r>
        <w:r w:rsidRPr="002646CB">
          <w:rPr>
            <w:rFonts w:ascii="바탕" w:hAnsi="바탕"/>
            <w:lang w:bidi="ko-KR"/>
            <w:rPrChange w:id="3830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3831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구비한</w:t>
        </w:r>
        <w:r w:rsidRPr="002646CB">
          <w:rPr>
            <w:rFonts w:ascii="바탕" w:hAnsi="바탕"/>
            <w:lang w:bidi="ko-KR"/>
            <w:rPrChange w:id="3832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</w:ins>
      <w:ins w:id="3833" w:author="ETRI-김종원" w:date="2019-12-02T17:03:00Z">
        <w:r w:rsidR="00F2169F" w:rsidRPr="002646CB">
          <w:rPr>
            <w:rFonts w:hint="eastAsia"/>
            <w:rPrChange w:id="3834" w:author="ETRI-김종원" w:date="2019-12-10T10:44:00Z">
              <w:rPr>
                <w:rFonts w:hint="eastAsia"/>
                <w:color w:val="FF0000"/>
              </w:rPr>
            </w:rPrChange>
          </w:rPr>
          <w:t>태양광발전</w:t>
        </w:r>
        <w:r w:rsidR="00F2169F" w:rsidRPr="002646CB">
          <w:rPr>
            <w:rPrChange w:id="3835" w:author="ETRI-김종원" w:date="2019-12-10T10:44:00Z">
              <w:rPr>
                <w:color w:val="FF0000"/>
              </w:rPr>
            </w:rPrChange>
          </w:rPr>
          <w:t>-</w:t>
        </w:r>
        <w:r w:rsidR="00F2169F" w:rsidRPr="002646CB">
          <w:rPr>
            <w:rFonts w:hint="eastAsia"/>
            <w:rPrChange w:id="3836" w:author="ETRI-김종원" w:date="2019-12-10T10:44:00Z">
              <w:rPr>
                <w:rFonts w:hint="eastAsia"/>
                <w:color w:val="FF0000"/>
              </w:rPr>
            </w:rPrChange>
          </w:rPr>
          <w:t>전기에너지저장장치</w:t>
        </w:r>
        <w:r w:rsidR="00F2169F" w:rsidRPr="002646CB">
          <w:rPr>
            <w:rPrChange w:id="3837" w:author="ETRI-김종원" w:date="2019-12-10T10:44:00Z">
              <w:rPr>
                <w:color w:val="FF0000"/>
              </w:rPr>
            </w:rPrChange>
          </w:rPr>
          <w:t xml:space="preserve"> </w:t>
        </w:r>
        <w:r w:rsidR="00F2169F" w:rsidRPr="002646CB">
          <w:rPr>
            <w:rFonts w:hint="eastAsia"/>
            <w:rPrChange w:id="3838" w:author="ETRI-김종원" w:date="2019-12-10T10:44:00Z">
              <w:rPr>
                <w:rFonts w:hint="eastAsia"/>
                <w:color w:val="FF0000"/>
              </w:rPr>
            </w:rPrChange>
          </w:rPr>
          <w:t>연계시스템</w:t>
        </w:r>
      </w:ins>
      <w:ins w:id="3839" w:author="박 진상" w:date="2019-10-08T05:47:00Z">
        <w:del w:id="3840" w:author="ETRI-김종원" w:date="2019-12-02T17:03:00Z">
          <w:r w:rsidRPr="002646CB" w:rsidDel="00F2169F">
            <w:rPr>
              <w:rFonts w:ascii="바탕" w:hAnsi="바탕" w:hint="eastAsia"/>
              <w:lang w:bidi="ko-KR"/>
              <w:rPrChange w:id="3841" w:author="ETRI-김종원" w:date="2019-12-10T10:44:00Z">
                <w:rPr>
                  <w:rFonts w:hint="eastAsia"/>
                  <w:color w:val="000000" w:themeColor="text1"/>
                  <w:lang w:bidi="ko-KR"/>
                </w:rPr>
              </w:rPrChange>
            </w:rPr>
            <w:delText>태양광발전</w:delText>
          </w:r>
          <w:r w:rsidRPr="002646CB" w:rsidDel="00F2169F">
            <w:rPr>
              <w:rFonts w:ascii="바탕" w:hAnsi="바탕"/>
              <w:lang w:bidi="ko-KR"/>
              <w:rPrChange w:id="3842" w:author="ETRI-김종원" w:date="2019-12-10T10:44:00Z">
                <w:rPr>
                  <w:color w:val="000000" w:themeColor="text1"/>
                  <w:lang w:bidi="ko-KR"/>
                </w:rPr>
              </w:rPrChange>
            </w:rPr>
            <w:delText>-</w:delText>
          </w:r>
          <w:r w:rsidRPr="002646CB" w:rsidDel="00F2169F">
            <w:rPr>
              <w:rFonts w:ascii="바탕" w:hAnsi="바탕" w:hint="eastAsia"/>
              <w:lang w:bidi="ko-KR"/>
              <w:rPrChange w:id="3843" w:author="ETRI-김종원" w:date="2019-12-10T10:44:00Z">
                <w:rPr>
                  <w:rFonts w:hint="eastAsia"/>
                  <w:color w:val="000000" w:themeColor="text1"/>
                  <w:lang w:bidi="ko-KR"/>
                </w:rPr>
              </w:rPrChange>
            </w:rPr>
            <w:delText>에너지저장장치</w:delText>
          </w:r>
          <w:r w:rsidRPr="002646CB" w:rsidDel="00F2169F">
            <w:rPr>
              <w:rFonts w:ascii="바탕" w:hAnsi="바탕"/>
              <w:lang w:bidi="ko-KR"/>
              <w:rPrChange w:id="3844" w:author="ETRI-김종원" w:date="2019-12-10T10:44:00Z">
                <w:rPr>
                  <w:color w:val="000000" w:themeColor="text1"/>
                  <w:lang w:bidi="ko-KR"/>
                </w:rPr>
              </w:rPrChange>
            </w:rPr>
            <w:delText xml:space="preserve"> </w:delText>
          </w:r>
          <w:r w:rsidRPr="002646CB" w:rsidDel="00F2169F">
            <w:rPr>
              <w:rFonts w:ascii="바탕" w:hAnsi="바탕" w:hint="eastAsia"/>
              <w:lang w:bidi="ko-KR"/>
              <w:rPrChange w:id="3845" w:author="ETRI-김종원" w:date="2019-12-10T10:44:00Z">
                <w:rPr>
                  <w:rFonts w:hint="eastAsia"/>
                  <w:color w:val="000000" w:themeColor="text1"/>
                  <w:lang w:bidi="ko-KR"/>
                </w:rPr>
              </w:rPrChange>
            </w:rPr>
            <w:delText>연계형</w:delText>
          </w:r>
          <w:r w:rsidRPr="002646CB" w:rsidDel="00F2169F">
            <w:rPr>
              <w:rFonts w:ascii="바탕" w:hAnsi="바탕"/>
              <w:lang w:bidi="ko-KR"/>
              <w:rPrChange w:id="3846" w:author="ETRI-김종원" w:date="2019-12-10T10:44:00Z">
                <w:rPr>
                  <w:color w:val="000000" w:themeColor="text1"/>
                  <w:lang w:bidi="ko-KR"/>
                </w:rPr>
              </w:rPrChange>
            </w:rPr>
            <w:delText xml:space="preserve"> </w:delText>
          </w:r>
          <w:r w:rsidRPr="002646CB" w:rsidDel="00F2169F">
            <w:rPr>
              <w:rFonts w:ascii="바탕" w:hAnsi="바탕" w:hint="eastAsia"/>
              <w:lang w:bidi="ko-KR"/>
              <w:rPrChange w:id="3847" w:author="ETRI-김종원" w:date="2019-12-10T10:44:00Z">
                <w:rPr>
                  <w:rFonts w:hint="eastAsia"/>
                  <w:color w:val="000000" w:themeColor="text1"/>
                  <w:lang w:bidi="ko-KR"/>
                </w:rPr>
              </w:rPrChange>
            </w:rPr>
            <w:delText>발전시스템</w:delText>
          </w:r>
        </w:del>
        <w:r w:rsidRPr="002646CB">
          <w:rPr>
            <w:rFonts w:ascii="바탕" w:hAnsi="바탕" w:hint="eastAsia"/>
            <w:lang w:bidi="ko-KR"/>
            <w:rPrChange w:id="3848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의</w:t>
        </w:r>
        <w:r w:rsidRPr="002646CB">
          <w:rPr>
            <w:rFonts w:ascii="바탕" w:hAnsi="바탕"/>
            <w:lang w:bidi="ko-KR"/>
            <w:rPrChange w:id="3849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3850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구조는</w:t>
        </w:r>
        <w:r w:rsidRPr="002646CB">
          <w:rPr>
            <w:rFonts w:ascii="바탕" w:hAnsi="바탕"/>
            <w:lang w:bidi="ko-KR"/>
            <w:rPrChange w:id="3851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3852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전력계통</w:t>
        </w:r>
        <w:r w:rsidRPr="002646CB">
          <w:rPr>
            <w:rFonts w:ascii="바탕" w:hAnsi="바탕"/>
            <w:lang w:bidi="ko-KR"/>
            <w:rPrChange w:id="3853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3854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연계를</w:t>
        </w:r>
        <w:r w:rsidRPr="002646CB">
          <w:rPr>
            <w:rFonts w:ascii="바탕" w:hAnsi="바탕"/>
            <w:lang w:bidi="ko-KR"/>
            <w:rPrChange w:id="3855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3856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포함하여</w:t>
        </w:r>
        <w:r w:rsidRPr="002646CB">
          <w:rPr>
            <w:rFonts w:ascii="바탕" w:hAnsi="바탕"/>
            <w:lang w:bidi="ko-KR"/>
            <w:rPrChange w:id="3857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3858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다음과</w:t>
        </w:r>
        <w:r w:rsidRPr="002646CB">
          <w:rPr>
            <w:rFonts w:ascii="바탕" w:hAnsi="바탕"/>
            <w:lang w:bidi="ko-KR"/>
            <w:rPrChange w:id="3859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3860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같은</w:t>
        </w:r>
        <w:r w:rsidRPr="002646CB">
          <w:rPr>
            <w:rFonts w:ascii="바탕" w:hAnsi="바탕"/>
            <w:lang w:bidi="ko-KR"/>
            <w:rPrChange w:id="3861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3862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구성요소를</w:t>
        </w:r>
        <w:r w:rsidRPr="002646CB">
          <w:rPr>
            <w:rFonts w:ascii="바탕" w:hAnsi="바탕"/>
            <w:lang w:bidi="ko-KR"/>
            <w:rPrChange w:id="3863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3864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갖는다</w:t>
        </w:r>
        <w:r w:rsidRPr="002646CB">
          <w:rPr>
            <w:rFonts w:ascii="바탕" w:hAnsi="바탕"/>
            <w:lang w:bidi="ko-KR"/>
            <w:rPrChange w:id="3865" w:author="ETRI-김종원" w:date="2019-12-10T10:44:00Z">
              <w:rPr>
                <w:color w:val="000000" w:themeColor="text1"/>
                <w:lang w:bidi="ko-KR"/>
              </w:rPr>
            </w:rPrChange>
          </w:rPr>
          <w:t>.</w:t>
        </w:r>
      </w:ins>
    </w:p>
    <w:p w14:paraId="57B3D511" w14:textId="77777777" w:rsidR="0039799F" w:rsidRPr="002646CB" w:rsidRDefault="0039799F" w:rsidP="0039799F">
      <w:pPr>
        <w:rPr>
          <w:ins w:id="3866" w:author="박 진상" w:date="2019-10-08T05:47:00Z"/>
          <w:rFonts w:ascii="바탕" w:hAnsi="바탕"/>
          <w:lang w:bidi="ko-KR"/>
          <w:rPrChange w:id="3867" w:author="ETRI-김종원" w:date="2019-12-10T10:44:00Z">
            <w:rPr>
              <w:ins w:id="3868" w:author="박 진상" w:date="2019-10-08T05:47:00Z"/>
              <w:color w:val="000000" w:themeColor="text1"/>
              <w:lang w:bidi="ko-KR"/>
            </w:rPr>
          </w:rPrChange>
        </w:rPr>
      </w:pPr>
    </w:p>
    <w:p w14:paraId="2901C00D" w14:textId="77777777" w:rsidR="0039799F" w:rsidRPr="002646CB" w:rsidRDefault="0039799F" w:rsidP="0039799F">
      <w:pPr>
        <w:pStyle w:val="af6"/>
        <w:numPr>
          <w:ilvl w:val="0"/>
          <w:numId w:val="44"/>
        </w:numPr>
        <w:wordWrap/>
        <w:autoSpaceDE/>
        <w:autoSpaceDN/>
        <w:spacing w:line="240" w:lineRule="auto"/>
        <w:ind w:leftChars="0"/>
        <w:rPr>
          <w:ins w:id="3869" w:author="박 진상" w:date="2019-10-08T05:47:00Z"/>
          <w:rFonts w:ascii="바탕" w:hAnsi="바탕"/>
          <w:lang w:bidi="ko-KR"/>
          <w:rPrChange w:id="3870" w:author="ETRI-김종원" w:date="2019-12-10T10:44:00Z">
            <w:rPr>
              <w:ins w:id="3871" w:author="박 진상" w:date="2019-10-08T05:47:00Z"/>
              <w:rFonts w:eastAsiaTheme="minorEastAsia"/>
              <w:color w:val="000000" w:themeColor="text1"/>
              <w:lang w:val="de-DE" w:bidi="ko-KR"/>
            </w:rPr>
          </w:rPrChange>
        </w:rPr>
      </w:pPr>
      <w:ins w:id="3872" w:author="박 진상" w:date="2019-10-08T05:47:00Z">
        <w:r w:rsidRPr="002646CB">
          <w:rPr>
            <w:rFonts w:ascii="바탕" w:hAnsi="바탕" w:hint="eastAsia"/>
            <w:lang w:bidi="ko-KR"/>
            <w:rPrChange w:id="3873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태양광발전부</w:t>
        </w:r>
        <w:r w:rsidRPr="002646CB">
          <w:rPr>
            <w:rFonts w:ascii="바탕" w:hAnsi="바탕"/>
            <w:lang w:bidi="ko-KR"/>
            <w:rPrChange w:id="3874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>(PV)</w:t>
        </w:r>
      </w:ins>
    </w:p>
    <w:p w14:paraId="43316D9E" w14:textId="793FD6B4" w:rsidR="0039799F" w:rsidRPr="002646CB" w:rsidRDefault="0039799F" w:rsidP="0039799F">
      <w:pPr>
        <w:pStyle w:val="af6"/>
        <w:numPr>
          <w:ilvl w:val="0"/>
          <w:numId w:val="44"/>
        </w:numPr>
        <w:wordWrap/>
        <w:autoSpaceDE/>
        <w:autoSpaceDN/>
        <w:spacing w:line="240" w:lineRule="auto"/>
        <w:ind w:leftChars="0"/>
        <w:rPr>
          <w:ins w:id="3875" w:author="박 진상" w:date="2019-10-08T05:47:00Z"/>
          <w:rFonts w:ascii="바탕" w:hAnsi="바탕"/>
          <w:lang w:bidi="ko-KR"/>
          <w:rPrChange w:id="3876" w:author="ETRI-김종원" w:date="2019-12-10T10:44:00Z">
            <w:rPr>
              <w:ins w:id="3877" w:author="박 진상" w:date="2019-10-08T05:47:00Z"/>
              <w:rFonts w:eastAsiaTheme="minorEastAsia"/>
              <w:color w:val="000000" w:themeColor="text1"/>
              <w:lang w:val="de-DE"/>
            </w:rPr>
          </w:rPrChange>
        </w:rPr>
      </w:pPr>
      <w:ins w:id="3878" w:author="박 진상" w:date="2019-10-08T05:47:00Z">
        <w:r w:rsidRPr="002646CB">
          <w:rPr>
            <w:rFonts w:ascii="바탕" w:hAnsi="바탕" w:hint="eastAsia"/>
            <w:lang w:bidi="ko-KR"/>
            <w:rPrChange w:id="3879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에너지저장장치부</w:t>
        </w:r>
        <w:r w:rsidRPr="002646CB">
          <w:rPr>
            <w:rFonts w:ascii="바탕" w:hAnsi="바탕"/>
            <w:lang w:bidi="ko-KR"/>
            <w:rPrChange w:id="3880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>(E</w:t>
        </w:r>
      </w:ins>
      <w:ins w:id="3881" w:author="ETRI-김종원" w:date="2019-11-04T20:36:00Z">
        <w:r w:rsidR="00E62138" w:rsidRPr="002646CB">
          <w:rPr>
            <w:rFonts w:ascii="바탕" w:hAnsi="바탕"/>
            <w:lang w:bidi="ko-KR"/>
            <w:rPrChange w:id="3882" w:author="ETRI-김종원" w:date="2019-12-10T10:44:00Z">
              <w:rPr>
                <w:rFonts w:ascii="바탕" w:hAnsi="바탕"/>
                <w:color w:val="000000" w:themeColor="text1"/>
                <w:lang w:bidi="ko-KR"/>
              </w:rPr>
            </w:rPrChange>
          </w:rPr>
          <w:t>E</w:t>
        </w:r>
      </w:ins>
      <w:ins w:id="3883" w:author="박 진상" w:date="2019-10-08T05:47:00Z">
        <w:del w:id="3884" w:author="ETRI-김종원" w:date="2019-11-04T20:36:00Z">
          <w:r w:rsidRPr="002646CB" w:rsidDel="00E62138">
            <w:rPr>
              <w:rFonts w:ascii="바탕" w:hAnsi="바탕"/>
              <w:lang w:bidi="ko-KR"/>
              <w:rPrChange w:id="3885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>S</w:delText>
          </w:r>
        </w:del>
        <w:r w:rsidRPr="002646CB">
          <w:rPr>
            <w:rFonts w:ascii="바탕" w:hAnsi="바탕"/>
            <w:lang w:bidi="ko-KR"/>
            <w:rPrChange w:id="3886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>S)</w:t>
        </w:r>
      </w:ins>
    </w:p>
    <w:p w14:paraId="5A471765" w14:textId="1291E8A1" w:rsidR="0039799F" w:rsidRPr="002646CB" w:rsidRDefault="00582991" w:rsidP="0039799F">
      <w:pPr>
        <w:pStyle w:val="af6"/>
        <w:numPr>
          <w:ilvl w:val="0"/>
          <w:numId w:val="44"/>
        </w:numPr>
        <w:wordWrap/>
        <w:autoSpaceDE/>
        <w:autoSpaceDN/>
        <w:spacing w:line="240" w:lineRule="auto"/>
        <w:ind w:leftChars="0"/>
        <w:rPr>
          <w:ins w:id="3887" w:author="박 진상" w:date="2019-10-08T05:47:00Z"/>
          <w:rFonts w:ascii="바탕" w:hAnsi="바탕"/>
          <w:lang w:bidi="ko-KR"/>
          <w:rPrChange w:id="3888" w:author="ETRI-김종원" w:date="2019-12-10T10:44:00Z">
            <w:rPr>
              <w:ins w:id="3889" w:author="박 진상" w:date="2019-10-08T05:47:00Z"/>
              <w:rFonts w:eastAsiaTheme="minorEastAsia"/>
              <w:color w:val="000000" w:themeColor="text1"/>
              <w:lang w:val="de-DE"/>
            </w:rPr>
          </w:rPrChange>
        </w:rPr>
      </w:pPr>
      <w:ins w:id="3890" w:author="박 진상" w:date="2019-10-28T18:11:00Z">
        <w:r w:rsidRPr="002646CB">
          <w:rPr>
            <w:rFonts w:ascii="바탕" w:hAnsi="바탕" w:hint="eastAsia"/>
            <w:lang w:bidi="ko-KR"/>
            <w:rPrChange w:id="3891" w:author="ETRI-김종원" w:date="2019-12-10T10:44:00Z">
              <w:rPr>
                <w:rFonts w:ascii="바탕" w:hAnsi="바탕" w:hint="eastAsia"/>
                <w:color w:val="000000" w:themeColor="text1"/>
                <w:lang w:val="de-DE"/>
              </w:rPr>
            </w:rPrChange>
          </w:rPr>
          <w:t>스마트미터</w:t>
        </w:r>
      </w:ins>
      <w:ins w:id="3892" w:author="박 진상" w:date="2019-10-08T05:47:00Z">
        <w:r w:rsidR="0039799F" w:rsidRPr="002646CB">
          <w:rPr>
            <w:rFonts w:ascii="바탕" w:hAnsi="바탕"/>
            <w:lang w:bidi="ko-KR"/>
            <w:rPrChange w:id="3893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>(</w:t>
        </w:r>
      </w:ins>
      <w:ins w:id="3894" w:author="박 진상" w:date="2019-10-28T18:11:00Z">
        <w:r w:rsidRPr="002646CB">
          <w:rPr>
            <w:rFonts w:ascii="바탕" w:hAnsi="바탕"/>
            <w:lang w:bidi="ko-KR"/>
            <w:rPrChange w:id="3895" w:author="ETRI-김종원" w:date="2019-12-10T10:44:00Z">
              <w:rPr>
                <w:rFonts w:ascii="바탕" w:hAnsi="바탕"/>
                <w:color w:val="000000" w:themeColor="text1"/>
                <w:lang w:val="de-DE"/>
              </w:rPr>
            </w:rPrChange>
          </w:rPr>
          <w:t>S</w:t>
        </w:r>
      </w:ins>
      <w:ins w:id="3896" w:author="박 진상" w:date="2019-10-08T05:47:00Z">
        <w:r w:rsidR="0039799F" w:rsidRPr="002646CB">
          <w:rPr>
            <w:rFonts w:ascii="바탕" w:hAnsi="바탕"/>
            <w:lang w:bidi="ko-KR"/>
            <w:rPrChange w:id="3897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M1, </w:t>
        </w:r>
      </w:ins>
      <w:ins w:id="3898" w:author="박 진상" w:date="2019-10-28T18:12:00Z">
        <w:r w:rsidRPr="002646CB">
          <w:rPr>
            <w:rFonts w:ascii="바탕" w:hAnsi="바탕"/>
            <w:lang w:bidi="ko-KR"/>
            <w:rPrChange w:id="3899" w:author="ETRI-김종원" w:date="2019-12-10T10:44:00Z">
              <w:rPr>
                <w:rFonts w:ascii="바탕" w:hAnsi="바탕"/>
                <w:color w:val="000000" w:themeColor="text1"/>
                <w:lang w:val="de-DE"/>
              </w:rPr>
            </w:rPrChange>
          </w:rPr>
          <w:t>S</w:t>
        </w:r>
      </w:ins>
      <w:ins w:id="3900" w:author="박 진상" w:date="2019-10-08T05:47:00Z">
        <w:r w:rsidR="0039799F" w:rsidRPr="002646CB">
          <w:rPr>
            <w:rFonts w:ascii="바탕" w:hAnsi="바탕"/>
            <w:lang w:bidi="ko-KR"/>
            <w:rPrChange w:id="3901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M2, </w:t>
        </w:r>
      </w:ins>
      <w:ins w:id="3902" w:author="박 진상" w:date="2019-10-28T18:12:00Z">
        <w:r w:rsidRPr="002646CB">
          <w:rPr>
            <w:rFonts w:ascii="바탕" w:hAnsi="바탕"/>
            <w:lang w:bidi="ko-KR"/>
            <w:rPrChange w:id="3903" w:author="ETRI-김종원" w:date="2019-12-10T10:44:00Z">
              <w:rPr>
                <w:rFonts w:ascii="바탕" w:hAnsi="바탕"/>
                <w:color w:val="000000" w:themeColor="text1"/>
                <w:lang w:val="de-DE"/>
              </w:rPr>
            </w:rPrChange>
          </w:rPr>
          <w:t>S</w:t>
        </w:r>
      </w:ins>
      <w:ins w:id="3904" w:author="박 진상" w:date="2019-10-08T05:47:00Z">
        <w:r w:rsidR="0039799F" w:rsidRPr="002646CB">
          <w:rPr>
            <w:rFonts w:ascii="바탕" w:hAnsi="바탕"/>
            <w:lang w:bidi="ko-KR"/>
            <w:rPrChange w:id="3905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>M3)</w:t>
        </w:r>
      </w:ins>
    </w:p>
    <w:p w14:paraId="74596517" w14:textId="77777777" w:rsidR="0039799F" w:rsidRPr="002646CB" w:rsidRDefault="0039799F" w:rsidP="0039799F">
      <w:pPr>
        <w:pStyle w:val="af6"/>
        <w:numPr>
          <w:ilvl w:val="0"/>
          <w:numId w:val="44"/>
        </w:numPr>
        <w:wordWrap/>
        <w:autoSpaceDE/>
        <w:autoSpaceDN/>
        <w:spacing w:line="240" w:lineRule="auto"/>
        <w:ind w:leftChars="0"/>
        <w:rPr>
          <w:ins w:id="3906" w:author="박 진상" w:date="2019-10-08T05:47:00Z"/>
          <w:rFonts w:ascii="바탕" w:hAnsi="바탕"/>
          <w:lang w:bidi="ko-KR"/>
          <w:rPrChange w:id="3907" w:author="ETRI-김종원" w:date="2019-12-10T10:44:00Z">
            <w:rPr>
              <w:ins w:id="3908" w:author="박 진상" w:date="2019-10-08T05:47:00Z"/>
              <w:rFonts w:eastAsiaTheme="minorEastAsia"/>
              <w:color w:val="000000" w:themeColor="text1"/>
              <w:lang w:val="de-DE"/>
            </w:rPr>
          </w:rPrChange>
        </w:rPr>
      </w:pPr>
      <w:ins w:id="3909" w:author="박 진상" w:date="2019-10-08T05:47:00Z">
        <w:r w:rsidRPr="002646CB">
          <w:rPr>
            <w:rFonts w:ascii="바탕" w:hAnsi="바탕" w:hint="eastAsia"/>
            <w:lang w:bidi="ko-KR"/>
            <w:rPrChange w:id="3910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케이블</w:t>
        </w:r>
        <w:r w:rsidRPr="002646CB">
          <w:rPr>
            <w:rFonts w:ascii="바탕" w:hAnsi="바탕"/>
            <w:lang w:bidi="ko-KR"/>
            <w:rPrChange w:id="3911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3912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어셈블리</w:t>
        </w:r>
        <w:r w:rsidRPr="002646CB">
          <w:rPr>
            <w:rFonts w:ascii="바탕" w:hAnsi="바탕"/>
            <w:lang w:bidi="ko-KR"/>
            <w:rPrChange w:id="3913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3914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등의</w:t>
        </w:r>
        <w:r w:rsidRPr="002646CB">
          <w:rPr>
            <w:rFonts w:ascii="바탕" w:hAnsi="바탕"/>
            <w:lang w:bidi="ko-KR"/>
            <w:rPrChange w:id="3915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3916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기타</w:t>
        </w:r>
        <w:r w:rsidRPr="002646CB">
          <w:rPr>
            <w:rFonts w:ascii="바탕" w:hAnsi="바탕"/>
            <w:lang w:bidi="ko-KR"/>
            <w:rPrChange w:id="3917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3918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구성요소</w:t>
        </w:r>
      </w:ins>
    </w:p>
    <w:p w14:paraId="248816AC" w14:textId="77777777" w:rsidR="0039799F" w:rsidRPr="002646CB" w:rsidRDefault="0039799F" w:rsidP="0039799F">
      <w:pPr>
        <w:rPr>
          <w:ins w:id="3919" w:author="박 진상" w:date="2019-10-08T05:47:00Z"/>
          <w:rFonts w:ascii="바탕" w:hAnsi="바탕"/>
          <w:lang w:bidi="ko-KR"/>
          <w:rPrChange w:id="3920" w:author="ETRI-김종원" w:date="2019-12-10T10:44:00Z">
            <w:rPr>
              <w:ins w:id="3921" w:author="박 진상" w:date="2019-10-08T05:47:00Z"/>
              <w:color w:val="000000" w:themeColor="text1"/>
              <w:lang w:val="de-DE" w:bidi="ko-KR"/>
            </w:rPr>
          </w:rPrChange>
        </w:rPr>
      </w:pPr>
    </w:p>
    <w:p w14:paraId="13DA8CF1" w14:textId="2FB60A68" w:rsidR="0039799F" w:rsidRPr="002646CB" w:rsidRDefault="00F2169F">
      <w:pPr>
        <w:rPr>
          <w:ins w:id="3922" w:author="박 진상" w:date="2019-10-08T05:47:00Z"/>
          <w:rFonts w:ascii="바탕" w:hAnsi="바탕"/>
          <w:lang w:bidi="ko-KR"/>
          <w:rPrChange w:id="3923" w:author="ETRI-김종원" w:date="2019-12-10T10:44:00Z">
            <w:rPr>
              <w:ins w:id="3924" w:author="박 진상" w:date="2019-10-08T05:47:00Z"/>
              <w:color w:val="000000" w:themeColor="text1"/>
              <w:lang w:bidi="ko-KR"/>
            </w:rPr>
          </w:rPrChange>
        </w:rPr>
      </w:pPr>
      <w:ins w:id="3925" w:author="ETRI-김종원" w:date="2019-12-02T17:04:00Z">
        <w:r w:rsidRPr="002646CB">
          <w:rPr>
            <w:rFonts w:hint="eastAsia"/>
            <w:rPrChange w:id="3926" w:author="ETRI-김종원" w:date="2019-12-10T10:44:00Z">
              <w:rPr>
                <w:rFonts w:hint="eastAsia"/>
                <w:color w:val="FF0000"/>
              </w:rPr>
            </w:rPrChange>
          </w:rPr>
          <w:t>태양광발전</w:t>
        </w:r>
        <w:r w:rsidRPr="002646CB">
          <w:rPr>
            <w:rPrChange w:id="3927" w:author="ETRI-김종원" w:date="2019-12-10T10:44:00Z">
              <w:rPr>
                <w:color w:val="FF0000"/>
              </w:rPr>
            </w:rPrChange>
          </w:rPr>
          <w:t>-</w:t>
        </w:r>
        <w:r w:rsidRPr="002646CB">
          <w:rPr>
            <w:rFonts w:hint="eastAsia"/>
            <w:rPrChange w:id="3928" w:author="ETRI-김종원" w:date="2019-12-10T10:44:00Z">
              <w:rPr>
                <w:rFonts w:hint="eastAsia"/>
                <w:color w:val="FF0000"/>
              </w:rPr>
            </w:rPrChange>
          </w:rPr>
          <w:t>전기에너지저장장치</w:t>
        </w:r>
        <w:r w:rsidRPr="002646CB">
          <w:rPr>
            <w:rPrChange w:id="3929" w:author="ETRI-김종원" w:date="2019-12-10T10:44:00Z">
              <w:rPr>
                <w:color w:val="FF0000"/>
              </w:rPr>
            </w:rPrChange>
          </w:rPr>
          <w:t xml:space="preserve"> </w:t>
        </w:r>
        <w:r w:rsidRPr="002646CB">
          <w:rPr>
            <w:rFonts w:hint="eastAsia"/>
            <w:rPrChange w:id="3930" w:author="ETRI-김종원" w:date="2019-12-10T10:44:00Z">
              <w:rPr>
                <w:rFonts w:hint="eastAsia"/>
                <w:color w:val="FF0000"/>
              </w:rPr>
            </w:rPrChange>
          </w:rPr>
          <w:t>연계시스템</w:t>
        </w:r>
        <w:r w:rsidRPr="002646CB">
          <w:rPr>
            <w:rFonts w:ascii="바탕" w:hAnsi="바탕" w:hint="eastAsia"/>
            <w:lang w:bidi="ko-KR"/>
            <w:rPrChange w:id="3931" w:author="ETRI-김종원" w:date="2019-12-10T10:44:00Z">
              <w:rPr>
                <w:rFonts w:ascii="바탕" w:hAnsi="바탕" w:hint="eastAsia"/>
                <w:color w:val="000000" w:themeColor="text1"/>
                <w:lang w:bidi="ko-KR"/>
              </w:rPr>
            </w:rPrChange>
          </w:rPr>
          <w:t>의</w:t>
        </w:r>
        <w:r w:rsidRPr="002646CB">
          <w:rPr>
            <w:rFonts w:ascii="바탕" w:hAnsi="바탕"/>
            <w:lang w:bidi="ko-KR"/>
            <w:rPrChange w:id="3932" w:author="ETRI-김종원" w:date="2019-12-10T10:44:00Z">
              <w:rPr>
                <w:rFonts w:ascii="바탕" w:hAnsi="바탕"/>
                <w:color w:val="000000" w:themeColor="text1"/>
                <w:lang w:bidi="ko-KR"/>
              </w:rPr>
            </w:rPrChange>
          </w:rPr>
          <w:t xml:space="preserve"> </w:t>
        </w:r>
      </w:ins>
      <w:ins w:id="3933" w:author="박 진상" w:date="2019-10-08T05:47:00Z">
        <w:del w:id="3934" w:author="ETRI-김종원" w:date="2019-12-02T17:04:00Z">
          <w:r w:rsidR="0039799F" w:rsidRPr="002646CB" w:rsidDel="00F2169F">
            <w:rPr>
              <w:rFonts w:ascii="바탕" w:hAnsi="바탕" w:hint="eastAsia"/>
              <w:lang w:bidi="ko-KR"/>
              <w:rPrChange w:id="3935" w:author="ETRI-김종원" w:date="2019-12-10T10:44:00Z">
                <w:rPr>
                  <w:rFonts w:hint="eastAsia"/>
                  <w:color w:val="000000" w:themeColor="text1"/>
                  <w:lang w:bidi="ko-KR"/>
                </w:rPr>
              </w:rPrChange>
            </w:rPr>
            <w:delText>태양광발전</w:delText>
          </w:r>
          <w:r w:rsidR="0039799F" w:rsidRPr="002646CB" w:rsidDel="00F2169F">
            <w:rPr>
              <w:rFonts w:ascii="바탕" w:hAnsi="바탕"/>
              <w:lang w:bidi="ko-KR"/>
              <w:rPrChange w:id="3936" w:author="ETRI-김종원" w:date="2019-12-10T10:44:00Z">
                <w:rPr>
                  <w:color w:val="000000" w:themeColor="text1"/>
                  <w:lang w:bidi="ko-KR"/>
                </w:rPr>
              </w:rPrChange>
            </w:rPr>
            <w:delText>-</w:delText>
          </w:r>
          <w:r w:rsidR="0039799F" w:rsidRPr="002646CB" w:rsidDel="00F2169F">
            <w:rPr>
              <w:rFonts w:ascii="바탕" w:hAnsi="바탕" w:hint="eastAsia"/>
              <w:lang w:bidi="ko-KR"/>
              <w:rPrChange w:id="3937" w:author="ETRI-김종원" w:date="2019-12-10T10:44:00Z">
                <w:rPr>
                  <w:rFonts w:hint="eastAsia"/>
                  <w:color w:val="000000" w:themeColor="text1"/>
                  <w:lang w:bidi="ko-KR"/>
                </w:rPr>
              </w:rPrChange>
            </w:rPr>
            <w:delText>에너지저장장치</w:delText>
          </w:r>
          <w:r w:rsidR="0039799F" w:rsidRPr="002646CB" w:rsidDel="00F2169F">
            <w:rPr>
              <w:rFonts w:ascii="바탕" w:hAnsi="바탕"/>
              <w:lang w:bidi="ko-KR"/>
              <w:rPrChange w:id="3938" w:author="ETRI-김종원" w:date="2019-12-10T10:44:00Z">
                <w:rPr>
                  <w:color w:val="000000" w:themeColor="text1"/>
                  <w:lang w:bidi="ko-KR"/>
                </w:rPr>
              </w:rPrChange>
            </w:rPr>
            <w:delText xml:space="preserve"> </w:delText>
          </w:r>
          <w:r w:rsidR="0039799F" w:rsidRPr="002646CB" w:rsidDel="00F2169F">
            <w:rPr>
              <w:rFonts w:ascii="바탕" w:hAnsi="바탕" w:hint="eastAsia"/>
              <w:lang w:bidi="ko-KR"/>
              <w:rPrChange w:id="3939" w:author="ETRI-김종원" w:date="2019-12-10T10:44:00Z">
                <w:rPr>
                  <w:rFonts w:hint="eastAsia"/>
                  <w:color w:val="000000" w:themeColor="text1"/>
                  <w:lang w:bidi="ko-KR"/>
                </w:rPr>
              </w:rPrChange>
            </w:rPr>
            <w:delText>연계형</w:delText>
          </w:r>
          <w:r w:rsidR="0039799F" w:rsidRPr="002646CB" w:rsidDel="00F2169F">
            <w:rPr>
              <w:rFonts w:ascii="바탕" w:hAnsi="바탕"/>
              <w:lang w:bidi="ko-KR"/>
              <w:rPrChange w:id="3940" w:author="ETRI-김종원" w:date="2019-12-10T10:44:00Z">
                <w:rPr>
                  <w:color w:val="000000" w:themeColor="text1"/>
                  <w:lang w:bidi="ko-KR"/>
                </w:rPr>
              </w:rPrChange>
            </w:rPr>
            <w:delText xml:space="preserve"> </w:delText>
          </w:r>
          <w:r w:rsidR="0039799F" w:rsidRPr="002646CB" w:rsidDel="00F2169F">
            <w:rPr>
              <w:rFonts w:ascii="바탕" w:hAnsi="바탕" w:hint="eastAsia"/>
              <w:lang w:bidi="ko-KR"/>
              <w:rPrChange w:id="3941" w:author="ETRI-김종원" w:date="2019-12-10T10:44:00Z">
                <w:rPr>
                  <w:rFonts w:hint="eastAsia"/>
                  <w:color w:val="000000" w:themeColor="text1"/>
                  <w:lang w:bidi="ko-KR"/>
                </w:rPr>
              </w:rPrChange>
            </w:rPr>
            <w:delText>그리드</w:delText>
          </w:r>
          <w:r w:rsidR="0039799F" w:rsidRPr="002646CB" w:rsidDel="00F2169F">
            <w:rPr>
              <w:rFonts w:ascii="바탕" w:hAnsi="바탕"/>
              <w:lang w:bidi="ko-KR"/>
              <w:rPrChange w:id="3942" w:author="ETRI-김종원" w:date="2019-12-10T10:44:00Z">
                <w:rPr>
                  <w:color w:val="000000" w:themeColor="text1"/>
                  <w:lang w:bidi="ko-KR"/>
                </w:rPr>
              </w:rPrChange>
            </w:rPr>
            <w:delText xml:space="preserve"> </w:delText>
          </w:r>
          <w:r w:rsidR="0039799F" w:rsidRPr="002646CB" w:rsidDel="00F2169F">
            <w:rPr>
              <w:rFonts w:ascii="바탕" w:hAnsi="바탕" w:hint="eastAsia"/>
              <w:lang w:bidi="ko-KR"/>
              <w:rPrChange w:id="3943" w:author="ETRI-김종원" w:date="2019-12-10T10:44:00Z">
                <w:rPr>
                  <w:rFonts w:hint="eastAsia"/>
                  <w:color w:val="000000" w:themeColor="text1"/>
                  <w:lang w:bidi="ko-KR"/>
                </w:rPr>
              </w:rPrChange>
            </w:rPr>
            <w:delText>연계</w:delText>
          </w:r>
          <w:r w:rsidR="0039799F" w:rsidRPr="002646CB" w:rsidDel="00F2169F">
            <w:rPr>
              <w:rFonts w:ascii="바탕" w:hAnsi="바탕"/>
              <w:lang w:bidi="ko-KR"/>
              <w:rPrChange w:id="3944" w:author="ETRI-김종원" w:date="2019-12-10T10:44:00Z">
                <w:rPr>
                  <w:color w:val="000000" w:themeColor="text1"/>
                  <w:lang w:bidi="ko-KR"/>
                </w:rPr>
              </w:rPrChange>
            </w:rPr>
            <w:delText xml:space="preserve"> </w:delText>
          </w:r>
        </w:del>
        <w:r w:rsidR="0039799F" w:rsidRPr="002646CB">
          <w:rPr>
            <w:rFonts w:ascii="바탕" w:hAnsi="바탕" w:hint="eastAsia"/>
            <w:lang w:bidi="ko-KR"/>
            <w:rPrChange w:id="3945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안정화</w:t>
        </w:r>
        <w:r w:rsidR="0039799F" w:rsidRPr="002646CB">
          <w:rPr>
            <w:rFonts w:ascii="바탕" w:hAnsi="바탕"/>
            <w:lang w:bidi="ko-KR"/>
            <w:rPrChange w:id="3946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</w:ins>
      <w:ins w:id="3947" w:author="ETRI-김종원" w:date="2019-12-02T17:04:00Z">
        <w:r w:rsidRPr="002646CB">
          <w:rPr>
            <w:rFonts w:ascii="바탕" w:hAnsi="바탕" w:hint="eastAsia"/>
            <w:lang w:bidi="ko-KR"/>
            <w:rPrChange w:id="3948" w:author="ETRI-김종원" w:date="2019-12-10T10:44:00Z">
              <w:rPr>
                <w:rFonts w:ascii="바탕" w:hAnsi="바탕" w:hint="eastAsia"/>
                <w:color w:val="000000" w:themeColor="text1"/>
                <w:lang w:bidi="ko-KR"/>
              </w:rPr>
            </w:rPrChange>
          </w:rPr>
          <w:t>특성</w:t>
        </w:r>
      </w:ins>
      <w:ins w:id="3949" w:author="박 진상" w:date="2019-10-08T05:47:00Z">
        <w:r w:rsidR="0039799F" w:rsidRPr="002646CB">
          <w:rPr>
            <w:rFonts w:ascii="바탕" w:hAnsi="바탕" w:hint="eastAsia"/>
            <w:lang w:bidi="ko-KR"/>
            <w:rPrChange w:id="3950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지표의</w:t>
        </w:r>
        <w:r w:rsidR="0039799F" w:rsidRPr="002646CB">
          <w:rPr>
            <w:rFonts w:ascii="바탕" w:hAnsi="바탕"/>
            <w:lang w:bidi="ko-KR"/>
            <w:rPrChange w:id="3951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="0039799F" w:rsidRPr="002646CB">
          <w:rPr>
            <w:rFonts w:ascii="바탕" w:hAnsi="바탕" w:hint="eastAsia"/>
            <w:lang w:bidi="ko-KR"/>
            <w:rPrChange w:id="3952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평가를</w:t>
        </w:r>
        <w:r w:rsidR="0039799F" w:rsidRPr="002646CB">
          <w:rPr>
            <w:rFonts w:ascii="바탕" w:hAnsi="바탕"/>
            <w:lang w:bidi="ko-KR"/>
            <w:rPrChange w:id="3953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="0039799F" w:rsidRPr="002646CB">
          <w:rPr>
            <w:rFonts w:ascii="바탕" w:hAnsi="바탕" w:hint="eastAsia"/>
            <w:lang w:bidi="ko-KR"/>
            <w:rPrChange w:id="3954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위해서는</w:t>
        </w:r>
        <w:r w:rsidR="0039799F" w:rsidRPr="002646CB">
          <w:rPr>
            <w:rFonts w:ascii="바탕" w:hAnsi="바탕"/>
            <w:lang w:bidi="ko-KR"/>
            <w:rPrChange w:id="3955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="0039799F" w:rsidRPr="002646CB">
          <w:rPr>
            <w:rFonts w:ascii="바탕" w:hAnsi="바탕" w:hint="eastAsia"/>
            <w:lang w:bidi="ko-KR"/>
            <w:rPrChange w:id="3956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전력계통과</w:t>
        </w:r>
        <w:r w:rsidR="0039799F" w:rsidRPr="002646CB">
          <w:rPr>
            <w:rFonts w:ascii="바탕" w:hAnsi="바탕"/>
            <w:lang w:bidi="ko-KR"/>
            <w:rPrChange w:id="3957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</w:ins>
      <w:ins w:id="3958" w:author="ETRI-김종원" w:date="2019-12-03T10:57:00Z">
        <w:r w:rsidR="0019216A" w:rsidRPr="002646CB">
          <w:rPr>
            <w:rFonts w:ascii="바탕" w:hAnsi="바탕" w:hint="eastAsia"/>
            <w:lang w:bidi="ko-KR"/>
            <w:rPrChange w:id="3959" w:author="ETRI-김종원" w:date="2019-12-10T10:44:00Z">
              <w:rPr>
                <w:rFonts w:ascii="바탕" w:hAnsi="바탕" w:hint="eastAsia"/>
                <w:color w:val="000000" w:themeColor="text1"/>
                <w:lang w:bidi="ko-KR"/>
              </w:rPr>
            </w:rPrChange>
          </w:rPr>
          <w:t>공</w:t>
        </w:r>
      </w:ins>
      <w:ins w:id="3960" w:author="ETRI-김종원" w:date="2019-12-03T10:58:00Z">
        <w:r w:rsidR="0019216A" w:rsidRPr="002646CB">
          <w:rPr>
            <w:rFonts w:ascii="바탕" w:hAnsi="바탕" w:hint="eastAsia"/>
            <w:lang w:bidi="ko-KR"/>
            <w:rPrChange w:id="3961" w:author="ETRI-김종원" w:date="2019-12-10T10:44:00Z">
              <w:rPr>
                <w:rFonts w:ascii="바탕" w:hAnsi="바탕" w:hint="eastAsia"/>
                <w:color w:val="FF0000"/>
                <w:lang w:bidi="ko-KR"/>
              </w:rPr>
            </w:rPrChange>
          </w:rPr>
          <w:t>통</w:t>
        </w:r>
      </w:ins>
      <w:ins w:id="3962" w:author="ETRI-김종원" w:date="2019-12-03T10:57:00Z">
        <w:r w:rsidR="0019216A" w:rsidRPr="002646CB">
          <w:rPr>
            <w:rFonts w:ascii="바탕" w:hAnsi="바탕" w:hint="eastAsia"/>
            <w:lang w:bidi="ko-KR"/>
            <w:rPrChange w:id="3963" w:author="ETRI-김종원" w:date="2019-12-10T10:44:00Z">
              <w:rPr>
                <w:rFonts w:ascii="바탕" w:hAnsi="바탕" w:hint="eastAsia"/>
                <w:color w:val="000000" w:themeColor="text1"/>
                <w:lang w:bidi="ko-KR"/>
              </w:rPr>
            </w:rPrChange>
          </w:rPr>
          <w:t>접속점</w:t>
        </w:r>
      </w:ins>
      <w:ins w:id="3964" w:author="박 진상" w:date="2019-10-08T05:47:00Z">
        <w:del w:id="3965" w:author="ETRI-김종원" w:date="2019-12-03T10:57:00Z">
          <w:r w:rsidR="0039799F" w:rsidRPr="002646CB" w:rsidDel="0019216A">
            <w:rPr>
              <w:rFonts w:ascii="바탕" w:hAnsi="바탕" w:hint="eastAsia"/>
              <w:lang w:bidi="ko-KR"/>
              <w:rPrChange w:id="3966" w:author="ETRI-김종원" w:date="2019-12-10T10:44:00Z">
                <w:rPr>
                  <w:rFonts w:hint="eastAsia"/>
                  <w:color w:val="000000" w:themeColor="text1"/>
                  <w:lang w:bidi="ko-KR"/>
                </w:rPr>
              </w:rPrChange>
            </w:rPr>
            <w:delText>연계점</w:delText>
          </w:r>
        </w:del>
        <w:r w:rsidR="0039799F" w:rsidRPr="002646CB">
          <w:rPr>
            <w:rFonts w:ascii="바탕" w:hAnsi="바탕" w:hint="eastAsia"/>
            <w:lang w:bidi="ko-KR"/>
            <w:rPrChange w:id="3967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에</w:t>
        </w:r>
        <w:r w:rsidR="0039799F" w:rsidRPr="002646CB">
          <w:rPr>
            <w:rFonts w:ascii="바탕" w:hAnsi="바탕"/>
            <w:lang w:bidi="ko-KR"/>
            <w:rPrChange w:id="3968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</w:ins>
      <w:ins w:id="3969" w:author="박 진상" w:date="2019-10-28T18:33:00Z">
        <w:r w:rsidR="009102DC" w:rsidRPr="002646CB">
          <w:rPr>
            <w:rFonts w:ascii="바탕" w:hAnsi="바탕" w:hint="eastAsia"/>
            <w:lang w:bidi="ko-KR"/>
            <w:rPrChange w:id="3970" w:author="ETRI-김종원" w:date="2019-12-10T10:44:00Z">
              <w:rPr>
                <w:rFonts w:ascii="바탕" w:hAnsi="바탕" w:hint="eastAsia"/>
                <w:color w:val="000000" w:themeColor="text1"/>
                <w:lang w:bidi="ko-KR"/>
              </w:rPr>
            </w:rPrChange>
          </w:rPr>
          <w:t>스마트미터</w:t>
        </w:r>
      </w:ins>
      <w:ins w:id="3971" w:author="박 진상" w:date="2019-10-08T05:47:00Z">
        <w:r w:rsidR="0039799F" w:rsidRPr="002646CB">
          <w:rPr>
            <w:rFonts w:ascii="바탕" w:hAnsi="바탕" w:hint="eastAsia"/>
            <w:lang w:bidi="ko-KR"/>
            <w:rPrChange w:id="3972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를</w:t>
        </w:r>
        <w:r w:rsidR="0039799F" w:rsidRPr="002646CB">
          <w:rPr>
            <w:rFonts w:ascii="바탕" w:hAnsi="바탕"/>
            <w:lang w:bidi="ko-KR"/>
            <w:rPrChange w:id="3973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="0039799F" w:rsidRPr="002646CB">
          <w:rPr>
            <w:rFonts w:ascii="바탕" w:hAnsi="바탕" w:hint="eastAsia"/>
            <w:lang w:bidi="ko-KR"/>
            <w:rPrChange w:id="3974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구비하여야</w:t>
        </w:r>
        <w:r w:rsidR="0039799F" w:rsidRPr="002646CB">
          <w:rPr>
            <w:rFonts w:ascii="바탕" w:hAnsi="바탕"/>
            <w:lang w:bidi="ko-KR"/>
            <w:rPrChange w:id="3975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="0039799F" w:rsidRPr="002646CB">
          <w:rPr>
            <w:rFonts w:ascii="바탕" w:hAnsi="바탕" w:hint="eastAsia"/>
            <w:lang w:bidi="ko-KR"/>
            <w:rPrChange w:id="3976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하며</w:t>
        </w:r>
        <w:r w:rsidR="0039799F" w:rsidRPr="002646CB">
          <w:rPr>
            <w:rFonts w:ascii="바탕" w:hAnsi="바탕"/>
            <w:lang w:bidi="ko-KR"/>
            <w:rPrChange w:id="3977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, </w:t>
        </w:r>
        <w:r w:rsidR="0039799F" w:rsidRPr="002646CB">
          <w:rPr>
            <w:rFonts w:ascii="바탕" w:hAnsi="바탕" w:hint="eastAsia"/>
            <w:lang w:bidi="ko-KR"/>
            <w:rPrChange w:id="3978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이를</w:t>
        </w:r>
        <w:r w:rsidR="0039799F" w:rsidRPr="002646CB">
          <w:rPr>
            <w:rFonts w:ascii="바탕" w:hAnsi="바탕"/>
            <w:lang w:bidi="ko-KR"/>
            <w:rPrChange w:id="3979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="0039799F" w:rsidRPr="002646CB">
          <w:rPr>
            <w:rFonts w:ascii="바탕" w:hAnsi="바탕" w:hint="eastAsia"/>
            <w:lang w:bidi="ko-KR"/>
            <w:rPrChange w:id="3980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통하여</w:t>
        </w:r>
        <w:r w:rsidR="0039799F" w:rsidRPr="002646CB">
          <w:rPr>
            <w:rFonts w:ascii="바탕" w:hAnsi="바탕"/>
            <w:lang w:bidi="ko-KR"/>
            <w:rPrChange w:id="3981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="0039799F" w:rsidRPr="002646CB">
          <w:rPr>
            <w:rFonts w:ascii="바탕" w:hAnsi="바탕" w:hint="eastAsia"/>
            <w:lang w:bidi="ko-KR"/>
            <w:rPrChange w:id="3982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주기적으로</w:t>
        </w:r>
        <w:r w:rsidR="0039799F" w:rsidRPr="002646CB">
          <w:rPr>
            <w:rFonts w:ascii="바탕" w:hAnsi="바탕"/>
            <w:lang w:bidi="ko-KR"/>
            <w:rPrChange w:id="3983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="0039799F" w:rsidRPr="002646CB">
          <w:rPr>
            <w:rFonts w:ascii="바탕" w:hAnsi="바탕" w:hint="eastAsia"/>
            <w:lang w:bidi="ko-KR"/>
            <w:rPrChange w:id="3984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계통으로</w:t>
        </w:r>
        <w:r w:rsidR="0039799F" w:rsidRPr="002646CB">
          <w:rPr>
            <w:rFonts w:ascii="바탕" w:hAnsi="바탕"/>
            <w:lang w:bidi="ko-KR"/>
            <w:rPrChange w:id="3985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</w:ins>
      <w:ins w:id="3986" w:author="ETRI-김종원" w:date="2019-12-02T17:28:00Z">
        <w:r w:rsidR="00647810" w:rsidRPr="002646CB">
          <w:rPr>
            <w:rFonts w:ascii="바탕" w:hAnsi="바탕" w:hint="eastAsia"/>
            <w:lang w:bidi="ko-KR"/>
            <w:rPrChange w:id="3987" w:author="ETRI-김종원" w:date="2019-12-10T10:44:00Z">
              <w:rPr>
                <w:rFonts w:ascii="바탕" w:hAnsi="바탕" w:hint="eastAsia"/>
                <w:color w:val="000000" w:themeColor="text1"/>
                <w:lang w:bidi="ko-KR"/>
              </w:rPr>
            </w:rPrChange>
          </w:rPr>
          <w:t>발전</w:t>
        </w:r>
      </w:ins>
      <w:ins w:id="3988" w:author="박 진상" w:date="2019-10-08T05:47:00Z">
        <w:del w:id="3989" w:author="ETRI-김종원" w:date="2019-12-02T17:28:00Z">
          <w:r w:rsidR="0039799F" w:rsidRPr="002646CB" w:rsidDel="00647810">
            <w:rPr>
              <w:rFonts w:ascii="바탕" w:hAnsi="바탕" w:hint="eastAsia"/>
              <w:lang w:bidi="ko-KR"/>
              <w:rPrChange w:id="3990" w:author="ETRI-김종원" w:date="2019-12-10T10:44:00Z">
                <w:rPr>
                  <w:rFonts w:hint="eastAsia"/>
                  <w:color w:val="000000" w:themeColor="text1"/>
                  <w:lang w:bidi="ko-KR"/>
                </w:rPr>
              </w:rPrChange>
            </w:rPr>
            <w:delText>출력</w:delText>
          </w:r>
        </w:del>
        <w:r w:rsidR="0039799F" w:rsidRPr="002646CB">
          <w:rPr>
            <w:rFonts w:ascii="바탕" w:hAnsi="바탕" w:hint="eastAsia"/>
            <w:lang w:bidi="ko-KR"/>
            <w:rPrChange w:id="3991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되는</w:t>
        </w:r>
        <w:r w:rsidR="0039799F" w:rsidRPr="002646CB">
          <w:rPr>
            <w:rFonts w:ascii="바탕" w:hAnsi="바탕"/>
            <w:lang w:bidi="ko-KR"/>
            <w:rPrChange w:id="3992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="0039799F" w:rsidRPr="002646CB">
          <w:rPr>
            <w:rFonts w:ascii="바탕" w:hAnsi="바탕" w:hint="eastAsia"/>
            <w:lang w:bidi="ko-KR"/>
            <w:rPrChange w:id="3993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전력</w:t>
        </w:r>
        <w:r w:rsidR="0039799F" w:rsidRPr="002646CB">
          <w:rPr>
            <w:rFonts w:ascii="바탕" w:hAnsi="바탕"/>
            <w:lang w:bidi="ko-KR"/>
            <w:rPrChange w:id="3994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, </w:t>
        </w:r>
        <w:r w:rsidR="0039799F" w:rsidRPr="002646CB">
          <w:rPr>
            <w:rFonts w:ascii="바탕" w:hAnsi="바탕" w:hint="eastAsia"/>
            <w:lang w:bidi="ko-KR"/>
            <w:rPrChange w:id="3995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전력량을</w:t>
        </w:r>
        <w:r w:rsidR="0039799F" w:rsidRPr="002646CB">
          <w:rPr>
            <w:rFonts w:ascii="바탕" w:hAnsi="바탕"/>
            <w:lang w:bidi="ko-KR"/>
            <w:rPrChange w:id="3996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="0039799F" w:rsidRPr="002646CB">
          <w:rPr>
            <w:rFonts w:ascii="바탕" w:hAnsi="바탕" w:hint="eastAsia"/>
            <w:lang w:bidi="ko-KR"/>
            <w:rPrChange w:id="3997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측정</w:t>
        </w:r>
        <w:r w:rsidR="0039799F" w:rsidRPr="002646CB">
          <w:rPr>
            <w:rFonts w:ascii="바탕" w:hAnsi="바탕"/>
            <w:lang w:bidi="ko-KR"/>
            <w:rPrChange w:id="3998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="0039799F" w:rsidRPr="002646CB">
          <w:rPr>
            <w:rFonts w:ascii="바탕" w:hAnsi="바탕" w:hint="eastAsia"/>
            <w:lang w:bidi="ko-KR"/>
            <w:rPrChange w:id="3999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및</w:t>
        </w:r>
        <w:r w:rsidR="0039799F" w:rsidRPr="002646CB">
          <w:rPr>
            <w:rFonts w:ascii="바탕" w:hAnsi="바탕"/>
            <w:lang w:bidi="ko-KR"/>
            <w:rPrChange w:id="4000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="0039799F" w:rsidRPr="002646CB">
          <w:rPr>
            <w:rFonts w:ascii="바탕" w:hAnsi="바탕" w:hint="eastAsia"/>
            <w:lang w:bidi="ko-KR"/>
            <w:rPrChange w:id="4001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수집할</w:t>
        </w:r>
        <w:r w:rsidR="0039799F" w:rsidRPr="002646CB">
          <w:rPr>
            <w:rFonts w:ascii="바탕" w:hAnsi="바탕"/>
            <w:lang w:bidi="ko-KR"/>
            <w:rPrChange w:id="4002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="0039799F" w:rsidRPr="002646CB">
          <w:rPr>
            <w:rFonts w:ascii="바탕" w:hAnsi="바탕" w:hint="eastAsia"/>
            <w:lang w:bidi="ko-KR"/>
            <w:rPrChange w:id="4003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수</w:t>
        </w:r>
        <w:r w:rsidR="0039799F" w:rsidRPr="002646CB">
          <w:rPr>
            <w:rFonts w:ascii="바탕" w:hAnsi="바탕"/>
            <w:lang w:bidi="ko-KR"/>
            <w:rPrChange w:id="4004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="0039799F" w:rsidRPr="002646CB">
          <w:rPr>
            <w:rFonts w:ascii="바탕" w:hAnsi="바탕" w:hint="eastAsia"/>
            <w:lang w:bidi="ko-KR"/>
            <w:rPrChange w:id="4005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있어야</w:t>
        </w:r>
        <w:r w:rsidR="0039799F" w:rsidRPr="002646CB">
          <w:rPr>
            <w:rFonts w:ascii="바탕" w:hAnsi="바탕"/>
            <w:lang w:bidi="ko-KR"/>
            <w:rPrChange w:id="4006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="0039799F" w:rsidRPr="002646CB">
          <w:rPr>
            <w:rFonts w:ascii="바탕" w:hAnsi="바탕" w:hint="eastAsia"/>
            <w:lang w:bidi="ko-KR"/>
            <w:rPrChange w:id="4007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한다</w:t>
        </w:r>
        <w:r w:rsidR="0039799F" w:rsidRPr="002646CB">
          <w:rPr>
            <w:rFonts w:ascii="바탕" w:hAnsi="바탕"/>
            <w:lang w:bidi="ko-KR"/>
            <w:rPrChange w:id="4008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. </w:t>
        </w:r>
      </w:ins>
    </w:p>
    <w:p w14:paraId="2F926F05" w14:textId="77777777" w:rsidR="00582991" w:rsidRPr="002646CB" w:rsidRDefault="00582991" w:rsidP="0039799F">
      <w:pPr>
        <w:rPr>
          <w:ins w:id="4009" w:author="박 진상" w:date="2019-10-28T18:11:00Z"/>
          <w:rFonts w:ascii="바탕" w:hAnsi="바탕"/>
          <w:lang w:bidi="ko-KR"/>
          <w:rPrChange w:id="4010" w:author="ETRI-김종원" w:date="2019-12-10T10:44:00Z">
            <w:rPr>
              <w:ins w:id="4011" w:author="박 진상" w:date="2019-10-28T18:11:00Z"/>
              <w:rFonts w:ascii="바탕" w:hAnsi="바탕"/>
              <w:color w:val="000000" w:themeColor="text1"/>
              <w:lang w:bidi="ko-KR"/>
            </w:rPr>
          </w:rPrChange>
        </w:rPr>
      </w:pPr>
    </w:p>
    <w:p w14:paraId="425DC5D4" w14:textId="55B91D9F" w:rsidR="0039799F" w:rsidRPr="002646CB" w:rsidRDefault="0039799F" w:rsidP="0039799F">
      <w:pPr>
        <w:rPr>
          <w:ins w:id="4012" w:author="박 진상" w:date="2019-10-08T05:47:00Z"/>
          <w:rFonts w:ascii="바탕" w:hAnsi="바탕"/>
          <w:lang w:bidi="ko-KR"/>
          <w:rPrChange w:id="4013" w:author="ETRI-김종원" w:date="2019-12-10T10:44:00Z">
            <w:rPr>
              <w:ins w:id="4014" w:author="박 진상" w:date="2019-10-08T05:47:00Z"/>
              <w:color w:val="000000" w:themeColor="text1"/>
              <w:lang w:bidi="ko-KR"/>
            </w:rPr>
          </w:rPrChange>
        </w:rPr>
      </w:pPr>
      <w:ins w:id="4015" w:author="박 진상" w:date="2019-10-08T05:47:00Z">
        <w:r w:rsidRPr="002646CB">
          <w:rPr>
            <w:rFonts w:ascii="바탕" w:hAnsi="바탕" w:hint="eastAsia"/>
            <w:lang w:bidi="ko-KR"/>
            <w:rPrChange w:id="4016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전력계통과의</w:t>
        </w:r>
        <w:r w:rsidRPr="002646CB">
          <w:rPr>
            <w:rFonts w:ascii="바탕" w:hAnsi="바탕"/>
            <w:lang w:bidi="ko-KR"/>
            <w:rPrChange w:id="4017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</w:ins>
      <w:ins w:id="4018" w:author="ETRI-김종원" w:date="2019-12-03T10:57:00Z">
        <w:r w:rsidR="0019216A" w:rsidRPr="002646CB">
          <w:rPr>
            <w:rFonts w:ascii="바탕" w:hAnsi="바탕" w:hint="eastAsia"/>
            <w:lang w:bidi="ko-KR"/>
            <w:rPrChange w:id="4019" w:author="ETRI-김종원" w:date="2019-12-10T10:44:00Z">
              <w:rPr>
                <w:rFonts w:ascii="바탕" w:hAnsi="바탕" w:hint="eastAsia"/>
                <w:color w:val="FF0000"/>
                <w:lang w:bidi="ko-KR"/>
              </w:rPr>
            </w:rPrChange>
          </w:rPr>
          <w:t>공통</w:t>
        </w:r>
      </w:ins>
      <w:ins w:id="4020" w:author="ETRI-김종원" w:date="2019-12-03T10:58:00Z">
        <w:r w:rsidR="0019216A" w:rsidRPr="002646CB">
          <w:rPr>
            <w:rFonts w:ascii="바탕" w:hAnsi="바탕"/>
            <w:lang w:bidi="ko-KR"/>
            <w:rPrChange w:id="4021" w:author="ETRI-김종원" w:date="2019-12-10T10:44:00Z">
              <w:rPr>
                <w:rFonts w:ascii="바탕" w:hAnsi="바탕"/>
                <w:color w:val="FF0000"/>
                <w:lang w:bidi="ko-KR"/>
              </w:rPr>
            </w:rPrChange>
          </w:rPr>
          <w:t xml:space="preserve"> </w:t>
        </w:r>
      </w:ins>
      <w:ins w:id="4022" w:author="ETRI-김종원" w:date="2019-12-03T10:57:00Z">
        <w:r w:rsidR="0019216A" w:rsidRPr="002646CB">
          <w:rPr>
            <w:rFonts w:ascii="바탕" w:hAnsi="바탕" w:hint="eastAsia"/>
            <w:lang w:bidi="ko-KR"/>
            <w:rPrChange w:id="4023" w:author="ETRI-김종원" w:date="2019-12-10T10:44:00Z">
              <w:rPr>
                <w:rFonts w:ascii="바탕" w:hAnsi="바탕" w:hint="eastAsia"/>
                <w:color w:val="FF0000"/>
                <w:lang w:bidi="ko-KR"/>
              </w:rPr>
            </w:rPrChange>
          </w:rPr>
          <w:t>접속점</w:t>
        </w:r>
      </w:ins>
      <w:ins w:id="4024" w:author="박 진상" w:date="2019-10-08T05:47:00Z">
        <w:del w:id="4025" w:author="ETRI-김종원" w:date="2019-12-03T10:57:00Z">
          <w:r w:rsidRPr="002646CB" w:rsidDel="0019216A">
            <w:rPr>
              <w:rFonts w:ascii="바탕" w:hAnsi="바탕" w:hint="eastAsia"/>
              <w:lang w:bidi="ko-KR"/>
              <w:rPrChange w:id="4026" w:author="ETRI-김종원" w:date="2019-12-10T10:44:00Z">
                <w:rPr>
                  <w:rFonts w:hint="eastAsia"/>
                  <w:color w:val="000000" w:themeColor="text1"/>
                  <w:lang w:bidi="ko-KR"/>
                </w:rPr>
              </w:rPrChange>
            </w:rPr>
            <w:delText>연계접속점</w:delText>
          </w:r>
        </w:del>
        <w:r w:rsidRPr="002646CB">
          <w:rPr>
            <w:rFonts w:ascii="바탕" w:hAnsi="바탕" w:hint="eastAsia"/>
            <w:lang w:bidi="ko-KR"/>
            <w:rPrChange w:id="4027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에</w:t>
        </w:r>
        <w:r w:rsidRPr="002646CB">
          <w:rPr>
            <w:rFonts w:ascii="바탕" w:hAnsi="바탕"/>
            <w:lang w:bidi="ko-KR"/>
            <w:rPrChange w:id="4028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4029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설치된</w:t>
        </w:r>
        <w:r w:rsidRPr="002646CB">
          <w:rPr>
            <w:rFonts w:ascii="바탕" w:hAnsi="바탕"/>
            <w:lang w:bidi="ko-KR"/>
            <w:rPrChange w:id="4030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</w:ins>
      <w:ins w:id="4031" w:author="박 진상" w:date="2019-10-28T18:33:00Z">
        <w:r w:rsidR="009102DC" w:rsidRPr="002646CB">
          <w:rPr>
            <w:rFonts w:ascii="바탕" w:hAnsi="바탕" w:hint="eastAsia"/>
            <w:lang w:bidi="ko-KR"/>
            <w:rPrChange w:id="4032" w:author="ETRI-김종원" w:date="2019-12-10T10:44:00Z">
              <w:rPr>
                <w:rFonts w:ascii="바탕" w:hAnsi="바탕" w:hint="eastAsia"/>
                <w:color w:val="000000" w:themeColor="text1"/>
                <w:lang w:bidi="ko-KR"/>
              </w:rPr>
            </w:rPrChange>
          </w:rPr>
          <w:t>스마트미터</w:t>
        </w:r>
      </w:ins>
      <w:ins w:id="4033" w:author="박 진상" w:date="2019-10-08T05:47:00Z">
        <w:r w:rsidRPr="002646CB">
          <w:rPr>
            <w:rFonts w:ascii="바탕" w:hAnsi="바탕" w:hint="eastAsia"/>
            <w:lang w:bidi="ko-KR"/>
            <w:rPrChange w:id="4034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에서</w:t>
        </w:r>
        <w:r w:rsidRPr="002646CB">
          <w:rPr>
            <w:rFonts w:ascii="바탕" w:hAnsi="바탕"/>
            <w:lang w:bidi="ko-KR"/>
            <w:rPrChange w:id="4035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4036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계측되는</w:t>
        </w:r>
        <w:r w:rsidRPr="002646CB">
          <w:rPr>
            <w:rFonts w:ascii="바탕" w:hAnsi="바탕"/>
            <w:lang w:bidi="ko-KR"/>
            <w:rPrChange w:id="4037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4038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값을</w:t>
        </w:r>
        <w:r w:rsidRPr="002646CB">
          <w:rPr>
            <w:rFonts w:ascii="바탕" w:hAnsi="바탕"/>
            <w:lang w:bidi="ko-KR"/>
            <w:rPrChange w:id="4039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4040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기준으로</w:t>
        </w:r>
        <w:r w:rsidRPr="002646CB">
          <w:rPr>
            <w:rFonts w:ascii="바탕" w:hAnsi="바탕"/>
            <w:lang w:bidi="ko-KR"/>
            <w:rPrChange w:id="4041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4042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그리드</w:t>
        </w:r>
        <w:r w:rsidRPr="002646CB">
          <w:rPr>
            <w:rFonts w:ascii="바탕" w:hAnsi="바탕"/>
            <w:lang w:bidi="ko-KR"/>
            <w:rPrChange w:id="4043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4044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연계</w:t>
        </w:r>
        <w:r w:rsidRPr="002646CB">
          <w:rPr>
            <w:rFonts w:ascii="바탕" w:hAnsi="바탕"/>
            <w:lang w:bidi="ko-KR"/>
            <w:rPrChange w:id="4045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4046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안정화</w:t>
        </w:r>
        <w:r w:rsidRPr="002646CB">
          <w:rPr>
            <w:rFonts w:ascii="바탕" w:hAnsi="바탕"/>
            <w:lang w:bidi="ko-KR"/>
            <w:rPrChange w:id="4047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4048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지표에</w:t>
        </w:r>
        <w:r w:rsidRPr="002646CB">
          <w:rPr>
            <w:rFonts w:ascii="바탕" w:hAnsi="바탕"/>
            <w:lang w:bidi="ko-KR"/>
            <w:rPrChange w:id="4049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4050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대한</w:t>
        </w:r>
        <w:r w:rsidRPr="002646CB">
          <w:rPr>
            <w:rFonts w:ascii="바탕" w:hAnsi="바탕"/>
            <w:lang w:bidi="ko-KR"/>
            <w:rPrChange w:id="4051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4052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값이</w:t>
        </w:r>
        <w:r w:rsidRPr="002646CB">
          <w:rPr>
            <w:rFonts w:ascii="바탕" w:hAnsi="바탕"/>
            <w:lang w:bidi="ko-KR"/>
            <w:rPrChange w:id="4053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bidi="ko-KR"/>
            <w:rPrChange w:id="4054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산출된다</w:t>
        </w:r>
        <w:r w:rsidRPr="002646CB">
          <w:rPr>
            <w:rFonts w:ascii="바탕" w:hAnsi="바탕"/>
            <w:lang w:bidi="ko-KR"/>
            <w:rPrChange w:id="4055" w:author="ETRI-김종원" w:date="2019-12-10T10:44:00Z">
              <w:rPr>
                <w:color w:val="000000" w:themeColor="text1"/>
                <w:lang w:bidi="ko-KR"/>
              </w:rPr>
            </w:rPrChange>
          </w:rPr>
          <w:t>.</w:t>
        </w:r>
      </w:ins>
    </w:p>
    <w:p w14:paraId="1FFBCF6C" w14:textId="5583A148" w:rsidR="00D00AD0" w:rsidRPr="002646CB" w:rsidRDefault="00D00AD0">
      <w:pPr>
        <w:widowControl/>
        <w:wordWrap/>
        <w:autoSpaceDE/>
        <w:autoSpaceDN/>
        <w:spacing w:line="240" w:lineRule="auto"/>
        <w:jc w:val="left"/>
        <w:rPr>
          <w:ins w:id="4056" w:author="박 진상" w:date="2019-10-08T07:02:00Z"/>
        </w:rPr>
      </w:pPr>
      <w:ins w:id="4057" w:author="박 진상" w:date="2019-10-08T07:02:00Z">
        <w:r w:rsidRPr="002646CB">
          <w:br w:type="page"/>
        </w:r>
      </w:ins>
    </w:p>
    <w:p w14:paraId="27760355" w14:textId="77777777" w:rsidR="0039799F" w:rsidRPr="002646CB" w:rsidRDefault="0039799F">
      <w:pPr>
        <w:pStyle w:val="24"/>
        <w:rPr>
          <w:ins w:id="4058" w:author="박 진상" w:date="2019-10-08T05:47:00Z"/>
          <w:noProof w:val="0"/>
          <w:lang w:bidi="ko-KR"/>
        </w:rPr>
        <w:pPrChange w:id="4059" w:author="박 진상" w:date="2019-10-08T05:48:00Z">
          <w:pPr>
            <w:pStyle w:val="24"/>
            <w:numPr>
              <w:numId w:val="18"/>
            </w:numPr>
            <w:tabs>
              <w:tab w:val="clear" w:pos="0"/>
              <w:tab w:val="num" w:pos="1985"/>
            </w:tabs>
            <w:ind w:leftChars="-1" w:left="-2" w:firstLine="1"/>
          </w:pPr>
        </w:pPrChange>
      </w:pPr>
      <w:bookmarkStart w:id="4060" w:name="_Toc14099402"/>
      <w:bookmarkStart w:id="4061" w:name="_Toc26867575"/>
      <w:ins w:id="4062" w:author="박 진상" w:date="2019-10-08T05:47:00Z">
        <w:r w:rsidRPr="002646CB">
          <w:rPr>
            <w:rFonts w:hint="eastAsia"/>
          </w:rPr>
          <w:lastRenderedPageBreak/>
          <w:t>적용</w:t>
        </w:r>
        <w:r w:rsidRPr="002646CB">
          <w:t xml:space="preserve"> </w:t>
        </w:r>
        <w:r w:rsidRPr="002646CB">
          <w:rPr>
            <w:rFonts w:hint="eastAsia"/>
          </w:rPr>
          <w:t>시스템</w:t>
        </w:r>
        <w:r w:rsidRPr="002646CB">
          <w:t xml:space="preserve"> </w:t>
        </w:r>
        <w:r w:rsidRPr="002646CB">
          <w:rPr>
            <w:rFonts w:hint="eastAsia"/>
          </w:rPr>
          <w:t>구성</w:t>
        </w:r>
        <w:r w:rsidRPr="002646CB">
          <w:t xml:space="preserve"> </w:t>
        </w:r>
        <w:r w:rsidRPr="002646CB">
          <w:rPr>
            <w:rFonts w:hint="eastAsia"/>
          </w:rPr>
          <w:t>방법</w:t>
        </w:r>
        <w:bookmarkEnd w:id="4060"/>
        <w:bookmarkEnd w:id="4061"/>
      </w:ins>
    </w:p>
    <w:p w14:paraId="0734FE30" w14:textId="77777777" w:rsidR="002C63BA" w:rsidRPr="002646CB" w:rsidRDefault="002C63BA" w:rsidP="0039799F">
      <w:pPr>
        <w:rPr>
          <w:ins w:id="4063" w:author="박 진상" w:date="2019-10-08T05:48:00Z"/>
          <w:lang w:bidi="ko-KR"/>
          <w:rPrChange w:id="4064" w:author="ETRI-김종원" w:date="2019-12-10T10:44:00Z">
            <w:rPr>
              <w:ins w:id="4065" w:author="박 진상" w:date="2019-10-08T05:48:00Z"/>
              <w:color w:val="000000" w:themeColor="text1"/>
              <w:lang w:bidi="ko-KR"/>
            </w:rPr>
          </w:rPrChange>
        </w:rPr>
      </w:pPr>
    </w:p>
    <w:p w14:paraId="756A9EE1" w14:textId="258573D5" w:rsidR="0039799F" w:rsidRPr="002646CB" w:rsidRDefault="00F2169F" w:rsidP="0039799F">
      <w:pPr>
        <w:rPr>
          <w:ins w:id="4066" w:author="박 진상" w:date="2019-10-08T05:47:00Z"/>
          <w:lang w:bidi="ko-KR"/>
          <w:rPrChange w:id="4067" w:author="ETRI-김종원" w:date="2019-12-10T10:44:00Z">
            <w:rPr>
              <w:ins w:id="4068" w:author="박 진상" w:date="2019-10-08T05:47:00Z"/>
              <w:color w:val="000000" w:themeColor="text1"/>
              <w:lang w:bidi="ko-KR"/>
            </w:rPr>
          </w:rPrChange>
        </w:rPr>
      </w:pPr>
      <w:ins w:id="4069" w:author="ETRI-김종원" w:date="2019-12-02T17:05:00Z">
        <w:r w:rsidRPr="002646CB">
          <w:rPr>
            <w:rFonts w:hint="eastAsia"/>
            <w:rPrChange w:id="4070" w:author="ETRI-김종원" w:date="2019-12-10T10:44:00Z">
              <w:rPr>
                <w:rFonts w:hint="eastAsia"/>
                <w:color w:val="FF0000"/>
              </w:rPr>
            </w:rPrChange>
          </w:rPr>
          <w:t>태양광발전</w:t>
        </w:r>
        <w:r w:rsidRPr="002646CB">
          <w:rPr>
            <w:rPrChange w:id="4071" w:author="ETRI-김종원" w:date="2019-12-10T10:44:00Z">
              <w:rPr>
                <w:color w:val="FF0000"/>
              </w:rPr>
            </w:rPrChange>
          </w:rPr>
          <w:t>-</w:t>
        </w:r>
        <w:r w:rsidRPr="002646CB">
          <w:rPr>
            <w:rFonts w:hint="eastAsia"/>
            <w:rPrChange w:id="4072" w:author="ETRI-김종원" w:date="2019-12-10T10:44:00Z">
              <w:rPr>
                <w:rFonts w:hint="eastAsia"/>
                <w:color w:val="FF0000"/>
              </w:rPr>
            </w:rPrChange>
          </w:rPr>
          <w:t>전기에너지저장장치</w:t>
        </w:r>
        <w:r w:rsidRPr="002646CB">
          <w:rPr>
            <w:rPrChange w:id="4073" w:author="ETRI-김종원" w:date="2019-12-10T10:44:00Z">
              <w:rPr>
                <w:color w:val="FF0000"/>
              </w:rPr>
            </w:rPrChange>
          </w:rPr>
          <w:t xml:space="preserve"> </w:t>
        </w:r>
        <w:r w:rsidRPr="002646CB">
          <w:rPr>
            <w:rFonts w:hint="eastAsia"/>
            <w:rPrChange w:id="4074" w:author="ETRI-김종원" w:date="2019-12-10T10:44:00Z">
              <w:rPr>
                <w:rFonts w:hint="eastAsia"/>
                <w:color w:val="FF0000"/>
              </w:rPr>
            </w:rPrChange>
          </w:rPr>
          <w:t>연계시스템</w:t>
        </w:r>
      </w:ins>
      <w:ins w:id="4075" w:author="박 진상" w:date="2019-10-08T05:47:00Z">
        <w:del w:id="4076" w:author="ETRI-김종원" w:date="2019-12-02T17:05:00Z">
          <w:r w:rsidR="0039799F" w:rsidRPr="002646CB" w:rsidDel="00F2169F">
            <w:rPr>
              <w:rFonts w:hint="eastAsia"/>
              <w:lang w:bidi="ko-KR"/>
              <w:rPrChange w:id="4077" w:author="ETRI-김종원" w:date="2019-12-10T10:44:00Z">
                <w:rPr>
                  <w:rFonts w:hint="eastAsia"/>
                  <w:color w:val="000000" w:themeColor="text1"/>
                  <w:lang w:bidi="ko-KR"/>
                </w:rPr>
              </w:rPrChange>
            </w:rPr>
            <w:delText>태양광발전</w:delText>
          </w:r>
          <w:r w:rsidR="0039799F" w:rsidRPr="002646CB" w:rsidDel="00F2169F">
            <w:rPr>
              <w:lang w:bidi="ko-KR"/>
              <w:rPrChange w:id="4078" w:author="ETRI-김종원" w:date="2019-12-10T10:44:00Z">
                <w:rPr>
                  <w:color w:val="000000" w:themeColor="text1"/>
                  <w:lang w:bidi="ko-KR"/>
                </w:rPr>
              </w:rPrChange>
            </w:rPr>
            <w:delText>-</w:delText>
          </w:r>
          <w:r w:rsidR="0039799F" w:rsidRPr="002646CB" w:rsidDel="00F2169F">
            <w:rPr>
              <w:rFonts w:hint="eastAsia"/>
              <w:lang w:bidi="ko-KR"/>
              <w:rPrChange w:id="4079" w:author="ETRI-김종원" w:date="2019-12-10T10:44:00Z">
                <w:rPr>
                  <w:rFonts w:hint="eastAsia"/>
                  <w:color w:val="000000" w:themeColor="text1"/>
                  <w:lang w:bidi="ko-KR"/>
                </w:rPr>
              </w:rPrChange>
            </w:rPr>
            <w:delText>에너지저장장치</w:delText>
          </w:r>
          <w:r w:rsidR="0039799F" w:rsidRPr="002646CB" w:rsidDel="00F2169F">
            <w:rPr>
              <w:lang w:bidi="ko-KR"/>
              <w:rPrChange w:id="4080" w:author="ETRI-김종원" w:date="2019-12-10T10:44:00Z">
                <w:rPr>
                  <w:color w:val="000000" w:themeColor="text1"/>
                  <w:lang w:bidi="ko-KR"/>
                </w:rPr>
              </w:rPrChange>
            </w:rPr>
            <w:delText xml:space="preserve"> </w:delText>
          </w:r>
        </w:del>
      </w:ins>
      <w:ins w:id="4081" w:author="박 진상" w:date="2019-10-28T18:28:00Z">
        <w:del w:id="4082" w:author="ETRI-김종원" w:date="2019-12-02T17:05:00Z">
          <w:r w:rsidR="00DC4888" w:rsidRPr="002646CB" w:rsidDel="00F2169F">
            <w:rPr>
              <w:rFonts w:hint="eastAsia"/>
              <w:lang w:bidi="ko-KR"/>
              <w:rPrChange w:id="4083" w:author="ETRI-김종원" w:date="2019-12-10T10:44:00Z">
                <w:rPr>
                  <w:rFonts w:hint="eastAsia"/>
                  <w:color w:val="000000" w:themeColor="text1"/>
                  <w:lang w:bidi="ko-KR"/>
                </w:rPr>
              </w:rPrChange>
            </w:rPr>
            <w:delText>연계시스템</w:delText>
          </w:r>
        </w:del>
      </w:ins>
      <w:ins w:id="4084" w:author="박 진상" w:date="2019-10-08T05:47:00Z">
        <w:r w:rsidR="0039799F" w:rsidRPr="002646CB">
          <w:rPr>
            <w:rFonts w:hint="eastAsia"/>
            <w:lang w:bidi="ko-KR"/>
            <w:rPrChange w:id="4085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의</w:t>
        </w:r>
        <w:r w:rsidR="0039799F" w:rsidRPr="002646CB">
          <w:rPr>
            <w:lang w:bidi="ko-KR"/>
            <w:rPrChange w:id="4086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bidi="ko-KR"/>
            <w:rPrChange w:id="4087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구성</w:t>
        </w:r>
        <w:r w:rsidR="0039799F" w:rsidRPr="002646CB">
          <w:rPr>
            <w:lang w:bidi="ko-KR"/>
            <w:rPrChange w:id="4088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bidi="ko-KR"/>
            <w:rPrChange w:id="4089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방법은</w:t>
        </w:r>
        <w:r w:rsidR="0039799F" w:rsidRPr="002646CB">
          <w:rPr>
            <w:lang w:bidi="ko-KR"/>
            <w:rPrChange w:id="4090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bidi="ko-KR"/>
            <w:rPrChange w:id="4091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그림</w:t>
        </w:r>
        <w:r w:rsidR="0039799F" w:rsidRPr="002646CB">
          <w:rPr>
            <w:lang w:bidi="ko-KR"/>
            <w:rPrChange w:id="4092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1</w:t>
        </w:r>
        <w:r w:rsidR="0039799F" w:rsidRPr="002646CB">
          <w:rPr>
            <w:rFonts w:hint="eastAsia"/>
            <w:lang w:bidi="ko-KR"/>
            <w:rPrChange w:id="4093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과</w:t>
        </w:r>
        <w:r w:rsidR="0039799F" w:rsidRPr="002646CB">
          <w:rPr>
            <w:lang w:bidi="ko-KR"/>
            <w:rPrChange w:id="4094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bidi="ko-KR"/>
            <w:rPrChange w:id="4095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같다</w:t>
        </w:r>
        <w:r w:rsidR="0039799F" w:rsidRPr="002646CB">
          <w:rPr>
            <w:lang w:bidi="ko-KR"/>
            <w:rPrChange w:id="4096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. </w:t>
        </w:r>
        <w:r w:rsidR="0039799F" w:rsidRPr="002646CB">
          <w:rPr>
            <w:rFonts w:hint="eastAsia"/>
            <w:lang w:bidi="ko-KR"/>
            <w:rPrChange w:id="4097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그림</w:t>
        </w:r>
        <w:r w:rsidR="0039799F" w:rsidRPr="002646CB">
          <w:rPr>
            <w:lang w:bidi="ko-KR"/>
            <w:rPrChange w:id="4098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1</w:t>
        </w:r>
        <w:r w:rsidR="0039799F" w:rsidRPr="002646CB">
          <w:rPr>
            <w:rFonts w:hint="eastAsia"/>
            <w:lang w:bidi="ko-KR"/>
            <w:rPrChange w:id="4099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에서</w:t>
        </w:r>
        <w:r w:rsidR="0039799F" w:rsidRPr="002646CB">
          <w:rPr>
            <w:lang w:bidi="ko-KR"/>
            <w:rPrChange w:id="4100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</w:ins>
      <w:ins w:id="4101" w:author="ETRI-김종원" w:date="2019-12-02T17:05:00Z">
        <w:r w:rsidRPr="002646CB">
          <w:rPr>
            <w:rFonts w:hint="eastAsia"/>
            <w:rPrChange w:id="4102" w:author="ETRI-김종원" w:date="2019-12-10T10:44:00Z">
              <w:rPr>
                <w:rFonts w:hint="eastAsia"/>
                <w:color w:val="FF0000"/>
              </w:rPr>
            </w:rPrChange>
          </w:rPr>
          <w:t>태양광발전</w:t>
        </w:r>
        <w:r w:rsidRPr="002646CB">
          <w:rPr>
            <w:rPrChange w:id="4103" w:author="ETRI-김종원" w:date="2019-12-10T10:44:00Z">
              <w:rPr>
                <w:color w:val="FF0000"/>
              </w:rPr>
            </w:rPrChange>
          </w:rPr>
          <w:t>-</w:t>
        </w:r>
        <w:r w:rsidRPr="002646CB">
          <w:rPr>
            <w:rFonts w:hint="eastAsia"/>
            <w:rPrChange w:id="4104" w:author="ETRI-김종원" w:date="2019-12-10T10:44:00Z">
              <w:rPr>
                <w:rFonts w:hint="eastAsia"/>
                <w:color w:val="FF0000"/>
              </w:rPr>
            </w:rPrChange>
          </w:rPr>
          <w:t>전기에너지저장장치</w:t>
        </w:r>
        <w:r w:rsidRPr="002646CB">
          <w:rPr>
            <w:rPrChange w:id="4105" w:author="ETRI-김종원" w:date="2019-12-10T10:44:00Z">
              <w:rPr>
                <w:color w:val="FF0000"/>
              </w:rPr>
            </w:rPrChange>
          </w:rPr>
          <w:t xml:space="preserve"> </w:t>
        </w:r>
        <w:r w:rsidRPr="002646CB">
          <w:rPr>
            <w:rFonts w:hint="eastAsia"/>
            <w:rPrChange w:id="4106" w:author="ETRI-김종원" w:date="2019-12-10T10:44:00Z">
              <w:rPr>
                <w:rFonts w:hint="eastAsia"/>
                <w:color w:val="FF0000"/>
              </w:rPr>
            </w:rPrChange>
          </w:rPr>
          <w:t>연계시스템</w:t>
        </w:r>
      </w:ins>
      <w:ins w:id="4107" w:author="박 진상" w:date="2019-10-08T05:47:00Z">
        <w:del w:id="4108" w:author="ETRI-김종원" w:date="2019-12-02T17:05:00Z">
          <w:r w:rsidR="0039799F" w:rsidRPr="002646CB" w:rsidDel="00F2169F">
            <w:rPr>
              <w:rFonts w:hint="eastAsia"/>
              <w:lang w:bidi="ko-KR"/>
              <w:rPrChange w:id="4109" w:author="ETRI-김종원" w:date="2019-12-10T10:44:00Z">
                <w:rPr>
                  <w:rFonts w:hint="eastAsia"/>
                  <w:color w:val="000000" w:themeColor="text1"/>
                  <w:lang w:bidi="ko-KR"/>
                </w:rPr>
              </w:rPrChange>
            </w:rPr>
            <w:delText>태양광발전</w:delText>
          </w:r>
          <w:r w:rsidR="0039799F" w:rsidRPr="002646CB" w:rsidDel="00F2169F">
            <w:rPr>
              <w:lang w:bidi="ko-KR"/>
              <w:rPrChange w:id="4110" w:author="ETRI-김종원" w:date="2019-12-10T10:44:00Z">
                <w:rPr>
                  <w:color w:val="000000" w:themeColor="text1"/>
                  <w:lang w:bidi="ko-KR"/>
                </w:rPr>
              </w:rPrChange>
            </w:rPr>
            <w:delText>-</w:delText>
          </w:r>
          <w:r w:rsidR="0039799F" w:rsidRPr="002646CB" w:rsidDel="00F2169F">
            <w:rPr>
              <w:rFonts w:hint="eastAsia"/>
              <w:lang w:bidi="ko-KR"/>
              <w:rPrChange w:id="4111" w:author="ETRI-김종원" w:date="2019-12-10T10:44:00Z">
                <w:rPr>
                  <w:rFonts w:hint="eastAsia"/>
                  <w:color w:val="000000" w:themeColor="text1"/>
                  <w:lang w:bidi="ko-KR"/>
                </w:rPr>
              </w:rPrChange>
            </w:rPr>
            <w:delText>에너지저장장치</w:delText>
          </w:r>
          <w:r w:rsidR="0039799F" w:rsidRPr="002646CB" w:rsidDel="00F2169F">
            <w:rPr>
              <w:lang w:bidi="ko-KR"/>
              <w:rPrChange w:id="4112" w:author="ETRI-김종원" w:date="2019-12-10T10:44:00Z">
                <w:rPr>
                  <w:color w:val="000000" w:themeColor="text1"/>
                  <w:lang w:bidi="ko-KR"/>
                </w:rPr>
              </w:rPrChange>
            </w:rPr>
            <w:delText xml:space="preserve"> </w:delText>
          </w:r>
        </w:del>
      </w:ins>
      <w:ins w:id="4113" w:author="박 진상" w:date="2019-10-28T18:28:00Z">
        <w:del w:id="4114" w:author="ETRI-김종원" w:date="2019-12-02T17:05:00Z">
          <w:r w:rsidR="00DC4888" w:rsidRPr="002646CB" w:rsidDel="00F2169F">
            <w:rPr>
              <w:rFonts w:hint="eastAsia"/>
              <w:lang w:bidi="ko-KR"/>
              <w:rPrChange w:id="4115" w:author="ETRI-김종원" w:date="2019-12-10T10:44:00Z">
                <w:rPr>
                  <w:rFonts w:hint="eastAsia"/>
                  <w:color w:val="000000" w:themeColor="text1"/>
                  <w:lang w:bidi="ko-KR"/>
                </w:rPr>
              </w:rPrChange>
            </w:rPr>
            <w:delText>연계시스템</w:delText>
          </w:r>
        </w:del>
      </w:ins>
      <w:ins w:id="4116" w:author="박 진상" w:date="2019-10-08T05:47:00Z">
        <w:r w:rsidR="0039799F" w:rsidRPr="002646CB">
          <w:rPr>
            <w:rFonts w:hint="eastAsia"/>
            <w:lang w:bidi="ko-KR"/>
            <w:rPrChange w:id="4117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은</w:t>
        </w:r>
        <w:r w:rsidR="0039799F" w:rsidRPr="002646CB">
          <w:rPr>
            <w:lang w:bidi="ko-KR"/>
            <w:rPrChange w:id="4118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bidi="ko-KR"/>
            <w:rPrChange w:id="4119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태양광발전의</w:t>
        </w:r>
        <w:r w:rsidR="0039799F" w:rsidRPr="002646CB">
          <w:rPr>
            <w:lang w:bidi="ko-KR"/>
            <w:rPrChange w:id="4120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AC</w:t>
        </w:r>
      </w:ins>
      <w:ins w:id="4121" w:author="ETRI-김종원" w:date="2019-12-02T17:30:00Z">
        <w:r w:rsidR="00647810" w:rsidRPr="002646CB">
          <w:rPr>
            <w:rFonts w:hint="eastAsia"/>
            <w:lang w:bidi="ko-KR"/>
            <w:rPrChange w:id="4122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발전</w:t>
        </w:r>
      </w:ins>
      <w:ins w:id="4123" w:author="박 진상" w:date="2019-10-08T05:47:00Z">
        <w:del w:id="4124" w:author="ETRI-김종원" w:date="2019-12-02T17:30:00Z">
          <w:r w:rsidR="0039799F" w:rsidRPr="002646CB" w:rsidDel="00647810">
            <w:rPr>
              <w:rFonts w:hint="eastAsia"/>
              <w:lang w:bidi="ko-KR"/>
              <w:rPrChange w:id="4125" w:author="ETRI-김종원" w:date="2019-12-10T10:44:00Z">
                <w:rPr>
                  <w:rFonts w:hint="eastAsia"/>
                  <w:color w:val="000000" w:themeColor="text1"/>
                  <w:lang w:bidi="ko-KR"/>
                </w:rPr>
              </w:rPrChange>
            </w:rPr>
            <w:delText>출력</w:delText>
          </w:r>
        </w:del>
        <w:r w:rsidR="0039799F" w:rsidRPr="002646CB">
          <w:rPr>
            <w:rFonts w:hint="eastAsia"/>
            <w:lang w:bidi="ko-KR"/>
            <w:rPrChange w:id="4126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과</w:t>
        </w:r>
        <w:r w:rsidR="0039799F" w:rsidRPr="002646CB">
          <w:rPr>
            <w:lang w:bidi="ko-KR"/>
            <w:rPrChange w:id="4127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bidi="ko-KR"/>
            <w:rPrChange w:id="4128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에너지저장장치의</w:t>
        </w:r>
        <w:r w:rsidR="0039799F" w:rsidRPr="002646CB">
          <w:rPr>
            <w:lang w:bidi="ko-KR"/>
            <w:rPrChange w:id="4129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AC</w:t>
        </w:r>
        <w:r w:rsidR="0039799F" w:rsidRPr="002646CB">
          <w:rPr>
            <w:rFonts w:hint="eastAsia"/>
            <w:lang w:bidi="ko-KR"/>
            <w:rPrChange w:id="4130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출력이</w:t>
        </w:r>
        <w:r w:rsidR="0039799F" w:rsidRPr="002646CB">
          <w:rPr>
            <w:lang w:bidi="ko-KR"/>
            <w:rPrChange w:id="4131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bidi="ko-KR"/>
            <w:rPrChange w:id="4132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병합되어</w:t>
        </w:r>
        <w:r w:rsidR="0039799F" w:rsidRPr="002646CB">
          <w:rPr>
            <w:lang w:bidi="ko-KR"/>
            <w:rPrChange w:id="4133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bidi="ko-KR"/>
            <w:rPrChange w:id="4134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계통에</w:t>
        </w:r>
        <w:r w:rsidR="0039799F" w:rsidRPr="002646CB">
          <w:rPr>
            <w:lang w:bidi="ko-KR"/>
            <w:rPrChange w:id="4135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bidi="ko-KR"/>
            <w:rPrChange w:id="4136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연결되는</w:t>
        </w:r>
        <w:r w:rsidR="0039799F" w:rsidRPr="002646CB">
          <w:rPr>
            <w:lang w:bidi="ko-KR"/>
            <w:rPrChange w:id="4137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bidi="ko-KR"/>
            <w:rPrChange w:id="4138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구조이다</w:t>
        </w:r>
        <w:r w:rsidR="0039799F" w:rsidRPr="002646CB">
          <w:rPr>
            <w:lang w:bidi="ko-KR"/>
            <w:rPrChange w:id="4139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. </w:t>
        </w:r>
      </w:ins>
    </w:p>
    <w:p w14:paraId="3AF11876" w14:textId="279D619B" w:rsidR="00C90D2D" w:rsidRPr="002646CB" w:rsidRDefault="00C90D2D" w:rsidP="0039799F">
      <w:pPr>
        <w:rPr>
          <w:ins w:id="4140" w:author="박 진상" w:date="2019-10-15T20:24:00Z"/>
          <w:lang w:bidi="ko-KR"/>
          <w:rPrChange w:id="4141" w:author="ETRI-김종원" w:date="2019-12-10T10:44:00Z">
            <w:rPr>
              <w:ins w:id="4142" w:author="박 진상" w:date="2019-10-15T20:24:00Z"/>
              <w:color w:val="000000" w:themeColor="text1"/>
              <w:lang w:bidi="ko-KR"/>
            </w:rPr>
          </w:rPrChange>
        </w:rPr>
      </w:pPr>
    </w:p>
    <w:p w14:paraId="5BB6514C" w14:textId="038CB5ED" w:rsidR="00C90D2D" w:rsidRPr="002646CB" w:rsidRDefault="00C90D2D" w:rsidP="0039799F">
      <w:pPr>
        <w:rPr>
          <w:ins w:id="4143" w:author="박 진상" w:date="2019-10-15T20:24:00Z"/>
          <w:lang w:bidi="ko-KR"/>
          <w:rPrChange w:id="4144" w:author="ETRI-김종원" w:date="2019-12-10T10:44:00Z">
            <w:rPr>
              <w:ins w:id="4145" w:author="박 진상" w:date="2019-10-15T20:24:00Z"/>
              <w:color w:val="000000" w:themeColor="text1"/>
              <w:lang w:bidi="ko-KR"/>
            </w:rPr>
          </w:rPrChange>
        </w:rPr>
      </w:pPr>
      <w:ins w:id="4146" w:author="박 진상" w:date="2019-10-15T20:24:00Z">
        <w:r w:rsidRPr="002646CB">
          <w:rPr>
            <w:rFonts w:eastAsia="돋움" w:cs="Arial" w:hint="eastAsia"/>
            <w:b/>
            <w:lang w:val="en-US"/>
            <w:rPrChange w:id="4147" w:author="ETRI-김종원" w:date="2019-12-10T10:44:00Z">
              <w:rPr>
                <w:rFonts w:eastAsia="돋움" w:cs="Arial" w:hint="eastAsia"/>
                <w:b/>
                <w:highlight w:val="yellow"/>
                <w:lang w:val="en-US"/>
              </w:rPr>
            </w:rPrChange>
          </w:rPr>
          <w:t>비고</w:t>
        </w:r>
        <w:r w:rsidRPr="002646CB">
          <w:rPr>
            <w:rFonts w:ascii="바탕" w:hAnsi="바탕" w:cs="굴림"/>
            <w:b/>
            <w:lang w:val="en-US"/>
            <w:rPrChange w:id="4148" w:author="ETRI-김종원" w:date="2019-12-10T10:44:00Z">
              <w:rPr>
                <w:rFonts w:ascii="바탕" w:hAnsi="바탕" w:cs="굴림"/>
                <w:b/>
                <w:highlight w:val="yellow"/>
                <w:lang w:val="en-US"/>
              </w:rPr>
            </w:rPrChange>
          </w:rPr>
          <w:t xml:space="preserve"> </w:t>
        </w:r>
        <w:r w:rsidRPr="002646CB">
          <w:rPr>
            <w:rFonts w:cs="Arial"/>
            <w:lang w:val="en-US"/>
            <w:rPrChange w:id="4149" w:author="ETRI-김종원" w:date="2019-12-10T10:44:00Z">
              <w:rPr>
                <w:rFonts w:cs="Arial"/>
                <w:highlight w:val="yellow"/>
                <w:lang w:val="en-US"/>
              </w:rPr>
            </w:rPrChange>
          </w:rPr>
          <w:t>1</w:t>
        </w:r>
        <w:r w:rsidRPr="002646CB">
          <w:rPr>
            <w:rFonts w:ascii="바탕" w:hAnsi="바탕" w:cs="굴림"/>
            <w:lang w:val="en-US"/>
            <w:rPrChange w:id="4150" w:author="ETRI-김종원" w:date="2019-12-10T10:44:00Z">
              <w:rPr>
                <w:rFonts w:ascii="바탕" w:hAnsi="바탕" w:cs="굴림"/>
                <w:highlight w:val="yellow"/>
                <w:lang w:val="en-US"/>
              </w:rPr>
            </w:rPrChange>
          </w:rPr>
          <w:tab/>
        </w:r>
        <w:r w:rsidRPr="002646CB">
          <w:rPr>
            <w:rFonts w:ascii="바탕" w:hAnsi="바탕" w:cs="굴림" w:hint="eastAsia"/>
            <w:lang w:val="en-US"/>
            <w:rPrChange w:id="4151" w:author="ETRI-김종원" w:date="2019-12-10T10:44:00Z">
              <w:rPr>
                <w:rFonts w:ascii="바탕" w:hAnsi="바탕" w:cs="굴림" w:hint="eastAsia"/>
                <w:highlight w:val="yellow"/>
                <w:lang w:val="en-US"/>
              </w:rPr>
            </w:rPrChange>
          </w:rPr>
          <w:t>이</w:t>
        </w:r>
        <w:r w:rsidRPr="002646CB">
          <w:rPr>
            <w:rFonts w:ascii="바탕" w:hAnsi="바탕" w:cs="굴림"/>
            <w:lang w:val="en-US"/>
            <w:rPrChange w:id="4152" w:author="ETRI-김종원" w:date="2019-12-10T10:44:00Z">
              <w:rPr>
                <w:rFonts w:ascii="바탕" w:hAnsi="바탕" w:cs="굴림"/>
                <w:highlight w:val="yellow"/>
                <w:lang w:val="en-US"/>
              </w:rPr>
            </w:rPrChange>
          </w:rPr>
          <w:t xml:space="preserve"> 표준에서는 </w:t>
        </w:r>
      </w:ins>
      <w:ins w:id="4153" w:author="박 진상" w:date="2019-10-15T20:28:00Z">
        <w:r w:rsidRPr="002646CB">
          <w:rPr>
            <w:rFonts w:ascii="바탕" w:hAnsi="바탕" w:cs="굴림"/>
            <w:lang w:val="en-US"/>
            <w:rPrChange w:id="4154" w:author="ETRI-김종원" w:date="2019-12-10T10:44:00Z">
              <w:rPr>
                <w:rFonts w:ascii="바탕" w:hAnsi="바탕" w:cs="굴림"/>
                <w:highlight w:val="yellow"/>
                <w:lang w:val="en-US"/>
              </w:rPr>
            </w:rPrChange>
          </w:rPr>
          <w:t>SGSF-011-3-1</w:t>
        </w:r>
      </w:ins>
      <w:ins w:id="4155" w:author="박 진상" w:date="2019-10-15T20:29:00Z">
        <w:r w:rsidRPr="002646CB">
          <w:rPr>
            <w:rFonts w:ascii="바탕" w:hAnsi="바탕" w:cs="굴림"/>
            <w:lang w:val="en-US"/>
            <w:rPrChange w:id="4156" w:author="ETRI-김종원" w:date="2019-12-10T10:44:00Z">
              <w:rPr>
                <w:rFonts w:ascii="바탕" w:hAnsi="바탕" w:cs="굴림"/>
                <w:highlight w:val="yellow"/>
                <w:lang w:val="en-US"/>
              </w:rPr>
            </w:rPrChange>
          </w:rPr>
          <w:t xml:space="preserve"> </w:t>
        </w:r>
      </w:ins>
      <w:ins w:id="4157" w:author="박 진상" w:date="2019-10-15T20:24:00Z">
        <w:r w:rsidRPr="002646CB">
          <w:rPr>
            <w:rFonts w:ascii="바탕" w:hAnsi="바탕" w:cs="굴림" w:hint="eastAsia"/>
            <w:lang w:val="en-US"/>
            <w:rPrChange w:id="4158" w:author="ETRI-김종원" w:date="2019-12-10T10:44:00Z">
              <w:rPr>
                <w:rFonts w:ascii="바탕" w:hAnsi="바탕" w:cs="굴림" w:hint="eastAsia"/>
                <w:highlight w:val="yellow"/>
                <w:lang w:val="en-US"/>
              </w:rPr>
            </w:rPrChange>
          </w:rPr>
          <w:t>제</w:t>
        </w:r>
        <w:r w:rsidRPr="002646CB">
          <w:rPr>
            <w:rFonts w:ascii="바탕" w:hAnsi="바탕" w:cs="굴림"/>
            <w:lang w:val="en-US"/>
            <w:rPrChange w:id="4159" w:author="ETRI-김종원" w:date="2019-12-10T10:44:00Z">
              <w:rPr>
                <w:rFonts w:ascii="바탕" w:hAnsi="바탕" w:cs="굴림"/>
                <w:highlight w:val="yellow"/>
                <w:lang w:val="en-US"/>
              </w:rPr>
            </w:rPrChange>
          </w:rPr>
          <w:t xml:space="preserve">1부의 </w:t>
        </w:r>
        <w:r w:rsidRPr="002646CB">
          <w:rPr>
            <w:rFonts w:ascii="바탕" w:hAnsi="바탕" w:cs="굴림" w:hint="eastAsia"/>
            <w:lang w:val="en-US"/>
            <w:rPrChange w:id="4160" w:author="ETRI-김종원" w:date="2019-12-10T10:44:00Z">
              <w:rPr>
                <w:rFonts w:ascii="바탕" w:hAnsi="바탕" w:cs="굴림" w:hint="eastAsia"/>
                <w:highlight w:val="yellow"/>
                <w:lang w:val="en-US"/>
              </w:rPr>
            </w:rPrChange>
          </w:rPr>
          <w:t>구성도에서</w:t>
        </w:r>
      </w:ins>
      <w:ins w:id="4161" w:author="박 진상" w:date="2019-10-15T20:25:00Z">
        <w:r w:rsidRPr="002646CB">
          <w:rPr>
            <w:rFonts w:ascii="바탕" w:hAnsi="바탕" w:cs="굴림"/>
            <w:lang w:val="en-US"/>
            <w:rPrChange w:id="4162" w:author="ETRI-김종원" w:date="2019-12-10T10:44:00Z">
              <w:rPr>
                <w:rFonts w:ascii="바탕" w:hAnsi="바탕" w:cs="굴림"/>
                <w:highlight w:val="yellow"/>
                <w:lang w:val="en-US"/>
              </w:rPr>
            </w:rPrChange>
          </w:rPr>
          <w:t xml:space="preserve"> </w:t>
        </w:r>
      </w:ins>
      <w:ins w:id="4163" w:author="박 진상" w:date="2019-10-15T20:29:00Z">
        <w:r w:rsidRPr="002646CB">
          <w:rPr>
            <w:rFonts w:ascii="바탕" w:hAnsi="바탕" w:cs="굴림" w:hint="eastAsia"/>
            <w:lang w:val="en-US"/>
          </w:rPr>
          <w:t>설명을</w:t>
        </w:r>
        <w:r w:rsidRPr="002646CB">
          <w:rPr>
            <w:rFonts w:ascii="바탕" w:hAnsi="바탕" w:cs="굴림"/>
            <w:lang w:val="en-US"/>
          </w:rPr>
          <w:t xml:space="preserve"> 위해 </w:t>
        </w:r>
      </w:ins>
      <w:ins w:id="4164" w:author="박 진상" w:date="2019-10-15T20:25:00Z">
        <w:r w:rsidRPr="002646CB">
          <w:rPr>
            <w:rFonts w:ascii="바탕" w:hAnsi="바탕" w:cs="굴림" w:hint="eastAsia"/>
            <w:lang w:val="en-US"/>
            <w:rPrChange w:id="4165" w:author="ETRI-김종원" w:date="2019-12-10T10:44:00Z">
              <w:rPr>
                <w:rFonts w:ascii="바탕" w:hAnsi="바탕" w:cs="굴림" w:hint="eastAsia"/>
                <w:highlight w:val="yellow"/>
                <w:lang w:val="en-US"/>
              </w:rPr>
            </w:rPrChange>
          </w:rPr>
          <w:t>필요한</w:t>
        </w:r>
        <w:r w:rsidRPr="002646CB">
          <w:rPr>
            <w:rFonts w:ascii="바탕" w:hAnsi="바탕" w:cs="굴림"/>
            <w:lang w:val="en-US"/>
            <w:rPrChange w:id="4166" w:author="ETRI-김종원" w:date="2019-12-10T10:44:00Z">
              <w:rPr>
                <w:rFonts w:ascii="바탕" w:hAnsi="바탕" w:cs="굴림"/>
                <w:highlight w:val="yellow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cs="굴림" w:hint="eastAsia"/>
            <w:lang w:val="en-US"/>
            <w:rPrChange w:id="4167" w:author="ETRI-김종원" w:date="2019-12-10T10:44:00Z">
              <w:rPr>
                <w:rFonts w:ascii="바탕" w:hAnsi="바탕" w:cs="굴림" w:hint="eastAsia"/>
                <w:highlight w:val="yellow"/>
                <w:lang w:val="en-US"/>
              </w:rPr>
            </w:rPrChange>
          </w:rPr>
          <w:t>구성요소를</w:t>
        </w:r>
        <w:r w:rsidRPr="002646CB">
          <w:rPr>
            <w:rFonts w:ascii="바탕" w:hAnsi="바탕" w:cs="굴림"/>
            <w:lang w:val="en-US"/>
            <w:rPrChange w:id="4168" w:author="ETRI-김종원" w:date="2019-12-10T10:44:00Z">
              <w:rPr>
                <w:rFonts w:ascii="바탕" w:hAnsi="바탕" w:cs="굴림"/>
                <w:highlight w:val="yellow"/>
                <w:lang w:val="en-US"/>
              </w:rPr>
            </w:rPrChange>
          </w:rPr>
          <w:t xml:space="preserve"> </w:t>
        </w:r>
      </w:ins>
      <w:ins w:id="4169" w:author="박 진상" w:date="2019-10-28T18:37:00Z">
        <w:r w:rsidR="00D13941" w:rsidRPr="002646CB">
          <w:rPr>
            <w:rFonts w:ascii="바탕" w:hAnsi="바탕" w:cs="굴림" w:hint="eastAsia"/>
            <w:lang w:val="en-US"/>
          </w:rPr>
          <w:t>스마트미터</w:t>
        </w:r>
      </w:ins>
      <w:ins w:id="4170" w:author="박 진상" w:date="2019-10-15T20:26:00Z">
        <w:r w:rsidRPr="002646CB">
          <w:rPr>
            <w:rFonts w:ascii="바탕" w:hAnsi="바탕" w:cs="굴림"/>
            <w:lang w:val="en-US"/>
            <w:rPrChange w:id="4171" w:author="ETRI-김종원" w:date="2019-12-10T10:44:00Z">
              <w:rPr>
                <w:rFonts w:ascii="바탕" w:hAnsi="바탕" w:cs="굴림"/>
                <w:highlight w:val="yellow"/>
                <w:lang w:val="en-US"/>
              </w:rPr>
            </w:rPrChange>
          </w:rPr>
          <w:t>(SM)</w:t>
        </w:r>
      </w:ins>
      <w:ins w:id="4172" w:author="박 진상" w:date="2019-10-15T20:25:00Z">
        <w:r w:rsidRPr="002646CB">
          <w:rPr>
            <w:rFonts w:ascii="바탕" w:hAnsi="바탕" w:cs="굴림"/>
            <w:lang w:val="en-US"/>
            <w:rPrChange w:id="4173" w:author="ETRI-김종원" w:date="2019-12-10T10:44:00Z">
              <w:rPr>
                <w:rFonts w:ascii="바탕" w:hAnsi="바탕" w:cs="굴림"/>
                <w:highlight w:val="yellow"/>
                <w:lang w:val="en-US"/>
              </w:rPr>
            </w:rPrChange>
          </w:rPr>
          <w:t xml:space="preserve">, </w:t>
        </w:r>
        <w:r w:rsidRPr="002646CB">
          <w:rPr>
            <w:rFonts w:ascii="바탕" w:hAnsi="바탕" w:cs="굴림" w:hint="eastAsia"/>
            <w:lang w:val="en-US"/>
            <w:rPrChange w:id="4174" w:author="ETRI-김종원" w:date="2019-12-10T10:44:00Z">
              <w:rPr>
                <w:rFonts w:ascii="바탕" w:hAnsi="바탕" w:cs="굴림" w:hint="eastAsia"/>
                <w:highlight w:val="yellow"/>
                <w:lang w:val="en-US"/>
              </w:rPr>
            </w:rPrChange>
          </w:rPr>
          <w:t>전기에너지저장장치</w:t>
        </w:r>
      </w:ins>
      <w:ins w:id="4175" w:author="박 진상" w:date="2019-10-15T20:26:00Z">
        <w:r w:rsidRPr="002646CB">
          <w:rPr>
            <w:rFonts w:ascii="바탕" w:hAnsi="바탕" w:cs="굴림"/>
            <w:lang w:val="en-US"/>
            <w:rPrChange w:id="4176" w:author="ETRI-김종원" w:date="2019-12-10T10:44:00Z">
              <w:rPr>
                <w:rFonts w:ascii="바탕" w:hAnsi="바탕" w:cs="굴림"/>
                <w:highlight w:val="yellow"/>
                <w:lang w:val="en-US"/>
              </w:rPr>
            </w:rPrChange>
          </w:rPr>
          <w:t>(EES)</w:t>
        </w:r>
      </w:ins>
      <w:ins w:id="4177" w:author="박 진상" w:date="2019-10-15T20:25:00Z">
        <w:r w:rsidRPr="002646CB">
          <w:rPr>
            <w:rFonts w:ascii="바탕" w:hAnsi="바탕" w:cs="굴림"/>
            <w:lang w:val="en-US"/>
            <w:rPrChange w:id="4178" w:author="ETRI-김종원" w:date="2019-12-10T10:44:00Z">
              <w:rPr>
                <w:rFonts w:ascii="바탕" w:hAnsi="바탕" w:cs="굴림"/>
                <w:highlight w:val="yellow"/>
                <w:lang w:val="en-US"/>
              </w:rPr>
            </w:rPrChange>
          </w:rPr>
          <w:t xml:space="preserve">, </w:t>
        </w:r>
        <w:r w:rsidRPr="002646CB">
          <w:rPr>
            <w:rFonts w:ascii="바탕" w:hAnsi="바탕" w:cs="굴림" w:hint="eastAsia"/>
            <w:lang w:val="en-US"/>
            <w:rPrChange w:id="4179" w:author="ETRI-김종원" w:date="2019-12-10T10:44:00Z">
              <w:rPr>
                <w:rFonts w:ascii="바탕" w:hAnsi="바탕" w:cs="굴림" w:hint="eastAsia"/>
                <w:highlight w:val="yellow"/>
                <w:lang w:val="en-US"/>
              </w:rPr>
            </w:rPrChange>
          </w:rPr>
          <w:t>태양광발전장치</w:t>
        </w:r>
        <w:r w:rsidRPr="002646CB">
          <w:rPr>
            <w:rFonts w:ascii="바탕" w:hAnsi="바탕" w:cs="굴림"/>
            <w:lang w:val="en-US"/>
            <w:rPrChange w:id="4180" w:author="ETRI-김종원" w:date="2019-12-10T10:44:00Z">
              <w:rPr>
                <w:rFonts w:ascii="바탕" w:hAnsi="바탕" w:cs="굴림"/>
                <w:highlight w:val="yellow"/>
                <w:lang w:val="en-US"/>
              </w:rPr>
            </w:rPrChange>
          </w:rPr>
          <w:t xml:space="preserve">(PV) </w:t>
        </w:r>
        <w:r w:rsidRPr="002646CB">
          <w:rPr>
            <w:rFonts w:ascii="바탕" w:hAnsi="바탕" w:cs="굴림" w:hint="eastAsia"/>
            <w:lang w:val="en-US"/>
            <w:rPrChange w:id="4181" w:author="ETRI-김종원" w:date="2019-12-10T10:44:00Z">
              <w:rPr>
                <w:rFonts w:ascii="바탕" w:hAnsi="바탕" w:cs="굴림" w:hint="eastAsia"/>
                <w:highlight w:val="yellow"/>
                <w:lang w:val="en-US"/>
              </w:rPr>
            </w:rPrChange>
          </w:rPr>
          <w:t>만을</w:t>
        </w:r>
        <w:r w:rsidRPr="002646CB">
          <w:rPr>
            <w:rFonts w:ascii="바탕" w:hAnsi="바탕" w:cs="굴림"/>
            <w:lang w:val="en-US"/>
            <w:rPrChange w:id="4182" w:author="ETRI-김종원" w:date="2019-12-10T10:44:00Z">
              <w:rPr>
                <w:rFonts w:ascii="바탕" w:hAnsi="바탕" w:cs="굴림"/>
                <w:highlight w:val="yellow"/>
                <w:lang w:val="en-US"/>
              </w:rPr>
            </w:rPrChange>
          </w:rPr>
          <w:t xml:space="preserve"> </w:t>
        </w:r>
      </w:ins>
      <w:ins w:id="4183" w:author="박 진상" w:date="2019-10-15T20:26:00Z">
        <w:r w:rsidRPr="002646CB">
          <w:rPr>
            <w:rFonts w:ascii="바탕" w:hAnsi="바탕" w:cs="굴림" w:hint="eastAsia"/>
            <w:lang w:val="en-US"/>
            <w:rPrChange w:id="4184" w:author="ETRI-김종원" w:date="2019-12-10T10:44:00Z">
              <w:rPr>
                <w:rFonts w:ascii="바탕" w:hAnsi="바탕" w:cs="굴림" w:hint="eastAsia"/>
                <w:highlight w:val="yellow"/>
                <w:lang w:val="en-US"/>
              </w:rPr>
            </w:rPrChange>
          </w:rPr>
          <w:t>구성한다</w:t>
        </w:r>
        <w:r w:rsidRPr="002646CB">
          <w:rPr>
            <w:rFonts w:ascii="바탕" w:hAnsi="바탕" w:cs="굴림"/>
            <w:lang w:val="en-US"/>
            <w:rPrChange w:id="4185" w:author="ETRI-김종원" w:date="2019-12-10T10:44:00Z">
              <w:rPr>
                <w:rFonts w:ascii="바탕" w:hAnsi="바탕" w:cs="굴림"/>
                <w:highlight w:val="yellow"/>
                <w:lang w:val="en-US"/>
              </w:rPr>
            </w:rPrChange>
          </w:rPr>
          <w:t>.</w:t>
        </w:r>
      </w:ins>
    </w:p>
    <w:p w14:paraId="17CA257E" w14:textId="77777777" w:rsidR="00C90D2D" w:rsidRPr="002646CB" w:rsidRDefault="00C90D2D" w:rsidP="0039799F">
      <w:pPr>
        <w:rPr>
          <w:ins w:id="4186" w:author="박 진상" w:date="2019-10-15T20:22:00Z"/>
          <w:lang w:bidi="ko-KR"/>
          <w:rPrChange w:id="4187" w:author="ETRI-김종원" w:date="2019-12-10T10:44:00Z">
            <w:rPr>
              <w:ins w:id="4188" w:author="박 진상" w:date="2019-10-15T20:22:00Z"/>
              <w:color w:val="000000" w:themeColor="text1"/>
              <w:lang w:bidi="ko-KR"/>
            </w:rPr>
          </w:rPrChange>
        </w:rPr>
      </w:pPr>
    </w:p>
    <w:p w14:paraId="3E5F670E" w14:textId="2E788A4D" w:rsidR="009102DC" w:rsidRPr="002646CB" w:rsidRDefault="00D13941" w:rsidP="0039799F">
      <w:pPr>
        <w:rPr>
          <w:ins w:id="4189" w:author="박 진상" w:date="2019-10-28T18:37:00Z"/>
          <w:lang w:val="de-DE" w:bidi="ko-KR"/>
          <w:rPrChange w:id="4190" w:author="ETRI-김종원" w:date="2019-12-10T10:44:00Z">
            <w:rPr>
              <w:ins w:id="4191" w:author="박 진상" w:date="2019-10-28T18:37:00Z"/>
              <w:color w:val="000000" w:themeColor="text1"/>
              <w:lang w:val="de-DE" w:bidi="ko-KR"/>
            </w:rPr>
          </w:rPrChange>
        </w:rPr>
      </w:pPr>
      <w:ins w:id="4192" w:author="박 진상" w:date="2019-10-28T18:37:00Z">
        <w:r w:rsidRPr="002646CB">
          <w:rPr>
            <w:rFonts w:hint="eastAsia"/>
            <w:lang w:bidi="ko-KR"/>
            <w:rPrChange w:id="4193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스마트미터</w:t>
        </w:r>
      </w:ins>
      <w:ins w:id="4194" w:author="박 진상" w:date="2019-10-08T05:47:00Z">
        <w:r w:rsidR="0039799F" w:rsidRPr="002646CB">
          <w:rPr>
            <w:lang w:val="de-DE" w:bidi="ko-KR"/>
            <w:rPrChange w:id="4195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</w:ins>
      <w:ins w:id="4196" w:author="박 진상" w:date="2019-10-15T20:22:00Z">
        <w:r w:rsidR="00C90D2D" w:rsidRPr="002646CB">
          <w:rPr>
            <w:lang w:val="de-DE" w:bidi="ko-KR"/>
            <w:rPrChange w:id="4197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>S</w:t>
        </w:r>
      </w:ins>
      <w:ins w:id="4198" w:author="박 진상" w:date="2019-10-08T05:47:00Z">
        <w:r w:rsidR="0039799F" w:rsidRPr="002646CB">
          <w:rPr>
            <w:lang w:val="de-DE" w:bidi="ko-KR"/>
            <w:rPrChange w:id="4199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>M3</w:t>
        </w:r>
        <w:r w:rsidR="0039799F" w:rsidRPr="002646CB">
          <w:rPr>
            <w:rFonts w:hint="eastAsia"/>
            <w:lang w:val="de-DE" w:bidi="ko-KR"/>
            <w:rPrChange w:id="4200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는</w:t>
        </w:r>
        <w:r w:rsidR="0039799F" w:rsidRPr="002646CB">
          <w:rPr>
            <w:lang w:val="de-DE" w:bidi="ko-KR"/>
            <w:rPrChange w:id="4201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val="de-DE" w:bidi="ko-KR"/>
            <w:rPrChange w:id="4202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태양광발전의</w:t>
        </w:r>
        <w:r w:rsidR="0039799F" w:rsidRPr="002646CB">
          <w:rPr>
            <w:lang w:val="de-DE" w:bidi="ko-KR"/>
            <w:rPrChange w:id="4203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val="de-DE" w:bidi="ko-KR"/>
            <w:rPrChange w:id="4204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발전</w:t>
        </w:r>
        <w:r w:rsidR="0039799F" w:rsidRPr="002646CB">
          <w:rPr>
            <w:lang w:val="de-DE" w:bidi="ko-KR"/>
            <w:rPrChange w:id="4205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val="de-DE" w:bidi="ko-KR"/>
            <w:rPrChange w:id="4206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전력과</w:t>
        </w:r>
        <w:r w:rsidR="0039799F" w:rsidRPr="002646CB">
          <w:rPr>
            <w:lang w:val="de-DE" w:bidi="ko-KR"/>
            <w:rPrChange w:id="4207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val="de-DE" w:bidi="ko-KR"/>
            <w:rPrChange w:id="4208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전력량을</w:t>
        </w:r>
        <w:r w:rsidR="0039799F" w:rsidRPr="002646CB">
          <w:rPr>
            <w:lang w:val="de-DE" w:bidi="ko-KR"/>
            <w:rPrChange w:id="4209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val="de-DE" w:bidi="ko-KR"/>
            <w:rPrChange w:id="4210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측정</w:t>
        </w:r>
        <w:r w:rsidR="0039799F" w:rsidRPr="002646CB">
          <w:rPr>
            <w:lang w:val="de-DE" w:bidi="ko-KR"/>
            <w:rPrChange w:id="4211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val="de-DE" w:bidi="ko-KR"/>
            <w:rPrChange w:id="4212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및</w:t>
        </w:r>
        <w:r w:rsidR="0039799F" w:rsidRPr="002646CB">
          <w:rPr>
            <w:lang w:val="de-DE" w:bidi="ko-KR"/>
            <w:rPrChange w:id="4213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val="de-DE" w:bidi="ko-KR"/>
            <w:rPrChange w:id="4214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수집하고</w:t>
        </w:r>
        <w:r w:rsidR="0039799F" w:rsidRPr="002646CB">
          <w:rPr>
            <w:lang w:val="de-DE" w:bidi="ko-KR"/>
            <w:rPrChange w:id="4215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, </w:t>
        </w:r>
      </w:ins>
      <w:ins w:id="4216" w:author="박 진상" w:date="2019-10-28T18:37:00Z">
        <w:r w:rsidRPr="002646CB">
          <w:rPr>
            <w:rFonts w:hint="eastAsia"/>
            <w:lang w:val="de-DE" w:bidi="ko-KR"/>
            <w:rPrChange w:id="4217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스마트미터</w:t>
        </w:r>
      </w:ins>
      <w:ins w:id="4218" w:author="박 진상" w:date="2019-10-08T05:47:00Z">
        <w:r w:rsidR="0039799F" w:rsidRPr="002646CB">
          <w:rPr>
            <w:lang w:val="de-DE" w:bidi="ko-KR"/>
            <w:rPrChange w:id="4219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</w:ins>
      <w:ins w:id="4220" w:author="박 진상" w:date="2019-10-15T20:22:00Z">
        <w:r w:rsidR="00C90D2D" w:rsidRPr="002646CB">
          <w:rPr>
            <w:lang w:val="de-DE" w:bidi="ko-KR"/>
            <w:rPrChange w:id="4221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>S</w:t>
        </w:r>
      </w:ins>
      <w:ins w:id="4222" w:author="박 진상" w:date="2019-10-08T05:47:00Z">
        <w:r w:rsidR="0039799F" w:rsidRPr="002646CB">
          <w:rPr>
            <w:lang w:val="de-DE" w:bidi="ko-KR"/>
            <w:rPrChange w:id="4223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>M2</w:t>
        </w:r>
        <w:r w:rsidR="0039799F" w:rsidRPr="002646CB">
          <w:rPr>
            <w:rFonts w:hint="eastAsia"/>
            <w:lang w:val="de-DE" w:bidi="ko-KR"/>
            <w:rPrChange w:id="4224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는</w:t>
        </w:r>
        <w:r w:rsidR="0039799F" w:rsidRPr="002646CB">
          <w:rPr>
            <w:lang w:val="de-DE" w:bidi="ko-KR"/>
            <w:rPrChange w:id="4225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val="de-DE" w:bidi="ko-KR"/>
            <w:rPrChange w:id="4226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태양광발전의</w:t>
        </w:r>
        <w:r w:rsidR="0039799F" w:rsidRPr="002646CB">
          <w:rPr>
            <w:lang w:val="de-DE" w:bidi="ko-KR"/>
            <w:rPrChange w:id="4227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val="de-DE" w:bidi="ko-KR"/>
            <w:rPrChange w:id="4228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발전전력을</w:t>
        </w:r>
        <w:r w:rsidR="0039799F" w:rsidRPr="002646CB">
          <w:rPr>
            <w:lang w:val="de-DE" w:bidi="ko-KR"/>
            <w:rPrChange w:id="4229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val="de-DE" w:bidi="ko-KR"/>
            <w:rPrChange w:id="4230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충전하거나</w:t>
        </w:r>
        <w:r w:rsidR="0039799F" w:rsidRPr="002646CB">
          <w:rPr>
            <w:lang w:val="de-DE" w:bidi="ko-KR"/>
            <w:rPrChange w:id="4231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val="de-DE" w:bidi="ko-KR"/>
            <w:rPrChange w:id="4232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전력계통으로</w:t>
        </w:r>
        <w:r w:rsidR="0039799F" w:rsidRPr="002646CB">
          <w:rPr>
            <w:lang w:val="de-DE" w:bidi="ko-KR"/>
            <w:rPrChange w:id="4233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val="de-DE" w:bidi="ko-KR"/>
            <w:rPrChange w:id="4234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방전하는</w:t>
        </w:r>
        <w:r w:rsidR="0039799F" w:rsidRPr="002646CB">
          <w:rPr>
            <w:lang w:val="de-DE" w:bidi="ko-KR"/>
            <w:rPrChange w:id="4235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</w:ins>
      <w:ins w:id="4236" w:author="박 진상" w:date="2019-10-15T20:22:00Z">
        <w:r w:rsidR="00C90D2D" w:rsidRPr="002646CB">
          <w:rPr>
            <w:rFonts w:hint="eastAsia"/>
            <w:lang w:val="de-DE" w:bidi="ko-KR"/>
            <w:rPrChange w:id="4237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전기에너지</w:t>
        </w:r>
      </w:ins>
      <w:ins w:id="4238" w:author="박 진상" w:date="2019-10-08T05:47:00Z">
        <w:r w:rsidR="0039799F" w:rsidRPr="002646CB">
          <w:rPr>
            <w:rFonts w:hint="eastAsia"/>
            <w:lang w:val="de-DE" w:bidi="ko-KR"/>
            <w:rPrChange w:id="4239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저장장치의</w:t>
        </w:r>
        <w:r w:rsidR="0039799F" w:rsidRPr="002646CB">
          <w:rPr>
            <w:lang w:val="de-DE" w:bidi="ko-KR"/>
            <w:rPrChange w:id="4240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val="de-DE" w:bidi="ko-KR"/>
            <w:rPrChange w:id="4241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충전</w:t>
        </w:r>
        <w:r w:rsidR="0039799F" w:rsidRPr="002646CB">
          <w:rPr>
            <w:lang w:val="de-DE" w:bidi="ko-KR"/>
            <w:rPrChange w:id="4242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val="de-DE" w:bidi="ko-KR"/>
            <w:rPrChange w:id="4243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및</w:t>
        </w:r>
        <w:r w:rsidR="0039799F" w:rsidRPr="002646CB">
          <w:rPr>
            <w:lang w:val="de-DE" w:bidi="ko-KR"/>
            <w:rPrChange w:id="4244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val="de-DE" w:bidi="ko-KR"/>
            <w:rPrChange w:id="4245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방전</w:t>
        </w:r>
        <w:r w:rsidR="0039799F" w:rsidRPr="002646CB">
          <w:rPr>
            <w:lang w:val="de-DE" w:bidi="ko-KR"/>
            <w:rPrChange w:id="4246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val="de-DE" w:bidi="ko-KR"/>
            <w:rPrChange w:id="4247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전력과</w:t>
        </w:r>
        <w:r w:rsidR="0039799F" w:rsidRPr="002646CB">
          <w:rPr>
            <w:lang w:val="de-DE" w:bidi="ko-KR"/>
            <w:rPrChange w:id="4248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val="de-DE" w:bidi="ko-KR"/>
            <w:rPrChange w:id="4249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전력량을</w:t>
        </w:r>
        <w:r w:rsidR="0039799F" w:rsidRPr="002646CB">
          <w:rPr>
            <w:lang w:val="de-DE" w:bidi="ko-KR"/>
            <w:rPrChange w:id="4250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val="de-DE" w:bidi="ko-KR"/>
            <w:rPrChange w:id="4251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측정</w:t>
        </w:r>
        <w:r w:rsidR="0039799F" w:rsidRPr="002646CB">
          <w:rPr>
            <w:lang w:val="de-DE" w:bidi="ko-KR"/>
            <w:rPrChange w:id="4252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val="de-DE" w:bidi="ko-KR"/>
            <w:rPrChange w:id="4253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및</w:t>
        </w:r>
        <w:r w:rsidR="0039799F" w:rsidRPr="002646CB">
          <w:rPr>
            <w:lang w:val="de-DE" w:bidi="ko-KR"/>
            <w:rPrChange w:id="4254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val="de-DE" w:bidi="ko-KR"/>
            <w:rPrChange w:id="4255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수집</w:t>
        </w:r>
      </w:ins>
      <w:ins w:id="4256" w:author="박 진상" w:date="2019-10-28T18:36:00Z">
        <w:r w:rsidR="009102DC" w:rsidRPr="002646CB">
          <w:rPr>
            <w:rFonts w:hint="eastAsia"/>
            <w:lang w:val="de-DE" w:bidi="ko-KR"/>
            <w:rPrChange w:id="4257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한다</w:t>
        </w:r>
        <w:r w:rsidR="009102DC" w:rsidRPr="002646CB">
          <w:rPr>
            <w:lang w:val="de-DE" w:bidi="ko-KR"/>
            <w:rPrChange w:id="4258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>.</w:t>
        </w:r>
      </w:ins>
    </w:p>
    <w:p w14:paraId="231C94F3" w14:textId="77777777" w:rsidR="00D13941" w:rsidRPr="002646CB" w:rsidRDefault="00D13941" w:rsidP="0039799F">
      <w:pPr>
        <w:rPr>
          <w:ins w:id="4259" w:author="박 진상" w:date="2019-10-28T18:36:00Z"/>
          <w:lang w:val="de-DE" w:bidi="ko-KR"/>
          <w:rPrChange w:id="4260" w:author="ETRI-김종원" w:date="2019-12-10T10:44:00Z">
            <w:rPr>
              <w:ins w:id="4261" w:author="박 진상" w:date="2019-10-28T18:36:00Z"/>
              <w:color w:val="000000" w:themeColor="text1"/>
              <w:lang w:val="de-DE" w:bidi="ko-KR"/>
            </w:rPr>
          </w:rPrChange>
        </w:rPr>
      </w:pPr>
    </w:p>
    <w:p w14:paraId="165E1720" w14:textId="034401FA" w:rsidR="0039799F" w:rsidRPr="002646CB" w:rsidRDefault="00D13941" w:rsidP="0039799F">
      <w:pPr>
        <w:rPr>
          <w:ins w:id="4262" w:author="박 진상" w:date="2019-10-08T05:47:00Z"/>
          <w:lang w:val="de-DE" w:bidi="ko-KR"/>
          <w:rPrChange w:id="4263" w:author="ETRI-김종원" w:date="2019-12-10T10:44:00Z">
            <w:rPr>
              <w:ins w:id="4264" w:author="박 진상" w:date="2019-10-08T05:47:00Z"/>
              <w:color w:val="000000" w:themeColor="text1"/>
              <w:lang w:val="de-DE" w:bidi="ko-KR"/>
            </w:rPr>
          </w:rPrChange>
        </w:rPr>
      </w:pPr>
      <w:ins w:id="4265" w:author="박 진상" w:date="2019-10-28T18:37:00Z">
        <w:r w:rsidRPr="002646CB">
          <w:rPr>
            <w:rFonts w:hint="eastAsia"/>
            <w:lang w:val="de-DE" w:bidi="ko-KR"/>
            <w:rPrChange w:id="4266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스마트미터</w:t>
        </w:r>
      </w:ins>
      <w:ins w:id="4267" w:author="박 진상" w:date="2019-10-08T05:47:00Z">
        <w:r w:rsidR="0039799F" w:rsidRPr="002646CB">
          <w:rPr>
            <w:lang w:val="de-DE" w:bidi="ko-KR"/>
            <w:rPrChange w:id="4268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</w:ins>
      <w:ins w:id="4269" w:author="박 진상" w:date="2019-10-15T20:23:00Z">
        <w:r w:rsidR="00C90D2D" w:rsidRPr="002646CB">
          <w:rPr>
            <w:lang w:val="de-DE" w:bidi="ko-KR"/>
            <w:rPrChange w:id="4270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>S</w:t>
        </w:r>
      </w:ins>
      <w:ins w:id="4271" w:author="박 진상" w:date="2019-10-08T05:47:00Z">
        <w:r w:rsidR="0039799F" w:rsidRPr="002646CB">
          <w:rPr>
            <w:lang w:val="de-DE" w:bidi="ko-KR"/>
            <w:rPrChange w:id="4272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>M1</w:t>
        </w:r>
        <w:r w:rsidR="0039799F" w:rsidRPr="002646CB">
          <w:rPr>
            <w:rFonts w:hint="eastAsia"/>
            <w:lang w:val="de-DE" w:bidi="ko-KR"/>
            <w:rPrChange w:id="4273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은</w:t>
        </w:r>
        <w:r w:rsidR="0039799F" w:rsidRPr="002646CB">
          <w:rPr>
            <w:lang w:val="de-DE" w:bidi="ko-KR"/>
            <w:rPrChange w:id="4274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val="de-DE" w:bidi="ko-KR"/>
            <w:rPrChange w:id="4275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태양광발전의</w:t>
        </w:r>
        <w:r w:rsidR="0039799F" w:rsidRPr="002646CB">
          <w:rPr>
            <w:lang w:val="de-DE" w:bidi="ko-KR"/>
            <w:rPrChange w:id="4276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</w:ins>
      <w:ins w:id="4277" w:author="ETRI-김종원" w:date="2019-12-02T17:30:00Z">
        <w:r w:rsidR="00647810" w:rsidRPr="002646CB">
          <w:rPr>
            <w:rFonts w:hint="eastAsia"/>
            <w:lang w:val="de-DE" w:bidi="ko-KR"/>
            <w:rPrChange w:id="4278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발전</w:t>
        </w:r>
      </w:ins>
      <w:ins w:id="4279" w:author="박 진상" w:date="2019-10-08T05:47:00Z">
        <w:del w:id="4280" w:author="ETRI-김종원" w:date="2019-12-02T17:30:00Z">
          <w:r w:rsidR="0039799F" w:rsidRPr="002646CB" w:rsidDel="00647810">
            <w:rPr>
              <w:rFonts w:hint="eastAsia"/>
              <w:lang w:val="de-DE" w:bidi="ko-KR"/>
              <w:rPrChange w:id="4281" w:author="ETRI-김종원" w:date="2019-12-10T10:44:00Z">
                <w:rPr>
                  <w:rFonts w:hint="eastAsia"/>
                  <w:color w:val="000000" w:themeColor="text1"/>
                  <w:lang w:val="de-DE" w:bidi="ko-KR"/>
                </w:rPr>
              </w:rPrChange>
            </w:rPr>
            <w:delText>출력</w:delText>
          </w:r>
        </w:del>
        <w:r w:rsidR="0039799F" w:rsidRPr="002646CB">
          <w:rPr>
            <w:rFonts w:hint="eastAsia"/>
            <w:lang w:val="de-DE" w:bidi="ko-KR"/>
            <w:rPrChange w:id="4282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과</w:t>
        </w:r>
        <w:r w:rsidR="0039799F" w:rsidRPr="002646CB">
          <w:rPr>
            <w:lang w:val="de-DE" w:bidi="ko-KR"/>
            <w:rPrChange w:id="4283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</w:ins>
      <w:ins w:id="4284" w:author="박 진상" w:date="2019-10-15T20:23:00Z">
        <w:r w:rsidR="00C90D2D" w:rsidRPr="002646CB">
          <w:rPr>
            <w:rFonts w:hint="eastAsia"/>
            <w:lang w:val="de-DE" w:bidi="ko-KR"/>
            <w:rPrChange w:id="4285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전기에너지</w:t>
        </w:r>
      </w:ins>
      <w:ins w:id="4286" w:author="박 진상" w:date="2019-10-08T05:47:00Z">
        <w:r w:rsidR="0039799F" w:rsidRPr="002646CB">
          <w:rPr>
            <w:rFonts w:hint="eastAsia"/>
            <w:lang w:val="de-DE" w:bidi="ko-KR"/>
            <w:rPrChange w:id="4287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저장장치의</w:t>
        </w:r>
        <w:r w:rsidR="0039799F" w:rsidRPr="002646CB">
          <w:rPr>
            <w:lang w:val="de-DE" w:bidi="ko-KR"/>
            <w:rPrChange w:id="4288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val="de-DE" w:bidi="ko-KR"/>
            <w:rPrChange w:id="4289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출력의</w:t>
        </w:r>
        <w:r w:rsidR="0039799F" w:rsidRPr="002646CB">
          <w:rPr>
            <w:lang w:val="de-DE" w:bidi="ko-KR"/>
            <w:rPrChange w:id="4290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val="de-DE" w:bidi="ko-KR"/>
            <w:rPrChange w:id="4291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합이</w:t>
        </w:r>
        <w:r w:rsidR="0039799F" w:rsidRPr="002646CB">
          <w:rPr>
            <w:lang w:val="de-DE" w:bidi="ko-KR"/>
            <w:rPrChange w:id="4292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val="de-DE" w:bidi="ko-KR"/>
            <w:rPrChange w:id="4293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전력계통으로</w:t>
        </w:r>
        <w:r w:rsidR="0039799F" w:rsidRPr="002646CB">
          <w:rPr>
            <w:lang w:val="de-DE" w:bidi="ko-KR"/>
            <w:rPrChange w:id="4294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</w:ins>
      <w:ins w:id="4295" w:author="ETRI-김종원" w:date="2019-12-02T17:30:00Z">
        <w:r w:rsidR="00647810" w:rsidRPr="002646CB">
          <w:rPr>
            <w:rFonts w:hint="eastAsia"/>
            <w:lang w:val="de-DE" w:bidi="ko-KR"/>
            <w:rPrChange w:id="4296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발전</w:t>
        </w:r>
      </w:ins>
      <w:ins w:id="4297" w:author="박 진상" w:date="2019-10-08T05:47:00Z">
        <w:del w:id="4298" w:author="ETRI-김종원" w:date="2019-12-02T17:30:00Z">
          <w:r w:rsidR="0039799F" w:rsidRPr="002646CB" w:rsidDel="00647810">
            <w:rPr>
              <w:rFonts w:hint="eastAsia"/>
              <w:lang w:val="de-DE" w:bidi="ko-KR"/>
              <w:rPrChange w:id="4299" w:author="ETRI-김종원" w:date="2019-12-10T10:44:00Z">
                <w:rPr>
                  <w:rFonts w:hint="eastAsia"/>
                  <w:color w:val="000000" w:themeColor="text1"/>
                  <w:lang w:val="de-DE" w:bidi="ko-KR"/>
                </w:rPr>
              </w:rPrChange>
            </w:rPr>
            <w:delText>출력</w:delText>
          </w:r>
        </w:del>
        <w:r w:rsidR="0039799F" w:rsidRPr="002646CB">
          <w:rPr>
            <w:rFonts w:hint="eastAsia"/>
            <w:lang w:val="de-DE" w:bidi="ko-KR"/>
            <w:rPrChange w:id="4300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되는</w:t>
        </w:r>
        <w:r w:rsidR="0039799F" w:rsidRPr="002646CB">
          <w:rPr>
            <w:lang w:val="de-DE" w:bidi="ko-KR"/>
            <w:rPrChange w:id="4301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1</w:t>
        </w:r>
        <w:r w:rsidR="0039799F" w:rsidRPr="002646CB">
          <w:rPr>
            <w:rFonts w:hint="eastAsia"/>
            <w:lang w:val="de-DE" w:bidi="ko-KR"/>
            <w:rPrChange w:id="4302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분단위</w:t>
        </w:r>
        <w:r w:rsidR="0039799F" w:rsidRPr="002646CB">
          <w:rPr>
            <w:lang w:val="de-DE" w:bidi="ko-KR"/>
            <w:rPrChange w:id="4303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</w:ins>
      <w:ins w:id="4304" w:author="박 진상" w:date="2019-10-28T18:28:00Z">
        <w:r w:rsidR="00DC4888" w:rsidRPr="002646CB">
          <w:rPr>
            <w:rFonts w:hint="eastAsia"/>
            <w:lang w:val="de-DE" w:bidi="ko-KR"/>
            <w:rPrChange w:id="4305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연계시스템</w:t>
        </w:r>
      </w:ins>
      <w:ins w:id="4306" w:author="박 진상" w:date="2019-10-08T05:47:00Z">
        <w:r w:rsidR="0039799F" w:rsidRPr="002646CB">
          <w:rPr>
            <w:lang w:val="de-DE" w:bidi="ko-KR"/>
            <w:rPrChange w:id="4307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val="de-DE" w:bidi="ko-KR"/>
            <w:rPrChange w:id="4308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발전</w:t>
        </w:r>
        <w:r w:rsidR="0039799F" w:rsidRPr="002646CB">
          <w:rPr>
            <w:lang w:val="de-DE" w:bidi="ko-KR"/>
            <w:rPrChange w:id="4309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val="de-DE" w:bidi="ko-KR"/>
            <w:rPrChange w:id="4310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전력과</w:t>
        </w:r>
        <w:r w:rsidR="0039799F" w:rsidRPr="002646CB">
          <w:rPr>
            <w:lang w:val="de-DE" w:bidi="ko-KR"/>
            <w:rPrChange w:id="4311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5</w:t>
        </w:r>
        <w:r w:rsidR="0039799F" w:rsidRPr="002646CB">
          <w:rPr>
            <w:rFonts w:hint="eastAsia"/>
            <w:lang w:val="de-DE" w:bidi="ko-KR"/>
            <w:rPrChange w:id="4312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분단위</w:t>
        </w:r>
        <w:r w:rsidR="0039799F" w:rsidRPr="002646CB">
          <w:rPr>
            <w:lang w:val="de-DE" w:bidi="ko-KR"/>
            <w:rPrChange w:id="4313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</w:ins>
      <w:ins w:id="4314" w:author="박 진상" w:date="2019-10-28T18:28:00Z">
        <w:r w:rsidR="00DC4888" w:rsidRPr="002646CB">
          <w:rPr>
            <w:rFonts w:hint="eastAsia"/>
            <w:lang w:val="de-DE" w:bidi="ko-KR"/>
            <w:rPrChange w:id="4315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연계시스템</w:t>
        </w:r>
      </w:ins>
      <w:ins w:id="4316" w:author="박 진상" w:date="2019-10-08T05:47:00Z">
        <w:r w:rsidR="0039799F" w:rsidRPr="002646CB">
          <w:rPr>
            <w:lang w:val="de-DE" w:bidi="ko-KR"/>
            <w:rPrChange w:id="4317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val="de-DE" w:bidi="ko-KR"/>
            <w:rPrChange w:id="4318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발전</w:t>
        </w:r>
        <w:r w:rsidR="0039799F" w:rsidRPr="002646CB">
          <w:rPr>
            <w:lang w:val="de-DE" w:bidi="ko-KR"/>
            <w:rPrChange w:id="4319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val="de-DE" w:bidi="ko-KR"/>
            <w:rPrChange w:id="4320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전력량을</w:t>
        </w:r>
        <w:r w:rsidR="0039799F" w:rsidRPr="002646CB">
          <w:rPr>
            <w:lang w:val="de-DE" w:bidi="ko-KR"/>
            <w:rPrChange w:id="4321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val="de-DE" w:bidi="ko-KR"/>
            <w:rPrChange w:id="4322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측정</w:t>
        </w:r>
        <w:r w:rsidR="0039799F" w:rsidRPr="002646CB">
          <w:rPr>
            <w:lang w:val="de-DE" w:bidi="ko-KR"/>
            <w:rPrChange w:id="4323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val="de-DE" w:bidi="ko-KR"/>
            <w:rPrChange w:id="4324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및</w:t>
        </w:r>
        <w:r w:rsidR="0039799F" w:rsidRPr="002646CB">
          <w:rPr>
            <w:lang w:val="de-DE" w:bidi="ko-KR"/>
            <w:rPrChange w:id="4325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 xml:space="preserve"> </w:t>
        </w:r>
        <w:r w:rsidR="0039799F" w:rsidRPr="002646CB">
          <w:rPr>
            <w:rFonts w:hint="eastAsia"/>
            <w:lang w:val="de-DE" w:bidi="ko-KR"/>
            <w:rPrChange w:id="4326" w:author="ETRI-김종원" w:date="2019-12-10T10:44:00Z">
              <w:rPr>
                <w:rFonts w:hint="eastAsia"/>
                <w:color w:val="000000" w:themeColor="text1"/>
                <w:lang w:val="de-DE" w:bidi="ko-KR"/>
              </w:rPr>
            </w:rPrChange>
          </w:rPr>
          <w:t>수집한다</w:t>
        </w:r>
        <w:r w:rsidR="0039799F" w:rsidRPr="002646CB">
          <w:rPr>
            <w:lang w:val="de-DE" w:bidi="ko-KR"/>
            <w:rPrChange w:id="4327" w:author="ETRI-김종원" w:date="2019-12-10T10:44:00Z">
              <w:rPr>
                <w:color w:val="000000" w:themeColor="text1"/>
                <w:lang w:val="de-DE" w:bidi="ko-KR"/>
              </w:rPr>
            </w:rPrChange>
          </w:rPr>
          <w:t>.</w:t>
        </w:r>
      </w:ins>
    </w:p>
    <w:p w14:paraId="0461AD4D" w14:textId="259075B8" w:rsidR="0039799F" w:rsidRPr="002646CB" w:rsidRDefault="0039799F" w:rsidP="00BF4D3D">
      <w:pPr>
        <w:rPr>
          <w:ins w:id="4328" w:author="박 진상" w:date="2019-10-15T20:23:00Z"/>
          <w:lang w:val="de-DE"/>
        </w:rPr>
      </w:pPr>
    </w:p>
    <w:p w14:paraId="3200DF99" w14:textId="7B247A05" w:rsidR="00C90D2D" w:rsidRPr="002646CB" w:rsidRDefault="00C90D2D" w:rsidP="00BF4D3D">
      <w:pPr>
        <w:rPr>
          <w:ins w:id="4329" w:author="박 진상" w:date="2019-10-08T05:48:00Z"/>
          <w:lang w:val="de-DE"/>
        </w:rPr>
      </w:pPr>
    </w:p>
    <w:p w14:paraId="278FC5D5" w14:textId="323F4DCF" w:rsidR="002C63BA" w:rsidRPr="002646CB" w:rsidRDefault="002C63BA" w:rsidP="002C63BA">
      <w:pPr>
        <w:keepNext/>
        <w:jc w:val="center"/>
        <w:rPr>
          <w:ins w:id="4330" w:author="박 진상" w:date="2019-10-08T05:48:00Z"/>
          <w:noProof w:val="0"/>
        </w:rPr>
      </w:pPr>
      <w:del w:id="4331" w:author="박 진상" w:date="2019-10-15T20:21:00Z">
        <w:r w:rsidRPr="002646CB" w:rsidDel="00C90D2D">
          <w:fldChar w:fldCharType="begin"/>
        </w:r>
        <w:r w:rsidRPr="002646CB" w:rsidDel="00C90D2D">
          <w:rPr>
            <w:rPrChange w:id="4332" w:author="ETRI-김종원" w:date="2019-12-10T10:44:00Z">
              <w:rPr/>
            </w:rPrChange>
          </w:rPr>
          <w:fldChar w:fldCharType="end"/>
        </w:r>
      </w:del>
      <w:ins w:id="4333" w:author="박 진상" w:date="2019-10-28T22:28:00Z">
        <w:del w:id="4334" w:author="ETRI-김종원" w:date="2019-12-10T10:47:00Z">
          <w:r w:rsidR="003C28F9" w:rsidRPr="002646CB" w:rsidDel="0046486D">
            <w:rPr>
              <w:lang w:val="en-US"/>
              <w:rPrChange w:id="4335" w:author="ETRI-김종원" w:date="2019-12-10T10:44:00Z">
                <w:rPr>
                  <w:lang w:val="en-US"/>
                </w:rPr>
              </w:rPrChange>
            </w:rPr>
            <w:drawing>
              <wp:inline distT="0" distB="0" distL="0" distR="0" wp14:anchorId="64B2A505" wp14:editId="189C1BE7">
                <wp:extent cx="5744029" cy="3079115"/>
                <wp:effectExtent l="0" t="0" r="0" b="6985"/>
                <wp:docPr id="1043" name="그림 10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49556" cy="30820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del>
      </w:ins>
      <w:ins w:id="4336" w:author="ETRI-김종원" w:date="2019-12-10T10:48:00Z">
        <w:r w:rsidR="0046486D" w:rsidRPr="0046486D">
          <w:rPr>
            <w:lang w:val="en-US"/>
          </w:rPr>
          <w:drawing>
            <wp:inline distT="0" distB="0" distL="0" distR="0" wp14:anchorId="66D0BCEB" wp14:editId="08C1DC0F">
              <wp:extent cx="5939790" cy="2966656"/>
              <wp:effectExtent l="0" t="0" r="0" b="5715"/>
              <wp:docPr id="4" name="그림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06"/>
                      <pic:cNvPicPr>
                        <a:picLocks noChangeAspect="1" noChangeArrowheads="1"/>
                      </pic:cNvPicPr>
                    </pic:nvPicPr>
                    <pic:blipFill>
                      <a:blip r:embed="rId2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39790" cy="296665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0E3FFF27" w14:textId="77777777" w:rsidR="00A7689A" w:rsidRPr="002646CB" w:rsidRDefault="00A7689A" w:rsidP="002C63BA">
      <w:pPr>
        <w:pStyle w:val="aff"/>
        <w:jc w:val="center"/>
        <w:rPr>
          <w:ins w:id="4337" w:author="박 진상" w:date="2019-10-09T14:52:00Z"/>
        </w:rPr>
      </w:pPr>
    </w:p>
    <w:p w14:paraId="51A53746" w14:textId="238AB7EE" w:rsidR="002C63BA" w:rsidRPr="002646CB" w:rsidRDefault="002C63BA" w:rsidP="002C63BA">
      <w:pPr>
        <w:pStyle w:val="aff"/>
        <w:jc w:val="center"/>
        <w:rPr>
          <w:ins w:id="4338" w:author="박 진상" w:date="2019-10-08T05:48:00Z"/>
          <w:lang w:bidi="ko-KR"/>
          <w:rPrChange w:id="4339" w:author="ETRI-김종원" w:date="2019-12-10T10:44:00Z">
            <w:rPr>
              <w:ins w:id="4340" w:author="박 진상" w:date="2019-10-08T05:48:00Z"/>
              <w:color w:val="FF0000"/>
              <w:lang w:bidi="ko-KR"/>
            </w:rPr>
          </w:rPrChange>
        </w:rPr>
      </w:pPr>
      <w:ins w:id="4341" w:author="박 진상" w:date="2019-10-08T05:48:00Z">
        <w:r w:rsidRPr="002646CB">
          <w:rPr>
            <w:rFonts w:hint="eastAsia"/>
          </w:rPr>
          <w:t>그림</w:t>
        </w:r>
        <w:r w:rsidRPr="002646CB">
          <w:t xml:space="preserve"> </w:t>
        </w:r>
        <w:r w:rsidRPr="00DD13A5">
          <w:fldChar w:fldCharType="begin"/>
        </w:r>
        <w:r w:rsidRPr="002646CB">
          <w:instrText xml:space="preserve"> SEQ </w:instrText>
        </w:r>
        <w:r w:rsidRPr="002646CB">
          <w:rPr>
            <w:rFonts w:hint="eastAsia"/>
          </w:rPr>
          <w:instrText>도</w:instrText>
        </w:r>
        <w:r w:rsidRPr="002646CB">
          <w:instrText xml:space="preserve"> \* ARABIC </w:instrText>
        </w:r>
        <w:r w:rsidRPr="00DD13A5">
          <w:rPr>
            <w:rPrChange w:id="4342" w:author="ETRI-김종원" w:date="2019-12-10T10:44:00Z">
              <w:rPr/>
            </w:rPrChange>
          </w:rPr>
          <w:fldChar w:fldCharType="separate"/>
        </w:r>
      </w:ins>
      <w:ins w:id="4343" w:author="ETRI-김종원" w:date="2019-11-04T21:12:00Z">
        <w:r w:rsidR="0080687A" w:rsidRPr="002646CB">
          <w:rPr>
            <w:noProof/>
          </w:rPr>
          <w:t>1</w:t>
        </w:r>
      </w:ins>
      <w:ins w:id="4344" w:author="박 진상" w:date="2019-10-08T05:48:00Z">
        <w:r w:rsidRPr="00DD13A5">
          <w:fldChar w:fldCharType="end"/>
        </w:r>
        <w:r w:rsidRPr="002646CB">
          <w:t xml:space="preserve">  </w:t>
        </w:r>
        <w:r w:rsidRPr="002646CB">
          <w:rPr>
            <w:rFonts w:hint="eastAsia"/>
            <w:lang w:bidi="ko-KR"/>
            <w:rPrChange w:id="4345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태양광발전</w:t>
        </w:r>
        <w:r w:rsidRPr="002646CB">
          <w:rPr>
            <w:lang w:bidi="ko-KR"/>
            <w:rPrChange w:id="4346" w:author="ETRI-김종원" w:date="2019-12-10T10:44:00Z">
              <w:rPr>
                <w:color w:val="000000" w:themeColor="text1"/>
                <w:lang w:bidi="ko-KR"/>
              </w:rPr>
            </w:rPrChange>
          </w:rPr>
          <w:t>-</w:t>
        </w:r>
      </w:ins>
      <w:ins w:id="4347" w:author="ETRI-김종원" w:date="2019-12-02T17:05:00Z">
        <w:r w:rsidR="00F2169F" w:rsidRPr="002646CB">
          <w:rPr>
            <w:rFonts w:hint="eastAsia"/>
            <w:lang w:bidi="ko-KR"/>
            <w:rPrChange w:id="4348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전기</w:t>
        </w:r>
      </w:ins>
      <w:ins w:id="4349" w:author="박 진상" w:date="2019-10-08T05:48:00Z">
        <w:r w:rsidRPr="002646CB">
          <w:rPr>
            <w:rFonts w:hint="eastAsia"/>
            <w:lang w:bidi="ko-KR"/>
            <w:rPrChange w:id="4350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에너지저장장치</w:t>
        </w:r>
        <w:r w:rsidRPr="002646CB">
          <w:rPr>
            <w:lang w:bidi="ko-KR"/>
            <w:rPrChange w:id="4351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</w:ins>
      <w:ins w:id="4352" w:author="박 진상" w:date="2019-10-28T18:28:00Z">
        <w:r w:rsidR="00DC4888" w:rsidRPr="002646CB">
          <w:rPr>
            <w:rFonts w:hint="eastAsia"/>
            <w:lang w:bidi="ko-KR"/>
            <w:rPrChange w:id="4353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연계시스템</w:t>
        </w:r>
      </w:ins>
      <w:ins w:id="4354" w:author="박 진상" w:date="2019-10-08T05:48:00Z">
        <w:r w:rsidRPr="002646CB">
          <w:rPr>
            <w:rFonts w:hint="eastAsia"/>
            <w:lang w:bidi="ko-KR"/>
            <w:rPrChange w:id="4355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의</w:t>
        </w:r>
        <w:r w:rsidRPr="002646CB">
          <w:rPr>
            <w:lang w:bidi="ko-KR"/>
            <w:rPrChange w:id="4356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hint="eastAsia"/>
          </w:rPr>
          <w:t>구성</w:t>
        </w:r>
        <w:r w:rsidRPr="002646CB">
          <w:t xml:space="preserve"> </w:t>
        </w:r>
        <w:r w:rsidRPr="002646CB">
          <w:rPr>
            <w:rFonts w:hint="eastAsia"/>
          </w:rPr>
          <w:t>방법</w:t>
        </w:r>
      </w:ins>
    </w:p>
    <w:p w14:paraId="53AD4AF8" w14:textId="3A22015B" w:rsidR="002C63BA" w:rsidRPr="002646CB" w:rsidRDefault="002C63BA" w:rsidP="00BF4D3D">
      <w:pPr>
        <w:rPr>
          <w:ins w:id="4357" w:author="박 진상" w:date="2019-10-08T05:48:00Z"/>
          <w:rPrChange w:id="4358" w:author="ETRI-김종원" w:date="2019-12-10T10:44:00Z">
            <w:rPr>
              <w:ins w:id="4359" w:author="박 진상" w:date="2019-10-08T05:48:00Z"/>
              <w:lang w:val="de-DE"/>
            </w:rPr>
          </w:rPrChange>
        </w:rPr>
      </w:pPr>
    </w:p>
    <w:p w14:paraId="459AE42A" w14:textId="1CF8BE8B" w:rsidR="0039222C" w:rsidRPr="002646CB" w:rsidRDefault="0039222C">
      <w:pPr>
        <w:widowControl/>
        <w:wordWrap/>
        <w:autoSpaceDE/>
        <w:autoSpaceDN/>
        <w:spacing w:line="240" w:lineRule="auto"/>
        <w:jc w:val="left"/>
        <w:rPr>
          <w:ins w:id="4360" w:author="박 진상" w:date="2019-10-28T07:57:00Z"/>
          <w:lang w:val="de-DE"/>
        </w:rPr>
      </w:pPr>
      <w:ins w:id="4361" w:author="박 진상" w:date="2019-10-28T07:57:00Z">
        <w:r w:rsidRPr="002646CB">
          <w:rPr>
            <w:lang w:val="de-DE"/>
          </w:rPr>
          <w:br w:type="page"/>
        </w:r>
      </w:ins>
    </w:p>
    <w:p w14:paraId="0D3EFF07" w14:textId="47C3A914" w:rsidR="002C63BA" w:rsidRPr="002646CB" w:rsidDel="0039222C" w:rsidRDefault="002C63BA" w:rsidP="00BF4D3D">
      <w:pPr>
        <w:rPr>
          <w:del w:id="4362" w:author="박 진상" w:date="2019-10-28T07:57:00Z"/>
          <w:lang w:val="de-DE"/>
          <w:rPrChange w:id="4363" w:author="ETRI-김종원" w:date="2019-12-10T10:44:00Z">
            <w:rPr>
              <w:del w:id="4364" w:author="박 진상" w:date="2019-10-28T07:57:00Z"/>
            </w:rPr>
          </w:rPrChange>
        </w:rPr>
      </w:pPr>
      <w:bookmarkStart w:id="4365" w:name="_Toc23173121"/>
      <w:bookmarkStart w:id="4366" w:name="_Toc23188896"/>
      <w:bookmarkStart w:id="4367" w:name="_Toc23191274"/>
      <w:bookmarkStart w:id="4368" w:name="_Toc23244292"/>
      <w:bookmarkStart w:id="4369" w:name="_Toc23793822"/>
      <w:bookmarkStart w:id="4370" w:name="_Toc23794145"/>
      <w:bookmarkStart w:id="4371" w:name="_Toc23794468"/>
      <w:bookmarkStart w:id="4372" w:name="_Toc23795313"/>
      <w:bookmarkStart w:id="4373" w:name="_Toc23839690"/>
      <w:bookmarkStart w:id="4374" w:name="_Toc26200479"/>
      <w:bookmarkStart w:id="4375" w:name="_Toc26867576"/>
      <w:bookmarkEnd w:id="4365"/>
      <w:bookmarkEnd w:id="4366"/>
      <w:bookmarkEnd w:id="4367"/>
      <w:bookmarkEnd w:id="4368"/>
      <w:bookmarkEnd w:id="4369"/>
      <w:bookmarkEnd w:id="4370"/>
      <w:bookmarkEnd w:id="4371"/>
      <w:bookmarkEnd w:id="4372"/>
      <w:bookmarkEnd w:id="4373"/>
      <w:bookmarkEnd w:id="4374"/>
      <w:bookmarkEnd w:id="4375"/>
    </w:p>
    <w:p w14:paraId="5BFFB142" w14:textId="6DB9F8C4" w:rsidR="00BF4D3D" w:rsidRPr="002646CB" w:rsidDel="0039799F" w:rsidRDefault="005F5AED" w:rsidP="00BF2D25">
      <w:pPr>
        <w:pStyle w:val="24"/>
        <w:rPr>
          <w:del w:id="4376" w:author="박 진상" w:date="2019-10-08T05:43:00Z"/>
        </w:rPr>
      </w:pPr>
      <w:del w:id="4377" w:author="박 진상" w:date="2019-10-08T05:43:00Z">
        <w:r w:rsidRPr="002646CB" w:rsidDel="0039799F">
          <w:rPr>
            <w:rFonts w:hint="eastAsia"/>
            <w:b w:val="0"/>
          </w:rPr>
          <w:delText>계통</w:delText>
        </w:r>
        <w:r w:rsidR="00077FD3" w:rsidRPr="002646CB" w:rsidDel="0039799F">
          <w:rPr>
            <w:b w:val="0"/>
          </w:rPr>
          <w:delText xml:space="preserve"> </w:delText>
        </w:r>
        <w:r w:rsidRPr="002646CB" w:rsidDel="0039799F">
          <w:rPr>
            <w:rFonts w:hint="eastAsia"/>
            <w:b w:val="0"/>
          </w:rPr>
          <w:delText>연계운전</w:delText>
        </w:r>
        <w:r w:rsidR="004C2415" w:rsidRPr="002646CB" w:rsidDel="0039799F">
          <w:rPr>
            <w:b w:val="0"/>
          </w:rPr>
          <w:delText xml:space="preserve"> </w:delText>
        </w:r>
        <w:r w:rsidRPr="002646CB" w:rsidDel="0039799F">
          <w:rPr>
            <w:rFonts w:hint="eastAsia"/>
            <w:b w:val="0"/>
          </w:rPr>
          <w:delText>모드</w:delText>
        </w:r>
        <w:bookmarkStart w:id="4378" w:name="_Toc21525037"/>
        <w:bookmarkStart w:id="4379" w:name="_Toc23173122"/>
        <w:bookmarkStart w:id="4380" w:name="_Toc23188897"/>
        <w:bookmarkStart w:id="4381" w:name="_Toc23191275"/>
        <w:bookmarkStart w:id="4382" w:name="_Toc23244293"/>
        <w:bookmarkStart w:id="4383" w:name="_Toc23793823"/>
        <w:bookmarkStart w:id="4384" w:name="_Toc23794146"/>
        <w:bookmarkStart w:id="4385" w:name="_Toc23794469"/>
        <w:bookmarkStart w:id="4386" w:name="_Toc23795314"/>
        <w:bookmarkStart w:id="4387" w:name="_Toc23839691"/>
        <w:bookmarkStart w:id="4388" w:name="_Toc26200480"/>
        <w:bookmarkStart w:id="4389" w:name="_Toc26867577"/>
        <w:bookmarkEnd w:id="4378"/>
        <w:bookmarkEnd w:id="4379"/>
        <w:bookmarkEnd w:id="4380"/>
        <w:bookmarkEnd w:id="4381"/>
        <w:bookmarkEnd w:id="4382"/>
        <w:bookmarkEnd w:id="4383"/>
        <w:bookmarkEnd w:id="4384"/>
        <w:bookmarkEnd w:id="4385"/>
        <w:bookmarkEnd w:id="4386"/>
        <w:bookmarkEnd w:id="4387"/>
        <w:bookmarkEnd w:id="4388"/>
        <w:bookmarkEnd w:id="4389"/>
      </w:del>
    </w:p>
    <w:p w14:paraId="7B401AFF" w14:textId="4EC05AD6" w:rsidR="00BF4D3D" w:rsidRPr="002646CB" w:rsidDel="0039799F" w:rsidRDefault="00BF4D3D" w:rsidP="00BF4D3D">
      <w:pPr>
        <w:rPr>
          <w:del w:id="4390" w:author="박 진상" w:date="2019-10-08T05:43:00Z"/>
        </w:rPr>
      </w:pPr>
      <w:bookmarkStart w:id="4391" w:name="_Toc21525038"/>
      <w:bookmarkStart w:id="4392" w:name="_Toc23141877"/>
      <w:bookmarkStart w:id="4393" w:name="_Toc23173123"/>
      <w:bookmarkStart w:id="4394" w:name="_Toc23188898"/>
      <w:bookmarkStart w:id="4395" w:name="_Toc23191276"/>
      <w:bookmarkStart w:id="4396" w:name="_Toc23244294"/>
      <w:bookmarkStart w:id="4397" w:name="_Toc23793824"/>
      <w:bookmarkStart w:id="4398" w:name="_Toc23794147"/>
      <w:bookmarkStart w:id="4399" w:name="_Toc23794470"/>
      <w:bookmarkStart w:id="4400" w:name="_Toc23795315"/>
      <w:bookmarkStart w:id="4401" w:name="_Toc23839692"/>
      <w:bookmarkStart w:id="4402" w:name="_Toc26200481"/>
      <w:bookmarkStart w:id="4403" w:name="_Toc26867578"/>
      <w:bookmarkEnd w:id="4391"/>
      <w:bookmarkEnd w:id="4392"/>
      <w:bookmarkEnd w:id="4393"/>
      <w:bookmarkEnd w:id="4394"/>
      <w:bookmarkEnd w:id="4395"/>
      <w:bookmarkEnd w:id="4396"/>
      <w:bookmarkEnd w:id="4397"/>
      <w:bookmarkEnd w:id="4398"/>
      <w:bookmarkEnd w:id="4399"/>
      <w:bookmarkEnd w:id="4400"/>
      <w:bookmarkEnd w:id="4401"/>
      <w:bookmarkEnd w:id="4402"/>
      <w:bookmarkEnd w:id="4403"/>
    </w:p>
    <w:p w14:paraId="6558A9A9" w14:textId="302DD242" w:rsidR="003029D7" w:rsidRPr="002646CB" w:rsidDel="0039799F" w:rsidRDefault="00D4509B" w:rsidP="00BF4D3D">
      <w:pPr>
        <w:rPr>
          <w:del w:id="4404" w:author="박 진상" w:date="2019-10-08T05:43:00Z"/>
        </w:rPr>
      </w:pPr>
      <w:del w:id="4405" w:author="박 진상" w:date="2019-10-08T05:43:00Z">
        <w:r w:rsidRPr="002646CB" w:rsidDel="0039799F">
          <w:rPr>
            <w:rFonts w:hint="eastAsia"/>
          </w:rPr>
          <w:delText>계통연계운전</w:delText>
        </w:r>
        <w:r w:rsidR="00FE3106" w:rsidRPr="002646CB" w:rsidDel="0039799F">
          <w:delText xml:space="preserve"> </w:delText>
        </w:r>
        <w:r w:rsidR="00BF4D3D" w:rsidRPr="002646CB" w:rsidDel="0039799F">
          <w:rPr>
            <w:rFonts w:hint="eastAsia"/>
          </w:rPr>
          <w:delText>모드에서</w:delText>
        </w:r>
        <w:r w:rsidR="00BF4D3D" w:rsidRPr="002646CB" w:rsidDel="0039799F">
          <w:delText xml:space="preserve"> </w:delText>
        </w:r>
        <w:r w:rsidR="00B40887" w:rsidRPr="002646CB" w:rsidDel="0039799F">
          <w:delText>CES-MG</w:delText>
        </w:r>
        <w:r w:rsidR="00BF4D3D" w:rsidRPr="002646CB" w:rsidDel="0039799F">
          <w:rPr>
            <w:rFonts w:hint="eastAsia"/>
          </w:rPr>
          <w:delText>의</w:delText>
        </w:r>
        <w:r w:rsidR="00BF4D3D" w:rsidRPr="002646CB" w:rsidDel="0039799F">
          <w:delText xml:space="preserve"> </w:delText>
        </w:r>
        <w:r w:rsidR="00B76B42" w:rsidRPr="002646CB" w:rsidDel="0039799F">
          <w:rPr>
            <w:rFonts w:hint="eastAsia"/>
          </w:rPr>
          <w:delText>분산자원</w:delText>
        </w:r>
        <w:r w:rsidR="00BF4D3D" w:rsidRPr="002646CB" w:rsidDel="0039799F">
          <w:delText xml:space="preserve"> </w:delText>
        </w:r>
        <w:r w:rsidR="00BF4D3D" w:rsidRPr="002646CB" w:rsidDel="0039799F">
          <w:rPr>
            <w:rFonts w:hint="eastAsia"/>
          </w:rPr>
          <w:delText>및</w:delText>
        </w:r>
        <w:r w:rsidR="00BF4D3D" w:rsidRPr="002646CB" w:rsidDel="0039799F">
          <w:delText xml:space="preserve"> </w:delText>
        </w:r>
        <w:r w:rsidR="00BF4D3D" w:rsidRPr="002646CB" w:rsidDel="0039799F">
          <w:rPr>
            <w:rFonts w:hint="eastAsia"/>
          </w:rPr>
          <w:delText>기타</w:delText>
        </w:r>
        <w:r w:rsidR="00BF4D3D" w:rsidRPr="002646CB" w:rsidDel="0039799F">
          <w:delText xml:space="preserve"> </w:delText>
        </w:r>
        <w:r w:rsidR="00BF4D3D" w:rsidRPr="002646CB" w:rsidDel="0039799F">
          <w:rPr>
            <w:rFonts w:hint="eastAsia"/>
          </w:rPr>
          <w:delText>구성</w:delText>
        </w:r>
        <w:r w:rsidR="00BF4D3D" w:rsidRPr="002646CB" w:rsidDel="0039799F">
          <w:delText xml:space="preserve"> </w:delText>
        </w:r>
        <w:r w:rsidR="00BF4D3D" w:rsidRPr="002646CB" w:rsidDel="0039799F">
          <w:rPr>
            <w:rFonts w:hint="eastAsia"/>
          </w:rPr>
          <w:delText>요소는</w:delText>
        </w:r>
        <w:r w:rsidR="00BF4D3D" w:rsidRPr="002646CB" w:rsidDel="0039799F">
          <w:delText xml:space="preserve"> </w:delText>
        </w:r>
        <w:r w:rsidR="00C849B5" w:rsidRPr="002646CB" w:rsidDel="0039799F">
          <w:rPr>
            <w:rFonts w:hint="eastAsia"/>
          </w:rPr>
          <w:delText>전기사업자</w:delText>
        </w:r>
        <w:r w:rsidR="00BD5129" w:rsidRPr="002646CB" w:rsidDel="0039799F">
          <w:delText xml:space="preserve"> </w:delText>
        </w:r>
        <w:r w:rsidR="00BD5129" w:rsidRPr="002646CB" w:rsidDel="0039799F">
          <w:rPr>
            <w:rFonts w:hint="eastAsia"/>
          </w:rPr>
          <w:delText>계통</w:delText>
        </w:r>
        <w:r w:rsidR="00BF4D3D" w:rsidRPr="002646CB" w:rsidDel="0039799F">
          <w:rPr>
            <w:rFonts w:hint="eastAsia"/>
          </w:rPr>
          <w:delText>의</w:delText>
        </w:r>
        <w:r w:rsidR="00BF4D3D" w:rsidRPr="002646CB" w:rsidDel="0039799F">
          <w:delText xml:space="preserve"> </w:delText>
        </w:r>
        <w:r w:rsidR="00B76B42" w:rsidRPr="002646CB" w:rsidDel="0039799F">
          <w:rPr>
            <w:rFonts w:hint="eastAsia"/>
          </w:rPr>
          <w:delText>분산자원과</w:delText>
        </w:r>
        <w:r w:rsidR="00BF4D3D" w:rsidRPr="002646CB" w:rsidDel="0039799F">
          <w:delText xml:space="preserve"> </w:delText>
        </w:r>
        <w:r w:rsidR="00BF4D3D" w:rsidRPr="002646CB" w:rsidDel="0039799F">
          <w:rPr>
            <w:rFonts w:hint="eastAsia"/>
          </w:rPr>
          <w:delText>동일한</w:delText>
        </w:r>
        <w:r w:rsidR="00BF4D3D" w:rsidRPr="002646CB" w:rsidDel="0039799F">
          <w:delText xml:space="preserve"> </w:delText>
        </w:r>
        <w:r w:rsidR="00BF4D3D" w:rsidRPr="002646CB" w:rsidDel="0039799F">
          <w:rPr>
            <w:rFonts w:hint="eastAsia"/>
          </w:rPr>
          <w:delText>요구</w:delText>
        </w:r>
        <w:r w:rsidR="00BF4D3D" w:rsidRPr="002646CB" w:rsidDel="0039799F">
          <w:delText xml:space="preserve"> </w:delText>
        </w:r>
        <w:r w:rsidR="00BF4D3D" w:rsidRPr="002646CB" w:rsidDel="0039799F">
          <w:rPr>
            <w:rFonts w:hint="eastAsia"/>
          </w:rPr>
          <w:delText>사항을</w:delText>
        </w:r>
        <w:r w:rsidR="00BF4D3D" w:rsidRPr="002646CB" w:rsidDel="0039799F">
          <w:delText xml:space="preserve"> </w:delText>
        </w:r>
        <w:r w:rsidR="00BF4D3D" w:rsidRPr="002646CB" w:rsidDel="0039799F">
          <w:rPr>
            <w:rFonts w:hint="eastAsia"/>
          </w:rPr>
          <w:delText>따라야</w:delText>
        </w:r>
        <w:r w:rsidR="00BF4D3D" w:rsidRPr="002646CB" w:rsidDel="0039799F">
          <w:delText xml:space="preserve"> </w:delText>
        </w:r>
        <w:r w:rsidR="00BF4D3D" w:rsidRPr="002646CB" w:rsidDel="0039799F">
          <w:rPr>
            <w:rFonts w:hint="eastAsia"/>
          </w:rPr>
          <w:delText>한다</w:delText>
        </w:r>
        <w:r w:rsidR="00BF4D3D" w:rsidRPr="002646CB" w:rsidDel="0039799F">
          <w:delText xml:space="preserve">. </w:delText>
        </w:r>
        <w:bookmarkStart w:id="4406" w:name="_Toc21525039"/>
        <w:bookmarkStart w:id="4407" w:name="_Toc23141878"/>
        <w:bookmarkStart w:id="4408" w:name="_Toc23173124"/>
        <w:bookmarkStart w:id="4409" w:name="_Toc23188899"/>
        <w:bookmarkStart w:id="4410" w:name="_Toc23191277"/>
        <w:bookmarkStart w:id="4411" w:name="_Toc23244295"/>
        <w:bookmarkStart w:id="4412" w:name="_Toc23793825"/>
        <w:bookmarkStart w:id="4413" w:name="_Toc23794148"/>
        <w:bookmarkStart w:id="4414" w:name="_Toc23794471"/>
        <w:bookmarkStart w:id="4415" w:name="_Toc23795316"/>
        <w:bookmarkStart w:id="4416" w:name="_Toc23839693"/>
        <w:bookmarkStart w:id="4417" w:name="_Toc26200482"/>
        <w:bookmarkStart w:id="4418" w:name="_Toc26867579"/>
        <w:bookmarkEnd w:id="4406"/>
        <w:bookmarkEnd w:id="4407"/>
        <w:bookmarkEnd w:id="4408"/>
        <w:bookmarkEnd w:id="4409"/>
        <w:bookmarkEnd w:id="4410"/>
        <w:bookmarkEnd w:id="4411"/>
        <w:bookmarkEnd w:id="4412"/>
        <w:bookmarkEnd w:id="4413"/>
        <w:bookmarkEnd w:id="4414"/>
        <w:bookmarkEnd w:id="4415"/>
        <w:bookmarkEnd w:id="4416"/>
        <w:bookmarkEnd w:id="4417"/>
        <w:bookmarkEnd w:id="4418"/>
      </w:del>
    </w:p>
    <w:p w14:paraId="1571B082" w14:textId="68E80B8F" w:rsidR="003029D7" w:rsidRPr="002646CB" w:rsidDel="0039799F" w:rsidRDefault="003029D7" w:rsidP="00BF4D3D">
      <w:pPr>
        <w:rPr>
          <w:del w:id="4419" w:author="박 진상" w:date="2019-10-08T05:43:00Z"/>
        </w:rPr>
      </w:pPr>
      <w:bookmarkStart w:id="4420" w:name="_Toc21525040"/>
      <w:bookmarkStart w:id="4421" w:name="_Toc23141879"/>
      <w:bookmarkStart w:id="4422" w:name="_Toc23173125"/>
      <w:bookmarkStart w:id="4423" w:name="_Toc23188900"/>
      <w:bookmarkStart w:id="4424" w:name="_Toc23191278"/>
      <w:bookmarkStart w:id="4425" w:name="_Toc23244296"/>
      <w:bookmarkStart w:id="4426" w:name="_Toc23793826"/>
      <w:bookmarkStart w:id="4427" w:name="_Toc23794149"/>
      <w:bookmarkStart w:id="4428" w:name="_Toc23794472"/>
      <w:bookmarkStart w:id="4429" w:name="_Toc23795317"/>
      <w:bookmarkStart w:id="4430" w:name="_Toc23839694"/>
      <w:bookmarkStart w:id="4431" w:name="_Toc26200483"/>
      <w:bookmarkStart w:id="4432" w:name="_Toc26867580"/>
      <w:bookmarkEnd w:id="4420"/>
      <w:bookmarkEnd w:id="4421"/>
      <w:bookmarkEnd w:id="4422"/>
      <w:bookmarkEnd w:id="4423"/>
      <w:bookmarkEnd w:id="4424"/>
      <w:bookmarkEnd w:id="4425"/>
      <w:bookmarkEnd w:id="4426"/>
      <w:bookmarkEnd w:id="4427"/>
      <w:bookmarkEnd w:id="4428"/>
      <w:bookmarkEnd w:id="4429"/>
      <w:bookmarkEnd w:id="4430"/>
      <w:bookmarkEnd w:id="4431"/>
      <w:bookmarkEnd w:id="4432"/>
    </w:p>
    <w:p w14:paraId="458D2539" w14:textId="51B8FA04" w:rsidR="00BF4D3D" w:rsidRPr="002646CB" w:rsidDel="0039799F" w:rsidRDefault="00B76B42" w:rsidP="00BF4D3D">
      <w:pPr>
        <w:rPr>
          <w:del w:id="4433" w:author="박 진상" w:date="2019-10-08T05:43:00Z"/>
        </w:rPr>
      </w:pPr>
      <w:del w:id="4434" w:author="박 진상" w:date="2019-10-08T05:43:00Z">
        <w:r w:rsidRPr="002646CB" w:rsidDel="0039799F">
          <w:rPr>
            <w:rFonts w:hint="eastAsia"/>
          </w:rPr>
          <w:delText>분산자원</w:delText>
        </w:r>
        <w:r w:rsidR="00BF4D3D" w:rsidRPr="002646CB" w:rsidDel="0039799F">
          <w:rPr>
            <w:rFonts w:hint="eastAsia"/>
          </w:rPr>
          <w:delText>은</w:delText>
        </w:r>
        <w:r w:rsidR="00BF4D3D" w:rsidRPr="002646CB" w:rsidDel="0039799F">
          <w:delText xml:space="preserve"> </w:delText>
        </w:r>
        <w:r w:rsidR="00B40887" w:rsidRPr="002646CB" w:rsidDel="0039799F">
          <w:delText>CES-MG</w:delText>
        </w:r>
        <w:r w:rsidR="004C2415" w:rsidRPr="002646CB" w:rsidDel="0039799F">
          <w:rPr>
            <w:rFonts w:hint="eastAsia"/>
          </w:rPr>
          <w:delText>에서</w:delText>
        </w:r>
        <w:r w:rsidR="00BF4D3D" w:rsidRPr="002646CB" w:rsidDel="0039799F">
          <w:delText xml:space="preserve"> POC</w:delText>
        </w:r>
        <w:r w:rsidR="005A510A" w:rsidRPr="002646CB" w:rsidDel="0039799F">
          <w:delText>(</w:delText>
        </w:r>
        <w:r w:rsidR="005A510A" w:rsidRPr="002646CB" w:rsidDel="0039799F">
          <w:rPr>
            <w:rFonts w:cs="Arial"/>
            <w:shd w:val="clear" w:color="auto" w:fill="FFFFFF"/>
          </w:rPr>
          <w:delText>Point of Connection)</w:delText>
        </w:r>
        <w:r w:rsidR="00BF4D3D" w:rsidRPr="002646CB" w:rsidDel="0039799F">
          <w:delText xml:space="preserve"> </w:delText>
        </w:r>
        <w:r w:rsidR="00BF4D3D" w:rsidRPr="002646CB" w:rsidDel="0039799F">
          <w:rPr>
            <w:rFonts w:hint="eastAsia"/>
          </w:rPr>
          <w:delText>및</w:delText>
        </w:r>
        <w:r w:rsidR="00BF4D3D" w:rsidRPr="002646CB" w:rsidDel="0039799F">
          <w:delText xml:space="preserve"> </w:delText>
        </w:r>
        <w:r w:rsidRPr="002646CB" w:rsidDel="0039799F">
          <w:rPr>
            <w:rFonts w:hint="eastAsia"/>
          </w:rPr>
          <w:delText>분산자원</w:delText>
        </w:r>
        <w:r w:rsidR="00BF4D3D" w:rsidRPr="002646CB" w:rsidDel="0039799F">
          <w:delText xml:space="preserve"> </w:delText>
        </w:r>
        <w:r w:rsidR="00BF4D3D" w:rsidRPr="002646CB" w:rsidDel="0039799F">
          <w:rPr>
            <w:rFonts w:hint="eastAsia"/>
          </w:rPr>
          <w:delText>인터페이스</w:delText>
        </w:r>
        <w:r w:rsidR="00BF4D3D" w:rsidRPr="002646CB" w:rsidDel="0039799F">
          <w:delText xml:space="preserve"> </w:delText>
        </w:r>
        <w:r w:rsidR="00BF4D3D" w:rsidRPr="002646CB" w:rsidDel="0039799F">
          <w:rPr>
            <w:rFonts w:hint="eastAsia"/>
          </w:rPr>
          <w:delText>보호를</w:delText>
        </w:r>
        <w:r w:rsidR="00BF4D3D" w:rsidRPr="002646CB" w:rsidDel="0039799F">
          <w:delText xml:space="preserve"> </w:delText>
        </w:r>
        <w:r w:rsidR="00BF4D3D" w:rsidRPr="002646CB" w:rsidDel="0039799F">
          <w:rPr>
            <w:rFonts w:hint="eastAsia"/>
          </w:rPr>
          <w:delText>위한</w:delText>
        </w:r>
        <w:r w:rsidR="00BF4D3D" w:rsidRPr="002646CB" w:rsidDel="0039799F">
          <w:delText xml:space="preserve"> </w:delText>
        </w:r>
        <w:r w:rsidR="00BF4D3D" w:rsidRPr="002646CB" w:rsidDel="0039799F">
          <w:rPr>
            <w:rFonts w:hint="eastAsia"/>
          </w:rPr>
          <w:delText>인터페이스의</w:delText>
        </w:r>
        <w:r w:rsidR="00BF4D3D" w:rsidRPr="002646CB" w:rsidDel="0039799F">
          <w:delText xml:space="preserve"> </w:delText>
        </w:r>
        <w:r w:rsidR="00BF4D3D" w:rsidRPr="002646CB" w:rsidDel="0039799F">
          <w:rPr>
            <w:rFonts w:hint="eastAsia"/>
          </w:rPr>
          <w:delText>토폴로지</w:delText>
        </w:r>
        <w:r w:rsidR="00BF4D3D" w:rsidRPr="002646CB" w:rsidDel="0039799F">
          <w:delText xml:space="preserve"> </w:delText>
        </w:r>
        <w:r w:rsidR="00BF4D3D" w:rsidRPr="002646CB" w:rsidDel="0039799F">
          <w:rPr>
            <w:rFonts w:hint="eastAsia"/>
          </w:rPr>
          <w:delText>및</w:delText>
        </w:r>
        <w:r w:rsidR="00BF4D3D" w:rsidRPr="002646CB" w:rsidDel="0039799F">
          <w:delText xml:space="preserve"> </w:delText>
        </w:r>
        <w:r w:rsidR="00BF4D3D" w:rsidRPr="002646CB" w:rsidDel="0039799F">
          <w:rPr>
            <w:rFonts w:hint="eastAsia"/>
          </w:rPr>
          <w:delText>설정에</w:delText>
        </w:r>
        <w:r w:rsidR="00BF4D3D" w:rsidRPr="002646CB" w:rsidDel="0039799F">
          <w:delText xml:space="preserve"> </w:delText>
        </w:r>
        <w:r w:rsidR="00BF4D3D" w:rsidRPr="002646CB" w:rsidDel="0039799F">
          <w:rPr>
            <w:rFonts w:hint="eastAsia"/>
          </w:rPr>
          <w:delText>관계</w:delText>
        </w:r>
        <w:r w:rsidR="00BF4D3D" w:rsidRPr="002646CB" w:rsidDel="0039799F">
          <w:delText xml:space="preserve"> </w:delText>
        </w:r>
        <w:r w:rsidR="00BF4D3D" w:rsidRPr="002646CB" w:rsidDel="0039799F">
          <w:rPr>
            <w:rFonts w:hint="eastAsia"/>
          </w:rPr>
          <w:delText>없이</w:delText>
        </w:r>
        <w:r w:rsidR="00BF4D3D" w:rsidRPr="002646CB" w:rsidDel="0039799F">
          <w:delText xml:space="preserve"> </w:delText>
        </w:r>
        <w:r w:rsidR="00BF4D3D" w:rsidRPr="002646CB" w:rsidDel="0039799F">
          <w:rPr>
            <w:rFonts w:hint="eastAsia"/>
          </w:rPr>
          <w:delText>지정된</w:delText>
        </w:r>
        <w:r w:rsidR="00BF4D3D" w:rsidRPr="002646CB" w:rsidDel="0039799F">
          <w:delText xml:space="preserve"> </w:delText>
        </w:r>
        <w:r w:rsidR="00BF4D3D" w:rsidRPr="002646CB" w:rsidDel="0039799F">
          <w:rPr>
            <w:rFonts w:hint="eastAsia"/>
          </w:rPr>
          <w:delText>작동</w:delText>
        </w:r>
        <w:r w:rsidR="00BF4D3D" w:rsidRPr="002646CB" w:rsidDel="0039799F">
          <w:delText xml:space="preserve"> </w:delText>
        </w:r>
        <w:r w:rsidR="00BF4D3D" w:rsidRPr="002646CB" w:rsidDel="0039799F">
          <w:rPr>
            <w:rFonts w:hint="eastAsia"/>
          </w:rPr>
          <w:delText>범위에서</w:delText>
        </w:r>
        <w:r w:rsidR="00BF4D3D" w:rsidRPr="002646CB" w:rsidDel="0039799F">
          <w:delText xml:space="preserve"> </w:delText>
        </w:r>
        <w:r w:rsidR="00BF4D3D" w:rsidRPr="002646CB" w:rsidDel="0039799F">
          <w:rPr>
            <w:rFonts w:hint="eastAsia"/>
          </w:rPr>
          <w:delText>작동</w:delText>
        </w:r>
        <w:r w:rsidR="00BF4D3D" w:rsidRPr="002646CB" w:rsidDel="0039799F">
          <w:delText xml:space="preserve"> </w:delText>
        </w:r>
        <w:r w:rsidR="00BF4D3D" w:rsidRPr="002646CB" w:rsidDel="0039799F">
          <w:rPr>
            <w:rFonts w:hint="eastAsia"/>
          </w:rPr>
          <w:delText>할</w:delText>
        </w:r>
        <w:r w:rsidR="00BF4D3D" w:rsidRPr="002646CB" w:rsidDel="0039799F">
          <w:delText xml:space="preserve"> </w:delText>
        </w:r>
        <w:r w:rsidR="00BF4D3D" w:rsidRPr="002646CB" w:rsidDel="0039799F">
          <w:rPr>
            <w:rFonts w:hint="eastAsia"/>
          </w:rPr>
          <w:delText>수</w:delText>
        </w:r>
        <w:r w:rsidR="00BF4D3D" w:rsidRPr="002646CB" w:rsidDel="0039799F">
          <w:delText xml:space="preserve"> </w:delText>
        </w:r>
        <w:r w:rsidR="00BF4D3D" w:rsidRPr="002646CB" w:rsidDel="0039799F">
          <w:rPr>
            <w:rFonts w:hint="eastAsia"/>
          </w:rPr>
          <w:delText>있어야</w:delText>
        </w:r>
        <w:r w:rsidR="00BF4D3D" w:rsidRPr="002646CB" w:rsidDel="0039799F">
          <w:delText xml:space="preserve"> </w:delText>
        </w:r>
        <w:r w:rsidR="00BF4D3D" w:rsidRPr="002646CB" w:rsidDel="0039799F">
          <w:rPr>
            <w:rFonts w:hint="eastAsia"/>
          </w:rPr>
          <w:delText>한다</w:delText>
        </w:r>
        <w:r w:rsidR="00BF4D3D" w:rsidRPr="002646CB" w:rsidDel="0039799F">
          <w:delText xml:space="preserve">. </w:delText>
        </w:r>
        <w:r w:rsidR="00D4509B" w:rsidRPr="002646CB" w:rsidDel="0039799F">
          <w:rPr>
            <w:rFonts w:hint="eastAsia"/>
          </w:rPr>
          <w:delText>계통연계운전</w:delText>
        </w:r>
        <w:r w:rsidR="00FE3106" w:rsidRPr="002646CB" w:rsidDel="0039799F">
          <w:delText xml:space="preserve"> </w:delText>
        </w:r>
        <w:r w:rsidR="00BF4D3D" w:rsidRPr="002646CB" w:rsidDel="0039799F">
          <w:rPr>
            <w:rFonts w:hint="eastAsia"/>
          </w:rPr>
          <w:delText>모드에서</w:delText>
        </w:r>
        <w:r w:rsidR="00BF4D3D" w:rsidRPr="002646CB" w:rsidDel="0039799F">
          <w:delText xml:space="preserve"> </w:delText>
        </w:r>
        <w:r w:rsidR="00B40887" w:rsidRPr="002646CB" w:rsidDel="0039799F">
          <w:delText>CES-MG</w:delText>
        </w:r>
        <w:r w:rsidR="00BF4D3D" w:rsidRPr="002646CB" w:rsidDel="0039799F">
          <w:rPr>
            <w:rFonts w:hint="eastAsia"/>
          </w:rPr>
          <w:delText>는</w:delText>
        </w:r>
        <w:r w:rsidR="00BF4D3D" w:rsidRPr="002646CB" w:rsidDel="0039799F">
          <w:delText xml:space="preserve"> </w:delText>
        </w:r>
        <w:r w:rsidR="00BF4D3D" w:rsidRPr="002646CB" w:rsidDel="0039799F">
          <w:rPr>
            <w:rFonts w:hint="eastAsia"/>
          </w:rPr>
          <w:delText>전체적으로</w:delText>
        </w:r>
        <w:r w:rsidR="00BF4D3D" w:rsidRPr="002646CB" w:rsidDel="0039799F">
          <w:delText xml:space="preserve"> </w:delText>
        </w:r>
        <w:r w:rsidR="00BF4D3D" w:rsidRPr="002646CB" w:rsidDel="0039799F">
          <w:rPr>
            <w:rFonts w:hint="eastAsia"/>
          </w:rPr>
          <w:delText>동일한</w:delText>
        </w:r>
        <w:r w:rsidR="00BF4D3D" w:rsidRPr="002646CB" w:rsidDel="0039799F">
          <w:delText xml:space="preserve"> </w:delText>
        </w:r>
        <w:r w:rsidR="00BF4D3D" w:rsidRPr="002646CB" w:rsidDel="0039799F">
          <w:rPr>
            <w:rFonts w:hint="eastAsia"/>
          </w:rPr>
          <w:delText>요구</w:delText>
        </w:r>
        <w:r w:rsidR="00BF4D3D" w:rsidRPr="002646CB" w:rsidDel="0039799F">
          <w:delText xml:space="preserve"> </w:delText>
        </w:r>
        <w:r w:rsidR="00BF4D3D" w:rsidRPr="002646CB" w:rsidDel="0039799F">
          <w:rPr>
            <w:rFonts w:hint="eastAsia"/>
          </w:rPr>
          <w:delText>사항을</w:delText>
        </w:r>
        <w:r w:rsidR="00BF4D3D" w:rsidRPr="002646CB" w:rsidDel="0039799F">
          <w:delText xml:space="preserve"> </w:delText>
        </w:r>
        <w:r w:rsidR="00BF4D3D" w:rsidRPr="002646CB" w:rsidDel="0039799F">
          <w:rPr>
            <w:rFonts w:hint="eastAsia"/>
          </w:rPr>
          <w:delText>따라야</w:delText>
        </w:r>
        <w:r w:rsidR="00BF4D3D" w:rsidRPr="002646CB" w:rsidDel="0039799F">
          <w:delText xml:space="preserve"> </w:delText>
        </w:r>
        <w:r w:rsidR="00BF4D3D" w:rsidRPr="002646CB" w:rsidDel="0039799F">
          <w:rPr>
            <w:rFonts w:hint="eastAsia"/>
          </w:rPr>
          <w:delText>한다</w:delText>
        </w:r>
        <w:r w:rsidR="00BF4D3D" w:rsidRPr="002646CB" w:rsidDel="0039799F">
          <w:delText xml:space="preserve">. </w:delText>
        </w:r>
        <w:bookmarkStart w:id="4435" w:name="_Toc21525041"/>
        <w:bookmarkStart w:id="4436" w:name="_Toc23141880"/>
        <w:bookmarkStart w:id="4437" w:name="_Toc23173126"/>
        <w:bookmarkStart w:id="4438" w:name="_Toc23188901"/>
        <w:bookmarkStart w:id="4439" w:name="_Toc23191279"/>
        <w:bookmarkStart w:id="4440" w:name="_Toc23244297"/>
        <w:bookmarkStart w:id="4441" w:name="_Toc23793827"/>
        <w:bookmarkStart w:id="4442" w:name="_Toc23794150"/>
        <w:bookmarkStart w:id="4443" w:name="_Toc23794473"/>
        <w:bookmarkStart w:id="4444" w:name="_Toc23795318"/>
        <w:bookmarkStart w:id="4445" w:name="_Toc23839695"/>
        <w:bookmarkStart w:id="4446" w:name="_Toc26200484"/>
        <w:bookmarkStart w:id="4447" w:name="_Toc26867581"/>
        <w:bookmarkEnd w:id="4435"/>
        <w:bookmarkEnd w:id="4436"/>
        <w:bookmarkEnd w:id="4437"/>
        <w:bookmarkEnd w:id="4438"/>
        <w:bookmarkEnd w:id="4439"/>
        <w:bookmarkEnd w:id="4440"/>
        <w:bookmarkEnd w:id="4441"/>
        <w:bookmarkEnd w:id="4442"/>
        <w:bookmarkEnd w:id="4443"/>
        <w:bookmarkEnd w:id="4444"/>
        <w:bookmarkEnd w:id="4445"/>
        <w:bookmarkEnd w:id="4446"/>
        <w:bookmarkEnd w:id="4447"/>
      </w:del>
    </w:p>
    <w:p w14:paraId="52D9C5CF" w14:textId="405C41FF" w:rsidR="00BF4D3D" w:rsidRPr="002646CB" w:rsidDel="0039799F" w:rsidRDefault="00BF4D3D" w:rsidP="00BF4D3D">
      <w:pPr>
        <w:rPr>
          <w:del w:id="4448" w:author="박 진상" w:date="2019-10-08T05:43:00Z"/>
        </w:rPr>
      </w:pPr>
      <w:bookmarkStart w:id="4449" w:name="_Toc21525042"/>
      <w:bookmarkStart w:id="4450" w:name="_Toc23141881"/>
      <w:bookmarkStart w:id="4451" w:name="_Toc23173127"/>
      <w:bookmarkStart w:id="4452" w:name="_Toc23188902"/>
      <w:bookmarkStart w:id="4453" w:name="_Toc23191280"/>
      <w:bookmarkStart w:id="4454" w:name="_Toc23244298"/>
      <w:bookmarkStart w:id="4455" w:name="_Toc23793828"/>
      <w:bookmarkStart w:id="4456" w:name="_Toc23794151"/>
      <w:bookmarkStart w:id="4457" w:name="_Toc23794474"/>
      <w:bookmarkStart w:id="4458" w:name="_Toc23795319"/>
      <w:bookmarkStart w:id="4459" w:name="_Toc23839696"/>
      <w:bookmarkStart w:id="4460" w:name="_Toc26200485"/>
      <w:bookmarkStart w:id="4461" w:name="_Toc26867582"/>
      <w:bookmarkEnd w:id="4449"/>
      <w:bookmarkEnd w:id="4450"/>
      <w:bookmarkEnd w:id="4451"/>
      <w:bookmarkEnd w:id="4452"/>
      <w:bookmarkEnd w:id="4453"/>
      <w:bookmarkEnd w:id="4454"/>
      <w:bookmarkEnd w:id="4455"/>
      <w:bookmarkEnd w:id="4456"/>
      <w:bookmarkEnd w:id="4457"/>
      <w:bookmarkEnd w:id="4458"/>
      <w:bookmarkEnd w:id="4459"/>
      <w:bookmarkEnd w:id="4460"/>
      <w:bookmarkEnd w:id="4461"/>
    </w:p>
    <w:p w14:paraId="078688B2" w14:textId="0988B5ED" w:rsidR="00BF4D3D" w:rsidRPr="002646CB" w:rsidDel="0039799F" w:rsidRDefault="00BF4D3D" w:rsidP="00BF2D25">
      <w:pPr>
        <w:pStyle w:val="34"/>
        <w:rPr>
          <w:del w:id="4462" w:author="박 진상" w:date="2019-10-08T05:43:00Z"/>
        </w:rPr>
      </w:pPr>
      <w:del w:id="4463" w:author="박 진상" w:date="2019-10-08T05:43:00Z">
        <w:r w:rsidRPr="002646CB" w:rsidDel="0039799F">
          <w:rPr>
            <w:rFonts w:hint="eastAsia"/>
            <w:b w:val="0"/>
          </w:rPr>
          <w:delText>전압</w:delText>
        </w:r>
        <w:r w:rsidRPr="002646CB" w:rsidDel="0039799F">
          <w:rPr>
            <w:b w:val="0"/>
          </w:rPr>
          <w:delText xml:space="preserve"> </w:delText>
        </w:r>
        <w:r w:rsidRPr="002646CB" w:rsidDel="0039799F">
          <w:rPr>
            <w:rFonts w:hint="eastAsia"/>
            <w:b w:val="0"/>
          </w:rPr>
          <w:delText>응답</w:delText>
        </w:r>
        <w:r w:rsidRPr="002646CB" w:rsidDel="0039799F">
          <w:rPr>
            <w:b w:val="0"/>
          </w:rPr>
          <w:delText xml:space="preserve"> </w:delText>
        </w:r>
        <w:r w:rsidRPr="002646CB" w:rsidDel="0039799F">
          <w:rPr>
            <w:rFonts w:hint="eastAsia"/>
            <w:b w:val="0"/>
          </w:rPr>
          <w:delText>특성</w:delText>
        </w:r>
        <w:bookmarkStart w:id="4464" w:name="_Toc21525043"/>
        <w:bookmarkStart w:id="4465" w:name="_Toc23141882"/>
        <w:bookmarkStart w:id="4466" w:name="_Toc23173128"/>
        <w:bookmarkStart w:id="4467" w:name="_Toc23188903"/>
        <w:bookmarkStart w:id="4468" w:name="_Toc23191281"/>
        <w:bookmarkStart w:id="4469" w:name="_Toc23244299"/>
        <w:bookmarkStart w:id="4470" w:name="_Toc23793829"/>
        <w:bookmarkStart w:id="4471" w:name="_Toc23794152"/>
        <w:bookmarkStart w:id="4472" w:name="_Toc23794475"/>
        <w:bookmarkStart w:id="4473" w:name="_Toc23795320"/>
        <w:bookmarkStart w:id="4474" w:name="_Toc23839697"/>
        <w:bookmarkStart w:id="4475" w:name="_Toc26200486"/>
        <w:bookmarkStart w:id="4476" w:name="_Toc26867583"/>
        <w:bookmarkEnd w:id="4464"/>
        <w:bookmarkEnd w:id="4465"/>
        <w:bookmarkEnd w:id="4466"/>
        <w:bookmarkEnd w:id="4467"/>
        <w:bookmarkEnd w:id="4468"/>
        <w:bookmarkEnd w:id="4469"/>
        <w:bookmarkEnd w:id="4470"/>
        <w:bookmarkEnd w:id="4471"/>
        <w:bookmarkEnd w:id="4472"/>
        <w:bookmarkEnd w:id="4473"/>
        <w:bookmarkEnd w:id="4474"/>
        <w:bookmarkEnd w:id="4475"/>
        <w:bookmarkEnd w:id="4476"/>
      </w:del>
    </w:p>
    <w:p w14:paraId="4F36B6C1" w14:textId="5CB808AE" w:rsidR="00BF4D3D" w:rsidRPr="002646CB" w:rsidDel="0039799F" w:rsidRDefault="00BF4D3D" w:rsidP="00BF4D3D">
      <w:pPr>
        <w:rPr>
          <w:del w:id="4477" w:author="박 진상" w:date="2019-10-08T05:43:00Z"/>
        </w:rPr>
      </w:pPr>
      <w:bookmarkStart w:id="4478" w:name="_Toc21525044"/>
      <w:bookmarkStart w:id="4479" w:name="_Toc23141883"/>
      <w:bookmarkStart w:id="4480" w:name="_Toc23173129"/>
      <w:bookmarkStart w:id="4481" w:name="_Toc23188904"/>
      <w:bookmarkStart w:id="4482" w:name="_Toc23191282"/>
      <w:bookmarkStart w:id="4483" w:name="_Toc23244300"/>
      <w:bookmarkStart w:id="4484" w:name="_Toc23793830"/>
      <w:bookmarkStart w:id="4485" w:name="_Toc23794153"/>
      <w:bookmarkStart w:id="4486" w:name="_Toc23794476"/>
      <w:bookmarkStart w:id="4487" w:name="_Toc23795321"/>
      <w:bookmarkStart w:id="4488" w:name="_Toc23839698"/>
      <w:bookmarkStart w:id="4489" w:name="_Toc26200487"/>
      <w:bookmarkStart w:id="4490" w:name="_Toc26867584"/>
      <w:bookmarkEnd w:id="4478"/>
      <w:bookmarkEnd w:id="4479"/>
      <w:bookmarkEnd w:id="4480"/>
      <w:bookmarkEnd w:id="4481"/>
      <w:bookmarkEnd w:id="4482"/>
      <w:bookmarkEnd w:id="4483"/>
      <w:bookmarkEnd w:id="4484"/>
      <w:bookmarkEnd w:id="4485"/>
      <w:bookmarkEnd w:id="4486"/>
      <w:bookmarkEnd w:id="4487"/>
      <w:bookmarkEnd w:id="4488"/>
      <w:bookmarkEnd w:id="4489"/>
      <w:bookmarkEnd w:id="4490"/>
    </w:p>
    <w:p w14:paraId="010DFCC2" w14:textId="65E706D8" w:rsidR="001F2AF2" w:rsidRPr="002646CB" w:rsidDel="0039799F" w:rsidRDefault="001F2AF2" w:rsidP="003C2EDD">
      <w:pPr>
        <w:rPr>
          <w:del w:id="4491" w:author="박 진상" w:date="2019-10-08T05:43:00Z"/>
        </w:rPr>
      </w:pPr>
      <w:del w:id="4492" w:author="박 진상" w:date="2019-10-08T05:43:00Z">
        <w:r w:rsidRPr="002646CB" w:rsidDel="0039799F">
          <w:rPr>
            <w:rFonts w:hint="eastAsia"/>
          </w:rPr>
          <w:delText>계통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연계운전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모드에서의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전압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응답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특성은</w:delText>
        </w:r>
        <w:r w:rsidRPr="002646CB" w:rsidDel="0039799F">
          <w:delText xml:space="preserve"> IEC TS 62898-2</w:delText>
        </w:r>
        <w:r w:rsidRPr="002646CB" w:rsidDel="0039799F">
          <w:rPr>
            <w:rFonts w:hint="eastAsia"/>
          </w:rPr>
          <w:delText>의</w:delText>
        </w:r>
        <w:r w:rsidRPr="002646CB" w:rsidDel="0039799F">
          <w:delText xml:space="preserve"> 4.2.2.1</w:delText>
        </w:r>
        <w:r w:rsidRPr="002646CB" w:rsidDel="0039799F">
          <w:rPr>
            <w:rFonts w:hint="eastAsia"/>
          </w:rPr>
          <w:delText>을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준용하며</w:delText>
        </w:r>
        <w:r w:rsidRPr="002646CB" w:rsidDel="0039799F">
          <w:delText>, IEC/TS 62786</w:delText>
        </w:r>
        <w:r w:rsidRPr="002646CB" w:rsidDel="0039799F">
          <w:rPr>
            <w:rFonts w:hint="eastAsia"/>
          </w:rPr>
          <w:delText>을따른다</w:delText>
        </w:r>
        <w:r w:rsidRPr="002646CB" w:rsidDel="0039799F">
          <w:delText>.</w:delText>
        </w:r>
        <w:bookmarkStart w:id="4493" w:name="_Toc21525045"/>
        <w:bookmarkStart w:id="4494" w:name="_Toc23141884"/>
        <w:bookmarkStart w:id="4495" w:name="_Toc23173130"/>
        <w:bookmarkStart w:id="4496" w:name="_Toc23188905"/>
        <w:bookmarkStart w:id="4497" w:name="_Toc23191283"/>
        <w:bookmarkStart w:id="4498" w:name="_Toc23244301"/>
        <w:bookmarkStart w:id="4499" w:name="_Toc23793831"/>
        <w:bookmarkStart w:id="4500" w:name="_Toc23794154"/>
        <w:bookmarkStart w:id="4501" w:name="_Toc23794477"/>
        <w:bookmarkStart w:id="4502" w:name="_Toc23795322"/>
        <w:bookmarkStart w:id="4503" w:name="_Toc23839699"/>
        <w:bookmarkStart w:id="4504" w:name="_Toc26200488"/>
        <w:bookmarkStart w:id="4505" w:name="_Toc26867585"/>
        <w:bookmarkEnd w:id="4493"/>
        <w:bookmarkEnd w:id="4494"/>
        <w:bookmarkEnd w:id="4495"/>
        <w:bookmarkEnd w:id="4496"/>
        <w:bookmarkEnd w:id="4497"/>
        <w:bookmarkEnd w:id="4498"/>
        <w:bookmarkEnd w:id="4499"/>
        <w:bookmarkEnd w:id="4500"/>
        <w:bookmarkEnd w:id="4501"/>
        <w:bookmarkEnd w:id="4502"/>
        <w:bookmarkEnd w:id="4503"/>
        <w:bookmarkEnd w:id="4504"/>
        <w:bookmarkEnd w:id="4505"/>
      </w:del>
    </w:p>
    <w:p w14:paraId="10A64E82" w14:textId="6AFE779D" w:rsidR="00BF4D3D" w:rsidRPr="002646CB" w:rsidDel="0039799F" w:rsidRDefault="00BF4D3D" w:rsidP="00BF4D3D">
      <w:pPr>
        <w:rPr>
          <w:del w:id="4506" w:author="박 진상" w:date="2019-10-08T05:43:00Z"/>
        </w:rPr>
      </w:pPr>
      <w:bookmarkStart w:id="4507" w:name="_Toc21525046"/>
      <w:bookmarkStart w:id="4508" w:name="_Toc23141885"/>
      <w:bookmarkStart w:id="4509" w:name="_Toc23173131"/>
      <w:bookmarkStart w:id="4510" w:name="_Toc23188906"/>
      <w:bookmarkStart w:id="4511" w:name="_Toc23191284"/>
      <w:bookmarkStart w:id="4512" w:name="_Toc23244302"/>
      <w:bookmarkStart w:id="4513" w:name="_Toc23793832"/>
      <w:bookmarkStart w:id="4514" w:name="_Toc23794155"/>
      <w:bookmarkStart w:id="4515" w:name="_Toc23794478"/>
      <w:bookmarkStart w:id="4516" w:name="_Toc23795323"/>
      <w:bookmarkStart w:id="4517" w:name="_Toc23839700"/>
      <w:bookmarkStart w:id="4518" w:name="_Toc26200489"/>
      <w:bookmarkStart w:id="4519" w:name="_Toc26867586"/>
      <w:bookmarkEnd w:id="4507"/>
      <w:bookmarkEnd w:id="4508"/>
      <w:bookmarkEnd w:id="4509"/>
      <w:bookmarkEnd w:id="4510"/>
      <w:bookmarkEnd w:id="4511"/>
      <w:bookmarkEnd w:id="4512"/>
      <w:bookmarkEnd w:id="4513"/>
      <w:bookmarkEnd w:id="4514"/>
      <w:bookmarkEnd w:id="4515"/>
      <w:bookmarkEnd w:id="4516"/>
      <w:bookmarkEnd w:id="4517"/>
      <w:bookmarkEnd w:id="4518"/>
      <w:bookmarkEnd w:id="4519"/>
    </w:p>
    <w:p w14:paraId="571E9543" w14:textId="03307103" w:rsidR="00BF4D3D" w:rsidRPr="002646CB" w:rsidDel="0039799F" w:rsidRDefault="00BF4D3D" w:rsidP="00BF2D25">
      <w:pPr>
        <w:pStyle w:val="34"/>
        <w:rPr>
          <w:del w:id="4520" w:author="박 진상" w:date="2019-10-08T05:43:00Z"/>
        </w:rPr>
      </w:pPr>
      <w:del w:id="4521" w:author="박 진상" w:date="2019-10-08T05:43:00Z">
        <w:r w:rsidRPr="002646CB" w:rsidDel="0039799F">
          <w:rPr>
            <w:rFonts w:hint="eastAsia"/>
            <w:b w:val="0"/>
          </w:rPr>
          <w:delText>주파수</w:delText>
        </w:r>
        <w:r w:rsidRPr="002646CB" w:rsidDel="0039799F">
          <w:rPr>
            <w:b w:val="0"/>
          </w:rPr>
          <w:delText xml:space="preserve"> </w:delText>
        </w:r>
        <w:r w:rsidRPr="002646CB" w:rsidDel="0039799F">
          <w:rPr>
            <w:rFonts w:hint="eastAsia"/>
            <w:b w:val="0"/>
          </w:rPr>
          <w:delText>응답</w:delText>
        </w:r>
        <w:r w:rsidRPr="002646CB" w:rsidDel="0039799F">
          <w:rPr>
            <w:b w:val="0"/>
          </w:rPr>
          <w:delText xml:space="preserve"> </w:delText>
        </w:r>
        <w:r w:rsidRPr="002646CB" w:rsidDel="0039799F">
          <w:rPr>
            <w:rFonts w:hint="eastAsia"/>
            <w:b w:val="0"/>
          </w:rPr>
          <w:delText>특성</w:delText>
        </w:r>
        <w:bookmarkStart w:id="4522" w:name="_Toc21525047"/>
        <w:bookmarkStart w:id="4523" w:name="_Toc23141886"/>
        <w:bookmarkStart w:id="4524" w:name="_Toc23173132"/>
        <w:bookmarkStart w:id="4525" w:name="_Toc23188907"/>
        <w:bookmarkStart w:id="4526" w:name="_Toc23191285"/>
        <w:bookmarkStart w:id="4527" w:name="_Toc23244303"/>
        <w:bookmarkStart w:id="4528" w:name="_Toc23793833"/>
        <w:bookmarkStart w:id="4529" w:name="_Toc23794156"/>
        <w:bookmarkStart w:id="4530" w:name="_Toc23794479"/>
        <w:bookmarkStart w:id="4531" w:name="_Toc23795324"/>
        <w:bookmarkStart w:id="4532" w:name="_Toc23839701"/>
        <w:bookmarkStart w:id="4533" w:name="_Toc26200490"/>
        <w:bookmarkStart w:id="4534" w:name="_Toc26867587"/>
        <w:bookmarkEnd w:id="4522"/>
        <w:bookmarkEnd w:id="4523"/>
        <w:bookmarkEnd w:id="4524"/>
        <w:bookmarkEnd w:id="4525"/>
        <w:bookmarkEnd w:id="4526"/>
        <w:bookmarkEnd w:id="4527"/>
        <w:bookmarkEnd w:id="4528"/>
        <w:bookmarkEnd w:id="4529"/>
        <w:bookmarkEnd w:id="4530"/>
        <w:bookmarkEnd w:id="4531"/>
        <w:bookmarkEnd w:id="4532"/>
        <w:bookmarkEnd w:id="4533"/>
        <w:bookmarkEnd w:id="4534"/>
      </w:del>
    </w:p>
    <w:p w14:paraId="4B510DFC" w14:textId="746C3F07" w:rsidR="00BF4D3D" w:rsidRPr="002646CB" w:rsidDel="0039799F" w:rsidRDefault="00BF4D3D" w:rsidP="00BF4D3D">
      <w:pPr>
        <w:rPr>
          <w:del w:id="4535" w:author="박 진상" w:date="2019-10-08T05:43:00Z"/>
        </w:rPr>
      </w:pPr>
      <w:bookmarkStart w:id="4536" w:name="_Toc21525048"/>
      <w:bookmarkStart w:id="4537" w:name="_Toc23141887"/>
      <w:bookmarkStart w:id="4538" w:name="_Toc23173133"/>
      <w:bookmarkStart w:id="4539" w:name="_Toc23188908"/>
      <w:bookmarkStart w:id="4540" w:name="_Toc23191286"/>
      <w:bookmarkStart w:id="4541" w:name="_Toc23244304"/>
      <w:bookmarkStart w:id="4542" w:name="_Toc23793834"/>
      <w:bookmarkStart w:id="4543" w:name="_Toc23794157"/>
      <w:bookmarkStart w:id="4544" w:name="_Toc23794480"/>
      <w:bookmarkStart w:id="4545" w:name="_Toc23795325"/>
      <w:bookmarkStart w:id="4546" w:name="_Toc23839702"/>
      <w:bookmarkStart w:id="4547" w:name="_Toc26200491"/>
      <w:bookmarkStart w:id="4548" w:name="_Toc26867588"/>
      <w:bookmarkEnd w:id="4536"/>
      <w:bookmarkEnd w:id="4537"/>
      <w:bookmarkEnd w:id="4538"/>
      <w:bookmarkEnd w:id="4539"/>
      <w:bookmarkEnd w:id="4540"/>
      <w:bookmarkEnd w:id="4541"/>
      <w:bookmarkEnd w:id="4542"/>
      <w:bookmarkEnd w:id="4543"/>
      <w:bookmarkEnd w:id="4544"/>
      <w:bookmarkEnd w:id="4545"/>
      <w:bookmarkEnd w:id="4546"/>
      <w:bookmarkEnd w:id="4547"/>
      <w:bookmarkEnd w:id="4548"/>
    </w:p>
    <w:p w14:paraId="5F25CB2F" w14:textId="6A6BB4F3" w:rsidR="00BF2D25" w:rsidRPr="002646CB" w:rsidDel="0039799F" w:rsidRDefault="001F2AF2" w:rsidP="001F2AF2">
      <w:pPr>
        <w:rPr>
          <w:del w:id="4549" w:author="박 진상" w:date="2019-10-08T05:43:00Z"/>
        </w:rPr>
      </w:pPr>
      <w:del w:id="4550" w:author="박 진상" w:date="2019-10-08T05:43:00Z">
        <w:r w:rsidRPr="002646CB" w:rsidDel="0039799F">
          <w:rPr>
            <w:rFonts w:hint="eastAsia"/>
          </w:rPr>
          <w:delText>계통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연계운전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모드에서의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주파수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응답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특성은</w:delText>
        </w:r>
        <w:r w:rsidRPr="002646CB" w:rsidDel="0039799F">
          <w:delText xml:space="preserve"> IEC TS 62898-2</w:delText>
        </w:r>
        <w:r w:rsidRPr="002646CB" w:rsidDel="0039799F">
          <w:rPr>
            <w:rFonts w:hint="eastAsia"/>
          </w:rPr>
          <w:delText>의</w:delText>
        </w:r>
        <w:r w:rsidRPr="002646CB" w:rsidDel="0039799F">
          <w:delText xml:space="preserve"> 4.2.2.2</w:delText>
        </w:r>
        <w:r w:rsidRPr="002646CB" w:rsidDel="0039799F">
          <w:rPr>
            <w:rFonts w:hint="eastAsia"/>
          </w:rPr>
          <w:delText>을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준용하며</w:delText>
        </w:r>
        <w:r w:rsidRPr="002646CB" w:rsidDel="0039799F">
          <w:delText>, IEC/TS 62786</w:delText>
        </w:r>
        <w:r w:rsidRPr="002646CB" w:rsidDel="0039799F">
          <w:rPr>
            <w:rFonts w:hint="eastAsia"/>
          </w:rPr>
          <w:delText>을따른다</w:delText>
        </w:r>
        <w:r w:rsidRPr="002646CB" w:rsidDel="0039799F">
          <w:delText>.</w:delText>
        </w:r>
        <w:bookmarkStart w:id="4551" w:name="_Toc21525049"/>
        <w:bookmarkStart w:id="4552" w:name="_Toc23141888"/>
        <w:bookmarkStart w:id="4553" w:name="_Toc23173134"/>
        <w:bookmarkStart w:id="4554" w:name="_Toc23188909"/>
        <w:bookmarkStart w:id="4555" w:name="_Toc23191287"/>
        <w:bookmarkStart w:id="4556" w:name="_Toc23244305"/>
        <w:bookmarkStart w:id="4557" w:name="_Toc23793835"/>
        <w:bookmarkStart w:id="4558" w:name="_Toc23794158"/>
        <w:bookmarkStart w:id="4559" w:name="_Toc23794481"/>
        <w:bookmarkStart w:id="4560" w:name="_Toc23795326"/>
        <w:bookmarkStart w:id="4561" w:name="_Toc23839703"/>
        <w:bookmarkStart w:id="4562" w:name="_Toc26200492"/>
        <w:bookmarkStart w:id="4563" w:name="_Toc26867589"/>
        <w:bookmarkEnd w:id="4551"/>
        <w:bookmarkEnd w:id="4552"/>
        <w:bookmarkEnd w:id="4553"/>
        <w:bookmarkEnd w:id="4554"/>
        <w:bookmarkEnd w:id="4555"/>
        <w:bookmarkEnd w:id="4556"/>
        <w:bookmarkEnd w:id="4557"/>
        <w:bookmarkEnd w:id="4558"/>
        <w:bookmarkEnd w:id="4559"/>
        <w:bookmarkEnd w:id="4560"/>
        <w:bookmarkEnd w:id="4561"/>
        <w:bookmarkEnd w:id="4562"/>
        <w:bookmarkEnd w:id="4563"/>
      </w:del>
    </w:p>
    <w:p w14:paraId="47F0AF01" w14:textId="4109CDA8" w:rsidR="00BF2D25" w:rsidRPr="002646CB" w:rsidDel="0039799F" w:rsidRDefault="00BF2D25" w:rsidP="001F2AF2">
      <w:pPr>
        <w:rPr>
          <w:del w:id="4564" w:author="박 진상" w:date="2019-10-08T05:43:00Z"/>
        </w:rPr>
      </w:pPr>
      <w:bookmarkStart w:id="4565" w:name="_Toc21525050"/>
      <w:bookmarkStart w:id="4566" w:name="_Toc23141889"/>
      <w:bookmarkStart w:id="4567" w:name="_Toc23173135"/>
      <w:bookmarkStart w:id="4568" w:name="_Toc23188910"/>
      <w:bookmarkStart w:id="4569" w:name="_Toc23191288"/>
      <w:bookmarkStart w:id="4570" w:name="_Toc23244306"/>
      <w:bookmarkStart w:id="4571" w:name="_Toc23793836"/>
      <w:bookmarkStart w:id="4572" w:name="_Toc23794159"/>
      <w:bookmarkStart w:id="4573" w:name="_Toc23794482"/>
      <w:bookmarkStart w:id="4574" w:name="_Toc23795327"/>
      <w:bookmarkStart w:id="4575" w:name="_Toc23839704"/>
      <w:bookmarkStart w:id="4576" w:name="_Toc26200493"/>
      <w:bookmarkStart w:id="4577" w:name="_Toc26867590"/>
      <w:bookmarkEnd w:id="4565"/>
      <w:bookmarkEnd w:id="4566"/>
      <w:bookmarkEnd w:id="4567"/>
      <w:bookmarkEnd w:id="4568"/>
      <w:bookmarkEnd w:id="4569"/>
      <w:bookmarkEnd w:id="4570"/>
      <w:bookmarkEnd w:id="4571"/>
      <w:bookmarkEnd w:id="4572"/>
      <w:bookmarkEnd w:id="4573"/>
      <w:bookmarkEnd w:id="4574"/>
      <w:bookmarkEnd w:id="4575"/>
      <w:bookmarkEnd w:id="4576"/>
      <w:bookmarkEnd w:id="4577"/>
    </w:p>
    <w:p w14:paraId="5F7BFEC3" w14:textId="302377C8" w:rsidR="00124C75" w:rsidRPr="002646CB" w:rsidDel="0039799F" w:rsidRDefault="00124C75" w:rsidP="001F2AF2">
      <w:pPr>
        <w:rPr>
          <w:del w:id="4578" w:author="박 진상" w:date="2019-10-08T05:43:00Z"/>
        </w:rPr>
      </w:pPr>
      <w:bookmarkStart w:id="4579" w:name="_Toc21525051"/>
      <w:bookmarkStart w:id="4580" w:name="_Toc23141890"/>
      <w:bookmarkStart w:id="4581" w:name="_Toc23173136"/>
      <w:bookmarkStart w:id="4582" w:name="_Toc23188911"/>
      <w:bookmarkStart w:id="4583" w:name="_Toc23191289"/>
      <w:bookmarkStart w:id="4584" w:name="_Toc23244307"/>
      <w:bookmarkStart w:id="4585" w:name="_Toc23793837"/>
      <w:bookmarkStart w:id="4586" w:name="_Toc23794160"/>
      <w:bookmarkStart w:id="4587" w:name="_Toc23794483"/>
      <w:bookmarkStart w:id="4588" w:name="_Toc23795328"/>
      <w:bookmarkStart w:id="4589" w:name="_Toc23839705"/>
      <w:bookmarkStart w:id="4590" w:name="_Toc26200494"/>
      <w:bookmarkStart w:id="4591" w:name="_Toc26867591"/>
      <w:bookmarkEnd w:id="4579"/>
      <w:bookmarkEnd w:id="4580"/>
      <w:bookmarkEnd w:id="4581"/>
      <w:bookmarkEnd w:id="4582"/>
      <w:bookmarkEnd w:id="4583"/>
      <w:bookmarkEnd w:id="4584"/>
      <w:bookmarkEnd w:id="4585"/>
      <w:bookmarkEnd w:id="4586"/>
      <w:bookmarkEnd w:id="4587"/>
      <w:bookmarkEnd w:id="4588"/>
      <w:bookmarkEnd w:id="4589"/>
      <w:bookmarkEnd w:id="4590"/>
      <w:bookmarkEnd w:id="4591"/>
    </w:p>
    <w:p w14:paraId="32E955E8" w14:textId="5BB6EDA6" w:rsidR="00124C75" w:rsidRPr="002646CB" w:rsidDel="0039799F" w:rsidRDefault="00124C75" w:rsidP="001F2AF2">
      <w:pPr>
        <w:rPr>
          <w:del w:id="4592" w:author="박 진상" w:date="2019-10-08T05:43:00Z"/>
        </w:rPr>
      </w:pPr>
      <w:bookmarkStart w:id="4593" w:name="_Toc21525052"/>
      <w:bookmarkStart w:id="4594" w:name="_Toc23141891"/>
      <w:bookmarkStart w:id="4595" w:name="_Toc23173137"/>
      <w:bookmarkStart w:id="4596" w:name="_Toc23188912"/>
      <w:bookmarkStart w:id="4597" w:name="_Toc23191290"/>
      <w:bookmarkStart w:id="4598" w:name="_Toc23244308"/>
      <w:bookmarkStart w:id="4599" w:name="_Toc23793838"/>
      <w:bookmarkStart w:id="4600" w:name="_Toc23794161"/>
      <w:bookmarkStart w:id="4601" w:name="_Toc23794484"/>
      <w:bookmarkStart w:id="4602" w:name="_Toc23795329"/>
      <w:bookmarkStart w:id="4603" w:name="_Toc23839706"/>
      <w:bookmarkStart w:id="4604" w:name="_Toc26200495"/>
      <w:bookmarkStart w:id="4605" w:name="_Toc26867592"/>
      <w:bookmarkEnd w:id="4593"/>
      <w:bookmarkEnd w:id="4594"/>
      <w:bookmarkEnd w:id="4595"/>
      <w:bookmarkEnd w:id="4596"/>
      <w:bookmarkEnd w:id="4597"/>
      <w:bookmarkEnd w:id="4598"/>
      <w:bookmarkEnd w:id="4599"/>
      <w:bookmarkEnd w:id="4600"/>
      <w:bookmarkEnd w:id="4601"/>
      <w:bookmarkEnd w:id="4602"/>
      <w:bookmarkEnd w:id="4603"/>
      <w:bookmarkEnd w:id="4604"/>
      <w:bookmarkEnd w:id="4605"/>
    </w:p>
    <w:p w14:paraId="02624A59" w14:textId="2B78F20C" w:rsidR="002B49A0" w:rsidRPr="002646CB" w:rsidDel="0039799F" w:rsidRDefault="00255D3C" w:rsidP="00BF2D25">
      <w:pPr>
        <w:pStyle w:val="34"/>
        <w:rPr>
          <w:del w:id="4606" w:author="박 진상" w:date="2019-10-08T05:43:00Z"/>
        </w:rPr>
      </w:pPr>
      <w:del w:id="4607" w:author="박 진상" w:date="2019-10-08T05:43:00Z">
        <w:r w:rsidRPr="002646CB" w:rsidDel="0039799F">
          <w:rPr>
            <w:b w:val="0"/>
          </w:rPr>
          <w:delText>CHP</w:delText>
        </w:r>
        <w:r w:rsidR="002B49A0" w:rsidRPr="002646CB" w:rsidDel="0039799F">
          <w:rPr>
            <w:b w:val="0"/>
          </w:rPr>
          <w:delText xml:space="preserve"> </w:delText>
        </w:r>
        <w:r w:rsidR="00730936" w:rsidRPr="002646CB" w:rsidDel="0039799F">
          <w:rPr>
            <w:rFonts w:hint="eastAsia"/>
            <w:b w:val="0"/>
          </w:rPr>
          <w:delText>운전</w:delText>
        </w:r>
        <w:r w:rsidR="002B49A0" w:rsidRPr="002646CB" w:rsidDel="0039799F">
          <w:rPr>
            <w:b w:val="0"/>
          </w:rPr>
          <w:delText xml:space="preserve"> </w:delText>
        </w:r>
        <w:r w:rsidR="002B49A0" w:rsidRPr="002646CB" w:rsidDel="0039799F">
          <w:rPr>
            <w:rFonts w:hint="eastAsia"/>
            <w:b w:val="0"/>
          </w:rPr>
          <w:delText>특성</w:delText>
        </w:r>
        <w:bookmarkStart w:id="4608" w:name="_Toc21525053"/>
        <w:bookmarkStart w:id="4609" w:name="_Toc23141892"/>
        <w:bookmarkStart w:id="4610" w:name="_Toc23173138"/>
        <w:bookmarkStart w:id="4611" w:name="_Toc23188913"/>
        <w:bookmarkStart w:id="4612" w:name="_Toc23191291"/>
        <w:bookmarkStart w:id="4613" w:name="_Toc23244309"/>
        <w:bookmarkStart w:id="4614" w:name="_Toc23793839"/>
        <w:bookmarkStart w:id="4615" w:name="_Toc23794162"/>
        <w:bookmarkStart w:id="4616" w:name="_Toc23794485"/>
        <w:bookmarkStart w:id="4617" w:name="_Toc23795330"/>
        <w:bookmarkStart w:id="4618" w:name="_Toc23839707"/>
        <w:bookmarkStart w:id="4619" w:name="_Toc26200496"/>
        <w:bookmarkStart w:id="4620" w:name="_Toc26867593"/>
        <w:bookmarkEnd w:id="4608"/>
        <w:bookmarkEnd w:id="4609"/>
        <w:bookmarkEnd w:id="4610"/>
        <w:bookmarkEnd w:id="4611"/>
        <w:bookmarkEnd w:id="4612"/>
        <w:bookmarkEnd w:id="4613"/>
        <w:bookmarkEnd w:id="4614"/>
        <w:bookmarkEnd w:id="4615"/>
        <w:bookmarkEnd w:id="4616"/>
        <w:bookmarkEnd w:id="4617"/>
        <w:bookmarkEnd w:id="4618"/>
        <w:bookmarkEnd w:id="4619"/>
        <w:bookmarkEnd w:id="4620"/>
      </w:del>
    </w:p>
    <w:p w14:paraId="0FCAED16" w14:textId="59EA7586" w:rsidR="00013279" w:rsidRPr="002646CB" w:rsidDel="0039799F" w:rsidRDefault="00013279" w:rsidP="00013279">
      <w:pPr>
        <w:rPr>
          <w:del w:id="4621" w:author="박 진상" w:date="2019-10-08T05:43:00Z"/>
        </w:rPr>
      </w:pPr>
      <w:bookmarkStart w:id="4622" w:name="_Toc21525054"/>
      <w:bookmarkStart w:id="4623" w:name="_Toc23141893"/>
      <w:bookmarkStart w:id="4624" w:name="_Toc23173139"/>
      <w:bookmarkStart w:id="4625" w:name="_Toc23188914"/>
      <w:bookmarkStart w:id="4626" w:name="_Toc23191292"/>
      <w:bookmarkStart w:id="4627" w:name="_Toc23244310"/>
      <w:bookmarkStart w:id="4628" w:name="_Toc23793840"/>
      <w:bookmarkStart w:id="4629" w:name="_Toc23794163"/>
      <w:bookmarkStart w:id="4630" w:name="_Toc23794486"/>
      <w:bookmarkStart w:id="4631" w:name="_Toc23795331"/>
      <w:bookmarkStart w:id="4632" w:name="_Toc23839708"/>
      <w:bookmarkStart w:id="4633" w:name="_Toc26200497"/>
      <w:bookmarkStart w:id="4634" w:name="_Toc26867594"/>
      <w:bookmarkEnd w:id="4622"/>
      <w:bookmarkEnd w:id="4623"/>
      <w:bookmarkEnd w:id="4624"/>
      <w:bookmarkEnd w:id="4625"/>
      <w:bookmarkEnd w:id="4626"/>
      <w:bookmarkEnd w:id="4627"/>
      <w:bookmarkEnd w:id="4628"/>
      <w:bookmarkEnd w:id="4629"/>
      <w:bookmarkEnd w:id="4630"/>
      <w:bookmarkEnd w:id="4631"/>
      <w:bookmarkEnd w:id="4632"/>
      <w:bookmarkEnd w:id="4633"/>
      <w:bookmarkEnd w:id="4634"/>
    </w:p>
    <w:p w14:paraId="595DA48B" w14:textId="312BB659" w:rsidR="001F2AF2" w:rsidRPr="002646CB" w:rsidDel="0039799F" w:rsidRDefault="001F2AF2" w:rsidP="00013279">
      <w:pPr>
        <w:rPr>
          <w:del w:id="4635" w:author="박 진상" w:date="2019-10-08T05:43:00Z"/>
        </w:rPr>
      </w:pPr>
      <w:del w:id="4636" w:author="박 진상" w:date="2019-10-08T05:43:00Z">
        <w:r w:rsidRPr="002646CB" w:rsidDel="0039799F">
          <w:rPr>
            <w:rFonts w:hint="eastAsia"/>
          </w:rPr>
          <w:delText>계통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연계운전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모드에서</w:delText>
        </w:r>
        <w:r w:rsidRPr="002646CB" w:rsidDel="0039799F">
          <w:delText xml:space="preserve"> </w:delText>
        </w:r>
        <w:r w:rsidR="00255D3C" w:rsidRPr="002646CB" w:rsidDel="0039799F">
          <w:delText>CHP</w:delText>
        </w:r>
        <w:r w:rsidRPr="002646CB" w:rsidDel="0039799F">
          <w:rPr>
            <w:rFonts w:hint="eastAsia"/>
          </w:rPr>
          <w:delText>의</w:delText>
        </w:r>
        <w:r w:rsidRPr="002646CB" w:rsidDel="0039799F">
          <w:delText xml:space="preserve"> </w:delText>
        </w:r>
        <w:r w:rsidR="00730936" w:rsidRPr="002646CB" w:rsidDel="0039799F">
          <w:rPr>
            <w:rFonts w:hint="eastAsia"/>
          </w:rPr>
          <w:delText>운전</w:delText>
        </w:r>
        <w:r w:rsidRPr="002646CB" w:rsidDel="0039799F">
          <w:rPr>
            <w:rFonts w:hint="eastAsia"/>
          </w:rPr>
          <w:delText>은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다음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사항을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고려하여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운전</w:delText>
        </w:r>
        <w:r w:rsidR="00DF729E" w:rsidRPr="002646CB" w:rsidDel="0039799F">
          <w:rPr>
            <w:rFonts w:hint="eastAsia"/>
          </w:rPr>
          <w:delText>해야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한다</w:delText>
        </w:r>
        <w:r w:rsidRPr="002646CB" w:rsidDel="0039799F">
          <w:delText>.</w:delText>
        </w:r>
        <w:bookmarkStart w:id="4637" w:name="_Toc21525055"/>
        <w:bookmarkStart w:id="4638" w:name="_Toc23141894"/>
        <w:bookmarkStart w:id="4639" w:name="_Toc23173140"/>
        <w:bookmarkStart w:id="4640" w:name="_Toc23188915"/>
        <w:bookmarkStart w:id="4641" w:name="_Toc23191293"/>
        <w:bookmarkStart w:id="4642" w:name="_Toc23244311"/>
        <w:bookmarkStart w:id="4643" w:name="_Toc23793841"/>
        <w:bookmarkStart w:id="4644" w:name="_Toc23794164"/>
        <w:bookmarkStart w:id="4645" w:name="_Toc23794487"/>
        <w:bookmarkStart w:id="4646" w:name="_Toc23795332"/>
        <w:bookmarkStart w:id="4647" w:name="_Toc23839709"/>
        <w:bookmarkStart w:id="4648" w:name="_Toc26200498"/>
        <w:bookmarkStart w:id="4649" w:name="_Toc26867595"/>
        <w:bookmarkEnd w:id="4637"/>
        <w:bookmarkEnd w:id="4638"/>
        <w:bookmarkEnd w:id="4639"/>
        <w:bookmarkEnd w:id="4640"/>
        <w:bookmarkEnd w:id="4641"/>
        <w:bookmarkEnd w:id="4642"/>
        <w:bookmarkEnd w:id="4643"/>
        <w:bookmarkEnd w:id="4644"/>
        <w:bookmarkEnd w:id="4645"/>
        <w:bookmarkEnd w:id="4646"/>
        <w:bookmarkEnd w:id="4647"/>
        <w:bookmarkEnd w:id="4648"/>
        <w:bookmarkEnd w:id="4649"/>
      </w:del>
    </w:p>
    <w:p w14:paraId="787E5A75" w14:textId="70278227" w:rsidR="005479EB" w:rsidRPr="002646CB" w:rsidDel="0039799F" w:rsidRDefault="002B49A0" w:rsidP="00737668">
      <w:pPr>
        <w:pStyle w:val="af6"/>
        <w:numPr>
          <w:ilvl w:val="0"/>
          <w:numId w:val="20"/>
        </w:numPr>
        <w:ind w:leftChars="0"/>
        <w:rPr>
          <w:del w:id="4650" w:author="박 진상" w:date="2019-10-08T05:43:00Z"/>
        </w:rPr>
      </w:pPr>
      <w:del w:id="4651" w:author="박 진상" w:date="2019-10-08T05:43:00Z">
        <w:r w:rsidRPr="002646CB" w:rsidDel="0039799F">
          <w:rPr>
            <w:rFonts w:hint="eastAsia"/>
          </w:rPr>
          <w:delText>열추</w:delText>
        </w:r>
        <w:r w:rsidR="003029D7" w:rsidRPr="002646CB" w:rsidDel="0039799F">
          <w:rPr>
            <w:rFonts w:hint="eastAsia"/>
          </w:rPr>
          <w:delText>종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운전</w:delText>
        </w:r>
        <w:bookmarkStart w:id="4652" w:name="_Toc21525056"/>
        <w:bookmarkStart w:id="4653" w:name="_Toc23141895"/>
        <w:bookmarkStart w:id="4654" w:name="_Toc23173141"/>
        <w:bookmarkStart w:id="4655" w:name="_Toc23188916"/>
        <w:bookmarkStart w:id="4656" w:name="_Toc23191294"/>
        <w:bookmarkStart w:id="4657" w:name="_Toc23244312"/>
        <w:bookmarkStart w:id="4658" w:name="_Toc23793842"/>
        <w:bookmarkStart w:id="4659" w:name="_Toc23794165"/>
        <w:bookmarkStart w:id="4660" w:name="_Toc23794488"/>
        <w:bookmarkStart w:id="4661" w:name="_Toc23795333"/>
        <w:bookmarkStart w:id="4662" w:name="_Toc23839710"/>
        <w:bookmarkStart w:id="4663" w:name="_Toc26200499"/>
        <w:bookmarkStart w:id="4664" w:name="_Toc26867596"/>
        <w:bookmarkEnd w:id="4652"/>
        <w:bookmarkEnd w:id="4653"/>
        <w:bookmarkEnd w:id="4654"/>
        <w:bookmarkEnd w:id="4655"/>
        <w:bookmarkEnd w:id="4656"/>
        <w:bookmarkEnd w:id="4657"/>
        <w:bookmarkEnd w:id="4658"/>
        <w:bookmarkEnd w:id="4659"/>
        <w:bookmarkEnd w:id="4660"/>
        <w:bookmarkEnd w:id="4661"/>
        <w:bookmarkEnd w:id="4662"/>
        <w:bookmarkEnd w:id="4663"/>
        <w:bookmarkEnd w:id="4664"/>
      </w:del>
    </w:p>
    <w:p w14:paraId="22614546" w14:textId="55B89ADF" w:rsidR="002B49A0" w:rsidRPr="002646CB" w:rsidDel="0039799F" w:rsidRDefault="002B49A0" w:rsidP="00737668">
      <w:pPr>
        <w:pStyle w:val="af6"/>
        <w:numPr>
          <w:ilvl w:val="0"/>
          <w:numId w:val="20"/>
        </w:numPr>
        <w:ind w:leftChars="0"/>
        <w:rPr>
          <w:del w:id="4665" w:author="박 진상" w:date="2019-10-08T05:43:00Z"/>
        </w:rPr>
      </w:pPr>
      <w:del w:id="4666" w:author="박 진상" w:date="2019-10-08T05:43:00Z">
        <w:r w:rsidRPr="002646CB" w:rsidDel="0039799F">
          <w:rPr>
            <w:rFonts w:hint="eastAsia"/>
          </w:rPr>
          <w:delText>환수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온도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관리</w:delText>
        </w:r>
        <w:bookmarkStart w:id="4667" w:name="_Toc21525057"/>
        <w:bookmarkStart w:id="4668" w:name="_Toc23141896"/>
        <w:bookmarkStart w:id="4669" w:name="_Toc23173142"/>
        <w:bookmarkStart w:id="4670" w:name="_Toc23188917"/>
        <w:bookmarkStart w:id="4671" w:name="_Toc23191295"/>
        <w:bookmarkStart w:id="4672" w:name="_Toc23244313"/>
        <w:bookmarkStart w:id="4673" w:name="_Toc23793843"/>
        <w:bookmarkStart w:id="4674" w:name="_Toc23794166"/>
        <w:bookmarkStart w:id="4675" w:name="_Toc23794489"/>
        <w:bookmarkStart w:id="4676" w:name="_Toc23795334"/>
        <w:bookmarkStart w:id="4677" w:name="_Toc23839711"/>
        <w:bookmarkStart w:id="4678" w:name="_Toc26200500"/>
        <w:bookmarkStart w:id="4679" w:name="_Toc26867597"/>
        <w:bookmarkEnd w:id="4667"/>
        <w:bookmarkEnd w:id="4668"/>
        <w:bookmarkEnd w:id="4669"/>
        <w:bookmarkEnd w:id="4670"/>
        <w:bookmarkEnd w:id="4671"/>
        <w:bookmarkEnd w:id="4672"/>
        <w:bookmarkEnd w:id="4673"/>
        <w:bookmarkEnd w:id="4674"/>
        <w:bookmarkEnd w:id="4675"/>
        <w:bookmarkEnd w:id="4676"/>
        <w:bookmarkEnd w:id="4677"/>
        <w:bookmarkEnd w:id="4678"/>
        <w:bookmarkEnd w:id="4679"/>
      </w:del>
    </w:p>
    <w:p w14:paraId="08AB5132" w14:textId="0EA0DD9F" w:rsidR="005479EB" w:rsidRPr="002646CB" w:rsidDel="0039799F" w:rsidRDefault="002B49A0" w:rsidP="00737668">
      <w:pPr>
        <w:pStyle w:val="af6"/>
        <w:numPr>
          <w:ilvl w:val="0"/>
          <w:numId w:val="20"/>
        </w:numPr>
        <w:ind w:leftChars="0"/>
        <w:rPr>
          <w:del w:id="4680" w:author="박 진상" w:date="2019-10-08T05:43:00Z"/>
        </w:rPr>
      </w:pPr>
      <w:del w:id="4681" w:author="박 진상" w:date="2019-10-08T05:43:00Z">
        <w:r w:rsidRPr="002646CB" w:rsidDel="0039799F">
          <w:rPr>
            <w:rFonts w:hint="eastAsia"/>
          </w:rPr>
          <w:delText>정전력</w:delText>
        </w:r>
        <w:r w:rsidRPr="002646CB" w:rsidDel="0039799F">
          <w:delText xml:space="preserve"> </w:delText>
        </w:r>
        <w:r w:rsidR="004C2415" w:rsidRPr="002646CB" w:rsidDel="0039799F">
          <w:rPr>
            <w:rFonts w:hint="eastAsia"/>
          </w:rPr>
          <w:delText>추종</w:delText>
        </w:r>
        <w:r w:rsidRPr="002646CB" w:rsidDel="0039799F">
          <w:rPr>
            <w:rFonts w:hint="eastAsia"/>
          </w:rPr>
          <w:delText>운전</w:delText>
        </w:r>
        <w:bookmarkStart w:id="4682" w:name="_Toc21525058"/>
        <w:bookmarkStart w:id="4683" w:name="_Toc23141897"/>
        <w:bookmarkStart w:id="4684" w:name="_Toc23173143"/>
        <w:bookmarkStart w:id="4685" w:name="_Toc23188918"/>
        <w:bookmarkStart w:id="4686" w:name="_Toc23191296"/>
        <w:bookmarkStart w:id="4687" w:name="_Toc23244314"/>
        <w:bookmarkStart w:id="4688" w:name="_Toc23793844"/>
        <w:bookmarkStart w:id="4689" w:name="_Toc23794167"/>
        <w:bookmarkStart w:id="4690" w:name="_Toc23794490"/>
        <w:bookmarkStart w:id="4691" w:name="_Toc23795335"/>
        <w:bookmarkStart w:id="4692" w:name="_Toc23839712"/>
        <w:bookmarkStart w:id="4693" w:name="_Toc26200501"/>
        <w:bookmarkStart w:id="4694" w:name="_Toc26867598"/>
        <w:bookmarkEnd w:id="4682"/>
        <w:bookmarkEnd w:id="4683"/>
        <w:bookmarkEnd w:id="4684"/>
        <w:bookmarkEnd w:id="4685"/>
        <w:bookmarkEnd w:id="4686"/>
        <w:bookmarkEnd w:id="4687"/>
        <w:bookmarkEnd w:id="4688"/>
        <w:bookmarkEnd w:id="4689"/>
        <w:bookmarkEnd w:id="4690"/>
        <w:bookmarkEnd w:id="4691"/>
        <w:bookmarkEnd w:id="4692"/>
        <w:bookmarkEnd w:id="4693"/>
        <w:bookmarkEnd w:id="4694"/>
      </w:del>
    </w:p>
    <w:p w14:paraId="2F569892" w14:textId="30B16D5D" w:rsidR="00F97338" w:rsidRPr="002646CB" w:rsidDel="0039799F" w:rsidRDefault="00DB2BCC" w:rsidP="00737668">
      <w:pPr>
        <w:pStyle w:val="af6"/>
        <w:numPr>
          <w:ilvl w:val="0"/>
          <w:numId w:val="20"/>
        </w:numPr>
        <w:ind w:leftChars="0"/>
        <w:rPr>
          <w:del w:id="4695" w:author="박 진상" w:date="2019-10-08T05:43:00Z"/>
        </w:rPr>
      </w:pPr>
      <w:del w:id="4696" w:author="박 진상" w:date="2019-10-08T05:43:00Z">
        <w:r w:rsidRPr="002646CB" w:rsidDel="0039799F">
          <w:delText>CHP</w:delText>
        </w:r>
        <w:r w:rsidR="00F97338" w:rsidRPr="002646CB" w:rsidDel="0039799F">
          <w:rPr>
            <w:rFonts w:hint="eastAsia"/>
          </w:rPr>
          <w:delText>에</w:delText>
        </w:r>
        <w:r w:rsidR="00F97338" w:rsidRPr="002646CB" w:rsidDel="0039799F">
          <w:delText xml:space="preserve"> </w:delText>
        </w:r>
        <w:r w:rsidR="00F97338" w:rsidRPr="002646CB" w:rsidDel="0039799F">
          <w:rPr>
            <w:rFonts w:hint="eastAsia"/>
          </w:rPr>
          <w:delText>의한</w:delText>
        </w:r>
        <w:r w:rsidR="00F97338" w:rsidRPr="002646CB" w:rsidDel="0039799F">
          <w:delText xml:space="preserve"> </w:delText>
        </w:r>
        <w:r w:rsidR="00F97338" w:rsidRPr="002646CB" w:rsidDel="0039799F">
          <w:rPr>
            <w:rFonts w:hint="eastAsia"/>
          </w:rPr>
          <w:delText>발전량과</w:delText>
        </w:r>
        <w:r w:rsidR="00F97338" w:rsidRPr="002646CB" w:rsidDel="0039799F">
          <w:delText xml:space="preserve"> </w:delText>
        </w:r>
        <w:r w:rsidR="00F97338" w:rsidRPr="002646CB" w:rsidDel="0039799F">
          <w:rPr>
            <w:rFonts w:hint="eastAsia"/>
          </w:rPr>
          <w:delText>전력</w:delText>
        </w:r>
        <w:r w:rsidR="00F97338" w:rsidRPr="002646CB" w:rsidDel="0039799F">
          <w:delText xml:space="preserve"> </w:delText>
        </w:r>
        <w:r w:rsidR="00F97338" w:rsidRPr="002646CB" w:rsidDel="0039799F">
          <w:rPr>
            <w:rFonts w:hint="eastAsia"/>
          </w:rPr>
          <w:delText>부하량</w:delText>
        </w:r>
        <w:r w:rsidR="00F97338" w:rsidRPr="002646CB" w:rsidDel="0039799F">
          <w:delText xml:space="preserve"> </w:delText>
        </w:r>
        <w:r w:rsidR="00F97338" w:rsidRPr="002646CB" w:rsidDel="0039799F">
          <w:rPr>
            <w:rFonts w:hint="eastAsia"/>
          </w:rPr>
          <w:delText>비교에</w:delText>
        </w:r>
        <w:r w:rsidR="00F97338" w:rsidRPr="002646CB" w:rsidDel="0039799F">
          <w:delText xml:space="preserve"> </w:delText>
        </w:r>
        <w:r w:rsidR="00F97338" w:rsidRPr="002646CB" w:rsidDel="0039799F">
          <w:rPr>
            <w:rFonts w:hint="eastAsia"/>
          </w:rPr>
          <w:delText>따른</w:delText>
        </w:r>
        <w:r w:rsidR="00F97338" w:rsidRPr="002646CB" w:rsidDel="0039799F">
          <w:delText xml:space="preserve"> </w:delText>
        </w:r>
        <w:r w:rsidR="00F97338" w:rsidRPr="002646CB" w:rsidDel="0039799F">
          <w:rPr>
            <w:rFonts w:hint="eastAsia"/>
          </w:rPr>
          <w:delText>보일러</w:delText>
        </w:r>
        <w:r w:rsidR="00F97338" w:rsidRPr="002646CB" w:rsidDel="0039799F">
          <w:delText xml:space="preserve"> </w:delText>
        </w:r>
        <w:r w:rsidR="00F97338" w:rsidRPr="002646CB" w:rsidDel="0039799F">
          <w:rPr>
            <w:rFonts w:hint="eastAsia"/>
          </w:rPr>
          <w:delText>연계</w:delText>
        </w:r>
        <w:r w:rsidR="00F97338" w:rsidRPr="002646CB" w:rsidDel="0039799F">
          <w:delText xml:space="preserve"> </w:delText>
        </w:r>
        <w:r w:rsidR="00F97338" w:rsidRPr="002646CB" w:rsidDel="0039799F">
          <w:rPr>
            <w:rFonts w:hint="eastAsia"/>
          </w:rPr>
          <w:delText>운전</w:delText>
        </w:r>
        <w:bookmarkStart w:id="4697" w:name="_Toc21525059"/>
        <w:bookmarkStart w:id="4698" w:name="_Toc23141898"/>
        <w:bookmarkStart w:id="4699" w:name="_Toc23173144"/>
        <w:bookmarkStart w:id="4700" w:name="_Toc23188919"/>
        <w:bookmarkStart w:id="4701" w:name="_Toc23191297"/>
        <w:bookmarkStart w:id="4702" w:name="_Toc23244315"/>
        <w:bookmarkStart w:id="4703" w:name="_Toc23793845"/>
        <w:bookmarkStart w:id="4704" w:name="_Toc23794168"/>
        <w:bookmarkStart w:id="4705" w:name="_Toc23794491"/>
        <w:bookmarkStart w:id="4706" w:name="_Toc23795336"/>
        <w:bookmarkStart w:id="4707" w:name="_Toc23839713"/>
        <w:bookmarkStart w:id="4708" w:name="_Toc26200502"/>
        <w:bookmarkStart w:id="4709" w:name="_Toc26867599"/>
        <w:bookmarkEnd w:id="4697"/>
        <w:bookmarkEnd w:id="4698"/>
        <w:bookmarkEnd w:id="4699"/>
        <w:bookmarkEnd w:id="4700"/>
        <w:bookmarkEnd w:id="4701"/>
        <w:bookmarkEnd w:id="4702"/>
        <w:bookmarkEnd w:id="4703"/>
        <w:bookmarkEnd w:id="4704"/>
        <w:bookmarkEnd w:id="4705"/>
        <w:bookmarkEnd w:id="4706"/>
        <w:bookmarkEnd w:id="4707"/>
        <w:bookmarkEnd w:id="4708"/>
        <w:bookmarkEnd w:id="4709"/>
      </w:del>
    </w:p>
    <w:p w14:paraId="2827F5BA" w14:textId="21BD47BA" w:rsidR="005479EB" w:rsidRPr="002646CB" w:rsidDel="0039799F" w:rsidRDefault="005479EB" w:rsidP="00BF4D3D">
      <w:pPr>
        <w:rPr>
          <w:del w:id="4710" w:author="박 진상" w:date="2019-10-08T05:43:00Z"/>
        </w:rPr>
      </w:pPr>
      <w:bookmarkStart w:id="4711" w:name="_Toc21525060"/>
      <w:bookmarkStart w:id="4712" w:name="_Toc23141899"/>
      <w:bookmarkStart w:id="4713" w:name="_Toc23173145"/>
      <w:bookmarkStart w:id="4714" w:name="_Toc23188920"/>
      <w:bookmarkStart w:id="4715" w:name="_Toc23191298"/>
      <w:bookmarkStart w:id="4716" w:name="_Toc23244316"/>
      <w:bookmarkStart w:id="4717" w:name="_Toc23793846"/>
      <w:bookmarkStart w:id="4718" w:name="_Toc23794169"/>
      <w:bookmarkStart w:id="4719" w:name="_Toc23794492"/>
      <w:bookmarkStart w:id="4720" w:name="_Toc23795337"/>
      <w:bookmarkStart w:id="4721" w:name="_Toc23839714"/>
      <w:bookmarkStart w:id="4722" w:name="_Toc26200503"/>
      <w:bookmarkStart w:id="4723" w:name="_Toc26867600"/>
      <w:bookmarkEnd w:id="4711"/>
      <w:bookmarkEnd w:id="4712"/>
      <w:bookmarkEnd w:id="4713"/>
      <w:bookmarkEnd w:id="4714"/>
      <w:bookmarkEnd w:id="4715"/>
      <w:bookmarkEnd w:id="4716"/>
      <w:bookmarkEnd w:id="4717"/>
      <w:bookmarkEnd w:id="4718"/>
      <w:bookmarkEnd w:id="4719"/>
      <w:bookmarkEnd w:id="4720"/>
      <w:bookmarkEnd w:id="4721"/>
      <w:bookmarkEnd w:id="4722"/>
      <w:bookmarkEnd w:id="4723"/>
    </w:p>
    <w:p w14:paraId="200AAE7F" w14:textId="0112D2D5" w:rsidR="002B49A0" w:rsidRPr="002646CB" w:rsidDel="0039799F" w:rsidRDefault="002B49A0" w:rsidP="00BF2D25">
      <w:pPr>
        <w:pStyle w:val="34"/>
        <w:rPr>
          <w:del w:id="4724" w:author="박 진상" w:date="2019-10-08T05:43:00Z"/>
        </w:rPr>
      </w:pPr>
      <w:del w:id="4725" w:author="박 진상" w:date="2019-10-08T05:43:00Z">
        <w:r w:rsidRPr="002646CB" w:rsidDel="0039799F">
          <w:rPr>
            <w:rFonts w:hint="eastAsia"/>
            <w:b w:val="0"/>
          </w:rPr>
          <w:delText>보일러</w:delText>
        </w:r>
        <w:r w:rsidRPr="002646CB" w:rsidDel="0039799F">
          <w:rPr>
            <w:b w:val="0"/>
          </w:rPr>
          <w:delText xml:space="preserve"> </w:delText>
        </w:r>
        <w:r w:rsidRPr="002646CB" w:rsidDel="0039799F">
          <w:rPr>
            <w:rFonts w:hint="eastAsia"/>
            <w:b w:val="0"/>
          </w:rPr>
          <w:delText>운전</w:delText>
        </w:r>
        <w:r w:rsidRPr="002646CB" w:rsidDel="0039799F">
          <w:rPr>
            <w:b w:val="0"/>
          </w:rPr>
          <w:delText xml:space="preserve"> </w:delText>
        </w:r>
        <w:r w:rsidRPr="002646CB" w:rsidDel="0039799F">
          <w:rPr>
            <w:rFonts w:hint="eastAsia"/>
            <w:b w:val="0"/>
          </w:rPr>
          <w:delText>특성</w:delText>
        </w:r>
        <w:bookmarkStart w:id="4726" w:name="_Toc21525061"/>
        <w:bookmarkStart w:id="4727" w:name="_Toc23141900"/>
        <w:bookmarkStart w:id="4728" w:name="_Toc23173146"/>
        <w:bookmarkStart w:id="4729" w:name="_Toc23188921"/>
        <w:bookmarkStart w:id="4730" w:name="_Toc23191299"/>
        <w:bookmarkStart w:id="4731" w:name="_Toc23244317"/>
        <w:bookmarkStart w:id="4732" w:name="_Toc23793847"/>
        <w:bookmarkStart w:id="4733" w:name="_Toc23794170"/>
        <w:bookmarkStart w:id="4734" w:name="_Toc23794493"/>
        <w:bookmarkStart w:id="4735" w:name="_Toc23795338"/>
        <w:bookmarkStart w:id="4736" w:name="_Toc23839715"/>
        <w:bookmarkStart w:id="4737" w:name="_Toc26200504"/>
        <w:bookmarkStart w:id="4738" w:name="_Toc26867601"/>
        <w:bookmarkEnd w:id="4726"/>
        <w:bookmarkEnd w:id="4727"/>
        <w:bookmarkEnd w:id="4728"/>
        <w:bookmarkEnd w:id="4729"/>
        <w:bookmarkEnd w:id="4730"/>
        <w:bookmarkEnd w:id="4731"/>
        <w:bookmarkEnd w:id="4732"/>
        <w:bookmarkEnd w:id="4733"/>
        <w:bookmarkEnd w:id="4734"/>
        <w:bookmarkEnd w:id="4735"/>
        <w:bookmarkEnd w:id="4736"/>
        <w:bookmarkEnd w:id="4737"/>
        <w:bookmarkEnd w:id="4738"/>
      </w:del>
    </w:p>
    <w:p w14:paraId="54D51461" w14:textId="4A2ED3E0" w:rsidR="00013279" w:rsidRPr="002646CB" w:rsidDel="0039799F" w:rsidRDefault="00013279" w:rsidP="00013279">
      <w:pPr>
        <w:rPr>
          <w:del w:id="4739" w:author="박 진상" w:date="2019-10-08T05:43:00Z"/>
        </w:rPr>
      </w:pPr>
      <w:bookmarkStart w:id="4740" w:name="_Toc21525062"/>
      <w:bookmarkStart w:id="4741" w:name="_Toc23141901"/>
      <w:bookmarkStart w:id="4742" w:name="_Toc23173147"/>
      <w:bookmarkStart w:id="4743" w:name="_Toc23188922"/>
      <w:bookmarkStart w:id="4744" w:name="_Toc23191300"/>
      <w:bookmarkStart w:id="4745" w:name="_Toc23244318"/>
      <w:bookmarkStart w:id="4746" w:name="_Toc23793848"/>
      <w:bookmarkStart w:id="4747" w:name="_Toc23794171"/>
      <w:bookmarkStart w:id="4748" w:name="_Toc23794494"/>
      <w:bookmarkStart w:id="4749" w:name="_Toc23795339"/>
      <w:bookmarkStart w:id="4750" w:name="_Toc23839716"/>
      <w:bookmarkStart w:id="4751" w:name="_Toc26200505"/>
      <w:bookmarkStart w:id="4752" w:name="_Toc26867602"/>
      <w:bookmarkEnd w:id="4740"/>
      <w:bookmarkEnd w:id="4741"/>
      <w:bookmarkEnd w:id="4742"/>
      <w:bookmarkEnd w:id="4743"/>
      <w:bookmarkEnd w:id="4744"/>
      <w:bookmarkEnd w:id="4745"/>
      <w:bookmarkEnd w:id="4746"/>
      <w:bookmarkEnd w:id="4747"/>
      <w:bookmarkEnd w:id="4748"/>
      <w:bookmarkEnd w:id="4749"/>
      <w:bookmarkEnd w:id="4750"/>
      <w:bookmarkEnd w:id="4751"/>
      <w:bookmarkEnd w:id="4752"/>
    </w:p>
    <w:p w14:paraId="0D7BA9B4" w14:textId="0D0F7FC3" w:rsidR="0028588B" w:rsidRPr="002646CB" w:rsidDel="0039799F" w:rsidRDefault="0028588B" w:rsidP="0028588B">
      <w:pPr>
        <w:rPr>
          <w:del w:id="4753" w:author="박 진상" w:date="2019-10-08T05:43:00Z"/>
        </w:rPr>
      </w:pPr>
      <w:del w:id="4754" w:author="박 진상" w:date="2019-10-08T05:43:00Z">
        <w:r w:rsidRPr="002646CB" w:rsidDel="0039799F">
          <w:rPr>
            <w:rFonts w:hint="eastAsia"/>
          </w:rPr>
          <w:delText>계통연계운전</w:delText>
        </w:r>
        <w:r w:rsidR="00FE3106" w:rsidRPr="002646CB" w:rsidDel="0039799F">
          <w:delText xml:space="preserve"> </w:delText>
        </w:r>
        <w:r w:rsidRPr="002646CB" w:rsidDel="0039799F">
          <w:rPr>
            <w:rFonts w:hint="eastAsia"/>
          </w:rPr>
          <w:delText>모드에서</w:delText>
        </w:r>
        <w:r w:rsidRPr="002646CB" w:rsidDel="0039799F">
          <w:delText xml:space="preserve"> </w:delText>
        </w:r>
        <w:r w:rsidR="00FE3106" w:rsidRPr="002646CB" w:rsidDel="0039799F">
          <w:rPr>
            <w:rFonts w:cs="Arial"/>
            <w:rPrChange w:id="4755" w:author="ETRI-김종원" w:date="2019-12-10T10:44:00Z">
              <w:rPr>
                <w:rFonts w:cs="Arial"/>
                <w:color w:val="000000" w:themeColor="text1"/>
              </w:rPr>
            </w:rPrChange>
          </w:rPr>
          <w:delText>CES-MG</w:delText>
        </w:r>
        <w:r w:rsidR="00FE3106" w:rsidRPr="002646CB" w:rsidDel="0039799F">
          <w:delText xml:space="preserve"> </w:delText>
        </w:r>
        <w:r w:rsidRPr="002646CB" w:rsidDel="0039799F">
          <w:rPr>
            <w:rFonts w:hint="eastAsia"/>
          </w:rPr>
          <w:delText>의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보일러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시스템의</w:delText>
        </w:r>
        <w:r w:rsidRPr="002646CB" w:rsidDel="0039799F">
          <w:delText xml:space="preserve"> </w:delText>
        </w:r>
        <w:r w:rsidR="00730936" w:rsidRPr="002646CB" w:rsidDel="0039799F">
          <w:rPr>
            <w:rFonts w:hint="eastAsia"/>
          </w:rPr>
          <w:delText>운전</w:delText>
        </w:r>
        <w:r w:rsidRPr="002646CB" w:rsidDel="0039799F">
          <w:rPr>
            <w:rFonts w:hint="eastAsia"/>
          </w:rPr>
          <w:delText>은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다음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사항을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고려하여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운전</w:delText>
        </w:r>
        <w:r w:rsidR="00DF729E" w:rsidRPr="002646CB" w:rsidDel="0039799F">
          <w:rPr>
            <w:rFonts w:hint="eastAsia"/>
          </w:rPr>
          <w:delText>해야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한다</w:delText>
        </w:r>
        <w:r w:rsidRPr="002646CB" w:rsidDel="0039799F">
          <w:delText>.</w:delText>
        </w:r>
        <w:bookmarkStart w:id="4756" w:name="_Toc21525063"/>
        <w:bookmarkStart w:id="4757" w:name="_Toc23141902"/>
        <w:bookmarkStart w:id="4758" w:name="_Toc23173148"/>
        <w:bookmarkStart w:id="4759" w:name="_Toc23188923"/>
        <w:bookmarkStart w:id="4760" w:name="_Toc23191301"/>
        <w:bookmarkStart w:id="4761" w:name="_Toc23244319"/>
        <w:bookmarkStart w:id="4762" w:name="_Toc23793849"/>
        <w:bookmarkStart w:id="4763" w:name="_Toc23794172"/>
        <w:bookmarkStart w:id="4764" w:name="_Toc23794495"/>
        <w:bookmarkStart w:id="4765" w:name="_Toc23795340"/>
        <w:bookmarkStart w:id="4766" w:name="_Toc23839717"/>
        <w:bookmarkStart w:id="4767" w:name="_Toc26200506"/>
        <w:bookmarkStart w:id="4768" w:name="_Toc26867603"/>
        <w:bookmarkEnd w:id="4756"/>
        <w:bookmarkEnd w:id="4757"/>
        <w:bookmarkEnd w:id="4758"/>
        <w:bookmarkEnd w:id="4759"/>
        <w:bookmarkEnd w:id="4760"/>
        <w:bookmarkEnd w:id="4761"/>
        <w:bookmarkEnd w:id="4762"/>
        <w:bookmarkEnd w:id="4763"/>
        <w:bookmarkEnd w:id="4764"/>
        <w:bookmarkEnd w:id="4765"/>
        <w:bookmarkEnd w:id="4766"/>
        <w:bookmarkEnd w:id="4767"/>
        <w:bookmarkEnd w:id="4768"/>
      </w:del>
    </w:p>
    <w:p w14:paraId="5C2A1769" w14:textId="26A508B9" w:rsidR="0028588B" w:rsidRPr="002646CB" w:rsidDel="0039799F" w:rsidRDefault="0028588B" w:rsidP="00013279">
      <w:pPr>
        <w:rPr>
          <w:del w:id="4769" w:author="박 진상" w:date="2019-10-08T05:43:00Z"/>
        </w:rPr>
      </w:pPr>
      <w:bookmarkStart w:id="4770" w:name="_Toc21525064"/>
      <w:bookmarkStart w:id="4771" w:name="_Toc23141903"/>
      <w:bookmarkStart w:id="4772" w:name="_Toc23173149"/>
      <w:bookmarkStart w:id="4773" w:name="_Toc23188924"/>
      <w:bookmarkStart w:id="4774" w:name="_Toc23191302"/>
      <w:bookmarkStart w:id="4775" w:name="_Toc23244320"/>
      <w:bookmarkStart w:id="4776" w:name="_Toc23793850"/>
      <w:bookmarkStart w:id="4777" w:name="_Toc23794173"/>
      <w:bookmarkStart w:id="4778" w:name="_Toc23794496"/>
      <w:bookmarkStart w:id="4779" w:name="_Toc23795341"/>
      <w:bookmarkStart w:id="4780" w:name="_Toc23839718"/>
      <w:bookmarkStart w:id="4781" w:name="_Toc26200507"/>
      <w:bookmarkStart w:id="4782" w:name="_Toc26867604"/>
      <w:bookmarkEnd w:id="4770"/>
      <w:bookmarkEnd w:id="4771"/>
      <w:bookmarkEnd w:id="4772"/>
      <w:bookmarkEnd w:id="4773"/>
      <w:bookmarkEnd w:id="4774"/>
      <w:bookmarkEnd w:id="4775"/>
      <w:bookmarkEnd w:id="4776"/>
      <w:bookmarkEnd w:id="4777"/>
      <w:bookmarkEnd w:id="4778"/>
      <w:bookmarkEnd w:id="4779"/>
      <w:bookmarkEnd w:id="4780"/>
      <w:bookmarkEnd w:id="4781"/>
      <w:bookmarkEnd w:id="4782"/>
    </w:p>
    <w:p w14:paraId="55D0F9C0" w14:textId="72519F39" w:rsidR="002B49A0" w:rsidRPr="002646CB" w:rsidDel="0039799F" w:rsidRDefault="002B49A0" w:rsidP="00737668">
      <w:pPr>
        <w:pStyle w:val="af6"/>
        <w:numPr>
          <w:ilvl w:val="0"/>
          <w:numId w:val="20"/>
        </w:numPr>
        <w:ind w:leftChars="0"/>
        <w:rPr>
          <w:del w:id="4783" w:author="박 진상" w:date="2019-10-08T05:43:00Z"/>
        </w:rPr>
      </w:pPr>
      <w:del w:id="4784" w:author="박 진상" w:date="2019-10-08T05:43:00Z">
        <w:r w:rsidRPr="002646CB" w:rsidDel="0039799F">
          <w:rPr>
            <w:rFonts w:hint="eastAsia"/>
          </w:rPr>
          <w:delText>열추</w:delText>
        </w:r>
        <w:r w:rsidR="003029D7" w:rsidRPr="002646CB" w:rsidDel="0039799F">
          <w:rPr>
            <w:rFonts w:hint="eastAsia"/>
          </w:rPr>
          <w:delText>종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운전</w:delText>
        </w:r>
        <w:bookmarkStart w:id="4785" w:name="_Toc21525065"/>
        <w:bookmarkStart w:id="4786" w:name="_Toc23141904"/>
        <w:bookmarkStart w:id="4787" w:name="_Toc23173150"/>
        <w:bookmarkStart w:id="4788" w:name="_Toc23188925"/>
        <w:bookmarkStart w:id="4789" w:name="_Toc23191303"/>
        <w:bookmarkStart w:id="4790" w:name="_Toc23244321"/>
        <w:bookmarkStart w:id="4791" w:name="_Toc23793851"/>
        <w:bookmarkStart w:id="4792" w:name="_Toc23794174"/>
        <w:bookmarkStart w:id="4793" w:name="_Toc23794497"/>
        <w:bookmarkStart w:id="4794" w:name="_Toc23795342"/>
        <w:bookmarkStart w:id="4795" w:name="_Toc23839719"/>
        <w:bookmarkStart w:id="4796" w:name="_Toc26200508"/>
        <w:bookmarkStart w:id="4797" w:name="_Toc26867605"/>
        <w:bookmarkEnd w:id="4785"/>
        <w:bookmarkEnd w:id="4786"/>
        <w:bookmarkEnd w:id="4787"/>
        <w:bookmarkEnd w:id="4788"/>
        <w:bookmarkEnd w:id="4789"/>
        <w:bookmarkEnd w:id="4790"/>
        <w:bookmarkEnd w:id="4791"/>
        <w:bookmarkEnd w:id="4792"/>
        <w:bookmarkEnd w:id="4793"/>
        <w:bookmarkEnd w:id="4794"/>
        <w:bookmarkEnd w:id="4795"/>
        <w:bookmarkEnd w:id="4796"/>
        <w:bookmarkEnd w:id="4797"/>
      </w:del>
    </w:p>
    <w:p w14:paraId="4D0A1616" w14:textId="1C196653" w:rsidR="001F2AF2" w:rsidRPr="002646CB" w:rsidDel="0039799F" w:rsidRDefault="002B49A0" w:rsidP="00737668">
      <w:pPr>
        <w:pStyle w:val="af6"/>
        <w:numPr>
          <w:ilvl w:val="0"/>
          <w:numId w:val="20"/>
        </w:numPr>
        <w:ind w:leftChars="0"/>
        <w:rPr>
          <w:del w:id="4798" w:author="박 진상" w:date="2019-10-08T05:43:00Z"/>
        </w:rPr>
      </w:pPr>
      <w:del w:id="4799" w:author="박 진상" w:date="2019-10-08T05:43:00Z">
        <w:r w:rsidRPr="002646CB" w:rsidDel="0039799F">
          <w:rPr>
            <w:rFonts w:hint="eastAsia"/>
          </w:rPr>
          <w:delText>환수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온도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관리</w:delText>
        </w:r>
        <w:bookmarkStart w:id="4800" w:name="_Toc21525066"/>
        <w:bookmarkStart w:id="4801" w:name="_Toc23141905"/>
        <w:bookmarkStart w:id="4802" w:name="_Toc23173151"/>
        <w:bookmarkStart w:id="4803" w:name="_Toc23188926"/>
        <w:bookmarkStart w:id="4804" w:name="_Toc23191304"/>
        <w:bookmarkStart w:id="4805" w:name="_Toc23244322"/>
        <w:bookmarkStart w:id="4806" w:name="_Toc23793852"/>
        <w:bookmarkStart w:id="4807" w:name="_Toc23794175"/>
        <w:bookmarkStart w:id="4808" w:name="_Toc23794498"/>
        <w:bookmarkStart w:id="4809" w:name="_Toc23795343"/>
        <w:bookmarkStart w:id="4810" w:name="_Toc23839720"/>
        <w:bookmarkStart w:id="4811" w:name="_Toc26200509"/>
        <w:bookmarkStart w:id="4812" w:name="_Toc26867606"/>
        <w:bookmarkEnd w:id="4800"/>
        <w:bookmarkEnd w:id="4801"/>
        <w:bookmarkEnd w:id="4802"/>
        <w:bookmarkEnd w:id="4803"/>
        <w:bookmarkEnd w:id="4804"/>
        <w:bookmarkEnd w:id="4805"/>
        <w:bookmarkEnd w:id="4806"/>
        <w:bookmarkEnd w:id="4807"/>
        <w:bookmarkEnd w:id="4808"/>
        <w:bookmarkEnd w:id="4809"/>
        <w:bookmarkEnd w:id="4810"/>
        <w:bookmarkEnd w:id="4811"/>
        <w:bookmarkEnd w:id="4812"/>
      </w:del>
    </w:p>
    <w:p w14:paraId="16FE33F2" w14:textId="7001A32B" w:rsidR="00F97338" w:rsidRPr="002646CB" w:rsidDel="0039799F" w:rsidRDefault="00F97338" w:rsidP="00737668">
      <w:pPr>
        <w:pStyle w:val="af6"/>
        <w:numPr>
          <w:ilvl w:val="0"/>
          <w:numId w:val="20"/>
        </w:numPr>
        <w:ind w:leftChars="0"/>
        <w:rPr>
          <w:del w:id="4813" w:author="박 진상" w:date="2019-10-08T05:43:00Z"/>
        </w:rPr>
      </w:pPr>
      <w:del w:id="4814" w:author="박 진상" w:date="2019-10-08T05:43:00Z">
        <w:r w:rsidRPr="002646CB" w:rsidDel="0039799F">
          <w:rPr>
            <w:rFonts w:hint="eastAsia"/>
          </w:rPr>
          <w:delText>냉각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관리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운전</w:delText>
        </w:r>
        <w:bookmarkStart w:id="4815" w:name="_Toc21525067"/>
        <w:bookmarkStart w:id="4816" w:name="_Toc23141906"/>
        <w:bookmarkStart w:id="4817" w:name="_Toc23173152"/>
        <w:bookmarkStart w:id="4818" w:name="_Toc23188927"/>
        <w:bookmarkStart w:id="4819" w:name="_Toc23191305"/>
        <w:bookmarkStart w:id="4820" w:name="_Toc23244323"/>
        <w:bookmarkStart w:id="4821" w:name="_Toc23793853"/>
        <w:bookmarkStart w:id="4822" w:name="_Toc23794176"/>
        <w:bookmarkStart w:id="4823" w:name="_Toc23794499"/>
        <w:bookmarkStart w:id="4824" w:name="_Toc23795344"/>
        <w:bookmarkStart w:id="4825" w:name="_Toc23839721"/>
        <w:bookmarkStart w:id="4826" w:name="_Toc26200510"/>
        <w:bookmarkStart w:id="4827" w:name="_Toc26867607"/>
        <w:bookmarkEnd w:id="4815"/>
        <w:bookmarkEnd w:id="4816"/>
        <w:bookmarkEnd w:id="4817"/>
        <w:bookmarkEnd w:id="4818"/>
        <w:bookmarkEnd w:id="4819"/>
        <w:bookmarkEnd w:id="4820"/>
        <w:bookmarkEnd w:id="4821"/>
        <w:bookmarkEnd w:id="4822"/>
        <w:bookmarkEnd w:id="4823"/>
        <w:bookmarkEnd w:id="4824"/>
        <w:bookmarkEnd w:id="4825"/>
        <w:bookmarkEnd w:id="4826"/>
        <w:bookmarkEnd w:id="4827"/>
      </w:del>
    </w:p>
    <w:p w14:paraId="311B783F" w14:textId="42C7FE0F" w:rsidR="00F97338" w:rsidRPr="002646CB" w:rsidDel="0039799F" w:rsidRDefault="00F97338" w:rsidP="00737668">
      <w:pPr>
        <w:pStyle w:val="af6"/>
        <w:numPr>
          <w:ilvl w:val="0"/>
          <w:numId w:val="20"/>
        </w:numPr>
        <w:ind w:leftChars="0"/>
        <w:rPr>
          <w:del w:id="4828" w:author="박 진상" w:date="2019-10-08T05:43:00Z"/>
        </w:rPr>
      </w:pPr>
      <w:del w:id="4829" w:author="박 진상" w:date="2019-10-08T05:43:00Z">
        <w:r w:rsidRPr="002646CB" w:rsidDel="0039799F">
          <w:rPr>
            <w:rFonts w:hint="eastAsia"/>
          </w:rPr>
          <w:delText>전력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부하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및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열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부하를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고려하여</w:delText>
        </w:r>
        <w:r w:rsidRPr="002646CB" w:rsidDel="0039799F">
          <w:delText xml:space="preserve"> </w:delText>
        </w:r>
        <w:r w:rsidR="00255D3C" w:rsidRPr="002646CB" w:rsidDel="0039799F">
          <w:delText>CHP</w:delText>
        </w:r>
        <w:r w:rsidRPr="002646CB" w:rsidDel="0039799F">
          <w:rPr>
            <w:rFonts w:hint="eastAsia"/>
          </w:rPr>
          <w:delText>과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보일러의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연동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운전</w:delText>
        </w:r>
        <w:bookmarkStart w:id="4830" w:name="_Toc21525068"/>
        <w:bookmarkStart w:id="4831" w:name="_Toc23141907"/>
        <w:bookmarkStart w:id="4832" w:name="_Toc23173153"/>
        <w:bookmarkStart w:id="4833" w:name="_Toc23188928"/>
        <w:bookmarkStart w:id="4834" w:name="_Toc23191306"/>
        <w:bookmarkStart w:id="4835" w:name="_Toc23244324"/>
        <w:bookmarkStart w:id="4836" w:name="_Toc23793854"/>
        <w:bookmarkStart w:id="4837" w:name="_Toc23794177"/>
        <w:bookmarkStart w:id="4838" w:name="_Toc23794500"/>
        <w:bookmarkStart w:id="4839" w:name="_Toc23795345"/>
        <w:bookmarkStart w:id="4840" w:name="_Toc23839722"/>
        <w:bookmarkStart w:id="4841" w:name="_Toc26200511"/>
        <w:bookmarkStart w:id="4842" w:name="_Toc26867608"/>
        <w:bookmarkEnd w:id="4830"/>
        <w:bookmarkEnd w:id="4831"/>
        <w:bookmarkEnd w:id="4832"/>
        <w:bookmarkEnd w:id="4833"/>
        <w:bookmarkEnd w:id="4834"/>
        <w:bookmarkEnd w:id="4835"/>
        <w:bookmarkEnd w:id="4836"/>
        <w:bookmarkEnd w:id="4837"/>
        <w:bookmarkEnd w:id="4838"/>
        <w:bookmarkEnd w:id="4839"/>
        <w:bookmarkEnd w:id="4840"/>
        <w:bookmarkEnd w:id="4841"/>
        <w:bookmarkEnd w:id="4842"/>
      </w:del>
    </w:p>
    <w:p w14:paraId="05E0DE9C" w14:textId="44B9311E" w:rsidR="00F97338" w:rsidRPr="002646CB" w:rsidDel="0039799F" w:rsidRDefault="00F97338" w:rsidP="00737668">
      <w:pPr>
        <w:pStyle w:val="af6"/>
        <w:numPr>
          <w:ilvl w:val="0"/>
          <w:numId w:val="20"/>
        </w:numPr>
        <w:ind w:leftChars="0"/>
        <w:rPr>
          <w:del w:id="4843" w:author="박 진상" w:date="2019-10-08T05:43:00Z"/>
        </w:rPr>
      </w:pPr>
      <w:del w:id="4844" w:author="박 진상" w:date="2019-10-08T05:43:00Z">
        <w:r w:rsidRPr="002646CB" w:rsidDel="0039799F">
          <w:rPr>
            <w:rFonts w:hint="eastAsia"/>
          </w:rPr>
          <w:delText>열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부하</w:delText>
        </w:r>
        <w:r w:rsidRPr="002646CB" w:rsidDel="0039799F">
          <w:delText xml:space="preserve"> </w:delText>
        </w:r>
        <w:r w:rsidR="004C2415" w:rsidRPr="002646CB" w:rsidDel="0039799F">
          <w:rPr>
            <w:rFonts w:hint="eastAsia"/>
          </w:rPr>
          <w:delText>수</w:delText>
        </w:r>
        <w:r w:rsidRPr="002646CB" w:rsidDel="0039799F">
          <w:rPr>
            <w:rFonts w:hint="eastAsia"/>
          </w:rPr>
          <w:delText>급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균형</w:delText>
        </w:r>
        <w:r w:rsidRPr="002646CB" w:rsidDel="0039799F">
          <w:delText xml:space="preserve"> </w:delText>
        </w:r>
        <w:r w:rsidR="00730936" w:rsidRPr="002646CB" w:rsidDel="0039799F">
          <w:rPr>
            <w:rFonts w:hint="eastAsia"/>
          </w:rPr>
          <w:delText>운전</w:delText>
        </w:r>
        <w:r w:rsidRPr="002646CB" w:rsidDel="0039799F">
          <w:rPr>
            <w:rFonts w:hint="eastAsia"/>
          </w:rPr>
          <w:delText>을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위한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타</w:delText>
        </w:r>
        <w:r w:rsidRPr="002646CB" w:rsidDel="0039799F">
          <w:delText xml:space="preserve"> </w:delText>
        </w:r>
        <w:r w:rsidR="00FE3106" w:rsidRPr="002646CB" w:rsidDel="0039799F">
          <w:rPr>
            <w:rFonts w:hint="eastAsia"/>
          </w:rPr>
          <w:delText>계통과</w:delText>
        </w:r>
        <w:r w:rsidRPr="002646CB" w:rsidDel="0039799F">
          <w:rPr>
            <w:rFonts w:hint="eastAsia"/>
          </w:rPr>
          <w:delText>의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열에너지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교환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가능성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검토</w:delText>
        </w:r>
        <w:bookmarkStart w:id="4845" w:name="_Toc21525069"/>
        <w:bookmarkStart w:id="4846" w:name="_Toc23141908"/>
        <w:bookmarkStart w:id="4847" w:name="_Toc23173154"/>
        <w:bookmarkStart w:id="4848" w:name="_Toc23188929"/>
        <w:bookmarkStart w:id="4849" w:name="_Toc23191307"/>
        <w:bookmarkStart w:id="4850" w:name="_Toc23244325"/>
        <w:bookmarkStart w:id="4851" w:name="_Toc23793855"/>
        <w:bookmarkStart w:id="4852" w:name="_Toc23794178"/>
        <w:bookmarkStart w:id="4853" w:name="_Toc23794501"/>
        <w:bookmarkStart w:id="4854" w:name="_Toc23795346"/>
        <w:bookmarkStart w:id="4855" w:name="_Toc23839723"/>
        <w:bookmarkStart w:id="4856" w:name="_Toc26200512"/>
        <w:bookmarkStart w:id="4857" w:name="_Toc26867609"/>
        <w:bookmarkEnd w:id="4845"/>
        <w:bookmarkEnd w:id="4846"/>
        <w:bookmarkEnd w:id="4847"/>
        <w:bookmarkEnd w:id="4848"/>
        <w:bookmarkEnd w:id="4849"/>
        <w:bookmarkEnd w:id="4850"/>
        <w:bookmarkEnd w:id="4851"/>
        <w:bookmarkEnd w:id="4852"/>
        <w:bookmarkEnd w:id="4853"/>
        <w:bookmarkEnd w:id="4854"/>
        <w:bookmarkEnd w:id="4855"/>
        <w:bookmarkEnd w:id="4856"/>
        <w:bookmarkEnd w:id="4857"/>
      </w:del>
    </w:p>
    <w:p w14:paraId="1EC8B25C" w14:textId="0F9E2CB6" w:rsidR="002B49A0" w:rsidRPr="002646CB" w:rsidDel="0039799F" w:rsidRDefault="002B49A0">
      <w:pPr>
        <w:rPr>
          <w:del w:id="4858" w:author="박 진상" w:date="2019-10-08T05:43:00Z"/>
        </w:rPr>
      </w:pPr>
      <w:bookmarkStart w:id="4859" w:name="_Toc21525070"/>
      <w:bookmarkStart w:id="4860" w:name="_Toc23141909"/>
      <w:bookmarkStart w:id="4861" w:name="_Toc23173155"/>
      <w:bookmarkStart w:id="4862" w:name="_Toc23188930"/>
      <w:bookmarkStart w:id="4863" w:name="_Toc23191308"/>
      <w:bookmarkStart w:id="4864" w:name="_Toc23244326"/>
      <w:bookmarkStart w:id="4865" w:name="_Toc23793856"/>
      <w:bookmarkStart w:id="4866" w:name="_Toc23794179"/>
      <w:bookmarkStart w:id="4867" w:name="_Toc23794502"/>
      <w:bookmarkStart w:id="4868" w:name="_Toc23795347"/>
      <w:bookmarkStart w:id="4869" w:name="_Toc23839724"/>
      <w:bookmarkStart w:id="4870" w:name="_Toc26200513"/>
      <w:bookmarkStart w:id="4871" w:name="_Toc26867610"/>
      <w:bookmarkEnd w:id="4859"/>
      <w:bookmarkEnd w:id="4860"/>
      <w:bookmarkEnd w:id="4861"/>
      <w:bookmarkEnd w:id="4862"/>
      <w:bookmarkEnd w:id="4863"/>
      <w:bookmarkEnd w:id="4864"/>
      <w:bookmarkEnd w:id="4865"/>
      <w:bookmarkEnd w:id="4866"/>
      <w:bookmarkEnd w:id="4867"/>
      <w:bookmarkEnd w:id="4868"/>
      <w:bookmarkEnd w:id="4869"/>
      <w:bookmarkEnd w:id="4870"/>
      <w:bookmarkEnd w:id="4871"/>
    </w:p>
    <w:p w14:paraId="146F22EE" w14:textId="3D77422D" w:rsidR="00BF4D3D" w:rsidRPr="002646CB" w:rsidDel="0039799F" w:rsidRDefault="00DB2BCC" w:rsidP="00BF2D25">
      <w:pPr>
        <w:pStyle w:val="24"/>
        <w:rPr>
          <w:del w:id="4872" w:author="박 진상" w:date="2019-10-08T05:43:00Z"/>
        </w:rPr>
      </w:pPr>
      <w:del w:id="4873" w:author="박 진상" w:date="2019-10-08T05:43:00Z">
        <w:r w:rsidRPr="002646CB" w:rsidDel="0039799F">
          <w:rPr>
            <w:rFonts w:hint="eastAsia"/>
            <w:b w:val="0"/>
          </w:rPr>
          <w:delText>독립</w:delText>
        </w:r>
        <w:r w:rsidR="005F5AED" w:rsidRPr="002646CB" w:rsidDel="0039799F">
          <w:rPr>
            <w:rFonts w:hint="eastAsia"/>
            <w:b w:val="0"/>
          </w:rPr>
          <w:delText>운전</w:delText>
        </w:r>
        <w:r w:rsidR="005F5AED" w:rsidRPr="002646CB" w:rsidDel="0039799F">
          <w:rPr>
            <w:b w:val="0"/>
          </w:rPr>
          <w:delText xml:space="preserve"> </w:delText>
        </w:r>
        <w:r w:rsidR="005F5AED" w:rsidRPr="002646CB" w:rsidDel="0039799F">
          <w:rPr>
            <w:rFonts w:hint="eastAsia"/>
            <w:b w:val="0"/>
          </w:rPr>
          <w:delText>모드</w:delText>
        </w:r>
        <w:bookmarkStart w:id="4874" w:name="_Toc21525071"/>
        <w:bookmarkStart w:id="4875" w:name="_Toc23141910"/>
        <w:bookmarkStart w:id="4876" w:name="_Toc23173156"/>
        <w:bookmarkStart w:id="4877" w:name="_Toc23188931"/>
        <w:bookmarkStart w:id="4878" w:name="_Toc23191309"/>
        <w:bookmarkStart w:id="4879" w:name="_Toc23244327"/>
        <w:bookmarkStart w:id="4880" w:name="_Toc23793857"/>
        <w:bookmarkStart w:id="4881" w:name="_Toc23794180"/>
        <w:bookmarkStart w:id="4882" w:name="_Toc23794503"/>
        <w:bookmarkStart w:id="4883" w:name="_Toc23795348"/>
        <w:bookmarkStart w:id="4884" w:name="_Toc23839725"/>
        <w:bookmarkStart w:id="4885" w:name="_Toc26200514"/>
        <w:bookmarkStart w:id="4886" w:name="_Toc26867611"/>
        <w:bookmarkEnd w:id="4874"/>
        <w:bookmarkEnd w:id="4875"/>
        <w:bookmarkEnd w:id="4876"/>
        <w:bookmarkEnd w:id="4877"/>
        <w:bookmarkEnd w:id="4878"/>
        <w:bookmarkEnd w:id="4879"/>
        <w:bookmarkEnd w:id="4880"/>
        <w:bookmarkEnd w:id="4881"/>
        <w:bookmarkEnd w:id="4882"/>
        <w:bookmarkEnd w:id="4883"/>
        <w:bookmarkEnd w:id="4884"/>
        <w:bookmarkEnd w:id="4885"/>
        <w:bookmarkEnd w:id="4886"/>
      </w:del>
    </w:p>
    <w:p w14:paraId="069BBE16" w14:textId="233281EE" w:rsidR="009F784A" w:rsidRPr="002646CB" w:rsidDel="0039799F" w:rsidRDefault="009F784A" w:rsidP="00916AF9">
      <w:pPr>
        <w:rPr>
          <w:del w:id="4887" w:author="박 진상" w:date="2019-10-08T05:43:00Z"/>
          <w:rPrChange w:id="4888" w:author="ETRI-김종원" w:date="2019-12-10T10:44:00Z">
            <w:rPr>
              <w:del w:id="4889" w:author="박 진상" w:date="2019-10-08T05:43:00Z"/>
              <w:color w:val="FF0000"/>
            </w:rPr>
          </w:rPrChange>
        </w:rPr>
      </w:pPr>
      <w:bookmarkStart w:id="4890" w:name="_Toc21525072"/>
      <w:bookmarkStart w:id="4891" w:name="_Toc23141911"/>
      <w:bookmarkStart w:id="4892" w:name="_Toc23173157"/>
      <w:bookmarkStart w:id="4893" w:name="_Toc23188932"/>
      <w:bookmarkStart w:id="4894" w:name="_Toc23191310"/>
      <w:bookmarkStart w:id="4895" w:name="_Toc23244328"/>
      <w:bookmarkStart w:id="4896" w:name="_Toc23793858"/>
      <w:bookmarkStart w:id="4897" w:name="_Toc23794181"/>
      <w:bookmarkStart w:id="4898" w:name="_Toc23794504"/>
      <w:bookmarkStart w:id="4899" w:name="_Toc23795349"/>
      <w:bookmarkStart w:id="4900" w:name="_Toc23839726"/>
      <w:bookmarkStart w:id="4901" w:name="_Toc26200515"/>
      <w:bookmarkStart w:id="4902" w:name="_Toc26867612"/>
      <w:bookmarkEnd w:id="4890"/>
      <w:bookmarkEnd w:id="4891"/>
      <w:bookmarkEnd w:id="4892"/>
      <w:bookmarkEnd w:id="4893"/>
      <w:bookmarkEnd w:id="4894"/>
      <w:bookmarkEnd w:id="4895"/>
      <w:bookmarkEnd w:id="4896"/>
      <w:bookmarkEnd w:id="4897"/>
      <w:bookmarkEnd w:id="4898"/>
      <w:bookmarkEnd w:id="4899"/>
      <w:bookmarkEnd w:id="4900"/>
      <w:bookmarkEnd w:id="4901"/>
      <w:bookmarkEnd w:id="4902"/>
    </w:p>
    <w:p w14:paraId="1FD7F942" w14:textId="10E92D3C" w:rsidR="00BF4D3D" w:rsidRPr="002646CB" w:rsidDel="0039799F" w:rsidRDefault="00BF4D3D" w:rsidP="00BF2D25">
      <w:pPr>
        <w:pStyle w:val="34"/>
        <w:rPr>
          <w:del w:id="4903" w:author="박 진상" w:date="2019-10-08T05:43:00Z"/>
        </w:rPr>
      </w:pPr>
      <w:del w:id="4904" w:author="박 진상" w:date="2019-10-08T05:43:00Z">
        <w:r w:rsidRPr="002646CB" w:rsidDel="0039799F">
          <w:rPr>
            <w:rFonts w:hint="eastAsia"/>
            <w:b w:val="0"/>
          </w:rPr>
          <w:delText>전압</w:delText>
        </w:r>
        <w:r w:rsidRPr="002646CB" w:rsidDel="0039799F">
          <w:rPr>
            <w:b w:val="0"/>
          </w:rPr>
          <w:delText xml:space="preserve"> </w:delText>
        </w:r>
        <w:r w:rsidRPr="002646CB" w:rsidDel="0039799F">
          <w:rPr>
            <w:rFonts w:hint="eastAsia"/>
            <w:b w:val="0"/>
          </w:rPr>
          <w:delText>응답</w:delText>
        </w:r>
        <w:r w:rsidRPr="002646CB" w:rsidDel="0039799F">
          <w:rPr>
            <w:b w:val="0"/>
          </w:rPr>
          <w:delText xml:space="preserve"> </w:delText>
        </w:r>
        <w:r w:rsidRPr="002646CB" w:rsidDel="0039799F">
          <w:rPr>
            <w:rFonts w:hint="eastAsia"/>
            <w:b w:val="0"/>
          </w:rPr>
          <w:delText>특성</w:delText>
        </w:r>
        <w:bookmarkStart w:id="4905" w:name="_Toc21525073"/>
        <w:bookmarkStart w:id="4906" w:name="_Toc23141912"/>
        <w:bookmarkStart w:id="4907" w:name="_Toc23173158"/>
        <w:bookmarkStart w:id="4908" w:name="_Toc23188933"/>
        <w:bookmarkStart w:id="4909" w:name="_Toc23191311"/>
        <w:bookmarkStart w:id="4910" w:name="_Toc23244329"/>
        <w:bookmarkStart w:id="4911" w:name="_Toc23793859"/>
        <w:bookmarkStart w:id="4912" w:name="_Toc23794182"/>
        <w:bookmarkStart w:id="4913" w:name="_Toc23794505"/>
        <w:bookmarkStart w:id="4914" w:name="_Toc23795350"/>
        <w:bookmarkStart w:id="4915" w:name="_Toc23839727"/>
        <w:bookmarkStart w:id="4916" w:name="_Toc26200516"/>
        <w:bookmarkStart w:id="4917" w:name="_Toc26867613"/>
        <w:bookmarkEnd w:id="4905"/>
        <w:bookmarkEnd w:id="4906"/>
        <w:bookmarkEnd w:id="4907"/>
        <w:bookmarkEnd w:id="4908"/>
        <w:bookmarkEnd w:id="4909"/>
        <w:bookmarkEnd w:id="4910"/>
        <w:bookmarkEnd w:id="4911"/>
        <w:bookmarkEnd w:id="4912"/>
        <w:bookmarkEnd w:id="4913"/>
        <w:bookmarkEnd w:id="4914"/>
        <w:bookmarkEnd w:id="4915"/>
        <w:bookmarkEnd w:id="4916"/>
        <w:bookmarkEnd w:id="4917"/>
      </w:del>
    </w:p>
    <w:p w14:paraId="3B821359" w14:textId="5C791AAE" w:rsidR="00BF4D3D" w:rsidRPr="002646CB" w:rsidDel="0039799F" w:rsidRDefault="00BF4D3D" w:rsidP="00BF4D3D">
      <w:pPr>
        <w:rPr>
          <w:del w:id="4918" w:author="박 진상" w:date="2019-10-08T05:43:00Z"/>
        </w:rPr>
      </w:pPr>
      <w:bookmarkStart w:id="4919" w:name="_Toc21525074"/>
      <w:bookmarkStart w:id="4920" w:name="_Toc23141913"/>
      <w:bookmarkStart w:id="4921" w:name="_Toc23173159"/>
      <w:bookmarkStart w:id="4922" w:name="_Toc23188934"/>
      <w:bookmarkStart w:id="4923" w:name="_Toc23191312"/>
      <w:bookmarkStart w:id="4924" w:name="_Toc23244330"/>
      <w:bookmarkStart w:id="4925" w:name="_Toc23793860"/>
      <w:bookmarkStart w:id="4926" w:name="_Toc23794183"/>
      <w:bookmarkStart w:id="4927" w:name="_Toc23794506"/>
      <w:bookmarkStart w:id="4928" w:name="_Toc23795351"/>
      <w:bookmarkStart w:id="4929" w:name="_Toc23839728"/>
      <w:bookmarkStart w:id="4930" w:name="_Toc26200517"/>
      <w:bookmarkStart w:id="4931" w:name="_Toc26867614"/>
      <w:bookmarkEnd w:id="4919"/>
      <w:bookmarkEnd w:id="4920"/>
      <w:bookmarkEnd w:id="4921"/>
      <w:bookmarkEnd w:id="4922"/>
      <w:bookmarkEnd w:id="4923"/>
      <w:bookmarkEnd w:id="4924"/>
      <w:bookmarkEnd w:id="4925"/>
      <w:bookmarkEnd w:id="4926"/>
      <w:bookmarkEnd w:id="4927"/>
      <w:bookmarkEnd w:id="4928"/>
      <w:bookmarkEnd w:id="4929"/>
      <w:bookmarkEnd w:id="4930"/>
      <w:bookmarkEnd w:id="4931"/>
    </w:p>
    <w:p w14:paraId="082D03EB" w14:textId="49B2EFCA" w:rsidR="0028588B" w:rsidRPr="002646CB" w:rsidDel="0039799F" w:rsidRDefault="00DB2BCC" w:rsidP="00BF4D3D">
      <w:pPr>
        <w:rPr>
          <w:del w:id="4932" w:author="박 진상" w:date="2019-10-08T05:43:00Z"/>
        </w:rPr>
      </w:pPr>
      <w:del w:id="4933" w:author="박 진상" w:date="2019-10-08T05:43:00Z">
        <w:r w:rsidRPr="002646CB" w:rsidDel="0039799F">
          <w:rPr>
            <w:rFonts w:hint="eastAsia"/>
          </w:rPr>
          <w:delText>독립</w:delText>
        </w:r>
        <w:r w:rsidR="0028588B" w:rsidRPr="002646CB" w:rsidDel="0039799F">
          <w:rPr>
            <w:rFonts w:hint="eastAsia"/>
          </w:rPr>
          <w:delText>운전</w:delText>
        </w:r>
        <w:r w:rsidR="00FE3106" w:rsidRPr="002646CB" w:rsidDel="0039799F">
          <w:delText xml:space="preserve"> </w:delText>
        </w:r>
        <w:r w:rsidR="0028588B" w:rsidRPr="002646CB" w:rsidDel="0039799F">
          <w:rPr>
            <w:rFonts w:hint="eastAsia"/>
          </w:rPr>
          <w:delText>모드에서의</w:delText>
        </w:r>
        <w:r w:rsidR="0028588B" w:rsidRPr="002646CB" w:rsidDel="0039799F">
          <w:delText xml:space="preserve"> </w:delText>
        </w:r>
        <w:r w:rsidR="0028588B" w:rsidRPr="002646CB" w:rsidDel="0039799F">
          <w:rPr>
            <w:rFonts w:hint="eastAsia"/>
          </w:rPr>
          <w:delText>전압</w:delText>
        </w:r>
        <w:r w:rsidR="0028588B" w:rsidRPr="002646CB" w:rsidDel="0039799F">
          <w:delText xml:space="preserve"> </w:delText>
        </w:r>
        <w:r w:rsidR="0028588B" w:rsidRPr="002646CB" w:rsidDel="0039799F">
          <w:rPr>
            <w:rFonts w:hint="eastAsia"/>
          </w:rPr>
          <w:delText>특성은</w:delText>
        </w:r>
        <w:r w:rsidR="0028588B" w:rsidRPr="002646CB" w:rsidDel="0039799F">
          <w:delText xml:space="preserve"> IEC TS 62898-2</w:delText>
        </w:r>
        <w:r w:rsidR="0028588B" w:rsidRPr="002646CB" w:rsidDel="0039799F">
          <w:rPr>
            <w:rFonts w:hint="eastAsia"/>
          </w:rPr>
          <w:delText>의</w:delText>
        </w:r>
        <w:r w:rsidR="0028588B" w:rsidRPr="002646CB" w:rsidDel="0039799F">
          <w:delText xml:space="preserve"> 4.2.2.1 </w:delText>
        </w:r>
        <w:r w:rsidR="0028588B" w:rsidRPr="002646CB" w:rsidDel="0039799F">
          <w:rPr>
            <w:rFonts w:hint="eastAsia"/>
          </w:rPr>
          <w:delText>절의</w:delText>
        </w:r>
        <w:r w:rsidR="0028588B" w:rsidRPr="002646CB" w:rsidDel="0039799F">
          <w:delText xml:space="preserve"> </w:delText>
        </w:r>
        <w:r w:rsidR="0028588B" w:rsidRPr="002646CB" w:rsidDel="0039799F">
          <w:rPr>
            <w:rFonts w:hint="eastAsia"/>
          </w:rPr>
          <w:delText>내용을</w:delText>
        </w:r>
        <w:r w:rsidR="0028588B" w:rsidRPr="002646CB" w:rsidDel="0039799F">
          <w:delText xml:space="preserve"> </w:delText>
        </w:r>
        <w:r w:rsidR="0028588B" w:rsidRPr="002646CB" w:rsidDel="0039799F">
          <w:rPr>
            <w:rFonts w:hint="eastAsia"/>
          </w:rPr>
          <w:delText>준용한다</w:delText>
        </w:r>
        <w:r w:rsidR="0028588B" w:rsidRPr="002646CB" w:rsidDel="0039799F">
          <w:delText>.</w:delText>
        </w:r>
        <w:bookmarkStart w:id="4934" w:name="_Toc21525075"/>
        <w:bookmarkStart w:id="4935" w:name="_Toc23141914"/>
        <w:bookmarkStart w:id="4936" w:name="_Toc23173160"/>
        <w:bookmarkStart w:id="4937" w:name="_Toc23188935"/>
        <w:bookmarkStart w:id="4938" w:name="_Toc23191313"/>
        <w:bookmarkStart w:id="4939" w:name="_Toc23244331"/>
        <w:bookmarkStart w:id="4940" w:name="_Toc23793861"/>
        <w:bookmarkStart w:id="4941" w:name="_Toc23794184"/>
        <w:bookmarkStart w:id="4942" w:name="_Toc23794507"/>
        <w:bookmarkStart w:id="4943" w:name="_Toc23795352"/>
        <w:bookmarkStart w:id="4944" w:name="_Toc23839729"/>
        <w:bookmarkStart w:id="4945" w:name="_Toc26200518"/>
        <w:bookmarkStart w:id="4946" w:name="_Toc26867615"/>
        <w:bookmarkEnd w:id="4934"/>
        <w:bookmarkEnd w:id="4935"/>
        <w:bookmarkEnd w:id="4936"/>
        <w:bookmarkEnd w:id="4937"/>
        <w:bookmarkEnd w:id="4938"/>
        <w:bookmarkEnd w:id="4939"/>
        <w:bookmarkEnd w:id="4940"/>
        <w:bookmarkEnd w:id="4941"/>
        <w:bookmarkEnd w:id="4942"/>
        <w:bookmarkEnd w:id="4943"/>
        <w:bookmarkEnd w:id="4944"/>
        <w:bookmarkEnd w:id="4945"/>
        <w:bookmarkEnd w:id="4946"/>
      </w:del>
    </w:p>
    <w:p w14:paraId="41FC05E5" w14:textId="70A5F01F" w:rsidR="00BF4D3D" w:rsidRPr="002646CB" w:rsidDel="0039799F" w:rsidRDefault="00BF4D3D" w:rsidP="00BF4D3D">
      <w:pPr>
        <w:rPr>
          <w:del w:id="4947" w:author="박 진상" w:date="2019-10-08T05:43:00Z"/>
        </w:rPr>
      </w:pPr>
      <w:bookmarkStart w:id="4948" w:name="_Toc21525076"/>
      <w:bookmarkStart w:id="4949" w:name="_Toc23141915"/>
      <w:bookmarkStart w:id="4950" w:name="_Toc23173161"/>
      <w:bookmarkStart w:id="4951" w:name="_Toc23188936"/>
      <w:bookmarkStart w:id="4952" w:name="_Toc23191314"/>
      <w:bookmarkStart w:id="4953" w:name="_Toc23244332"/>
      <w:bookmarkStart w:id="4954" w:name="_Toc23793862"/>
      <w:bookmarkStart w:id="4955" w:name="_Toc23794185"/>
      <w:bookmarkStart w:id="4956" w:name="_Toc23794508"/>
      <w:bookmarkStart w:id="4957" w:name="_Toc23795353"/>
      <w:bookmarkStart w:id="4958" w:name="_Toc23839730"/>
      <w:bookmarkStart w:id="4959" w:name="_Toc26200519"/>
      <w:bookmarkStart w:id="4960" w:name="_Toc26867616"/>
      <w:bookmarkEnd w:id="4948"/>
      <w:bookmarkEnd w:id="4949"/>
      <w:bookmarkEnd w:id="4950"/>
      <w:bookmarkEnd w:id="4951"/>
      <w:bookmarkEnd w:id="4952"/>
      <w:bookmarkEnd w:id="4953"/>
      <w:bookmarkEnd w:id="4954"/>
      <w:bookmarkEnd w:id="4955"/>
      <w:bookmarkEnd w:id="4956"/>
      <w:bookmarkEnd w:id="4957"/>
      <w:bookmarkEnd w:id="4958"/>
      <w:bookmarkEnd w:id="4959"/>
      <w:bookmarkEnd w:id="4960"/>
    </w:p>
    <w:p w14:paraId="7C7AEC84" w14:textId="5B6FAA39" w:rsidR="00BF4D3D" w:rsidRPr="002646CB" w:rsidDel="0039799F" w:rsidRDefault="00BF4D3D" w:rsidP="00BF2D25">
      <w:pPr>
        <w:pStyle w:val="34"/>
        <w:rPr>
          <w:del w:id="4961" w:author="박 진상" w:date="2019-10-08T05:43:00Z"/>
        </w:rPr>
      </w:pPr>
      <w:del w:id="4962" w:author="박 진상" w:date="2019-10-08T05:43:00Z">
        <w:r w:rsidRPr="002646CB" w:rsidDel="0039799F">
          <w:rPr>
            <w:rFonts w:hint="eastAsia"/>
            <w:b w:val="0"/>
          </w:rPr>
          <w:delText>주파수</w:delText>
        </w:r>
        <w:r w:rsidRPr="002646CB" w:rsidDel="0039799F">
          <w:rPr>
            <w:b w:val="0"/>
          </w:rPr>
          <w:delText xml:space="preserve"> </w:delText>
        </w:r>
        <w:r w:rsidRPr="002646CB" w:rsidDel="0039799F">
          <w:rPr>
            <w:rFonts w:hint="eastAsia"/>
            <w:b w:val="0"/>
          </w:rPr>
          <w:delText>응답</w:delText>
        </w:r>
        <w:r w:rsidRPr="002646CB" w:rsidDel="0039799F">
          <w:rPr>
            <w:b w:val="0"/>
          </w:rPr>
          <w:delText xml:space="preserve"> </w:delText>
        </w:r>
        <w:r w:rsidRPr="002646CB" w:rsidDel="0039799F">
          <w:rPr>
            <w:rFonts w:hint="eastAsia"/>
            <w:b w:val="0"/>
          </w:rPr>
          <w:delText>특성</w:delText>
        </w:r>
        <w:bookmarkStart w:id="4963" w:name="_Toc21525077"/>
        <w:bookmarkStart w:id="4964" w:name="_Toc23141916"/>
        <w:bookmarkStart w:id="4965" w:name="_Toc23173162"/>
        <w:bookmarkStart w:id="4966" w:name="_Toc23188937"/>
        <w:bookmarkStart w:id="4967" w:name="_Toc23191315"/>
        <w:bookmarkStart w:id="4968" w:name="_Toc23244333"/>
        <w:bookmarkStart w:id="4969" w:name="_Toc23793863"/>
        <w:bookmarkStart w:id="4970" w:name="_Toc23794186"/>
        <w:bookmarkStart w:id="4971" w:name="_Toc23794509"/>
        <w:bookmarkStart w:id="4972" w:name="_Toc23795354"/>
        <w:bookmarkStart w:id="4973" w:name="_Toc23839731"/>
        <w:bookmarkStart w:id="4974" w:name="_Toc26200520"/>
        <w:bookmarkStart w:id="4975" w:name="_Toc26867617"/>
        <w:bookmarkEnd w:id="4963"/>
        <w:bookmarkEnd w:id="4964"/>
        <w:bookmarkEnd w:id="4965"/>
        <w:bookmarkEnd w:id="4966"/>
        <w:bookmarkEnd w:id="4967"/>
        <w:bookmarkEnd w:id="4968"/>
        <w:bookmarkEnd w:id="4969"/>
        <w:bookmarkEnd w:id="4970"/>
        <w:bookmarkEnd w:id="4971"/>
        <w:bookmarkEnd w:id="4972"/>
        <w:bookmarkEnd w:id="4973"/>
        <w:bookmarkEnd w:id="4974"/>
        <w:bookmarkEnd w:id="4975"/>
      </w:del>
    </w:p>
    <w:p w14:paraId="12D08B5A" w14:textId="65E23F0C" w:rsidR="00BF4D3D" w:rsidRPr="002646CB" w:rsidDel="0039799F" w:rsidRDefault="00BF4D3D" w:rsidP="00BF4D3D">
      <w:pPr>
        <w:rPr>
          <w:del w:id="4976" w:author="박 진상" w:date="2019-10-08T05:43:00Z"/>
        </w:rPr>
      </w:pPr>
      <w:bookmarkStart w:id="4977" w:name="_Toc21525078"/>
      <w:bookmarkStart w:id="4978" w:name="_Toc23141917"/>
      <w:bookmarkStart w:id="4979" w:name="_Toc23173163"/>
      <w:bookmarkStart w:id="4980" w:name="_Toc23188938"/>
      <w:bookmarkStart w:id="4981" w:name="_Toc23191316"/>
      <w:bookmarkStart w:id="4982" w:name="_Toc23244334"/>
      <w:bookmarkStart w:id="4983" w:name="_Toc23793864"/>
      <w:bookmarkStart w:id="4984" w:name="_Toc23794187"/>
      <w:bookmarkStart w:id="4985" w:name="_Toc23794510"/>
      <w:bookmarkStart w:id="4986" w:name="_Toc23795355"/>
      <w:bookmarkStart w:id="4987" w:name="_Toc23839732"/>
      <w:bookmarkStart w:id="4988" w:name="_Toc26200521"/>
      <w:bookmarkStart w:id="4989" w:name="_Toc26867618"/>
      <w:bookmarkEnd w:id="4977"/>
      <w:bookmarkEnd w:id="4978"/>
      <w:bookmarkEnd w:id="4979"/>
      <w:bookmarkEnd w:id="4980"/>
      <w:bookmarkEnd w:id="4981"/>
      <w:bookmarkEnd w:id="4982"/>
      <w:bookmarkEnd w:id="4983"/>
      <w:bookmarkEnd w:id="4984"/>
      <w:bookmarkEnd w:id="4985"/>
      <w:bookmarkEnd w:id="4986"/>
      <w:bookmarkEnd w:id="4987"/>
      <w:bookmarkEnd w:id="4988"/>
      <w:bookmarkEnd w:id="4989"/>
    </w:p>
    <w:p w14:paraId="657EB7DC" w14:textId="718A6137" w:rsidR="0028588B" w:rsidRPr="002646CB" w:rsidDel="0039799F" w:rsidRDefault="00DB2BCC" w:rsidP="0028588B">
      <w:pPr>
        <w:rPr>
          <w:del w:id="4990" w:author="박 진상" w:date="2019-10-08T05:43:00Z"/>
        </w:rPr>
      </w:pPr>
      <w:del w:id="4991" w:author="박 진상" w:date="2019-10-08T05:43:00Z">
        <w:r w:rsidRPr="002646CB" w:rsidDel="0039799F">
          <w:rPr>
            <w:rFonts w:hint="eastAsia"/>
          </w:rPr>
          <w:delText>독립</w:delText>
        </w:r>
        <w:r w:rsidR="0028588B" w:rsidRPr="002646CB" w:rsidDel="0039799F">
          <w:rPr>
            <w:rFonts w:hint="eastAsia"/>
          </w:rPr>
          <w:delText>운전</w:delText>
        </w:r>
        <w:r w:rsidR="00FE3106" w:rsidRPr="002646CB" w:rsidDel="0039799F">
          <w:delText xml:space="preserve"> </w:delText>
        </w:r>
        <w:r w:rsidR="0028588B" w:rsidRPr="002646CB" w:rsidDel="0039799F">
          <w:rPr>
            <w:rFonts w:hint="eastAsia"/>
          </w:rPr>
          <w:delText>모드에서의</w:delText>
        </w:r>
        <w:r w:rsidR="0028588B" w:rsidRPr="002646CB" w:rsidDel="0039799F">
          <w:delText xml:space="preserve"> </w:delText>
        </w:r>
        <w:r w:rsidR="0028588B" w:rsidRPr="002646CB" w:rsidDel="0039799F">
          <w:rPr>
            <w:rFonts w:hint="eastAsia"/>
          </w:rPr>
          <w:delText>주파수</w:delText>
        </w:r>
        <w:r w:rsidR="0028588B" w:rsidRPr="002646CB" w:rsidDel="0039799F">
          <w:delText xml:space="preserve"> </w:delText>
        </w:r>
        <w:r w:rsidR="0028588B" w:rsidRPr="002646CB" w:rsidDel="0039799F">
          <w:rPr>
            <w:rFonts w:hint="eastAsia"/>
          </w:rPr>
          <w:delText>응답</w:delText>
        </w:r>
        <w:r w:rsidR="0028588B" w:rsidRPr="002646CB" w:rsidDel="0039799F">
          <w:delText xml:space="preserve"> </w:delText>
        </w:r>
        <w:r w:rsidR="0028588B" w:rsidRPr="002646CB" w:rsidDel="0039799F">
          <w:rPr>
            <w:rFonts w:hint="eastAsia"/>
          </w:rPr>
          <w:delText>특성은</w:delText>
        </w:r>
        <w:r w:rsidR="0028588B" w:rsidRPr="002646CB" w:rsidDel="0039799F">
          <w:delText xml:space="preserve"> IEC TS 62898-2</w:delText>
        </w:r>
        <w:r w:rsidR="0028588B" w:rsidRPr="002646CB" w:rsidDel="0039799F">
          <w:rPr>
            <w:rFonts w:hint="eastAsia"/>
          </w:rPr>
          <w:delText>의</w:delText>
        </w:r>
        <w:r w:rsidR="0028588B" w:rsidRPr="002646CB" w:rsidDel="0039799F">
          <w:delText xml:space="preserve"> 4.2.2.2 </w:delText>
        </w:r>
        <w:r w:rsidR="0028588B" w:rsidRPr="002646CB" w:rsidDel="0039799F">
          <w:rPr>
            <w:rFonts w:hint="eastAsia"/>
          </w:rPr>
          <w:delText>절의</w:delText>
        </w:r>
        <w:r w:rsidR="0028588B" w:rsidRPr="002646CB" w:rsidDel="0039799F">
          <w:delText xml:space="preserve"> </w:delText>
        </w:r>
        <w:r w:rsidR="0028588B" w:rsidRPr="002646CB" w:rsidDel="0039799F">
          <w:rPr>
            <w:rFonts w:hint="eastAsia"/>
          </w:rPr>
          <w:delText>내용을</w:delText>
        </w:r>
        <w:r w:rsidR="0028588B" w:rsidRPr="002646CB" w:rsidDel="0039799F">
          <w:delText xml:space="preserve"> </w:delText>
        </w:r>
        <w:r w:rsidR="0028588B" w:rsidRPr="002646CB" w:rsidDel="0039799F">
          <w:rPr>
            <w:rFonts w:hint="eastAsia"/>
          </w:rPr>
          <w:delText>준용한다</w:delText>
        </w:r>
        <w:r w:rsidR="0028588B" w:rsidRPr="002646CB" w:rsidDel="0039799F">
          <w:delText>.</w:delText>
        </w:r>
        <w:bookmarkStart w:id="4992" w:name="_Toc21525079"/>
        <w:bookmarkStart w:id="4993" w:name="_Toc23141918"/>
        <w:bookmarkStart w:id="4994" w:name="_Toc23173164"/>
        <w:bookmarkStart w:id="4995" w:name="_Toc23188939"/>
        <w:bookmarkStart w:id="4996" w:name="_Toc23191317"/>
        <w:bookmarkStart w:id="4997" w:name="_Toc23244335"/>
        <w:bookmarkStart w:id="4998" w:name="_Toc23793865"/>
        <w:bookmarkStart w:id="4999" w:name="_Toc23794188"/>
        <w:bookmarkStart w:id="5000" w:name="_Toc23794511"/>
        <w:bookmarkStart w:id="5001" w:name="_Toc23795356"/>
        <w:bookmarkStart w:id="5002" w:name="_Toc23839733"/>
        <w:bookmarkStart w:id="5003" w:name="_Toc26200522"/>
        <w:bookmarkStart w:id="5004" w:name="_Toc26867619"/>
        <w:bookmarkEnd w:id="4992"/>
        <w:bookmarkEnd w:id="4993"/>
        <w:bookmarkEnd w:id="4994"/>
        <w:bookmarkEnd w:id="4995"/>
        <w:bookmarkEnd w:id="4996"/>
        <w:bookmarkEnd w:id="4997"/>
        <w:bookmarkEnd w:id="4998"/>
        <w:bookmarkEnd w:id="4999"/>
        <w:bookmarkEnd w:id="5000"/>
        <w:bookmarkEnd w:id="5001"/>
        <w:bookmarkEnd w:id="5002"/>
        <w:bookmarkEnd w:id="5003"/>
        <w:bookmarkEnd w:id="5004"/>
      </w:del>
    </w:p>
    <w:p w14:paraId="49606DA7" w14:textId="64C06800" w:rsidR="002B49A0" w:rsidRPr="002646CB" w:rsidDel="0039799F" w:rsidRDefault="002B49A0" w:rsidP="00BF4D3D">
      <w:pPr>
        <w:rPr>
          <w:del w:id="5005" w:author="박 진상" w:date="2019-10-08T05:43:00Z"/>
        </w:rPr>
      </w:pPr>
      <w:bookmarkStart w:id="5006" w:name="_Toc21525080"/>
      <w:bookmarkStart w:id="5007" w:name="_Toc23141919"/>
      <w:bookmarkStart w:id="5008" w:name="_Toc23173165"/>
      <w:bookmarkStart w:id="5009" w:name="_Toc23188940"/>
      <w:bookmarkStart w:id="5010" w:name="_Toc23191318"/>
      <w:bookmarkStart w:id="5011" w:name="_Toc23244336"/>
      <w:bookmarkStart w:id="5012" w:name="_Toc23793866"/>
      <w:bookmarkStart w:id="5013" w:name="_Toc23794189"/>
      <w:bookmarkStart w:id="5014" w:name="_Toc23794512"/>
      <w:bookmarkStart w:id="5015" w:name="_Toc23795357"/>
      <w:bookmarkStart w:id="5016" w:name="_Toc23839734"/>
      <w:bookmarkStart w:id="5017" w:name="_Toc26200523"/>
      <w:bookmarkStart w:id="5018" w:name="_Toc26867620"/>
      <w:bookmarkEnd w:id="5006"/>
      <w:bookmarkEnd w:id="5007"/>
      <w:bookmarkEnd w:id="5008"/>
      <w:bookmarkEnd w:id="5009"/>
      <w:bookmarkEnd w:id="5010"/>
      <w:bookmarkEnd w:id="5011"/>
      <w:bookmarkEnd w:id="5012"/>
      <w:bookmarkEnd w:id="5013"/>
      <w:bookmarkEnd w:id="5014"/>
      <w:bookmarkEnd w:id="5015"/>
      <w:bookmarkEnd w:id="5016"/>
      <w:bookmarkEnd w:id="5017"/>
      <w:bookmarkEnd w:id="5018"/>
    </w:p>
    <w:p w14:paraId="135B8DBE" w14:textId="0DC65B34" w:rsidR="002B49A0" w:rsidRPr="002646CB" w:rsidDel="0039799F" w:rsidRDefault="00255D3C" w:rsidP="00BF2D25">
      <w:pPr>
        <w:pStyle w:val="34"/>
        <w:rPr>
          <w:del w:id="5019" w:author="박 진상" w:date="2019-10-08T05:43:00Z"/>
        </w:rPr>
      </w:pPr>
      <w:del w:id="5020" w:author="박 진상" w:date="2019-10-08T05:43:00Z">
        <w:r w:rsidRPr="002646CB" w:rsidDel="0039799F">
          <w:rPr>
            <w:b w:val="0"/>
          </w:rPr>
          <w:delText>CHP</w:delText>
        </w:r>
        <w:r w:rsidR="002B49A0" w:rsidRPr="002646CB" w:rsidDel="0039799F">
          <w:rPr>
            <w:b w:val="0"/>
          </w:rPr>
          <w:delText xml:space="preserve"> </w:delText>
        </w:r>
        <w:r w:rsidR="00730936" w:rsidRPr="002646CB" w:rsidDel="0039799F">
          <w:rPr>
            <w:rFonts w:hint="eastAsia"/>
            <w:b w:val="0"/>
          </w:rPr>
          <w:delText>운전</w:delText>
        </w:r>
        <w:r w:rsidR="002B49A0" w:rsidRPr="002646CB" w:rsidDel="0039799F">
          <w:rPr>
            <w:b w:val="0"/>
          </w:rPr>
          <w:delText xml:space="preserve"> </w:delText>
        </w:r>
        <w:r w:rsidR="002B49A0" w:rsidRPr="002646CB" w:rsidDel="0039799F">
          <w:rPr>
            <w:rFonts w:hint="eastAsia"/>
            <w:b w:val="0"/>
          </w:rPr>
          <w:delText>특성</w:delText>
        </w:r>
        <w:bookmarkStart w:id="5021" w:name="_Toc21525081"/>
        <w:bookmarkStart w:id="5022" w:name="_Toc23141920"/>
        <w:bookmarkStart w:id="5023" w:name="_Toc23173166"/>
        <w:bookmarkStart w:id="5024" w:name="_Toc23188941"/>
        <w:bookmarkStart w:id="5025" w:name="_Toc23191319"/>
        <w:bookmarkStart w:id="5026" w:name="_Toc23244337"/>
        <w:bookmarkStart w:id="5027" w:name="_Toc23793867"/>
        <w:bookmarkStart w:id="5028" w:name="_Toc23794190"/>
        <w:bookmarkStart w:id="5029" w:name="_Toc23794513"/>
        <w:bookmarkStart w:id="5030" w:name="_Toc23795358"/>
        <w:bookmarkStart w:id="5031" w:name="_Toc23839735"/>
        <w:bookmarkStart w:id="5032" w:name="_Toc26200524"/>
        <w:bookmarkStart w:id="5033" w:name="_Toc26867621"/>
        <w:bookmarkEnd w:id="5021"/>
        <w:bookmarkEnd w:id="5022"/>
        <w:bookmarkEnd w:id="5023"/>
        <w:bookmarkEnd w:id="5024"/>
        <w:bookmarkEnd w:id="5025"/>
        <w:bookmarkEnd w:id="5026"/>
        <w:bookmarkEnd w:id="5027"/>
        <w:bookmarkEnd w:id="5028"/>
        <w:bookmarkEnd w:id="5029"/>
        <w:bookmarkEnd w:id="5030"/>
        <w:bookmarkEnd w:id="5031"/>
        <w:bookmarkEnd w:id="5032"/>
        <w:bookmarkEnd w:id="5033"/>
      </w:del>
    </w:p>
    <w:p w14:paraId="3A595EFB" w14:textId="0DA59D1B" w:rsidR="00013279" w:rsidRPr="002646CB" w:rsidDel="0039799F" w:rsidRDefault="00013279" w:rsidP="00013279">
      <w:pPr>
        <w:rPr>
          <w:del w:id="5034" w:author="박 진상" w:date="2019-10-08T05:43:00Z"/>
        </w:rPr>
      </w:pPr>
      <w:bookmarkStart w:id="5035" w:name="_Toc21525082"/>
      <w:bookmarkStart w:id="5036" w:name="_Toc23141921"/>
      <w:bookmarkStart w:id="5037" w:name="_Toc23173167"/>
      <w:bookmarkStart w:id="5038" w:name="_Toc23188942"/>
      <w:bookmarkStart w:id="5039" w:name="_Toc23191320"/>
      <w:bookmarkStart w:id="5040" w:name="_Toc23244338"/>
      <w:bookmarkStart w:id="5041" w:name="_Toc23793868"/>
      <w:bookmarkStart w:id="5042" w:name="_Toc23794191"/>
      <w:bookmarkStart w:id="5043" w:name="_Toc23794514"/>
      <w:bookmarkStart w:id="5044" w:name="_Toc23795359"/>
      <w:bookmarkStart w:id="5045" w:name="_Toc23839736"/>
      <w:bookmarkStart w:id="5046" w:name="_Toc26200525"/>
      <w:bookmarkStart w:id="5047" w:name="_Toc26867622"/>
      <w:bookmarkEnd w:id="5035"/>
      <w:bookmarkEnd w:id="5036"/>
      <w:bookmarkEnd w:id="5037"/>
      <w:bookmarkEnd w:id="5038"/>
      <w:bookmarkEnd w:id="5039"/>
      <w:bookmarkEnd w:id="5040"/>
      <w:bookmarkEnd w:id="5041"/>
      <w:bookmarkEnd w:id="5042"/>
      <w:bookmarkEnd w:id="5043"/>
      <w:bookmarkEnd w:id="5044"/>
      <w:bookmarkEnd w:id="5045"/>
      <w:bookmarkEnd w:id="5046"/>
      <w:bookmarkEnd w:id="5047"/>
    </w:p>
    <w:p w14:paraId="119D9C6D" w14:textId="350EFB98" w:rsidR="0028588B" w:rsidRPr="002646CB" w:rsidDel="0039799F" w:rsidRDefault="00DB2BCC" w:rsidP="0028588B">
      <w:pPr>
        <w:rPr>
          <w:del w:id="5048" w:author="박 진상" w:date="2019-10-08T05:43:00Z"/>
        </w:rPr>
      </w:pPr>
      <w:del w:id="5049" w:author="박 진상" w:date="2019-10-08T05:43:00Z">
        <w:r w:rsidRPr="002646CB" w:rsidDel="0039799F">
          <w:rPr>
            <w:rFonts w:hint="eastAsia"/>
          </w:rPr>
          <w:delText>독립</w:delText>
        </w:r>
        <w:r w:rsidR="0028588B" w:rsidRPr="002646CB" w:rsidDel="0039799F">
          <w:rPr>
            <w:rFonts w:hint="eastAsia"/>
          </w:rPr>
          <w:delText>운전</w:delText>
        </w:r>
        <w:r w:rsidR="00FE3106" w:rsidRPr="002646CB" w:rsidDel="0039799F">
          <w:delText xml:space="preserve"> </w:delText>
        </w:r>
        <w:r w:rsidR="0028588B" w:rsidRPr="002646CB" w:rsidDel="0039799F">
          <w:rPr>
            <w:rFonts w:hint="eastAsia"/>
          </w:rPr>
          <w:delText>모드에서의</w:delText>
        </w:r>
        <w:r w:rsidR="0028588B" w:rsidRPr="002646CB" w:rsidDel="0039799F">
          <w:delText xml:space="preserve"> </w:delText>
        </w:r>
        <w:r w:rsidR="00255D3C" w:rsidRPr="002646CB" w:rsidDel="0039799F">
          <w:delText>CHP</w:delText>
        </w:r>
        <w:r w:rsidR="0028588B" w:rsidRPr="002646CB" w:rsidDel="0039799F">
          <w:rPr>
            <w:rFonts w:hint="eastAsia"/>
          </w:rPr>
          <w:delText>는</w:delText>
        </w:r>
        <w:r w:rsidR="0028588B" w:rsidRPr="002646CB" w:rsidDel="0039799F">
          <w:delText xml:space="preserve"> </w:delText>
        </w:r>
        <w:r w:rsidR="0028588B" w:rsidRPr="002646CB" w:rsidDel="0039799F">
          <w:rPr>
            <w:rFonts w:hint="eastAsia"/>
          </w:rPr>
          <w:delText>다음</w:delText>
        </w:r>
        <w:r w:rsidR="0028588B" w:rsidRPr="002646CB" w:rsidDel="0039799F">
          <w:delText xml:space="preserve"> </w:delText>
        </w:r>
        <w:r w:rsidR="0028588B" w:rsidRPr="002646CB" w:rsidDel="0039799F">
          <w:rPr>
            <w:rFonts w:hint="eastAsia"/>
          </w:rPr>
          <w:delText>사항을</w:delText>
        </w:r>
        <w:r w:rsidR="0028588B" w:rsidRPr="002646CB" w:rsidDel="0039799F">
          <w:delText xml:space="preserve"> </w:delText>
        </w:r>
        <w:r w:rsidR="0028588B" w:rsidRPr="002646CB" w:rsidDel="0039799F">
          <w:rPr>
            <w:rFonts w:hint="eastAsia"/>
          </w:rPr>
          <w:delText>고려하여</w:delText>
        </w:r>
        <w:r w:rsidR="0028588B" w:rsidRPr="002646CB" w:rsidDel="0039799F">
          <w:delText xml:space="preserve"> </w:delText>
        </w:r>
        <w:r w:rsidR="00730936" w:rsidRPr="002646CB" w:rsidDel="0039799F">
          <w:rPr>
            <w:rFonts w:hint="eastAsia"/>
          </w:rPr>
          <w:delText>운전</w:delText>
        </w:r>
        <w:r w:rsidR="00FE3106" w:rsidRPr="002646CB" w:rsidDel="0039799F">
          <w:rPr>
            <w:rFonts w:hint="eastAsia"/>
          </w:rPr>
          <w:delText>해야</w:delText>
        </w:r>
        <w:r w:rsidR="00FE3106" w:rsidRPr="002646CB" w:rsidDel="0039799F">
          <w:delText xml:space="preserve"> </w:delText>
        </w:r>
        <w:r w:rsidR="00FE3106" w:rsidRPr="002646CB" w:rsidDel="0039799F">
          <w:rPr>
            <w:rFonts w:hint="eastAsia"/>
          </w:rPr>
          <w:delText>한다</w:delText>
        </w:r>
        <w:r w:rsidR="00FE3106" w:rsidRPr="002646CB" w:rsidDel="0039799F">
          <w:delText>.</w:delText>
        </w:r>
        <w:bookmarkStart w:id="5050" w:name="_Toc21525083"/>
        <w:bookmarkStart w:id="5051" w:name="_Toc23141922"/>
        <w:bookmarkStart w:id="5052" w:name="_Toc23173168"/>
        <w:bookmarkStart w:id="5053" w:name="_Toc23188943"/>
        <w:bookmarkStart w:id="5054" w:name="_Toc23191321"/>
        <w:bookmarkStart w:id="5055" w:name="_Toc23244339"/>
        <w:bookmarkStart w:id="5056" w:name="_Toc23793869"/>
        <w:bookmarkStart w:id="5057" w:name="_Toc23794192"/>
        <w:bookmarkStart w:id="5058" w:name="_Toc23794515"/>
        <w:bookmarkStart w:id="5059" w:name="_Toc23795360"/>
        <w:bookmarkStart w:id="5060" w:name="_Toc23839737"/>
        <w:bookmarkStart w:id="5061" w:name="_Toc26200526"/>
        <w:bookmarkStart w:id="5062" w:name="_Toc26867623"/>
        <w:bookmarkEnd w:id="5050"/>
        <w:bookmarkEnd w:id="5051"/>
        <w:bookmarkEnd w:id="5052"/>
        <w:bookmarkEnd w:id="5053"/>
        <w:bookmarkEnd w:id="5054"/>
        <w:bookmarkEnd w:id="5055"/>
        <w:bookmarkEnd w:id="5056"/>
        <w:bookmarkEnd w:id="5057"/>
        <w:bookmarkEnd w:id="5058"/>
        <w:bookmarkEnd w:id="5059"/>
        <w:bookmarkEnd w:id="5060"/>
        <w:bookmarkEnd w:id="5061"/>
        <w:bookmarkEnd w:id="5062"/>
      </w:del>
    </w:p>
    <w:p w14:paraId="5E7A29D4" w14:textId="1AD6D5AE" w:rsidR="00B40887" w:rsidRPr="002646CB" w:rsidDel="0039799F" w:rsidRDefault="00B40887" w:rsidP="0028588B">
      <w:pPr>
        <w:rPr>
          <w:del w:id="5063" w:author="박 진상" w:date="2019-10-08T05:43:00Z"/>
        </w:rPr>
      </w:pPr>
      <w:bookmarkStart w:id="5064" w:name="_Toc21525084"/>
      <w:bookmarkStart w:id="5065" w:name="_Toc23141923"/>
      <w:bookmarkStart w:id="5066" w:name="_Toc23173169"/>
      <w:bookmarkStart w:id="5067" w:name="_Toc23188944"/>
      <w:bookmarkStart w:id="5068" w:name="_Toc23191322"/>
      <w:bookmarkStart w:id="5069" w:name="_Toc23244340"/>
      <w:bookmarkStart w:id="5070" w:name="_Toc23793870"/>
      <w:bookmarkStart w:id="5071" w:name="_Toc23794193"/>
      <w:bookmarkStart w:id="5072" w:name="_Toc23794516"/>
      <w:bookmarkStart w:id="5073" w:name="_Toc23795361"/>
      <w:bookmarkStart w:id="5074" w:name="_Toc23839738"/>
      <w:bookmarkStart w:id="5075" w:name="_Toc26200527"/>
      <w:bookmarkStart w:id="5076" w:name="_Toc26867624"/>
      <w:bookmarkEnd w:id="5064"/>
      <w:bookmarkEnd w:id="5065"/>
      <w:bookmarkEnd w:id="5066"/>
      <w:bookmarkEnd w:id="5067"/>
      <w:bookmarkEnd w:id="5068"/>
      <w:bookmarkEnd w:id="5069"/>
      <w:bookmarkEnd w:id="5070"/>
      <w:bookmarkEnd w:id="5071"/>
      <w:bookmarkEnd w:id="5072"/>
      <w:bookmarkEnd w:id="5073"/>
      <w:bookmarkEnd w:id="5074"/>
      <w:bookmarkEnd w:id="5075"/>
      <w:bookmarkEnd w:id="5076"/>
    </w:p>
    <w:p w14:paraId="5AC8F575" w14:textId="28D79B87" w:rsidR="002B49A0" w:rsidRPr="002646CB" w:rsidDel="0039799F" w:rsidRDefault="002B49A0" w:rsidP="00737668">
      <w:pPr>
        <w:pStyle w:val="af6"/>
        <w:numPr>
          <w:ilvl w:val="0"/>
          <w:numId w:val="19"/>
        </w:numPr>
        <w:ind w:leftChars="0"/>
        <w:rPr>
          <w:del w:id="5077" w:author="박 진상" w:date="2019-10-08T05:43:00Z"/>
        </w:rPr>
      </w:pPr>
      <w:del w:id="5078" w:author="박 진상" w:date="2019-10-08T05:43:00Z">
        <w:r w:rsidRPr="002646CB" w:rsidDel="0039799F">
          <w:rPr>
            <w:rFonts w:hint="eastAsia"/>
          </w:rPr>
          <w:delText>부</w:delText>
        </w:r>
        <w:r w:rsidR="005B2CD2" w:rsidRPr="002646CB" w:rsidDel="0039799F">
          <w:rPr>
            <w:rFonts w:hint="eastAsia"/>
          </w:rPr>
          <w:delText>하를</w:delText>
        </w:r>
        <w:r w:rsidR="005B2CD2" w:rsidRPr="002646CB" w:rsidDel="0039799F">
          <w:delText xml:space="preserve"> </w:delText>
        </w:r>
        <w:r w:rsidRPr="002646CB" w:rsidDel="0039799F">
          <w:rPr>
            <w:rFonts w:hint="eastAsia"/>
          </w:rPr>
          <w:delText>고려하면서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열추종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운전</w:delText>
        </w:r>
        <w:bookmarkStart w:id="5079" w:name="_Toc21525085"/>
        <w:bookmarkStart w:id="5080" w:name="_Toc23141924"/>
        <w:bookmarkStart w:id="5081" w:name="_Toc23173170"/>
        <w:bookmarkStart w:id="5082" w:name="_Toc23188945"/>
        <w:bookmarkStart w:id="5083" w:name="_Toc23191323"/>
        <w:bookmarkStart w:id="5084" w:name="_Toc23244341"/>
        <w:bookmarkStart w:id="5085" w:name="_Toc23793871"/>
        <w:bookmarkStart w:id="5086" w:name="_Toc23794194"/>
        <w:bookmarkStart w:id="5087" w:name="_Toc23794517"/>
        <w:bookmarkStart w:id="5088" w:name="_Toc23795362"/>
        <w:bookmarkStart w:id="5089" w:name="_Toc23839739"/>
        <w:bookmarkStart w:id="5090" w:name="_Toc26200528"/>
        <w:bookmarkStart w:id="5091" w:name="_Toc26867625"/>
        <w:bookmarkEnd w:id="5079"/>
        <w:bookmarkEnd w:id="5080"/>
        <w:bookmarkEnd w:id="5081"/>
        <w:bookmarkEnd w:id="5082"/>
        <w:bookmarkEnd w:id="5083"/>
        <w:bookmarkEnd w:id="5084"/>
        <w:bookmarkEnd w:id="5085"/>
        <w:bookmarkEnd w:id="5086"/>
        <w:bookmarkEnd w:id="5087"/>
        <w:bookmarkEnd w:id="5088"/>
        <w:bookmarkEnd w:id="5089"/>
        <w:bookmarkEnd w:id="5090"/>
        <w:bookmarkEnd w:id="5091"/>
      </w:del>
    </w:p>
    <w:p w14:paraId="6A7D7B18" w14:textId="1443AB7E" w:rsidR="002B49A0" w:rsidRPr="002646CB" w:rsidDel="0039799F" w:rsidRDefault="002B49A0" w:rsidP="00737668">
      <w:pPr>
        <w:pStyle w:val="af6"/>
        <w:numPr>
          <w:ilvl w:val="0"/>
          <w:numId w:val="19"/>
        </w:numPr>
        <w:ind w:leftChars="0"/>
        <w:rPr>
          <w:del w:id="5092" w:author="박 진상" w:date="2019-10-08T05:43:00Z"/>
        </w:rPr>
      </w:pPr>
      <w:del w:id="5093" w:author="박 진상" w:date="2019-10-08T05:43:00Z">
        <w:r w:rsidRPr="002646CB" w:rsidDel="0039799F">
          <w:rPr>
            <w:rFonts w:hint="eastAsia"/>
          </w:rPr>
          <w:delText>환수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온도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관리</w:delText>
        </w:r>
        <w:r w:rsidRPr="002646CB" w:rsidDel="0039799F">
          <w:delText xml:space="preserve"> </w:delText>
        </w:r>
        <w:bookmarkStart w:id="5094" w:name="_Toc21525086"/>
        <w:bookmarkStart w:id="5095" w:name="_Toc23141925"/>
        <w:bookmarkStart w:id="5096" w:name="_Toc23173171"/>
        <w:bookmarkStart w:id="5097" w:name="_Toc23188946"/>
        <w:bookmarkStart w:id="5098" w:name="_Toc23191324"/>
        <w:bookmarkStart w:id="5099" w:name="_Toc23244342"/>
        <w:bookmarkStart w:id="5100" w:name="_Toc23793872"/>
        <w:bookmarkStart w:id="5101" w:name="_Toc23794195"/>
        <w:bookmarkStart w:id="5102" w:name="_Toc23794518"/>
        <w:bookmarkStart w:id="5103" w:name="_Toc23795363"/>
        <w:bookmarkStart w:id="5104" w:name="_Toc23839740"/>
        <w:bookmarkStart w:id="5105" w:name="_Toc26200529"/>
        <w:bookmarkStart w:id="5106" w:name="_Toc26867626"/>
        <w:bookmarkEnd w:id="5094"/>
        <w:bookmarkEnd w:id="5095"/>
        <w:bookmarkEnd w:id="5096"/>
        <w:bookmarkEnd w:id="5097"/>
        <w:bookmarkEnd w:id="5098"/>
        <w:bookmarkEnd w:id="5099"/>
        <w:bookmarkEnd w:id="5100"/>
        <w:bookmarkEnd w:id="5101"/>
        <w:bookmarkEnd w:id="5102"/>
        <w:bookmarkEnd w:id="5103"/>
        <w:bookmarkEnd w:id="5104"/>
        <w:bookmarkEnd w:id="5105"/>
        <w:bookmarkEnd w:id="5106"/>
      </w:del>
    </w:p>
    <w:p w14:paraId="6AE82FA4" w14:textId="19A241DE" w:rsidR="002B49A0" w:rsidRPr="002646CB" w:rsidDel="0039799F" w:rsidRDefault="002B49A0" w:rsidP="00737668">
      <w:pPr>
        <w:pStyle w:val="af6"/>
        <w:numPr>
          <w:ilvl w:val="0"/>
          <w:numId w:val="19"/>
        </w:numPr>
        <w:ind w:leftChars="0"/>
        <w:rPr>
          <w:del w:id="5107" w:author="박 진상" w:date="2019-10-08T05:43:00Z"/>
        </w:rPr>
      </w:pPr>
      <w:del w:id="5108" w:author="박 진상" w:date="2019-10-08T05:43:00Z">
        <w:r w:rsidRPr="002646CB" w:rsidDel="0039799F">
          <w:rPr>
            <w:rFonts w:hint="eastAsia"/>
          </w:rPr>
          <w:delText>냉각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관리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운전</w:delText>
        </w:r>
        <w:bookmarkStart w:id="5109" w:name="_Toc21525087"/>
        <w:bookmarkStart w:id="5110" w:name="_Toc23141926"/>
        <w:bookmarkStart w:id="5111" w:name="_Toc23173172"/>
        <w:bookmarkStart w:id="5112" w:name="_Toc23188947"/>
        <w:bookmarkStart w:id="5113" w:name="_Toc23191325"/>
        <w:bookmarkStart w:id="5114" w:name="_Toc23244343"/>
        <w:bookmarkStart w:id="5115" w:name="_Toc23793873"/>
        <w:bookmarkStart w:id="5116" w:name="_Toc23794196"/>
        <w:bookmarkStart w:id="5117" w:name="_Toc23794519"/>
        <w:bookmarkStart w:id="5118" w:name="_Toc23795364"/>
        <w:bookmarkStart w:id="5119" w:name="_Toc23839741"/>
        <w:bookmarkStart w:id="5120" w:name="_Toc26200530"/>
        <w:bookmarkStart w:id="5121" w:name="_Toc26867627"/>
        <w:bookmarkEnd w:id="5109"/>
        <w:bookmarkEnd w:id="5110"/>
        <w:bookmarkEnd w:id="5111"/>
        <w:bookmarkEnd w:id="5112"/>
        <w:bookmarkEnd w:id="5113"/>
        <w:bookmarkEnd w:id="5114"/>
        <w:bookmarkEnd w:id="5115"/>
        <w:bookmarkEnd w:id="5116"/>
        <w:bookmarkEnd w:id="5117"/>
        <w:bookmarkEnd w:id="5118"/>
        <w:bookmarkEnd w:id="5119"/>
        <w:bookmarkEnd w:id="5120"/>
        <w:bookmarkEnd w:id="5121"/>
      </w:del>
    </w:p>
    <w:p w14:paraId="6878A44E" w14:textId="151FC46E" w:rsidR="00F97338" w:rsidRPr="002646CB" w:rsidDel="0039799F" w:rsidRDefault="00DB2BCC" w:rsidP="00737668">
      <w:pPr>
        <w:pStyle w:val="af6"/>
        <w:numPr>
          <w:ilvl w:val="0"/>
          <w:numId w:val="19"/>
        </w:numPr>
        <w:ind w:leftChars="0"/>
        <w:rPr>
          <w:del w:id="5122" w:author="박 진상" w:date="2019-10-08T05:43:00Z"/>
        </w:rPr>
      </w:pPr>
      <w:del w:id="5123" w:author="박 진상" w:date="2019-10-08T05:43:00Z">
        <w:r w:rsidRPr="002646CB" w:rsidDel="0039799F">
          <w:delText>CHP</w:delText>
        </w:r>
        <w:r w:rsidRPr="002646CB" w:rsidDel="0039799F">
          <w:rPr>
            <w:rFonts w:hint="eastAsia"/>
          </w:rPr>
          <w:delText>에</w:delText>
        </w:r>
        <w:r w:rsidRPr="002646CB" w:rsidDel="0039799F">
          <w:delText xml:space="preserve"> </w:delText>
        </w:r>
        <w:r w:rsidR="00F97338" w:rsidRPr="002646CB" w:rsidDel="0039799F">
          <w:rPr>
            <w:rFonts w:hint="eastAsia"/>
          </w:rPr>
          <w:delText>의한</w:delText>
        </w:r>
        <w:r w:rsidR="00F97338" w:rsidRPr="002646CB" w:rsidDel="0039799F">
          <w:delText xml:space="preserve"> </w:delText>
        </w:r>
        <w:r w:rsidR="00F97338" w:rsidRPr="002646CB" w:rsidDel="0039799F">
          <w:rPr>
            <w:rFonts w:hint="eastAsia"/>
          </w:rPr>
          <w:delText>발전량과</w:delText>
        </w:r>
        <w:r w:rsidR="00F97338" w:rsidRPr="002646CB" w:rsidDel="0039799F">
          <w:delText xml:space="preserve"> </w:delText>
        </w:r>
        <w:r w:rsidR="00F97338" w:rsidRPr="002646CB" w:rsidDel="0039799F">
          <w:rPr>
            <w:rFonts w:hint="eastAsia"/>
          </w:rPr>
          <w:delText>전력</w:delText>
        </w:r>
        <w:r w:rsidR="00F97338" w:rsidRPr="002646CB" w:rsidDel="0039799F">
          <w:delText xml:space="preserve"> </w:delText>
        </w:r>
        <w:r w:rsidR="00F97338" w:rsidRPr="002646CB" w:rsidDel="0039799F">
          <w:rPr>
            <w:rFonts w:hint="eastAsia"/>
          </w:rPr>
          <w:delText>부하량</w:delText>
        </w:r>
        <w:r w:rsidR="00F97338" w:rsidRPr="002646CB" w:rsidDel="0039799F">
          <w:delText xml:space="preserve"> </w:delText>
        </w:r>
        <w:r w:rsidR="00F97338" w:rsidRPr="002646CB" w:rsidDel="0039799F">
          <w:rPr>
            <w:rFonts w:hint="eastAsia"/>
          </w:rPr>
          <w:delText>비교에</w:delText>
        </w:r>
        <w:r w:rsidR="00F97338" w:rsidRPr="002646CB" w:rsidDel="0039799F">
          <w:delText xml:space="preserve"> </w:delText>
        </w:r>
        <w:r w:rsidR="00F97338" w:rsidRPr="002646CB" w:rsidDel="0039799F">
          <w:rPr>
            <w:rFonts w:hint="eastAsia"/>
          </w:rPr>
          <w:delText>따른</w:delText>
        </w:r>
        <w:r w:rsidR="00F97338" w:rsidRPr="002646CB" w:rsidDel="0039799F">
          <w:delText xml:space="preserve"> </w:delText>
        </w:r>
        <w:r w:rsidR="00F97338" w:rsidRPr="002646CB" w:rsidDel="0039799F">
          <w:rPr>
            <w:rFonts w:hint="eastAsia"/>
          </w:rPr>
          <w:delText>보일러</w:delText>
        </w:r>
        <w:r w:rsidR="00F97338" w:rsidRPr="002646CB" w:rsidDel="0039799F">
          <w:delText xml:space="preserve"> </w:delText>
        </w:r>
        <w:r w:rsidR="00F97338" w:rsidRPr="002646CB" w:rsidDel="0039799F">
          <w:rPr>
            <w:rFonts w:hint="eastAsia"/>
          </w:rPr>
          <w:delText>연계</w:delText>
        </w:r>
        <w:r w:rsidR="00F97338" w:rsidRPr="002646CB" w:rsidDel="0039799F">
          <w:delText xml:space="preserve"> </w:delText>
        </w:r>
        <w:r w:rsidR="00F97338" w:rsidRPr="002646CB" w:rsidDel="0039799F">
          <w:rPr>
            <w:rFonts w:hint="eastAsia"/>
          </w:rPr>
          <w:delText>운전</w:delText>
        </w:r>
        <w:bookmarkStart w:id="5124" w:name="_Toc21525088"/>
        <w:bookmarkStart w:id="5125" w:name="_Toc23141927"/>
        <w:bookmarkStart w:id="5126" w:name="_Toc23173173"/>
        <w:bookmarkStart w:id="5127" w:name="_Toc23188948"/>
        <w:bookmarkStart w:id="5128" w:name="_Toc23191326"/>
        <w:bookmarkStart w:id="5129" w:name="_Toc23244344"/>
        <w:bookmarkStart w:id="5130" w:name="_Toc23793874"/>
        <w:bookmarkStart w:id="5131" w:name="_Toc23794197"/>
        <w:bookmarkStart w:id="5132" w:name="_Toc23794520"/>
        <w:bookmarkStart w:id="5133" w:name="_Toc23795365"/>
        <w:bookmarkStart w:id="5134" w:name="_Toc23839742"/>
        <w:bookmarkStart w:id="5135" w:name="_Toc26200531"/>
        <w:bookmarkStart w:id="5136" w:name="_Toc26867628"/>
        <w:bookmarkEnd w:id="5124"/>
        <w:bookmarkEnd w:id="5125"/>
        <w:bookmarkEnd w:id="5126"/>
        <w:bookmarkEnd w:id="5127"/>
        <w:bookmarkEnd w:id="5128"/>
        <w:bookmarkEnd w:id="5129"/>
        <w:bookmarkEnd w:id="5130"/>
        <w:bookmarkEnd w:id="5131"/>
        <w:bookmarkEnd w:id="5132"/>
        <w:bookmarkEnd w:id="5133"/>
        <w:bookmarkEnd w:id="5134"/>
        <w:bookmarkEnd w:id="5135"/>
        <w:bookmarkEnd w:id="5136"/>
      </w:del>
    </w:p>
    <w:p w14:paraId="77443CBE" w14:textId="7EBF62FC" w:rsidR="002B49A0" w:rsidRPr="002646CB" w:rsidDel="0039799F" w:rsidRDefault="002B49A0" w:rsidP="002B49A0">
      <w:pPr>
        <w:rPr>
          <w:del w:id="5137" w:author="박 진상" w:date="2019-10-08T05:43:00Z"/>
        </w:rPr>
      </w:pPr>
      <w:bookmarkStart w:id="5138" w:name="_Toc21525089"/>
      <w:bookmarkStart w:id="5139" w:name="_Toc23141928"/>
      <w:bookmarkStart w:id="5140" w:name="_Toc23173174"/>
      <w:bookmarkStart w:id="5141" w:name="_Toc23188949"/>
      <w:bookmarkStart w:id="5142" w:name="_Toc23191327"/>
      <w:bookmarkStart w:id="5143" w:name="_Toc23244345"/>
      <w:bookmarkStart w:id="5144" w:name="_Toc23793875"/>
      <w:bookmarkStart w:id="5145" w:name="_Toc23794198"/>
      <w:bookmarkStart w:id="5146" w:name="_Toc23794521"/>
      <w:bookmarkStart w:id="5147" w:name="_Toc23795366"/>
      <w:bookmarkStart w:id="5148" w:name="_Toc23839743"/>
      <w:bookmarkStart w:id="5149" w:name="_Toc26200532"/>
      <w:bookmarkStart w:id="5150" w:name="_Toc26867629"/>
      <w:bookmarkEnd w:id="5138"/>
      <w:bookmarkEnd w:id="5139"/>
      <w:bookmarkEnd w:id="5140"/>
      <w:bookmarkEnd w:id="5141"/>
      <w:bookmarkEnd w:id="5142"/>
      <w:bookmarkEnd w:id="5143"/>
      <w:bookmarkEnd w:id="5144"/>
      <w:bookmarkEnd w:id="5145"/>
      <w:bookmarkEnd w:id="5146"/>
      <w:bookmarkEnd w:id="5147"/>
      <w:bookmarkEnd w:id="5148"/>
      <w:bookmarkEnd w:id="5149"/>
      <w:bookmarkEnd w:id="5150"/>
    </w:p>
    <w:p w14:paraId="0FDB4142" w14:textId="7091F0E8" w:rsidR="002B49A0" w:rsidRPr="002646CB" w:rsidDel="0039799F" w:rsidRDefault="002B49A0" w:rsidP="00BF2D25">
      <w:pPr>
        <w:pStyle w:val="34"/>
        <w:rPr>
          <w:del w:id="5151" w:author="박 진상" w:date="2019-10-08T05:43:00Z"/>
        </w:rPr>
      </w:pPr>
      <w:del w:id="5152" w:author="박 진상" w:date="2019-10-08T05:43:00Z">
        <w:r w:rsidRPr="002646CB" w:rsidDel="0039799F">
          <w:rPr>
            <w:rFonts w:hint="eastAsia"/>
            <w:b w:val="0"/>
          </w:rPr>
          <w:delText>보일러</w:delText>
        </w:r>
        <w:r w:rsidRPr="002646CB" w:rsidDel="0039799F">
          <w:rPr>
            <w:b w:val="0"/>
          </w:rPr>
          <w:delText xml:space="preserve"> </w:delText>
        </w:r>
        <w:r w:rsidR="00730936" w:rsidRPr="002646CB" w:rsidDel="0039799F">
          <w:rPr>
            <w:rFonts w:hint="eastAsia"/>
            <w:b w:val="0"/>
          </w:rPr>
          <w:delText>운전</w:delText>
        </w:r>
        <w:r w:rsidRPr="002646CB" w:rsidDel="0039799F">
          <w:rPr>
            <w:b w:val="0"/>
          </w:rPr>
          <w:delText xml:space="preserve"> </w:delText>
        </w:r>
        <w:r w:rsidRPr="002646CB" w:rsidDel="0039799F">
          <w:rPr>
            <w:rFonts w:hint="eastAsia"/>
            <w:b w:val="0"/>
          </w:rPr>
          <w:delText>특성</w:delText>
        </w:r>
        <w:bookmarkStart w:id="5153" w:name="_Toc21525090"/>
        <w:bookmarkStart w:id="5154" w:name="_Toc23141929"/>
        <w:bookmarkStart w:id="5155" w:name="_Toc23173175"/>
        <w:bookmarkStart w:id="5156" w:name="_Toc23188950"/>
        <w:bookmarkStart w:id="5157" w:name="_Toc23191328"/>
        <w:bookmarkStart w:id="5158" w:name="_Toc23244346"/>
        <w:bookmarkStart w:id="5159" w:name="_Toc23793876"/>
        <w:bookmarkStart w:id="5160" w:name="_Toc23794199"/>
        <w:bookmarkStart w:id="5161" w:name="_Toc23794522"/>
        <w:bookmarkStart w:id="5162" w:name="_Toc23795367"/>
        <w:bookmarkStart w:id="5163" w:name="_Toc23839744"/>
        <w:bookmarkStart w:id="5164" w:name="_Toc26200533"/>
        <w:bookmarkStart w:id="5165" w:name="_Toc26867630"/>
        <w:bookmarkEnd w:id="5153"/>
        <w:bookmarkEnd w:id="5154"/>
        <w:bookmarkEnd w:id="5155"/>
        <w:bookmarkEnd w:id="5156"/>
        <w:bookmarkEnd w:id="5157"/>
        <w:bookmarkEnd w:id="5158"/>
        <w:bookmarkEnd w:id="5159"/>
        <w:bookmarkEnd w:id="5160"/>
        <w:bookmarkEnd w:id="5161"/>
        <w:bookmarkEnd w:id="5162"/>
        <w:bookmarkEnd w:id="5163"/>
        <w:bookmarkEnd w:id="5164"/>
        <w:bookmarkEnd w:id="5165"/>
      </w:del>
    </w:p>
    <w:p w14:paraId="69633ABE" w14:textId="29D3E25A" w:rsidR="00013279" w:rsidRPr="002646CB" w:rsidDel="0039799F" w:rsidRDefault="00013279" w:rsidP="00013279">
      <w:pPr>
        <w:rPr>
          <w:del w:id="5166" w:author="박 진상" w:date="2019-10-08T05:43:00Z"/>
        </w:rPr>
      </w:pPr>
      <w:bookmarkStart w:id="5167" w:name="_Toc21525091"/>
      <w:bookmarkStart w:id="5168" w:name="_Toc23141930"/>
      <w:bookmarkStart w:id="5169" w:name="_Toc23173176"/>
      <w:bookmarkStart w:id="5170" w:name="_Toc23188951"/>
      <w:bookmarkStart w:id="5171" w:name="_Toc23191329"/>
      <w:bookmarkStart w:id="5172" w:name="_Toc23244347"/>
      <w:bookmarkStart w:id="5173" w:name="_Toc23793877"/>
      <w:bookmarkStart w:id="5174" w:name="_Toc23794200"/>
      <w:bookmarkStart w:id="5175" w:name="_Toc23794523"/>
      <w:bookmarkStart w:id="5176" w:name="_Toc23795368"/>
      <w:bookmarkStart w:id="5177" w:name="_Toc23839745"/>
      <w:bookmarkStart w:id="5178" w:name="_Toc26200534"/>
      <w:bookmarkStart w:id="5179" w:name="_Toc26867631"/>
      <w:bookmarkEnd w:id="5167"/>
      <w:bookmarkEnd w:id="5168"/>
      <w:bookmarkEnd w:id="5169"/>
      <w:bookmarkEnd w:id="5170"/>
      <w:bookmarkEnd w:id="5171"/>
      <w:bookmarkEnd w:id="5172"/>
      <w:bookmarkEnd w:id="5173"/>
      <w:bookmarkEnd w:id="5174"/>
      <w:bookmarkEnd w:id="5175"/>
      <w:bookmarkEnd w:id="5176"/>
      <w:bookmarkEnd w:id="5177"/>
      <w:bookmarkEnd w:id="5178"/>
      <w:bookmarkEnd w:id="5179"/>
    </w:p>
    <w:p w14:paraId="7DB7191F" w14:textId="3AD5A561" w:rsidR="00B40887" w:rsidRPr="002646CB" w:rsidDel="0039799F" w:rsidRDefault="00DB2BCC" w:rsidP="00013279">
      <w:pPr>
        <w:rPr>
          <w:del w:id="5180" w:author="박 진상" w:date="2019-10-08T05:43:00Z"/>
        </w:rPr>
      </w:pPr>
      <w:del w:id="5181" w:author="박 진상" w:date="2019-10-08T05:43:00Z">
        <w:r w:rsidRPr="002646CB" w:rsidDel="0039799F">
          <w:rPr>
            <w:rFonts w:hint="eastAsia"/>
          </w:rPr>
          <w:delText>독립</w:delText>
        </w:r>
        <w:r w:rsidR="0028588B" w:rsidRPr="002646CB" w:rsidDel="0039799F">
          <w:rPr>
            <w:rFonts w:hint="eastAsia"/>
          </w:rPr>
          <w:delText>운전</w:delText>
        </w:r>
        <w:r w:rsidR="00FE3106" w:rsidRPr="002646CB" w:rsidDel="0039799F">
          <w:delText xml:space="preserve"> </w:delText>
        </w:r>
        <w:r w:rsidR="0028588B" w:rsidRPr="002646CB" w:rsidDel="0039799F">
          <w:rPr>
            <w:rFonts w:hint="eastAsia"/>
          </w:rPr>
          <w:delText>모드에서의</w:delText>
        </w:r>
        <w:r w:rsidR="0028588B" w:rsidRPr="002646CB" w:rsidDel="0039799F">
          <w:delText xml:space="preserve"> </w:delText>
        </w:r>
        <w:r w:rsidR="00B40887" w:rsidRPr="002646CB" w:rsidDel="0039799F">
          <w:delText>CES-MG</w:delText>
        </w:r>
        <w:r w:rsidR="0028588B" w:rsidRPr="002646CB" w:rsidDel="0039799F">
          <w:rPr>
            <w:rFonts w:hint="eastAsia"/>
          </w:rPr>
          <w:delText>의</w:delText>
        </w:r>
        <w:r w:rsidR="0028588B" w:rsidRPr="002646CB" w:rsidDel="0039799F">
          <w:delText xml:space="preserve"> </w:delText>
        </w:r>
        <w:r w:rsidR="0028588B" w:rsidRPr="002646CB" w:rsidDel="0039799F">
          <w:rPr>
            <w:rFonts w:hint="eastAsia"/>
          </w:rPr>
          <w:delText>보일러</w:delText>
        </w:r>
        <w:r w:rsidR="0028588B" w:rsidRPr="002646CB" w:rsidDel="0039799F">
          <w:delText xml:space="preserve"> </w:delText>
        </w:r>
        <w:r w:rsidR="0028588B" w:rsidRPr="002646CB" w:rsidDel="0039799F">
          <w:rPr>
            <w:rFonts w:hint="eastAsia"/>
          </w:rPr>
          <w:delText>시스템은</w:delText>
        </w:r>
        <w:r w:rsidR="0028588B" w:rsidRPr="002646CB" w:rsidDel="0039799F">
          <w:delText xml:space="preserve"> </w:delText>
        </w:r>
        <w:r w:rsidR="0028588B" w:rsidRPr="002646CB" w:rsidDel="0039799F">
          <w:rPr>
            <w:rFonts w:hint="eastAsia"/>
          </w:rPr>
          <w:delText>다음</w:delText>
        </w:r>
        <w:r w:rsidR="0028588B" w:rsidRPr="002646CB" w:rsidDel="0039799F">
          <w:delText xml:space="preserve"> </w:delText>
        </w:r>
        <w:r w:rsidR="0028588B" w:rsidRPr="002646CB" w:rsidDel="0039799F">
          <w:rPr>
            <w:rFonts w:hint="eastAsia"/>
          </w:rPr>
          <w:delText>사항을</w:delText>
        </w:r>
        <w:r w:rsidR="0028588B" w:rsidRPr="002646CB" w:rsidDel="0039799F">
          <w:delText xml:space="preserve"> </w:delText>
        </w:r>
        <w:r w:rsidR="0028588B" w:rsidRPr="002646CB" w:rsidDel="0039799F">
          <w:rPr>
            <w:rFonts w:hint="eastAsia"/>
          </w:rPr>
          <w:delText>고려하여</w:delText>
        </w:r>
        <w:r w:rsidR="0028588B" w:rsidRPr="002646CB" w:rsidDel="0039799F">
          <w:delText xml:space="preserve"> </w:delText>
        </w:r>
        <w:r w:rsidR="00FE3106" w:rsidRPr="002646CB" w:rsidDel="0039799F">
          <w:rPr>
            <w:rFonts w:hint="eastAsia"/>
          </w:rPr>
          <w:delText>운전해야</w:delText>
        </w:r>
        <w:r w:rsidR="00FE3106" w:rsidRPr="002646CB" w:rsidDel="0039799F">
          <w:delText xml:space="preserve"> </w:delText>
        </w:r>
        <w:r w:rsidR="00FE3106" w:rsidRPr="002646CB" w:rsidDel="0039799F">
          <w:rPr>
            <w:rFonts w:hint="eastAsia"/>
          </w:rPr>
          <w:delText>한다</w:delText>
        </w:r>
        <w:bookmarkStart w:id="5182" w:name="_Toc21525092"/>
        <w:bookmarkStart w:id="5183" w:name="_Toc23141931"/>
        <w:bookmarkStart w:id="5184" w:name="_Toc23173177"/>
        <w:bookmarkStart w:id="5185" w:name="_Toc23188952"/>
        <w:bookmarkStart w:id="5186" w:name="_Toc23191330"/>
        <w:bookmarkStart w:id="5187" w:name="_Toc23244348"/>
        <w:bookmarkStart w:id="5188" w:name="_Toc23793878"/>
        <w:bookmarkStart w:id="5189" w:name="_Toc23794201"/>
        <w:bookmarkStart w:id="5190" w:name="_Toc23794524"/>
        <w:bookmarkStart w:id="5191" w:name="_Toc23795369"/>
        <w:bookmarkStart w:id="5192" w:name="_Toc23839746"/>
        <w:bookmarkStart w:id="5193" w:name="_Toc26200535"/>
        <w:bookmarkStart w:id="5194" w:name="_Toc26867632"/>
        <w:bookmarkEnd w:id="5182"/>
        <w:bookmarkEnd w:id="5183"/>
        <w:bookmarkEnd w:id="5184"/>
        <w:bookmarkEnd w:id="5185"/>
        <w:bookmarkEnd w:id="5186"/>
        <w:bookmarkEnd w:id="5187"/>
        <w:bookmarkEnd w:id="5188"/>
        <w:bookmarkEnd w:id="5189"/>
        <w:bookmarkEnd w:id="5190"/>
        <w:bookmarkEnd w:id="5191"/>
        <w:bookmarkEnd w:id="5192"/>
        <w:bookmarkEnd w:id="5193"/>
        <w:bookmarkEnd w:id="5194"/>
      </w:del>
    </w:p>
    <w:p w14:paraId="0C2389E3" w14:textId="31364C96" w:rsidR="00FE3106" w:rsidRPr="002646CB" w:rsidDel="0039799F" w:rsidRDefault="00FE3106" w:rsidP="00013279">
      <w:pPr>
        <w:rPr>
          <w:del w:id="5195" w:author="박 진상" w:date="2019-10-08T05:43:00Z"/>
        </w:rPr>
      </w:pPr>
      <w:bookmarkStart w:id="5196" w:name="_Toc21525093"/>
      <w:bookmarkStart w:id="5197" w:name="_Toc23141932"/>
      <w:bookmarkStart w:id="5198" w:name="_Toc23173178"/>
      <w:bookmarkStart w:id="5199" w:name="_Toc23188953"/>
      <w:bookmarkStart w:id="5200" w:name="_Toc23191331"/>
      <w:bookmarkStart w:id="5201" w:name="_Toc23244349"/>
      <w:bookmarkStart w:id="5202" w:name="_Toc23793879"/>
      <w:bookmarkStart w:id="5203" w:name="_Toc23794202"/>
      <w:bookmarkStart w:id="5204" w:name="_Toc23794525"/>
      <w:bookmarkStart w:id="5205" w:name="_Toc23795370"/>
      <w:bookmarkStart w:id="5206" w:name="_Toc23839747"/>
      <w:bookmarkStart w:id="5207" w:name="_Toc26200536"/>
      <w:bookmarkStart w:id="5208" w:name="_Toc26867633"/>
      <w:bookmarkEnd w:id="5196"/>
      <w:bookmarkEnd w:id="5197"/>
      <w:bookmarkEnd w:id="5198"/>
      <w:bookmarkEnd w:id="5199"/>
      <w:bookmarkEnd w:id="5200"/>
      <w:bookmarkEnd w:id="5201"/>
      <w:bookmarkEnd w:id="5202"/>
      <w:bookmarkEnd w:id="5203"/>
      <w:bookmarkEnd w:id="5204"/>
      <w:bookmarkEnd w:id="5205"/>
      <w:bookmarkEnd w:id="5206"/>
      <w:bookmarkEnd w:id="5207"/>
      <w:bookmarkEnd w:id="5208"/>
    </w:p>
    <w:p w14:paraId="26BE32E6" w14:textId="7F2EDE1F" w:rsidR="005B2CD2" w:rsidRPr="002646CB" w:rsidDel="0039799F" w:rsidRDefault="005B2CD2" w:rsidP="00737668">
      <w:pPr>
        <w:pStyle w:val="af6"/>
        <w:numPr>
          <w:ilvl w:val="0"/>
          <w:numId w:val="19"/>
        </w:numPr>
        <w:ind w:leftChars="0"/>
        <w:rPr>
          <w:del w:id="5209" w:author="박 진상" w:date="2019-10-08T05:43:00Z"/>
        </w:rPr>
      </w:pPr>
      <w:del w:id="5210" w:author="박 진상" w:date="2019-10-08T05:43:00Z">
        <w:r w:rsidRPr="002646CB" w:rsidDel="0039799F">
          <w:rPr>
            <w:rFonts w:hint="eastAsia"/>
          </w:rPr>
          <w:delText>열추종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운전</w:delText>
        </w:r>
        <w:bookmarkStart w:id="5211" w:name="_Toc21525094"/>
        <w:bookmarkStart w:id="5212" w:name="_Toc23141933"/>
        <w:bookmarkStart w:id="5213" w:name="_Toc23173179"/>
        <w:bookmarkStart w:id="5214" w:name="_Toc23188954"/>
        <w:bookmarkStart w:id="5215" w:name="_Toc23191332"/>
        <w:bookmarkStart w:id="5216" w:name="_Toc23244350"/>
        <w:bookmarkStart w:id="5217" w:name="_Toc23793880"/>
        <w:bookmarkStart w:id="5218" w:name="_Toc23794203"/>
        <w:bookmarkStart w:id="5219" w:name="_Toc23794526"/>
        <w:bookmarkStart w:id="5220" w:name="_Toc23795371"/>
        <w:bookmarkStart w:id="5221" w:name="_Toc23839748"/>
        <w:bookmarkStart w:id="5222" w:name="_Toc26200537"/>
        <w:bookmarkStart w:id="5223" w:name="_Toc26867634"/>
        <w:bookmarkEnd w:id="5211"/>
        <w:bookmarkEnd w:id="5212"/>
        <w:bookmarkEnd w:id="5213"/>
        <w:bookmarkEnd w:id="5214"/>
        <w:bookmarkEnd w:id="5215"/>
        <w:bookmarkEnd w:id="5216"/>
        <w:bookmarkEnd w:id="5217"/>
        <w:bookmarkEnd w:id="5218"/>
        <w:bookmarkEnd w:id="5219"/>
        <w:bookmarkEnd w:id="5220"/>
        <w:bookmarkEnd w:id="5221"/>
        <w:bookmarkEnd w:id="5222"/>
        <w:bookmarkEnd w:id="5223"/>
      </w:del>
    </w:p>
    <w:p w14:paraId="69B37865" w14:textId="7778F853" w:rsidR="005B2CD2" w:rsidRPr="002646CB" w:rsidDel="0039799F" w:rsidRDefault="005B2CD2" w:rsidP="00737668">
      <w:pPr>
        <w:pStyle w:val="af6"/>
        <w:numPr>
          <w:ilvl w:val="0"/>
          <w:numId w:val="19"/>
        </w:numPr>
        <w:ind w:leftChars="0"/>
        <w:rPr>
          <w:del w:id="5224" w:author="박 진상" w:date="2019-10-08T05:43:00Z"/>
        </w:rPr>
      </w:pPr>
      <w:del w:id="5225" w:author="박 진상" w:date="2019-10-08T05:43:00Z">
        <w:r w:rsidRPr="002646CB" w:rsidDel="0039799F">
          <w:rPr>
            <w:rFonts w:hint="eastAsia"/>
          </w:rPr>
          <w:delText>환수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온도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관리</w:delText>
        </w:r>
        <w:r w:rsidRPr="002646CB" w:rsidDel="0039799F">
          <w:delText xml:space="preserve"> </w:delText>
        </w:r>
        <w:bookmarkStart w:id="5226" w:name="_Toc21525095"/>
        <w:bookmarkStart w:id="5227" w:name="_Toc23141934"/>
        <w:bookmarkStart w:id="5228" w:name="_Toc23173180"/>
        <w:bookmarkStart w:id="5229" w:name="_Toc23188955"/>
        <w:bookmarkStart w:id="5230" w:name="_Toc23191333"/>
        <w:bookmarkStart w:id="5231" w:name="_Toc23244351"/>
        <w:bookmarkStart w:id="5232" w:name="_Toc23793881"/>
        <w:bookmarkStart w:id="5233" w:name="_Toc23794204"/>
        <w:bookmarkStart w:id="5234" w:name="_Toc23794527"/>
        <w:bookmarkStart w:id="5235" w:name="_Toc23795372"/>
        <w:bookmarkStart w:id="5236" w:name="_Toc23839749"/>
        <w:bookmarkStart w:id="5237" w:name="_Toc26200538"/>
        <w:bookmarkStart w:id="5238" w:name="_Toc26867635"/>
        <w:bookmarkEnd w:id="5226"/>
        <w:bookmarkEnd w:id="5227"/>
        <w:bookmarkEnd w:id="5228"/>
        <w:bookmarkEnd w:id="5229"/>
        <w:bookmarkEnd w:id="5230"/>
        <w:bookmarkEnd w:id="5231"/>
        <w:bookmarkEnd w:id="5232"/>
        <w:bookmarkEnd w:id="5233"/>
        <w:bookmarkEnd w:id="5234"/>
        <w:bookmarkEnd w:id="5235"/>
        <w:bookmarkEnd w:id="5236"/>
        <w:bookmarkEnd w:id="5237"/>
        <w:bookmarkEnd w:id="5238"/>
      </w:del>
    </w:p>
    <w:p w14:paraId="251EA88A" w14:textId="18C48471" w:rsidR="005B2CD2" w:rsidRPr="002646CB" w:rsidDel="0039799F" w:rsidRDefault="005B2CD2" w:rsidP="00737668">
      <w:pPr>
        <w:pStyle w:val="af6"/>
        <w:numPr>
          <w:ilvl w:val="0"/>
          <w:numId w:val="19"/>
        </w:numPr>
        <w:ind w:leftChars="0"/>
        <w:rPr>
          <w:del w:id="5239" w:author="박 진상" w:date="2019-10-08T05:43:00Z"/>
        </w:rPr>
      </w:pPr>
      <w:del w:id="5240" w:author="박 진상" w:date="2019-10-08T05:43:00Z">
        <w:r w:rsidRPr="002646CB" w:rsidDel="0039799F">
          <w:rPr>
            <w:rFonts w:hint="eastAsia"/>
          </w:rPr>
          <w:delText>냉각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관리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운전</w:delText>
        </w:r>
        <w:bookmarkStart w:id="5241" w:name="_Toc21525096"/>
        <w:bookmarkStart w:id="5242" w:name="_Toc23141935"/>
        <w:bookmarkStart w:id="5243" w:name="_Toc23173181"/>
        <w:bookmarkStart w:id="5244" w:name="_Toc23188956"/>
        <w:bookmarkStart w:id="5245" w:name="_Toc23191334"/>
        <w:bookmarkStart w:id="5246" w:name="_Toc23244352"/>
        <w:bookmarkStart w:id="5247" w:name="_Toc23793882"/>
        <w:bookmarkStart w:id="5248" w:name="_Toc23794205"/>
        <w:bookmarkStart w:id="5249" w:name="_Toc23794528"/>
        <w:bookmarkStart w:id="5250" w:name="_Toc23795373"/>
        <w:bookmarkStart w:id="5251" w:name="_Toc23839750"/>
        <w:bookmarkStart w:id="5252" w:name="_Toc26200539"/>
        <w:bookmarkStart w:id="5253" w:name="_Toc26867636"/>
        <w:bookmarkEnd w:id="5241"/>
        <w:bookmarkEnd w:id="5242"/>
        <w:bookmarkEnd w:id="5243"/>
        <w:bookmarkEnd w:id="5244"/>
        <w:bookmarkEnd w:id="5245"/>
        <w:bookmarkEnd w:id="5246"/>
        <w:bookmarkEnd w:id="5247"/>
        <w:bookmarkEnd w:id="5248"/>
        <w:bookmarkEnd w:id="5249"/>
        <w:bookmarkEnd w:id="5250"/>
        <w:bookmarkEnd w:id="5251"/>
        <w:bookmarkEnd w:id="5252"/>
        <w:bookmarkEnd w:id="5253"/>
      </w:del>
    </w:p>
    <w:p w14:paraId="2434748D" w14:textId="064D8E5F" w:rsidR="00F97338" w:rsidRPr="002646CB" w:rsidDel="0039799F" w:rsidRDefault="00F97338" w:rsidP="00737668">
      <w:pPr>
        <w:pStyle w:val="af6"/>
        <w:numPr>
          <w:ilvl w:val="0"/>
          <w:numId w:val="19"/>
        </w:numPr>
        <w:ind w:leftChars="0"/>
        <w:rPr>
          <w:del w:id="5254" w:author="박 진상" w:date="2019-10-08T05:43:00Z"/>
        </w:rPr>
      </w:pPr>
      <w:del w:id="5255" w:author="박 진상" w:date="2019-10-08T05:43:00Z">
        <w:r w:rsidRPr="002646CB" w:rsidDel="0039799F">
          <w:rPr>
            <w:rFonts w:hint="eastAsia"/>
          </w:rPr>
          <w:delText>전력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부하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및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열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부하를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고려하여</w:delText>
        </w:r>
        <w:r w:rsidRPr="002646CB" w:rsidDel="0039799F">
          <w:delText xml:space="preserve"> </w:delText>
        </w:r>
        <w:r w:rsidR="001C3C69" w:rsidRPr="002646CB" w:rsidDel="0039799F">
          <w:delText>CHP</w:delText>
        </w:r>
        <w:r w:rsidR="001C3C69" w:rsidRPr="002646CB" w:rsidDel="0039799F">
          <w:rPr>
            <w:rFonts w:hint="eastAsia"/>
          </w:rPr>
          <w:delText>와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보일러의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연동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운전</w:delText>
        </w:r>
        <w:bookmarkStart w:id="5256" w:name="_Toc21525097"/>
        <w:bookmarkStart w:id="5257" w:name="_Toc23141936"/>
        <w:bookmarkStart w:id="5258" w:name="_Toc23173182"/>
        <w:bookmarkStart w:id="5259" w:name="_Toc23188957"/>
        <w:bookmarkStart w:id="5260" w:name="_Toc23191335"/>
        <w:bookmarkStart w:id="5261" w:name="_Toc23244353"/>
        <w:bookmarkStart w:id="5262" w:name="_Toc23793883"/>
        <w:bookmarkStart w:id="5263" w:name="_Toc23794206"/>
        <w:bookmarkStart w:id="5264" w:name="_Toc23794529"/>
        <w:bookmarkStart w:id="5265" w:name="_Toc23795374"/>
        <w:bookmarkStart w:id="5266" w:name="_Toc23839751"/>
        <w:bookmarkStart w:id="5267" w:name="_Toc26200540"/>
        <w:bookmarkStart w:id="5268" w:name="_Toc26867637"/>
        <w:bookmarkEnd w:id="5256"/>
        <w:bookmarkEnd w:id="5257"/>
        <w:bookmarkEnd w:id="5258"/>
        <w:bookmarkEnd w:id="5259"/>
        <w:bookmarkEnd w:id="5260"/>
        <w:bookmarkEnd w:id="5261"/>
        <w:bookmarkEnd w:id="5262"/>
        <w:bookmarkEnd w:id="5263"/>
        <w:bookmarkEnd w:id="5264"/>
        <w:bookmarkEnd w:id="5265"/>
        <w:bookmarkEnd w:id="5266"/>
        <w:bookmarkEnd w:id="5267"/>
        <w:bookmarkEnd w:id="5268"/>
      </w:del>
    </w:p>
    <w:p w14:paraId="0B680477" w14:textId="5D6D2FAD" w:rsidR="00F97338" w:rsidRPr="002646CB" w:rsidDel="0039799F" w:rsidRDefault="00F97338" w:rsidP="00737668">
      <w:pPr>
        <w:pStyle w:val="af6"/>
        <w:numPr>
          <w:ilvl w:val="0"/>
          <w:numId w:val="19"/>
        </w:numPr>
        <w:ind w:leftChars="0"/>
        <w:rPr>
          <w:del w:id="5269" w:author="박 진상" w:date="2019-10-08T05:43:00Z"/>
        </w:rPr>
      </w:pPr>
      <w:del w:id="5270" w:author="박 진상" w:date="2019-10-08T05:43:00Z">
        <w:r w:rsidRPr="002646CB" w:rsidDel="0039799F">
          <w:rPr>
            <w:rFonts w:hint="eastAsia"/>
          </w:rPr>
          <w:delText>열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부하</w:delText>
        </w:r>
        <w:r w:rsidRPr="002646CB" w:rsidDel="0039799F">
          <w:delText xml:space="preserve"> </w:delText>
        </w:r>
        <w:r w:rsidR="00A933ED" w:rsidRPr="002646CB" w:rsidDel="0039799F">
          <w:rPr>
            <w:rFonts w:hint="eastAsia"/>
          </w:rPr>
          <w:delText>수</w:delText>
        </w:r>
        <w:r w:rsidRPr="002646CB" w:rsidDel="0039799F">
          <w:rPr>
            <w:rFonts w:hint="eastAsia"/>
          </w:rPr>
          <w:delText>급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균형</w:delText>
        </w:r>
        <w:r w:rsidRPr="002646CB" w:rsidDel="0039799F">
          <w:delText xml:space="preserve"> </w:delText>
        </w:r>
        <w:r w:rsidR="00730936" w:rsidRPr="002646CB" w:rsidDel="0039799F">
          <w:rPr>
            <w:rFonts w:hint="eastAsia"/>
          </w:rPr>
          <w:delText>운전</w:delText>
        </w:r>
        <w:r w:rsidRPr="002646CB" w:rsidDel="0039799F">
          <w:rPr>
            <w:rFonts w:hint="eastAsia"/>
          </w:rPr>
          <w:delText>을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위한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타</w:delText>
        </w:r>
        <w:r w:rsidRPr="002646CB" w:rsidDel="0039799F">
          <w:delText xml:space="preserve"> </w:delText>
        </w:r>
        <w:r w:rsidR="001C3C69" w:rsidRPr="002646CB" w:rsidDel="0039799F">
          <w:rPr>
            <w:rFonts w:hint="eastAsia"/>
          </w:rPr>
          <w:delText>계통과</w:delText>
        </w:r>
        <w:r w:rsidRPr="002646CB" w:rsidDel="0039799F">
          <w:rPr>
            <w:rFonts w:hint="eastAsia"/>
          </w:rPr>
          <w:delText>의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열에너지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교환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가능성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검토</w:delText>
        </w:r>
        <w:bookmarkStart w:id="5271" w:name="_Toc21525098"/>
        <w:bookmarkStart w:id="5272" w:name="_Toc23141937"/>
        <w:bookmarkStart w:id="5273" w:name="_Toc23173183"/>
        <w:bookmarkStart w:id="5274" w:name="_Toc23188958"/>
        <w:bookmarkStart w:id="5275" w:name="_Toc23191336"/>
        <w:bookmarkStart w:id="5276" w:name="_Toc23244354"/>
        <w:bookmarkStart w:id="5277" w:name="_Toc23793884"/>
        <w:bookmarkStart w:id="5278" w:name="_Toc23794207"/>
        <w:bookmarkStart w:id="5279" w:name="_Toc23794530"/>
        <w:bookmarkStart w:id="5280" w:name="_Toc23795375"/>
        <w:bookmarkStart w:id="5281" w:name="_Toc23839752"/>
        <w:bookmarkStart w:id="5282" w:name="_Toc26200541"/>
        <w:bookmarkStart w:id="5283" w:name="_Toc26867638"/>
        <w:bookmarkEnd w:id="5271"/>
        <w:bookmarkEnd w:id="5272"/>
        <w:bookmarkEnd w:id="5273"/>
        <w:bookmarkEnd w:id="5274"/>
        <w:bookmarkEnd w:id="5275"/>
        <w:bookmarkEnd w:id="5276"/>
        <w:bookmarkEnd w:id="5277"/>
        <w:bookmarkEnd w:id="5278"/>
        <w:bookmarkEnd w:id="5279"/>
        <w:bookmarkEnd w:id="5280"/>
        <w:bookmarkEnd w:id="5281"/>
        <w:bookmarkEnd w:id="5282"/>
        <w:bookmarkEnd w:id="5283"/>
      </w:del>
    </w:p>
    <w:p w14:paraId="27AAD122" w14:textId="40CAECCC" w:rsidR="00BF2D25" w:rsidRPr="002646CB" w:rsidDel="0039799F" w:rsidRDefault="00BF2D25" w:rsidP="002B49A0">
      <w:pPr>
        <w:rPr>
          <w:del w:id="5284" w:author="박 진상" w:date="2019-10-08T05:43:00Z"/>
        </w:rPr>
      </w:pPr>
      <w:bookmarkStart w:id="5285" w:name="_Toc21525099"/>
      <w:bookmarkStart w:id="5286" w:name="_Toc23141938"/>
      <w:bookmarkStart w:id="5287" w:name="_Toc23173184"/>
      <w:bookmarkStart w:id="5288" w:name="_Toc23188959"/>
      <w:bookmarkStart w:id="5289" w:name="_Toc23191337"/>
      <w:bookmarkStart w:id="5290" w:name="_Toc23244355"/>
      <w:bookmarkStart w:id="5291" w:name="_Toc23793885"/>
      <w:bookmarkStart w:id="5292" w:name="_Toc23794208"/>
      <w:bookmarkStart w:id="5293" w:name="_Toc23794531"/>
      <w:bookmarkStart w:id="5294" w:name="_Toc23795376"/>
      <w:bookmarkStart w:id="5295" w:name="_Toc23839753"/>
      <w:bookmarkStart w:id="5296" w:name="_Toc26200542"/>
      <w:bookmarkStart w:id="5297" w:name="_Toc26867639"/>
      <w:bookmarkEnd w:id="5285"/>
      <w:bookmarkEnd w:id="5286"/>
      <w:bookmarkEnd w:id="5287"/>
      <w:bookmarkEnd w:id="5288"/>
      <w:bookmarkEnd w:id="5289"/>
      <w:bookmarkEnd w:id="5290"/>
      <w:bookmarkEnd w:id="5291"/>
      <w:bookmarkEnd w:id="5292"/>
      <w:bookmarkEnd w:id="5293"/>
      <w:bookmarkEnd w:id="5294"/>
      <w:bookmarkEnd w:id="5295"/>
      <w:bookmarkEnd w:id="5296"/>
      <w:bookmarkEnd w:id="5297"/>
    </w:p>
    <w:p w14:paraId="3C9181AB" w14:textId="43EB1CA2" w:rsidR="00124C75" w:rsidRPr="002646CB" w:rsidDel="0039799F" w:rsidRDefault="00124C75" w:rsidP="002B49A0">
      <w:pPr>
        <w:rPr>
          <w:del w:id="5298" w:author="박 진상" w:date="2019-10-08T05:43:00Z"/>
        </w:rPr>
      </w:pPr>
      <w:bookmarkStart w:id="5299" w:name="_Toc21525100"/>
      <w:bookmarkStart w:id="5300" w:name="_Toc23141939"/>
      <w:bookmarkStart w:id="5301" w:name="_Toc23173185"/>
      <w:bookmarkStart w:id="5302" w:name="_Toc23188960"/>
      <w:bookmarkStart w:id="5303" w:name="_Toc23191338"/>
      <w:bookmarkStart w:id="5304" w:name="_Toc23244356"/>
      <w:bookmarkStart w:id="5305" w:name="_Toc23793886"/>
      <w:bookmarkStart w:id="5306" w:name="_Toc23794209"/>
      <w:bookmarkStart w:id="5307" w:name="_Toc23794532"/>
      <w:bookmarkStart w:id="5308" w:name="_Toc23795377"/>
      <w:bookmarkStart w:id="5309" w:name="_Toc23839754"/>
      <w:bookmarkStart w:id="5310" w:name="_Toc26200543"/>
      <w:bookmarkStart w:id="5311" w:name="_Toc26867640"/>
      <w:bookmarkEnd w:id="5299"/>
      <w:bookmarkEnd w:id="5300"/>
      <w:bookmarkEnd w:id="5301"/>
      <w:bookmarkEnd w:id="5302"/>
      <w:bookmarkEnd w:id="5303"/>
      <w:bookmarkEnd w:id="5304"/>
      <w:bookmarkEnd w:id="5305"/>
      <w:bookmarkEnd w:id="5306"/>
      <w:bookmarkEnd w:id="5307"/>
      <w:bookmarkEnd w:id="5308"/>
      <w:bookmarkEnd w:id="5309"/>
      <w:bookmarkEnd w:id="5310"/>
      <w:bookmarkEnd w:id="5311"/>
    </w:p>
    <w:p w14:paraId="67664F7E" w14:textId="2DB65A7B" w:rsidR="00124C75" w:rsidRPr="002646CB" w:rsidDel="0039799F" w:rsidRDefault="00124C75" w:rsidP="002B49A0">
      <w:pPr>
        <w:rPr>
          <w:del w:id="5312" w:author="박 진상" w:date="2019-10-08T05:43:00Z"/>
        </w:rPr>
      </w:pPr>
      <w:bookmarkStart w:id="5313" w:name="_Toc21525101"/>
      <w:bookmarkStart w:id="5314" w:name="_Toc23141940"/>
      <w:bookmarkStart w:id="5315" w:name="_Toc23173186"/>
      <w:bookmarkStart w:id="5316" w:name="_Toc23188961"/>
      <w:bookmarkStart w:id="5317" w:name="_Toc23191339"/>
      <w:bookmarkStart w:id="5318" w:name="_Toc23244357"/>
      <w:bookmarkStart w:id="5319" w:name="_Toc23793887"/>
      <w:bookmarkStart w:id="5320" w:name="_Toc23794210"/>
      <w:bookmarkStart w:id="5321" w:name="_Toc23794533"/>
      <w:bookmarkStart w:id="5322" w:name="_Toc23795378"/>
      <w:bookmarkStart w:id="5323" w:name="_Toc23839755"/>
      <w:bookmarkStart w:id="5324" w:name="_Toc26200544"/>
      <w:bookmarkStart w:id="5325" w:name="_Toc26867641"/>
      <w:bookmarkEnd w:id="5313"/>
      <w:bookmarkEnd w:id="5314"/>
      <w:bookmarkEnd w:id="5315"/>
      <w:bookmarkEnd w:id="5316"/>
      <w:bookmarkEnd w:id="5317"/>
      <w:bookmarkEnd w:id="5318"/>
      <w:bookmarkEnd w:id="5319"/>
      <w:bookmarkEnd w:id="5320"/>
      <w:bookmarkEnd w:id="5321"/>
      <w:bookmarkEnd w:id="5322"/>
      <w:bookmarkEnd w:id="5323"/>
      <w:bookmarkEnd w:id="5324"/>
      <w:bookmarkEnd w:id="5325"/>
    </w:p>
    <w:p w14:paraId="3ACEE940" w14:textId="4F2F3DBA" w:rsidR="002B49A0" w:rsidRPr="002646CB" w:rsidDel="0039799F" w:rsidRDefault="002B49A0" w:rsidP="00BF2D25">
      <w:pPr>
        <w:pStyle w:val="34"/>
        <w:rPr>
          <w:del w:id="5326" w:author="박 진상" w:date="2019-10-08T05:43:00Z"/>
        </w:rPr>
      </w:pPr>
      <w:del w:id="5327" w:author="박 진상" w:date="2019-10-08T05:43:00Z">
        <w:r w:rsidRPr="002646CB" w:rsidDel="0039799F">
          <w:rPr>
            <w:rFonts w:hint="eastAsia"/>
            <w:b w:val="0"/>
          </w:rPr>
          <w:delText>기준</w:delText>
        </w:r>
        <w:r w:rsidRPr="002646CB" w:rsidDel="0039799F">
          <w:rPr>
            <w:b w:val="0"/>
          </w:rPr>
          <w:delText xml:space="preserve"> </w:delText>
        </w:r>
        <w:r w:rsidRPr="002646CB" w:rsidDel="0039799F">
          <w:rPr>
            <w:rFonts w:hint="eastAsia"/>
            <w:b w:val="0"/>
          </w:rPr>
          <w:delText>주파수</w:delText>
        </w:r>
        <w:r w:rsidRPr="002646CB" w:rsidDel="0039799F">
          <w:rPr>
            <w:b w:val="0"/>
          </w:rPr>
          <w:delText xml:space="preserve"> </w:delText>
        </w:r>
        <w:r w:rsidRPr="002646CB" w:rsidDel="0039799F">
          <w:rPr>
            <w:rFonts w:hint="eastAsia"/>
            <w:b w:val="0"/>
          </w:rPr>
          <w:delText>및</w:delText>
        </w:r>
        <w:r w:rsidRPr="002646CB" w:rsidDel="0039799F">
          <w:rPr>
            <w:b w:val="0"/>
          </w:rPr>
          <w:delText xml:space="preserve"> </w:delText>
        </w:r>
        <w:r w:rsidRPr="002646CB" w:rsidDel="0039799F">
          <w:rPr>
            <w:rFonts w:hint="eastAsia"/>
            <w:b w:val="0"/>
          </w:rPr>
          <w:delText>주파수원</w:delText>
        </w:r>
        <w:r w:rsidRPr="002646CB" w:rsidDel="0039799F">
          <w:rPr>
            <w:b w:val="0"/>
          </w:rPr>
          <w:delText xml:space="preserve"> </w:delText>
        </w:r>
        <w:r w:rsidRPr="002646CB" w:rsidDel="0039799F">
          <w:rPr>
            <w:rFonts w:hint="eastAsia"/>
            <w:b w:val="0"/>
          </w:rPr>
          <w:delText>관리</w:delText>
        </w:r>
        <w:r w:rsidRPr="002646CB" w:rsidDel="0039799F">
          <w:rPr>
            <w:b w:val="0"/>
          </w:rPr>
          <w:delText xml:space="preserve"> </w:delText>
        </w:r>
        <w:r w:rsidRPr="002646CB" w:rsidDel="0039799F">
          <w:rPr>
            <w:rFonts w:hint="eastAsia"/>
            <w:b w:val="0"/>
          </w:rPr>
          <w:delText>특성</w:delText>
        </w:r>
        <w:bookmarkStart w:id="5328" w:name="_Toc21525102"/>
        <w:bookmarkStart w:id="5329" w:name="_Toc23141941"/>
        <w:bookmarkStart w:id="5330" w:name="_Toc23173187"/>
        <w:bookmarkStart w:id="5331" w:name="_Toc23188962"/>
        <w:bookmarkStart w:id="5332" w:name="_Toc23191340"/>
        <w:bookmarkStart w:id="5333" w:name="_Toc23244358"/>
        <w:bookmarkStart w:id="5334" w:name="_Toc23793888"/>
        <w:bookmarkStart w:id="5335" w:name="_Toc23794211"/>
        <w:bookmarkStart w:id="5336" w:name="_Toc23794534"/>
        <w:bookmarkStart w:id="5337" w:name="_Toc23795379"/>
        <w:bookmarkStart w:id="5338" w:name="_Toc23839756"/>
        <w:bookmarkStart w:id="5339" w:name="_Toc26200545"/>
        <w:bookmarkStart w:id="5340" w:name="_Toc26867642"/>
        <w:bookmarkEnd w:id="5328"/>
        <w:bookmarkEnd w:id="5329"/>
        <w:bookmarkEnd w:id="5330"/>
        <w:bookmarkEnd w:id="5331"/>
        <w:bookmarkEnd w:id="5332"/>
        <w:bookmarkEnd w:id="5333"/>
        <w:bookmarkEnd w:id="5334"/>
        <w:bookmarkEnd w:id="5335"/>
        <w:bookmarkEnd w:id="5336"/>
        <w:bookmarkEnd w:id="5337"/>
        <w:bookmarkEnd w:id="5338"/>
        <w:bookmarkEnd w:id="5339"/>
        <w:bookmarkEnd w:id="5340"/>
      </w:del>
    </w:p>
    <w:p w14:paraId="2ED71EEF" w14:textId="625FE1CF" w:rsidR="00013279" w:rsidRPr="002646CB" w:rsidDel="0039799F" w:rsidRDefault="00013279" w:rsidP="00013279">
      <w:pPr>
        <w:rPr>
          <w:del w:id="5341" w:author="박 진상" w:date="2019-10-08T05:43:00Z"/>
        </w:rPr>
      </w:pPr>
      <w:bookmarkStart w:id="5342" w:name="_Toc21525103"/>
      <w:bookmarkStart w:id="5343" w:name="_Toc23141942"/>
      <w:bookmarkStart w:id="5344" w:name="_Toc23173188"/>
      <w:bookmarkStart w:id="5345" w:name="_Toc23188963"/>
      <w:bookmarkStart w:id="5346" w:name="_Toc23191341"/>
      <w:bookmarkStart w:id="5347" w:name="_Toc23244359"/>
      <w:bookmarkStart w:id="5348" w:name="_Toc23793889"/>
      <w:bookmarkStart w:id="5349" w:name="_Toc23794212"/>
      <w:bookmarkStart w:id="5350" w:name="_Toc23794535"/>
      <w:bookmarkStart w:id="5351" w:name="_Toc23795380"/>
      <w:bookmarkStart w:id="5352" w:name="_Toc23839757"/>
      <w:bookmarkStart w:id="5353" w:name="_Toc26200546"/>
      <w:bookmarkStart w:id="5354" w:name="_Toc26867643"/>
      <w:bookmarkEnd w:id="5342"/>
      <w:bookmarkEnd w:id="5343"/>
      <w:bookmarkEnd w:id="5344"/>
      <w:bookmarkEnd w:id="5345"/>
      <w:bookmarkEnd w:id="5346"/>
      <w:bookmarkEnd w:id="5347"/>
      <w:bookmarkEnd w:id="5348"/>
      <w:bookmarkEnd w:id="5349"/>
      <w:bookmarkEnd w:id="5350"/>
      <w:bookmarkEnd w:id="5351"/>
      <w:bookmarkEnd w:id="5352"/>
      <w:bookmarkEnd w:id="5353"/>
      <w:bookmarkEnd w:id="5354"/>
    </w:p>
    <w:p w14:paraId="0DCA72C5" w14:textId="7CAFBC5D" w:rsidR="0028588B" w:rsidRPr="002646CB" w:rsidDel="0039799F" w:rsidRDefault="00DB2BCC" w:rsidP="0028588B">
      <w:pPr>
        <w:rPr>
          <w:del w:id="5355" w:author="박 진상" w:date="2019-10-08T05:43:00Z"/>
        </w:rPr>
      </w:pPr>
      <w:del w:id="5356" w:author="박 진상" w:date="2019-10-08T05:43:00Z">
        <w:r w:rsidRPr="002646CB" w:rsidDel="0039799F">
          <w:rPr>
            <w:rFonts w:hint="eastAsia"/>
          </w:rPr>
          <w:delText>독립</w:delText>
        </w:r>
        <w:r w:rsidR="0028588B" w:rsidRPr="002646CB" w:rsidDel="0039799F">
          <w:rPr>
            <w:rFonts w:hint="eastAsia"/>
          </w:rPr>
          <w:delText>운전</w:delText>
        </w:r>
        <w:r w:rsidR="00FE3106" w:rsidRPr="002646CB" w:rsidDel="0039799F">
          <w:delText xml:space="preserve"> </w:delText>
        </w:r>
        <w:r w:rsidR="0028588B" w:rsidRPr="002646CB" w:rsidDel="0039799F">
          <w:rPr>
            <w:rFonts w:hint="eastAsia"/>
          </w:rPr>
          <w:delText>모드에서의</w:delText>
        </w:r>
        <w:r w:rsidR="0028588B" w:rsidRPr="002646CB" w:rsidDel="0039799F">
          <w:delText xml:space="preserve"> AC </w:delText>
        </w:r>
        <w:r w:rsidR="0028588B" w:rsidRPr="002646CB" w:rsidDel="0039799F">
          <w:rPr>
            <w:rFonts w:hint="eastAsia"/>
          </w:rPr>
          <w:delText>운전을</w:delText>
        </w:r>
        <w:r w:rsidR="0028588B" w:rsidRPr="002646CB" w:rsidDel="0039799F">
          <w:delText xml:space="preserve"> </w:delText>
        </w:r>
        <w:r w:rsidR="0028588B" w:rsidRPr="002646CB" w:rsidDel="0039799F">
          <w:rPr>
            <w:rFonts w:hint="eastAsia"/>
          </w:rPr>
          <w:delText>위한</w:delText>
        </w:r>
        <w:r w:rsidR="0028588B" w:rsidRPr="002646CB" w:rsidDel="0039799F">
          <w:delText xml:space="preserve"> </w:delText>
        </w:r>
        <w:r w:rsidR="0028588B" w:rsidRPr="002646CB" w:rsidDel="0039799F">
          <w:rPr>
            <w:rFonts w:hint="eastAsia"/>
          </w:rPr>
          <w:delText>기준</w:delText>
        </w:r>
        <w:r w:rsidR="0028588B" w:rsidRPr="002646CB" w:rsidDel="0039799F">
          <w:delText xml:space="preserve"> </w:delText>
        </w:r>
        <w:r w:rsidR="0028588B" w:rsidRPr="002646CB" w:rsidDel="0039799F">
          <w:rPr>
            <w:rFonts w:hint="eastAsia"/>
          </w:rPr>
          <w:delText>주파수</w:delText>
        </w:r>
        <w:r w:rsidR="0028588B" w:rsidRPr="002646CB" w:rsidDel="0039799F">
          <w:delText xml:space="preserve"> </w:delText>
        </w:r>
        <w:r w:rsidR="0028588B" w:rsidRPr="002646CB" w:rsidDel="0039799F">
          <w:rPr>
            <w:rFonts w:hint="eastAsia"/>
          </w:rPr>
          <w:delText>생성은</w:delText>
        </w:r>
        <w:r w:rsidR="0028588B" w:rsidRPr="002646CB" w:rsidDel="0039799F">
          <w:delText xml:space="preserve"> </w:delText>
        </w:r>
        <w:r w:rsidR="0028588B" w:rsidRPr="002646CB" w:rsidDel="0039799F">
          <w:rPr>
            <w:rFonts w:hint="eastAsia"/>
          </w:rPr>
          <w:delText>다음과</w:delText>
        </w:r>
        <w:r w:rsidR="0028588B" w:rsidRPr="002646CB" w:rsidDel="0039799F">
          <w:delText xml:space="preserve"> </w:delText>
        </w:r>
        <w:r w:rsidR="0028588B" w:rsidRPr="002646CB" w:rsidDel="0039799F">
          <w:rPr>
            <w:rFonts w:hint="eastAsia"/>
          </w:rPr>
          <w:delText>같은</w:delText>
        </w:r>
        <w:r w:rsidR="0028588B" w:rsidRPr="002646CB" w:rsidDel="0039799F">
          <w:delText xml:space="preserve"> </w:delText>
        </w:r>
        <w:r w:rsidR="0028588B" w:rsidRPr="002646CB" w:rsidDel="0039799F">
          <w:rPr>
            <w:rFonts w:hint="eastAsia"/>
          </w:rPr>
          <w:delText>장치</w:delText>
        </w:r>
        <w:r w:rsidR="0028588B" w:rsidRPr="002646CB" w:rsidDel="0039799F">
          <w:delText xml:space="preserve"> </w:delText>
        </w:r>
        <w:r w:rsidR="0028588B" w:rsidRPr="002646CB" w:rsidDel="0039799F">
          <w:rPr>
            <w:rFonts w:hint="eastAsia"/>
          </w:rPr>
          <w:delText>중</w:delText>
        </w:r>
        <w:r w:rsidR="0028588B" w:rsidRPr="002646CB" w:rsidDel="0039799F">
          <w:delText xml:space="preserve"> </w:delText>
        </w:r>
        <w:r w:rsidR="0028588B" w:rsidRPr="002646CB" w:rsidDel="0039799F">
          <w:rPr>
            <w:rFonts w:hint="eastAsia"/>
          </w:rPr>
          <w:delText>하나로부터</w:delText>
        </w:r>
        <w:r w:rsidR="0028588B" w:rsidRPr="002646CB" w:rsidDel="0039799F">
          <w:delText xml:space="preserve"> </w:delText>
        </w:r>
        <w:r w:rsidR="0028588B" w:rsidRPr="002646CB" w:rsidDel="0039799F">
          <w:rPr>
            <w:rFonts w:hint="eastAsia"/>
          </w:rPr>
          <w:delText>공급받아</w:delText>
        </w:r>
        <w:r w:rsidR="0028588B" w:rsidRPr="002646CB" w:rsidDel="0039799F">
          <w:delText xml:space="preserve"> </w:delText>
        </w:r>
        <w:r w:rsidR="00730936" w:rsidRPr="002646CB" w:rsidDel="0039799F">
          <w:rPr>
            <w:rFonts w:hint="eastAsia"/>
          </w:rPr>
          <w:delText>운전</w:delText>
        </w:r>
        <w:r w:rsidR="0028588B" w:rsidRPr="002646CB" w:rsidDel="0039799F">
          <w:rPr>
            <w:rFonts w:hint="eastAsia"/>
          </w:rPr>
          <w:delText>될</w:delText>
        </w:r>
        <w:r w:rsidR="0028588B" w:rsidRPr="002646CB" w:rsidDel="0039799F">
          <w:delText xml:space="preserve"> </w:delText>
        </w:r>
        <w:r w:rsidR="0028588B" w:rsidRPr="002646CB" w:rsidDel="0039799F">
          <w:rPr>
            <w:rFonts w:hint="eastAsia"/>
          </w:rPr>
          <w:delText>수</w:delText>
        </w:r>
        <w:r w:rsidR="0028588B" w:rsidRPr="002646CB" w:rsidDel="0039799F">
          <w:delText xml:space="preserve"> </w:delText>
        </w:r>
        <w:r w:rsidR="0028588B" w:rsidRPr="002646CB" w:rsidDel="0039799F">
          <w:rPr>
            <w:rFonts w:hint="eastAsia"/>
          </w:rPr>
          <w:delText>있어야</w:delText>
        </w:r>
        <w:r w:rsidR="0028588B" w:rsidRPr="002646CB" w:rsidDel="0039799F">
          <w:delText xml:space="preserve"> </w:delText>
        </w:r>
        <w:r w:rsidR="0028588B" w:rsidRPr="002646CB" w:rsidDel="0039799F">
          <w:rPr>
            <w:rFonts w:hint="eastAsia"/>
          </w:rPr>
          <w:delText>한다</w:delText>
        </w:r>
        <w:r w:rsidR="0028588B" w:rsidRPr="002646CB" w:rsidDel="0039799F">
          <w:delText>.</w:delText>
        </w:r>
        <w:bookmarkStart w:id="5357" w:name="_Toc21525104"/>
        <w:bookmarkStart w:id="5358" w:name="_Toc23141943"/>
        <w:bookmarkStart w:id="5359" w:name="_Toc23173189"/>
        <w:bookmarkStart w:id="5360" w:name="_Toc23188964"/>
        <w:bookmarkStart w:id="5361" w:name="_Toc23191342"/>
        <w:bookmarkStart w:id="5362" w:name="_Toc23244360"/>
        <w:bookmarkStart w:id="5363" w:name="_Toc23793890"/>
        <w:bookmarkStart w:id="5364" w:name="_Toc23794213"/>
        <w:bookmarkStart w:id="5365" w:name="_Toc23794536"/>
        <w:bookmarkStart w:id="5366" w:name="_Toc23795381"/>
        <w:bookmarkStart w:id="5367" w:name="_Toc23839758"/>
        <w:bookmarkStart w:id="5368" w:name="_Toc26200547"/>
        <w:bookmarkStart w:id="5369" w:name="_Toc26867644"/>
        <w:bookmarkEnd w:id="5357"/>
        <w:bookmarkEnd w:id="5358"/>
        <w:bookmarkEnd w:id="5359"/>
        <w:bookmarkEnd w:id="5360"/>
        <w:bookmarkEnd w:id="5361"/>
        <w:bookmarkEnd w:id="5362"/>
        <w:bookmarkEnd w:id="5363"/>
        <w:bookmarkEnd w:id="5364"/>
        <w:bookmarkEnd w:id="5365"/>
        <w:bookmarkEnd w:id="5366"/>
        <w:bookmarkEnd w:id="5367"/>
        <w:bookmarkEnd w:id="5368"/>
        <w:bookmarkEnd w:id="5369"/>
      </w:del>
    </w:p>
    <w:p w14:paraId="17C499FB" w14:textId="498996D2" w:rsidR="0028588B" w:rsidRPr="002646CB" w:rsidDel="0039799F" w:rsidRDefault="0028588B" w:rsidP="00737668">
      <w:pPr>
        <w:pStyle w:val="af6"/>
        <w:numPr>
          <w:ilvl w:val="0"/>
          <w:numId w:val="19"/>
        </w:numPr>
        <w:ind w:leftChars="0"/>
        <w:rPr>
          <w:del w:id="5370" w:author="박 진상" w:date="2019-10-08T05:43:00Z"/>
        </w:rPr>
      </w:pPr>
      <w:del w:id="5371" w:author="박 진상" w:date="2019-10-08T05:43:00Z">
        <w:r w:rsidRPr="002646CB" w:rsidDel="0039799F">
          <w:rPr>
            <w:rFonts w:hint="eastAsia"/>
          </w:rPr>
          <w:delText>비상발전기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의한</w:delText>
        </w:r>
        <w:r w:rsidRPr="002646CB" w:rsidDel="0039799F">
          <w:delText xml:space="preserve"> AC </w:delText>
        </w:r>
        <w:r w:rsidRPr="002646CB" w:rsidDel="0039799F">
          <w:rPr>
            <w:rFonts w:hint="eastAsia"/>
          </w:rPr>
          <w:delText>운전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기준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주파수</w:delText>
        </w:r>
        <w:r w:rsidRPr="002646CB" w:rsidDel="0039799F">
          <w:delText xml:space="preserve"> </w:delText>
        </w:r>
        <w:r w:rsidRPr="002646CB" w:rsidDel="0039799F">
          <w:rPr>
            <w:rFonts w:hint="eastAsia"/>
          </w:rPr>
          <w:delText>공급</w:delText>
        </w:r>
        <w:bookmarkStart w:id="5372" w:name="_Toc21525105"/>
        <w:bookmarkStart w:id="5373" w:name="_Toc23141944"/>
        <w:bookmarkStart w:id="5374" w:name="_Toc23173190"/>
        <w:bookmarkStart w:id="5375" w:name="_Toc23188965"/>
        <w:bookmarkStart w:id="5376" w:name="_Toc23191343"/>
        <w:bookmarkStart w:id="5377" w:name="_Toc23244361"/>
        <w:bookmarkStart w:id="5378" w:name="_Toc23793891"/>
        <w:bookmarkStart w:id="5379" w:name="_Toc23794214"/>
        <w:bookmarkStart w:id="5380" w:name="_Toc23794537"/>
        <w:bookmarkStart w:id="5381" w:name="_Toc23795382"/>
        <w:bookmarkStart w:id="5382" w:name="_Toc23839759"/>
        <w:bookmarkStart w:id="5383" w:name="_Toc26200548"/>
        <w:bookmarkStart w:id="5384" w:name="_Toc26867645"/>
        <w:bookmarkEnd w:id="5372"/>
        <w:bookmarkEnd w:id="5373"/>
        <w:bookmarkEnd w:id="5374"/>
        <w:bookmarkEnd w:id="5375"/>
        <w:bookmarkEnd w:id="5376"/>
        <w:bookmarkEnd w:id="5377"/>
        <w:bookmarkEnd w:id="5378"/>
        <w:bookmarkEnd w:id="5379"/>
        <w:bookmarkEnd w:id="5380"/>
        <w:bookmarkEnd w:id="5381"/>
        <w:bookmarkEnd w:id="5382"/>
        <w:bookmarkEnd w:id="5383"/>
        <w:bookmarkEnd w:id="5384"/>
      </w:del>
    </w:p>
    <w:p w14:paraId="6C53DE04" w14:textId="5AC348BD" w:rsidR="0028588B" w:rsidRPr="002646CB" w:rsidDel="0039799F" w:rsidRDefault="005A510A" w:rsidP="00737668">
      <w:pPr>
        <w:pStyle w:val="af6"/>
        <w:numPr>
          <w:ilvl w:val="0"/>
          <w:numId w:val="19"/>
        </w:numPr>
        <w:ind w:leftChars="0"/>
        <w:rPr>
          <w:del w:id="5385" w:author="박 진상" w:date="2019-10-08T05:43:00Z"/>
        </w:rPr>
      </w:pPr>
      <w:del w:id="5386" w:author="박 진상" w:date="2019-10-08T05:43:00Z">
        <w:r w:rsidRPr="002646CB" w:rsidDel="0039799F">
          <w:delText>EES</w:delText>
        </w:r>
        <w:r w:rsidRPr="002646CB" w:rsidDel="0039799F">
          <w:rPr>
            <w:rFonts w:hint="eastAsia"/>
          </w:rPr>
          <w:delText>시스템의</w:delText>
        </w:r>
        <w:r w:rsidR="0028588B" w:rsidRPr="002646CB" w:rsidDel="0039799F">
          <w:delText xml:space="preserve"> PCS </w:delText>
        </w:r>
        <w:r w:rsidR="0028588B" w:rsidRPr="002646CB" w:rsidDel="0039799F">
          <w:rPr>
            <w:rFonts w:hint="eastAsia"/>
          </w:rPr>
          <w:delText>장치에</w:delText>
        </w:r>
        <w:r w:rsidR="0028588B" w:rsidRPr="002646CB" w:rsidDel="0039799F">
          <w:delText xml:space="preserve"> </w:delText>
        </w:r>
        <w:r w:rsidR="0028588B" w:rsidRPr="002646CB" w:rsidDel="0039799F">
          <w:rPr>
            <w:rFonts w:hint="eastAsia"/>
          </w:rPr>
          <w:delText>의한</w:delText>
        </w:r>
        <w:r w:rsidR="0028588B" w:rsidRPr="002646CB" w:rsidDel="0039799F">
          <w:delText xml:space="preserve"> AC </w:delText>
        </w:r>
        <w:r w:rsidR="0028588B" w:rsidRPr="002646CB" w:rsidDel="0039799F">
          <w:rPr>
            <w:rFonts w:hint="eastAsia"/>
          </w:rPr>
          <w:delText>운전</w:delText>
        </w:r>
        <w:r w:rsidR="0028588B" w:rsidRPr="002646CB" w:rsidDel="0039799F">
          <w:delText xml:space="preserve"> </w:delText>
        </w:r>
        <w:r w:rsidR="0028588B" w:rsidRPr="002646CB" w:rsidDel="0039799F">
          <w:rPr>
            <w:rFonts w:hint="eastAsia"/>
          </w:rPr>
          <w:delText>기준</w:delText>
        </w:r>
        <w:r w:rsidR="0028588B" w:rsidRPr="002646CB" w:rsidDel="0039799F">
          <w:delText xml:space="preserve"> </w:delText>
        </w:r>
        <w:r w:rsidR="0028588B" w:rsidRPr="002646CB" w:rsidDel="0039799F">
          <w:rPr>
            <w:rFonts w:hint="eastAsia"/>
          </w:rPr>
          <w:delText>주파수</w:delText>
        </w:r>
        <w:r w:rsidR="0028588B" w:rsidRPr="002646CB" w:rsidDel="0039799F">
          <w:delText xml:space="preserve"> </w:delText>
        </w:r>
        <w:r w:rsidR="0028588B" w:rsidRPr="002646CB" w:rsidDel="0039799F">
          <w:rPr>
            <w:rFonts w:hint="eastAsia"/>
          </w:rPr>
          <w:delText>공급</w:delText>
        </w:r>
        <w:bookmarkStart w:id="5387" w:name="_Toc21525106"/>
        <w:bookmarkStart w:id="5388" w:name="_Toc23141945"/>
        <w:bookmarkStart w:id="5389" w:name="_Toc23173191"/>
        <w:bookmarkStart w:id="5390" w:name="_Toc23188966"/>
        <w:bookmarkStart w:id="5391" w:name="_Toc23191344"/>
        <w:bookmarkStart w:id="5392" w:name="_Toc23244362"/>
        <w:bookmarkStart w:id="5393" w:name="_Toc23793892"/>
        <w:bookmarkStart w:id="5394" w:name="_Toc23794215"/>
        <w:bookmarkStart w:id="5395" w:name="_Toc23794538"/>
        <w:bookmarkStart w:id="5396" w:name="_Toc23795383"/>
        <w:bookmarkStart w:id="5397" w:name="_Toc23839760"/>
        <w:bookmarkStart w:id="5398" w:name="_Toc26200549"/>
        <w:bookmarkStart w:id="5399" w:name="_Toc26867646"/>
        <w:bookmarkEnd w:id="5387"/>
        <w:bookmarkEnd w:id="5388"/>
        <w:bookmarkEnd w:id="5389"/>
        <w:bookmarkEnd w:id="5390"/>
        <w:bookmarkEnd w:id="5391"/>
        <w:bookmarkEnd w:id="5392"/>
        <w:bookmarkEnd w:id="5393"/>
        <w:bookmarkEnd w:id="5394"/>
        <w:bookmarkEnd w:id="5395"/>
        <w:bookmarkEnd w:id="5396"/>
        <w:bookmarkEnd w:id="5397"/>
        <w:bookmarkEnd w:id="5398"/>
        <w:bookmarkEnd w:id="5399"/>
      </w:del>
    </w:p>
    <w:p w14:paraId="68792341" w14:textId="01BBFEC4" w:rsidR="002B49A0" w:rsidRPr="002646CB" w:rsidDel="0039799F" w:rsidRDefault="00B40887" w:rsidP="00737668">
      <w:pPr>
        <w:pStyle w:val="af6"/>
        <w:numPr>
          <w:ilvl w:val="0"/>
          <w:numId w:val="19"/>
        </w:numPr>
        <w:ind w:leftChars="0"/>
        <w:rPr>
          <w:del w:id="5400" w:author="박 진상" w:date="2019-10-08T05:43:00Z"/>
        </w:rPr>
      </w:pPr>
      <w:del w:id="5401" w:author="박 진상" w:date="2019-10-08T05:43:00Z">
        <w:r w:rsidRPr="002646CB" w:rsidDel="0039799F">
          <w:delText>CHP</w:delText>
        </w:r>
        <w:r w:rsidR="0028588B" w:rsidRPr="002646CB" w:rsidDel="0039799F">
          <w:rPr>
            <w:rFonts w:hint="eastAsia"/>
          </w:rPr>
          <w:delText>에</w:delText>
        </w:r>
        <w:r w:rsidR="0028588B" w:rsidRPr="002646CB" w:rsidDel="0039799F">
          <w:delText xml:space="preserve"> </w:delText>
        </w:r>
        <w:r w:rsidR="0028588B" w:rsidRPr="002646CB" w:rsidDel="0039799F">
          <w:rPr>
            <w:rFonts w:hint="eastAsia"/>
          </w:rPr>
          <w:delText>의한</w:delText>
        </w:r>
        <w:r w:rsidR="0028588B" w:rsidRPr="002646CB" w:rsidDel="0039799F">
          <w:delText xml:space="preserve"> AC </w:delText>
        </w:r>
        <w:r w:rsidR="0028588B" w:rsidRPr="002646CB" w:rsidDel="0039799F">
          <w:rPr>
            <w:rFonts w:hint="eastAsia"/>
          </w:rPr>
          <w:delText>운전</w:delText>
        </w:r>
        <w:r w:rsidR="0028588B" w:rsidRPr="002646CB" w:rsidDel="0039799F">
          <w:delText xml:space="preserve"> </w:delText>
        </w:r>
        <w:r w:rsidR="0028588B" w:rsidRPr="002646CB" w:rsidDel="0039799F">
          <w:rPr>
            <w:rFonts w:hint="eastAsia"/>
          </w:rPr>
          <w:delText>기준</w:delText>
        </w:r>
        <w:r w:rsidR="0028588B" w:rsidRPr="002646CB" w:rsidDel="0039799F">
          <w:delText xml:space="preserve"> </w:delText>
        </w:r>
        <w:r w:rsidR="0028588B" w:rsidRPr="002646CB" w:rsidDel="0039799F">
          <w:rPr>
            <w:rFonts w:hint="eastAsia"/>
          </w:rPr>
          <w:delText>주파수</w:delText>
        </w:r>
        <w:r w:rsidR="0028588B" w:rsidRPr="002646CB" w:rsidDel="0039799F">
          <w:delText xml:space="preserve"> </w:delText>
        </w:r>
        <w:r w:rsidR="0028588B" w:rsidRPr="002646CB" w:rsidDel="0039799F">
          <w:rPr>
            <w:rFonts w:hint="eastAsia"/>
          </w:rPr>
          <w:delText>공급</w:delText>
        </w:r>
        <w:bookmarkStart w:id="5402" w:name="_Toc21525107"/>
        <w:bookmarkStart w:id="5403" w:name="_Toc23141946"/>
        <w:bookmarkStart w:id="5404" w:name="_Toc23173192"/>
        <w:bookmarkStart w:id="5405" w:name="_Toc23188967"/>
        <w:bookmarkStart w:id="5406" w:name="_Toc23191345"/>
        <w:bookmarkStart w:id="5407" w:name="_Toc23244363"/>
        <w:bookmarkStart w:id="5408" w:name="_Toc23793893"/>
        <w:bookmarkStart w:id="5409" w:name="_Toc23794216"/>
        <w:bookmarkStart w:id="5410" w:name="_Toc23794539"/>
        <w:bookmarkStart w:id="5411" w:name="_Toc23795384"/>
        <w:bookmarkStart w:id="5412" w:name="_Toc23839761"/>
        <w:bookmarkStart w:id="5413" w:name="_Toc26200550"/>
        <w:bookmarkStart w:id="5414" w:name="_Toc26867647"/>
        <w:bookmarkEnd w:id="5402"/>
        <w:bookmarkEnd w:id="5403"/>
        <w:bookmarkEnd w:id="5404"/>
        <w:bookmarkEnd w:id="5405"/>
        <w:bookmarkEnd w:id="5406"/>
        <w:bookmarkEnd w:id="5407"/>
        <w:bookmarkEnd w:id="5408"/>
        <w:bookmarkEnd w:id="5409"/>
        <w:bookmarkEnd w:id="5410"/>
        <w:bookmarkEnd w:id="5411"/>
        <w:bookmarkEnd w:id="5412"/>
        <w:bookmarkEnd w:id="5413"/>
        <w:bookmarkEnd w:id="5414"/>
      </w:del>
    </w:p>
    <w:p w14:paraId="6CCF0601" w14:textId="24294ECA" w:rsidR="003B345E" w:rsidRPr="002646CB" w:rsidDel="0039799F" w:rsidRDefault="003B345E" w:rsidP="00BF4D3D">
      <w:pPr>
        <w:rPr>
          <w:del w:id="5415" w:author="박 진상" w:date="2019-10-08T05:43:00Z"/>
          <w:rPrChange w:id="5416" w:author="ETRI-김종원" w:date="2019-12-10T10:44:00Z">
            <w:rPr>
              <w:del w:id="5417" w:author="박 진상" w:date="2019-10-08T05:43:00Z"/>
              <w:color w:val="000000" w:themeColor="text1"/>
            </w:rPr>
          </w:rPrChange>
        </w:rPr>
      </w:pPr>
      <w:bookmarkStart w:id="5418" w:name="_Toc21525108"/>
      <w:bookmarkStart w:id="5419" w:name="_Toc23141947"/>
      <w:bookmarkStart w:id="5420" w:name="_Toc23173193"/>
      <w:bookmarkStart w:id="5421" w:name="_Toc23188968"/>
      <w:bookmarkStart w:id="5422" w:name="_Toc23191346"/>
      <w:bookmarkStart w:id="5423" w:name="_Toc23244364"/>
      <w:bookmarkStart w:id="5424" w:name="_Toc23793894"/>
      <w:bookmarkStart w:id="5425" w:name="_Toc23794217"/>
      <w:bookmarkStart w:id="5426" w:name="_Toc23794540"/>
      <w:bookmarkStart w:id="5427" w:name="_Toc23795385"/>
      <w:bookmarkStart w:id="5428" w:name="_Toc23839762"/>
      <w:bookmarkStart w:id="5429" w:name="_Toc26200551"/>
      <w:bookmarkStart w:id="5430" w:name="_Toc26867648"/>
      <w:bookmarkEnd w:id="5418"/>
      <w:bookmarkEnd w:id="5419"/>
      <w:bookmarkEnd w:id="5420"/>
      <w:bookmarkEnd w:id="5421"/>
      <w:bookmarkEnd w:id="5422"/>
      <w:bookmarkEnd w:id="5423"/>
      <w:bookmarkEnd w:id="5424"/>
      <w:bookmarkEnd w:id="5425"/>
      <w:bookmarkEnd w:id="5426"/>
      <w:bookmarkEnd w:id="5427"/>
      <w:bookmarkEnd w:id="5428"/>
      <w:bookmarkEnd w:id="5429"/>
      <w:bookmarkEnd w:id="5430"/>
    </w:p>
    <w:p w14:paraId="5D2635FE" w14:textId="1BE1A37F" w:rsidR="00BF4D3D" w:rsidRPr="002646CB" w:rsidDel="0039799F" w:rsidRDefault="005F5AED" w:rsidP="00BF2D25">
      <w:pPr>
        <w:pStyle w:val="24"/>
        <w:rPr>
          <w:del w:id="5431" w:author="박 진상" w:date="2019-10-08T05:43:00Z"/>
        </w:rPr>
      </w:pPr>
      <w:del w:id="5432" w:author="박 진상" w:date="2019-10-08T05:43:00Z">
        <w:r w:rsidRPr="002646CB" w:rsidDel="0039799F">
          <w:rPr>
            <w:rFonts w:hint="eastAsia"/>
            <w:b w:val="0"/>
          </w:rPr>
          <w:delText>운전</w:delText>
        </w:r>
        <w:r w:rsidR="00B547D7" w:rsidRPr="002646CB" w:rsidDel="0039799F">
          <w:rPr>
            <w:b w:val="0"/>
          </w:rPr>
          <w:delText xml:space="preserve"> </w:delText>
        </w:r>
        <w:r w:rsidRPr="002646CB" w:rsidDel="0039799F">
          <w:rPr>
            <w:rFonts w:hint="eastAsia"/>
            <w:b w:val="0"/>
          </w:rPr>
          <w:delText>모드</w:delText>
        </w:r>
        <w:r w:rsidR="00246EC8" w:rsidRPr="002646CB" w:rsidDel="0039799F">
          <w:rPr>
            <w:b w:val="0"/>
          </w:rPr>
          <w:delText xml:space="preserve"> </w:delText>
        </w:r>
        <w:r w:rsidRPr="002646CB" w:rsidDel="0039799F">
          <w:rPr>
            <w:rFonts w:hint="eastAsia"/>
            <w:b w:val="0"/>
          </w:rPr>
          <w:delText>전환</w:delText>
        </w:r>
        <w:r w:rsidR="003C2EDD" w:rsidRPr="002646CB" w:rsidDel="0039799F">
          <w:rPr>
            <w:b w:val="0"/>
          </w:rPr>
          <w:delText xml:space="preserve">  </w:delText>
        </w:r>
        <w:bookmarkStart w:id="5433" w:name="_Toc21525109"/>
        <w:bookmarkStart w:id="5434" w:name="_Toc23141948"/>
        <w:bookmarkStart w:id="5435" w:name="_Toc23173194"/>
        <w:bookmarkStart w:id="5436" w:name="_Toc23188969"/>
        <w:bookmarkStart w:id="5437" w:name="_Toc23191347"/>
        <w:bookmarkStart w:id="5438" w:name="_Toc23244365"/>
        <w:bookmarkStart w:id="5439" w:name="_Toc23793895"/>
        <w:bookmarkStart w:id="5440" w:name="_Toc23794218"/>
        <w:bookmarkStart w:id="5441" w:name="_Toc23794541"/>
        <w:bookmarkStart w:id="5442" w:name="_Toc23795386"/>
        <w:bookmarkStart w:id="5443" w:name="_Toc23839763"/>
        <w:bookmarkStart w:id="5444" w:name="_Toc26200552"/>
        <w:bookmarkStart w:id="5445" w:name="_Toc26867649"/>
        <w:bookmarkEnd w:id="5433"/>
        <w:bookmarkEnd w:id="5434"/>
        <w:bookmarkEnd w:id="5435"/>
        <w:bookmarkEnd w:id="5436"/>
        <w:bookmarkEnd w:id="5437"/>
        <w:bookmarkEnd w:id="5438"/>
        <w:bookmarkEnd w:id="5439"/>
        <w:bookmarkEnd w:id="5440"/>
        <w:bookmarkEnd w:id="5441"/>
        <w:bookmarkEnd w:id="5442"/>
        <w:bookmarkEnd w:id="5443"/>
        <w:bookmarkEnd w:id="5444"/>
        <w:bookmarkEnd w:id="5445"/>
      </w:del>
    </w:p>
    <w:p w14:paraId="1DF24531" w14:textId="3A4A027F" w:rsidR="00BF4D3D" w:rsidRPr="002646CB" w:rsidDel="0039799F" w:rsidRDefault="00BF4D3D" w:rsidP="00BF4D3D">
      <w:pPr>
        <w:rPr>
          <w:del w:id="5446" w:author="박 진상" w:date="2019-10-08T05:43:00Z"/>
          <w:rPrChange w:id="5447" w:author="ETRI-김종원" w:date="2019-12-10T10:44:00Z">
            <w:rPr>
              <w:del w:id="5448" w:author="박 진상" w:date="2019-10-08T05:43:00Z"/>
              <w:color w:val="FF0000"/>
            </w:rPr>
          </w:rPrChange>
        </w:rPr>
      </w:pPr>
      <w:bookmarkStart w:id="5449" w:name="_Toc21525110"/>
      <w:bookmarkStart w:id="5450" w:name="_Toc23141949"/>
      <w:bookmarkStart w:id="5451" w:name="_Toc23173195"/>
      <w:bookmarkStart w:id="5452" w:name="_Toc23188970"/>
      <w:bookmarkStart w:id="5453" w:name="_Toc23191348"/>
      <w:bookmarkStart w:id="5454" w:name="_Toc23244366"/>
      <w:bookmarkStart w:id="5455" w:name="_Toc23793896"/>
      <w:bookmarkStart w:id="5456" w:name="_Toc23794219"/>
      <w:bookmarkStart w:id="5457" w:name="_Toc23794542"/>
      <w:bookmarkStart w:id="5458" w:name="_Toc23795387"/>
      <w:bookmarkStart w:id="5459" w:name="_Toc23839764"/>
      <w:bookmarkStart w:id="5460" w:name="_Toc26200553"/>
      <w:bookmarkStart w:id="5461" w:name="_Toc26867650"/>
      <w:bookmarkEnd w:id="5449"/>
      <w:bookmarkEnd w:id="5450"/>
      <w:bookmarkEnd w:id="5451"/>
      <w:bookmarkEnd w:id="5452"/>
      <w:bookmarkEnd w:id="5453"/>
      <w:bookmarkEnd w:id="5454"/>
      <w:bookmarkEnd w:id="5455"/>
      <w:bookmarkEnd w:id="5456"/>
      <w:bookmarkEnd w:id="5457"/>
      <w:bookmarkEnd w:id="5458"/>
      <w:bookmarkEnd w:id="5459"/>
      <w:bookmarkEnd w:id="5460"/>
      <w:bookmarkEnd w:id="5461"/>
    </w:p>
    <w:p w14:paraId="72551C33" w14:textId="4EA2E61A" w:rsidR="00BF4D3D" w:rsidRPr="002646CB" w:rsidDel="0039799F" w:rsidRDefault="00BF4D3D" w:rsidP="00BF2D25">
      <w:pPr>
        <w:pStyle w:val="34"/>
        <w:rPr>
          <w:del w:id="5462" w:author="박 진상" w:date="2019-10-08T05:43:00Z"/>
        </w:rPr>
      </w:pPr>
      <w:del w:id="5463" w:author="박 진상" w:date="2019-10-08T05:43:00Z">
        <w:r w:rsidRPr="002646CB" w:rsidDel="0039799F">
          <w:rPr>
            <w:rFonts w:hint="eastAsia"/>
            <w:b w:val="0"/>
          </w:rPr>
          <w:delText>일반</w:delText>
        </w:r>
        <w:r w:rsidRPr="002646CB" w:rsidDel="0039799F">
          <w:rPr>
            <w:b w:val="0"/>
          </w:rPr>
          <w:delText xml:space="preserve"> </w:delText>
        </w:r>
        <w:r w:rsidRPr="002646CB" w:rsidDel="0039799F">
          <w:rPr>
            <w:rFonts w:hint="eastAsia"/>
            <w:b w:val="0"/>
          </w:rPr>
          <w:delText>사항</w:delText>
        </w:r>
        <w:bookmarkStart w:id="5464" w:name="_Toc21525111"/>
        <w:bookmarkStart w:id="5465" w:name="_Toc23141950"/>
        <w:bookmarkStart w:id="5466" w:name="_Toc23173196"/>
        <w:bookmarkStart w:id="5467" w:name="_Toc23188971"/>
        <w:bookmarkStart w:id="5468" w:name="_Toc23191349"/>
        <w:bookmarkStart w:id="5469" w:name="_Toc23244367"/>
        <w:bookmarkStart w:id="5470" w:name="_Toc23793897"/>
        <w:bookmarkStart w:id="5471" w:name="_Toc23794220"/>
        <w:bookmarkStart w:id="5472" w:name="_Toc23794543"/>
        <w:bookmarkStart w:id="5473" w:name="_Toc23795388"/>
        <w:bookmarkStart w:id="5474" w:name="_Toc23839765"/>
        <w:bookmarkStart w:id="5475" w:name="_Toc26200554"/>
        <w:bookmarkStart w:id="5476" w:name="_Toc26867651"/>
        <w:bookmarkEnd w:id="5464"/>
        <w:bookmarkEnd w:id="5465"/>
        <w:bookmarkEnd w:id="5466"/>
        <w:bookmarkEnd w:id="5467"/>
        <w:bookmarkEnd w:id="5468"/>
        <w:bookmarkEnd w:id="5469"/>
        <w:bookmarkEnd w:id="5470"/>
        <w:bookmarkEnd w:id="5471"/>
        <w:bookmarkEnd w:id="5472"/>
        <w:bookmarkEnd w:id="5473"/>
        <w:bookmarkEnd w:id="5474"/>
        <w:bookmarkEnd w:id="5475"/>
        <w:bookmarkEnd w:id="5476"/>
      </w:del>
    </w:p>
    <w:p w14:paraId="4627C198" w14:textId="5A624484" w:rsidR="00BF4D3D" w:rsidRPr="002646CB" w:rsidDel="0039799F" w:rsidRDefault="00BF4D3D" w:rsidP="00BF4D3D">
      <w:pPr>
        <w:rPr>
          <w:del w:id="5477" w:author="박 진상" w:date="2019-10-08T05:43:00Z"/>
          <w:rPrChange w:id="5478" w:author="ETRI-김종원" w:date="2019-12-10T10:44:00Z">
            <w:rPr>
              <w:del w:id="5479" w:author="박 진상" w:date="2019-10-08T05:43:00Z"/>
              <w:color w:val="FF0000"/>
            </w:rPr>
          </w:rPrChange>
        </w:rPr>
      </w:pPr>
      <w:bookmarkStart w:id="5480" w:name="_Toc21525112"/>
      <w:bookmarkStart w:id="5481" w:name="_Toc23141951"/>
      <w:bookmarkStart w:id="5482" w:name="_Toc23173197"/>
      <w:bookmarkStart w:id="5483" w:name="_Toc23188972"/>
      <w:bookmarkStart w:id="5484" w:name="_Toc23191350"/>
      <w:bookmarkStart w:id="5485" w:name="_Toc23244368"/>
      <w:bookmarkStart w:id="5486" w:name="_Toc23793898"/>
      <w:bookmarkStart w:id="5487" w:name="_Toc23794221"/>
      <w:bookmarkStart w:id="5488" w:name="_Toc23794544"/>
      <w:bookmarkStart w:id="5489" w:name="_Toc23795389"/>
      <w:bookmarkStart w:id="5490" w:name="_Toc23839766"/>
      <w:bookmarkStart w:id="5491" w:name="_Toc26200555"/>
      <w:bookmarkStart w:id="5492" w:name="_Toc26867652"/>
      <w:bookmarkEnd w:id="5480"/>
      <w:bookmarkEnd w:id="5481"/>
      <w:bookmarkEnd w:id="5482"/>
      <w:bookmarkEnd w:id="5483"/>
      <w:bookmarkEnd w:id="5484"/>
      <w:bookmarkEnd w:id="5485"/>
      <w:bookmarkEnd w:id="5486"/>
      <w:bookmarkEnd w:id="5487"/>
      <w:bookmarkEnd w:id="5488"/>
      <w:bookmarkEnd w:id="5489"/>
      <w:bookmarkEnd w:id="5490"/>
      <w:bookmarkEnd w:id="5491"/>
      <w:bookmarkEnd w:id="5492"/>
    </w:p>
    <w:p w14:paraId="7E3AC1CD" w14:textId="6882AD87" w:rsidR="00BF4D3D" w:rsidRPr="002646CB" w:rsidDel="0039799F" w:rsidRDefault="00BF4D3D" w:rsidP="00BF4D3D">
      <w:pPr>
        <w:rPr>
          <w:del w:id="5493" w:author="박 진상" w:date="2019-10-08T05:43:00Z"/>
          <w:rPrChange w:id="5494" w:author="ETRI-김종원" w:date="2019-12-10T10:44:00Z">
            <w:rPr>
              <w:del w:id="5495" w:author="박 진상" w:date="2019-10-08T05:43:00Z"/>
              <w:color w:val="000000" w:themeColor="text1"/>
            </w:rPr>
          </w:rPrChange>
        </w:rPr>
      </w:pPr>
      <w:del w:id="5496" w:author="박 진상" w:date="2019-10-08T05:43:00Z">
        <w:r w:rsidRPr="002646CB" w:rsidDel="0039799F">
          <w:rPr>
            <w:rFonts w:hint="eastAsia"/>
            <w:rPrChange w:id="549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계통연계</w:delText>
        </w:r>
        <w:r w:rsidR="005B2CD2" w:rsidRPr="002646CB" w:rsidDel="0039799F">
          <w:rPr>
            <w:rFonts w:hint="eastAsia"/>
            <w:rPrChange w:id="549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FE3106" w:rsidRPr="002646CB" w:rsidDel="0039799F">
          <w:rPr>
            <w:rPrChange w:id="5499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550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모드에서</w:delText>
        </w:r>
        <w:r w:rsidRPr="002646CB" w:rsidDel="0039799F">
          <w:rPr>
            <w:rPrChange w:id="5501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1C3C69" w:rsidRPr="002646CB" w:rsidDel="0039799F">
          <w:rPr>
            <w:rFonts w:hint="eastAsia"/>
            <w:rPrChange w:id="550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</w:delText>
        </w:r>
        <w:r w:rsidR="007F6C7A" w:rsidRPr="002646CB" w:rsidDel="0039799F">
          <w:rPr>
            <w:rFonts w:hint="eastAsia"/>
            <w:rPrChange w:id="550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립</w:delText>
        </w:r>
        <w:r w:rsidR="005B2CD2" w:rsidRPr="002646CB" w:rsidDel="0039799F">
          <w:rPr>
            <w:rFonts w:hint="eastAsia"/>
            <w:rPrChange w:id="550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B547D7" w:rsidRPr="002646CB" w:rsidDel="0039799F">
          <w:rPr>
            <w:rPrChange w:id="5505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B2CD2" w:rsidRPr="002646CB" w:rsidDel="0039799F">
          <w:rPr>
            <w:rFonts w:hint="eastAsia"/>
            <w:rPrChange w:id="550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</w:delText>
        </w:r>
        <w:r w:rsidRPr="002646CB" w:rsidDel="0039799F">
          <w:rPr>
            <w:rFonts w:hint="eastAsia"/>
            <w:rPrChange w:id="550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로</w:delText>
        </w:r>
        <w:r w:rsidRPr="002646CB" w:rsidDel="0039799F">
          <w:rPr>
            <w:rPrChange w:id="5508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550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전환하는</w:delText>
        </w:r>
        <w:r w:rsidRPr="002646CB" w:rsidDel="0039799F">
          <w:rPr>
            <w:rPrChange w:id="5510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551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모드는</w:delText>
        </w:r>
        <w:r w:rsidRPr="002646CB" w:rsidDel="0039799F">
          <w:rPr>
            <w:rPrChange w:id="5512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551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의도적인</w:delText>
        </w:r>
        <w:r w:rsidRPr="002646CB" w:rsidDel="0039799F">
          <w:rPr>
            <w:rPrChange w:id="5514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F97338" w:rsidRPr="002646CB" w:rsidDel="0039799F">
          <w:rPr>
            <w:rFonts w:hint="eastAsia"/>
            <w:rPrChange w:id="551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전환</w:delText>
        </w:r>
        <w:r w:rsidRPr="002646CB" w:rsidDel="0039799F">
          <w:rPr>
            <w:rPrChange w:id="5516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551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및</w:delText>
        </w:r>
        <w:r w:rsidRPr="002646CB" w:rsidDel="0039799F">
          <w:rPr>
            <w:rPrChange w:id="5518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551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의도하지</w:delText>
        </w:r>
        <w:r w:rsidRPr="002646CB" w:rsidDel="0039799F">
          <w:rPr>
            <w:rPrChange w:id="5520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552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않은</w:delText>
        </w:r>
        <w:r w:rsidRPr="002646CB" w:rsidDel="0039799F">
          <w:rPr>
            <w:rPrChange w:id="5522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F97338" w:rsidRPr="002646CB" w:rsidDel="0039799F">
          <w:rPr>
            <w:rFonts w:hint="eastAsia"/>
            <w:rPrChange w:id="552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전환으</w:delText>
        </w:r>
        <w:r w:rsidRPr="002646CB" w:rsidDel="0039799F">
          <w:rPr>
            <w:rFonts w:hint="eastAsia"/>
            <w:rPrChange w:id="552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로</w:delText>
        </w:r>
        <w:r w:rsidRPr="002646CB" w:rsidDel="0039799F">
          <w:rPr>
            <w:rPrChange w:id="5525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552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나눌</w:delText>
        </w:r>
        <w:r w:rsidRPr="002646CB" w:rsidDel="0039799F">
          <w:rPr>
            <w:rPrChange w:id="5527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552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수</w:delText>
        </w:r>
        <w:r w:rsidRPr="002646CB" w:rsidDel="0039799F">
          <w:rPr>
            <w:rPrChange w:id="5529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553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있다</w:delText>
        </w:r>
        <w:r w:rsidRPr="002646CB" w:rsidDel="0039799F">
          <w:rPr>
            <w:rPrChange w:id="5531" w:author="ETRI-김종원" w:date="2019-12-10T10:44:00Z">
              <w:rPr>
                <w:color w:val="000000" w:themeColor="text1"/>
              </w:rPr>
            </w:rPrChange>
          </w:rPr>
          <w:delText xml:space="preserve">. </w:delText>
        </w:r>
        <w:r w:rsidR="001C3C69" w:rsidRPr="002646CB" w:rsidDel="0039799F">
          <w:rPr>
            <w:rFonts w:hint="eastAsia"/>
            <w:rPrChange w:id="553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독립</w:delText>
        </w:r>
        <w:r w:rsidR="00F97338" w:rsidRPr="002646CB" w:rsidDel="0039799F">
          <w:rPr>
            <w:rFonts w:hint="eastAsia"/>
            <w:rPrChange w:id="553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B547D7" w:rsidRPr="002646CB" w:rsidDel="0039799F">
          <w:rPr>
            <w:rPrChange w:id="5534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F97338" w:rsidRPr="002646CB" w:rsidDel="0039799F">
          <w:rPr>
            <w:rFonts w:hint="eastAsia"/>
            <w:rPrChange w:id="553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</w:delText>
        </w:r>
        <w:r w:rsidRPr="002646CB" w:rsidDel="0039799F">
          <w:rPr>
            <w:rFonts w:hint="eastAsia"/>
            <w:rPrChange w:id="553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로</w:delText>
        </w:r>
        <w:r w:rsidRPr="002646CB" w:rsidDel="0039799F">
          <w:rPr>
            <w:rPrChange w:id="5537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F97338" w:rsidRPr="002646CB" w:rsidDel="0039799F">
          <w:rPr>
            <w:rFonts w:hint="eastAsia"/>
            <w:rPrChange w:id="553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동작</w:delText>
        </w:r>
        <w:r w:rsidR="00B45EA4" w:rsidRPr="002646CB" w:rsidDel="0039799F">
          <w:rPr>
            <w:rFonts w:hint="eastAsia"/>
            <w:rPrChange w:id="553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할</w:delText>
        </w:r>
        <w:r w:rsidR="00F97338" w:rsidRPr="002646CB" w:rsidDel="0039799F">
          <w:rPr>
            <w:rPrChange w:id="5540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F97338" w:rsidRPr="002646CB" w:rsidDel="0039799F">
          <w:rPr>
            <w:rFonts w:hint="eastAsia"/>
            <w:rPrChange w:id="554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수</w:delText>
        </w:r>
        <w:r w:rsidR="00F97338" w:rsidRPr="002646CB" w:rsidDel="0039799F">
          <w:rPr>
            <w:rPrChange w:id="5542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F97338" w:rsidRPr="002646CB" w:rsidDel="0039799F">
          <w:rPr>
            <w:rFonts w:hint="eastAsia"/>
            <w:rPrChange w:id="554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있는</w:delText>
        </w:r>
        <w:r w:rsidR="00F97338" w:rsidRPr="002646CB" w:rsidDel="0039799F">
          <w:rPr>
            <w:rPrChange w:id="5544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40887" w:rsidRPr="002646CB" w:rsidDel="0039799F">
          <w:delText>CES-MG</w:delText>
        </w:r>
        <w:r w:rsidR="00F97338" w:rsidRPr="002646CB" w:rsidDel="0039799F">
          <w:rPr>
            <w:rFonts w:hint="eastAsia"/>
            <w:rPrChange w:id="554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는</w:delText>
        </w:r>
        <w:r w:rsidR="00F97338" w:rsidRPr="002646CB" w:rsidDel="0039799F">
          <w:rPr>
            <w:rPrChange w:id="5546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F97338" w:rsidRPr="002646CB" w:rsidDel="0039799F">
          <w:rPr>
            <w:rFonts w:hint="eastAsia"/>
            <w:rPrChange w:id="554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B547D7" w:rsidRPr="002646CB" w:rsidDel="0039799F">
          <w:rPr>
            <w:rPrChange w:id="5548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F97338" w:rsidRPr="002646CB" w:rsidDel="0039799F">
          <w:rPr>
            <w:rFonts w:hint="eastAsia"/>
            <w:rPrChange w:id="554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</w:delText>
        </w:r>
        <w:r w:rsidR="00F97338" w:rsidRPr="002646CB" w:rsidDel="0039799F">
          <w:rPr>
            <w:rPrChange w:id="5550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F97338" w:rsidRPr="002646CB" w:rsidDel="0039799F">
          <w:rPr>
            <w:rFonts w:hint="eastAsia"/>
            <w:rPrChange w:id="555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전환</w:delText>
        </w:r>
        <w:r w:rsidR="00F97338" w:rsidRPr="002646CB" w:rsidDel="0039799F">
          <w:rPr>
            <w:rPrChange w:id="5552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F97338" w:rsidRPr="002646CB" w:rsidDel="0039799F">
          <w:rPr>
            <w:rFonts w:hint="eastAsia"/>
            <w:rPrChange w:id="555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</w:delText>
        </w:r>
        <w:r w:rsidR="00F97338" w:rsidRPr="002646CB" w:rsidDel="0039799F">
          <w:rPr>
            <w:rPrChange w:id="5554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C849B5" w:rsidRPr="002646CB" w:rsidDel="0039799F">
          <w:rPr>
            <w:rFonts w:hint="eastAsia"/>
          </w:rPr>
          <w:delText>전기사업자</w:delText>
        </w:r>
        <w:r w:rsidR="00B45EA4" w:rsidRPr="002646CB" w:rsidDel="0039799F">
          <w:rPr>
            <w:rFonts w:hint="eastAsia"/>
            <w:rPrChange w:id="555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</w:delText>
        </w:r>
        <w:r w:rsidR="00B45EA4" w:rsidRPr="002646CB" w:rsidDel="0039799F">
          <w:rPr>
            <w:rPrChange w:id="5556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45EA4" w:rsidRPr="002646CB" w:rsidDel="0039799F">
          <w:rPr>
            <w:rFonts w:hint="eastAsia"/>
            <w:rPrChange w:id="555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배전용</w:delText>
        </w:r>
        <w:r w:rsidR="00B45EA4" w:rsidRPr="002646CB" w:rsidDel="0039799F">
          <w:rPr>
            <w:rPrChange w:id="5558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45EA4" w:rsidRPr="002646CB" w:rsidDel="0039799F">
          <w:rPr>
            <w:rFonts w:hint="eastAsia"/>
            <w:rPrChange w:id="555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전기설비</w:delText>
        </w:r>
        <w:r w:rsidR="00B45EA4" w:rsidRPr="002646CB" w:rsidDel="0039799F">
          <w:rPr>
            <w:rPrChange w:id="5560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45EA4" w:rsidRPr="002646CB" w:rsidDel="0039799F">
          <w:rPr>
            <w:rFonts w:hint="eastAsia"/>
            <w:rPrChange w:id="556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성능기준을</w:delText>
        </w:r>
        <w:r w:rsidR="00B45EA4" w:rsidRPr="002646CB" w:rsidDel="0039799F">
          <w:rPr>
            <w:rPrChange w:id="5562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45EA4" w:rsidRPr="002646CB" w:rsidDel="0039799F">
          <w:rPr>
            <w:rFonts w:hint="eastAsia"/>
            <w:rPrChange w:id="556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만족하며</w:delText>
        </w:r>
        <w:r w:rsidR="00F97338" w:rsidRPr="002646CB" w:rsidDel="0039799F">
          <w:rPr>
            <w:rPrChange w:id="5564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C849B5" w:rsidRPr="002646CB" w:rsidDel="0039799F">
          <w:rPr>
            <w:rFonts w:hint="eastAsia"/>
          </w:rPr>
          <w:delText>전기사업자</w:delText>
        </w:r>
        <w:r w:rsidR="007524D9" w:rsidRPr="002646CB" w:rsidDel="0039799F">
          <w:rPr>
            <w:rPrChange w:id="5565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7524D9" w:rsidRPr="002646CB" w:rsidDel="0039799F">
          <w:rPr>
            <w:rFonts w:hint="eastAsia"/>
            <w:rPrChange w:id="556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계통과</w:delText>
        </w:r>
        <w:r w:rsidR="00F97338" w:rsidRPr="002646CB" w:rsidDel="0039799F">
          <w:rPr>
            <w:rFonts w:hint="eastAsia"/>
            <w:rPrChange w:id="556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</w:delText>
        </w:r>
        <w:r w:rsidRPr="002646CB" w:rsidDel="0039799F">
          <w:rPr>
            <w:rPrChange w:id="5568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C80727" w:rsidRPr="002646CB" w:rsidDel="0039799F">
          <w:rPr>
            <w:rFonts w:hint="eastAsia"/>
            <w:rPrChange w:id="556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연</w:delText>
        </w:r>
        <w:r w:rsidR="00A92B61" w:rsidRPr="002646CB" w:rsidDel="0039799F">
          <w:rPr>
            <w:rFonts w:hint="eastAsia"/>
            <w:rPrChange w:id="557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계가</w:delText>
        </w:r>
        <w:r w:rsidR="00C80727" w:rsidRPr="002646CB" w:rsidDel="0039799F">
          <w:rPr>
            <w:rPrChange w:id="5571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C80727" w:rsidRPr="002646CB" w:rsidDel="0039799F">
          <w:rPr>
            <w:rFonts w:hint="eastAsia"/>
            <w:rPrChange w:id="557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전환될</w:delText>
        </w:r>
        <w:r w:rsidR="00C80727" w:rsidRPr="002646CB" w:rsidDel="0039799F">
          <w:rPr>
            <w:rPrChange w:id="5573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C80727" w:rsidRPr="002646CB" w:rsidDel="0039799F">
          <w:rPr>
            <w:rFonts w:hint="eastAsia"/>
            <w:rPrChange w:id="557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수</w:delText>
        </w:r>
        <w:r w:rsidR="00C80727" w:rsidRPr="002646CB" w:rsidDel="0039799F">
          <w:rPr>
            <w:rPrChange w:id="5575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C80727" w:rsidRPr="002646CB" w:rsidDel="0039799F">
          <w:rPr>
            <w:rFonts w:hint="eastAsia"/>
            <w:rPrChange w:id="557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있어야</w:delText>
        </w:r>
        <w:r w:rsidR="00C80727" w:rsidRPr="002646CB" w:rsidDel="0039799F">
          <w:rPr>
            <w:rPrChange w:id="5577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C80727" w:rsidRPr="002646CB" w:rsidDel="0039799F">
          <w:rPr>
            <w:rFonts w:hint="eastAsia"/>
            <w:rPrChange w:id="557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한다</w:delText>
        </w:r>
        <w:r w:rsidR="00C80727" w:rsidRPr="002646CB" w:rsidDel="0039799F">
          <w:rPr>
            <w:rPrChange w:id="5579" w:author="ETRI-김종원" w:date="2019-12-10T10:44:00Z">
              <w:rPr>
                <w:color w:val="000000" w:themeColor="text1"/>
              </w:rPr>
            </w:rPrChange>
          </w:rPr>
          <w:delText>.</w:delText>
        </w:r>
        <w:r w:rsidRPr="002646CB" w:rsidDel="0039799F">
          <w:rPr>
            <w:rPrChange w:id="5580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bookmarkStart w:id="5581" w:name="_Toc21525113"/>
        <w:bookmarkStart w:id="5582" w:name="_Toc23141952"/>
        <w:bookmarkStart w:id="5583" w:name="_Toc23173198"/>
        <w:bookmarkStart w:id="5584" w:name="_Toc23188973"/>
        <w:bookmarkStart w:id="5585" w:name="_Toc23191351"/>
        <w:bookmarkStart w:id="5586" w:name="_Toc23244369"/>
        <w:bookmarkStart w:id="5587" w:name="_Toc23793899"/>
        <w:bookmarkStart w:id="5588" w:name="_Toc23794222"/>
        <w:bookmarkStart w:id="5589" w:name="_Toc23794545"/>
        <w:bookmarkStart w:id="5590" w:name="_Toc23795390"/>
        <w:bookmarkStart w:id="5591" w:name="_Toc23839767"/>
        <w:bookmarkStart w:id="5592" w:name="_Toc26200556"/>
        <w:bookmarkStart w:id="5593" w:name="_Toc26867653"/>
        <w:bookmarkEnd w:id="5581"/>
        <w:bookmarkEnd w:id="5582"/>
        <w:bookmarkEnd w:id="5583"/>
        <w:bookmarkEnd w:id="5584"/>
        <w:bookmarkEnd w:id="5585"/>
        <w:bookmarkEnd w:id="5586"/>
        <w:bookmarkEnd w:id="5587"/>
        <w:bookmarkEnd w:id="5588"/>
        <w:bookmarkEnd w:id="5589"/>
        <w:bookmarkEnd w:id="5590"/>
        <w:bookmarkEnd w:id="5591"/>
        <w:bookmarkEnd w:id="5592"/>
        <w:bookmarkEnd w:id="5593"/>
      </w:del>
    </w:p>
    <w:p w14:paraId="2F29D0A8" w14:textId="78480974" w:rsidR="00BF4D3D" w:rsidRPr="002646CB" w:rsidDel="0039799F" w:rsidRDefault="00BF4D3D" w:rsidP="00BF4D3D">
      <w:pPr>
        <w:rPr>
          <w:del w:id="5594" w:author="박 진상" w:date="2019-10-08T05:43:00Z"/>
          <w:rPrChange w:id="5595" w:author="ETRI-김종원" w:date="2019-12-10T10:44:00Z">
            <w:rPr>
              <w:del w:id="5596" w:author="박 진상" w:date="2019-10-08T05:43:00Z"/>
              <w:color w:val="FF0000"/>
            </w:rPr>
          </w:rPrChange>
        </w:rPr>
      </w:pPr>
      <w:bookmarkStart w:id="5597" w:name="_Toc21525114"/>
      <w:bookmarkStart w:id="5598" w:name="_Toc23141953"/>
      <w:bookmarkStart w:id="5599" w:name="_Toc23173199"/>
      <w:bookmarkStart w:id="5600" w:name="_Toc23188974"/>
      <w:bookmarkStart w:id="5601" w:name="_Toc23191352"/>
      <w:bookmarkStart w:id="5602" w:name="_Toc23244370"/>
      <w:bookmarkStart w:id="5603" w:name="_Toc23793900"/>
      <w:bookmarkStart w:id="5604" w:name="_Toc23794223"/>
      <w:bookmarkStart w:id="5605" w:name="_Toc23794546"/>
      <w:bookmarkStart w:id="5606" w:name="_Toc23795391"/>
      <w:bookmarkStart w:id="5607" w:name="_Toc23839768"/>
      <w:bookmarkStart w:id="5608" w:name="_Toc26200557"/>
      <w:bookmarkStart w:id="5609" w:name="_Toc26867654"/>
      <w:bookmarkEnd w:id="5597"/>
      <w:bookmarkEnd w:id="5598"/>
      <w:bookmarkEnd w:id="5599"/>
      <w:bookmarkEnd w:id="5600"/>
      <w:bookmarkEnd w:id="5601"/>
      <w:bookmarkEnd w:id="5602"/>
      <w:bookmarkEnd w:id="5603"/>
      <w:bookmarkEnd w:id="5604"/>
      <w:bookmarkEnd w:id="5605"/>
      <w:bookmarkEnd w:id="5606"/>
      <w:bookmarkEnd w:id="5607"/>
      <w:bookmarkEnd w:id="5608"/>
      <w:bookmarkEnd w:id="5609"/>
    </w:p>
    <w:p w14:paraId="7236882E" w14:textId="28A325E6" w:rsidR="00BF4D3D" w:rsidRPr="002646CB" w:rsidDel="0039799F" w:rsidRDefault="00C849B5" w:rsidP="00BF4D3D">
      <w:pPr>
        <w:rPr>
          <w:del w:id="5610" w:author="박 진상" w:date="2019-10-08T05:43:00Z"/>
          <w:rPrChange w:id="5611" w:author="ETRI-김종원" w:date="2019-12-10T10:44:00Z">
            <w:rPr>
              <w:del w:id="5612" w:author="박 진상" w:date="2019-10-08T05:43:00Z"/>
              <w:color w:val="000000" w:themeColor="text1"/>
            </w:rPr>
          </w:rPrChange>
        </w:rPr>
      </w:pPr>
      <w:del w:id="5613" w:author="박 진상" w:date="2019-10-08T05:43:00Z">
        <w:r w:rsidRPr="002646CB" w:rsidDel="0039799F">
          <w:rPr>
            <w:rFonts w:hint="eastAsia"/>
          </w:rPr>
          <w:delText>전기사업자</w:delText>
        </w:r>
        <w:r w:rsidR="007524D9" w:rsidRPr="002646CB" w:rsidDel="0039799F">
          <w:rPr>
            <w:rPrChange w:id="5614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7524D9" w:rsidRPr="002646CB" w:rsidDel="0039799F">
          <w:rPr>
            <w:rFonts w:hint="eastAsia"/>
            <w:rPrChange w:id="561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계통</w:delText>
        </w:r>
        <w:r w:rsidR="00BF4D3D" w:rsidRPr="002646CB" w:rsidDel="0039799F">
          <w:rPr>
            <w:rFonts w:hint="eastAsia"/>
            <w:rPrChange w:id="561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에서</w:delText>
        </w:r>
        <w:r w:rsidR="00BF4D3D" w:rsidRPr="002646CB" w:rsidDel="0039799F">
          <w:rPr>
            <w:rPrChange w:id="5617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561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전력</w:delText>
        </w:r>
        <w:r w:rsidR="00BF4D3D" w:rsidRPr="002646CB" w:rsidDel="0039799F">
          <w:rPr>
            <w:rPrChange w:id="5619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562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품질이</w:delText>
        </w:r>
        <w:r w:rsidR="00BF4D3D" w:rsidRPr="002646CB" w:rsidDel="0039799F">
          <w:rPr>
            <w:rPrChange w:id="5621" w:author="ETRI-김종원" w:date="2019-12-10T10:44:00Z">
              <w:rPr>
                <w:color w:val="000000" w:themeColor="text1"/>
              </w:rPr>
            </w:rPrChange>
          </w:rPr>
          <w:delText xml:space="preserve"> POC</w:delText>
        </w:r>
        <w:r w:rsidR="00BF4D3D" w:rsidRPr="002646CB" w:rsidDel="0039799F">
          <w:rPr>
            <w:rFonts w:hint="eastAsia"/>
            <w:rPrChange w:id="562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</w:delText>
        </w:r>
        <w:r w:rsidR="00BF4D3D" w:rsidRPr="002646CB" w:rsidDel="0039799F">
          <w:rPr>
            <w:rPrChange w:id="5623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562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사전</w:delText>
        </w:r>
        <w:r w:rsidR="00BF4D3D" w:rsidRPr="002646CB" w:rsidDel="0039799F">
          <w:rPr>
            <w:rPrChange w:id="5625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562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정의된</w:delText>
        </w:r>
        <w:r w:rsidR="00BF4D3D" w:rsidRPr="002646CB" w:rsidDel="0039799F">
          <w:rPr>
            <w:rPrChange w:id="5627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562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한계를</w:delText>
        </w:r>
        <w:r w:rsidR="00BF4D3D" w:rsidRPr="002646CB" w:rsidDel="0039799F">
          <w:rPr>
            <w:rPrChange w:id="5629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563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초과하여</w:delText>
        </w:r>
        <w:r w:rsidR="00BF4D3D" w:rsidRPr="002646CB" w:rsidDel="0039799F">
          <w:rPr>
            <w:rPrChange w:id="5631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563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악화되는</w:delText>
        </w:r>
        <w:r w:rsidR="00BF4D3D" w:rsidRPr="002646CB" w:rsidDel="0039799F">
          <w:rPr>
            <w:rPrChange w:id="5633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DC1A26" w:rsidRPr="002646CB" w:rsidDel="0039799F">
          <w:rPr>
            <w:rFonts w:hint="eastAsia"/>
            <w:rPrChange w:id="563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고장</w:delText>
        </w:r>
        <w:r w:rsidR="00BF4D3D" w:rsidRPr="002646CB" w:rsidDel="0039799F">
          <w:rPr>
            <w:rFonts w:hint="eastAsia"/>
            <w:rPrChange w:id="563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이</w:delText>
        </w:r>
        <w:r w:rsidR="00BF4D3D" w:rsidRPr="002646CB" w:rsidDel="0039799F">
          <w:rPr>
            <w:rPrChange w:id="5636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563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있는</w:delText>
        </w:r>
        <w:r w:rsidR="00BF4D3D" w:rsidRPr="002646CB" w:rsidDel="0039799F">
          <w:rPr>
            <w:rPrChange w:id="5638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563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경우</w:delText>
        </w:r>
        <w:r w:rsidR="00BF4D3D" w:rsidRPr="002646CB" w:rsidDel="0039799F">
          <w:rPr>
            <w:rPrChange w:id="5640" w:author="ETRI-김종원" w:date="2019-12-10T10:44:00Z">
              <w:rPr>
                <w:color w:val="000000" w:themeColor="text1"/>
              </w:rPr>
            </w:rPrChange>
          </w:rPr>
          <w:delText xml:space="preserve">, </w:delText>
        </w:r>
        <w:r w:rsidR="00B40887" w:rsidRPr="002646CB" w:rsidDel="0039799F">
          <w:delText>CES-MG</w:delText>
        </w:r>
        <w:r w:rsidR="00BF4D3D" w:rsidRPr="002646CB" w:rsidDel="0039799F">
          <w:rPr>
            <w:rPrChange w:id="5641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Pr="002646CB" w:rsidDel="0039799F">
          <w:rPr>
            <w:rFonts w:hint="eastAsia"/>
          </w:rPr>
          <w:delText>전기사업자</w:delText>
        </w:r>
        <w:r w:rsidR="007524D9" w:rsidRPr="002646CB" w:rsidDel="0039799F">
          <w:rPr>
            <w:rPrChange w:id="5642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7524D9" w:rsidRPr="002646CB" w:rsidDel="0039799F">
          <w:rPr>
            <w:rFonts w:hint="eastAsia"/>
            <w:rPrChange w:id="564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계통에서</w:delText>
        </w:r>
        <w:r w:rsidR="00BF4D3D" w:rsidRPr="002646CB" w:rsidDel="0039799F">
          <w:rPr>
            <w:rPrChange w:id="5644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C80727" w:rsidRPr="002646CB" w:rsidDel="0039799F">
          <w:rPr>
            <w:rFonts w:hint="eastAsia"/>
            <w:rPrChange w:id="564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자동</w:delText>
        </w:r>
        <w:r w:rsidR="00BF4D3D" w:rsidRPr="002646CB" w:rsidDel="0039799F">
          <w:rPr>
            <w:rFonts w:hint="eastAsia"/>
            <w:rPrChange w:id="564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적으로</w:delText>
        </w:r>
        <w:r w:rsidR="00BF4D3D" w:rsidRPr="002646CB" w:rsidDel="0039799F">
          <w:rPr>
            <w:rPrChange w:id="5647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564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분리</w:delText>
        </w:r>
        <w:r w:rsidR="00C80727" w:rsidRPr="002646CB" w:rsidDel="0039799F">
          <w:rPr>
            <w:rFonts w:hint="eastAsia"/>
            <w:rPrChange w:id="564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될</w:delText>
        </w:r>
        <w:r w:rsidR="00C80727" w:rsidRPr="002646CB" w:rsidDel="0039799F">
          <w:rPr>
            <w:rPrChange w:id="5650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C80727" w:rsidRPr="002646CB" w:rsidDel="0039799F">
          <w:rPr>
            <w:rFonts w:hint="eastAsia"/>
            <w:rPrChange w:id="565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수</w:delText>
        </w:r>
        <w:r w:rsidR="00C80727" w:rsidRPr="002646CB" w:rsidDel="0039799F">
          <w:rPr>
            <w:rPrChange w:id="5652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C80727" w:rsidRPr="002646CB" w:rsidDel="0039799F">
          <w:rPr>
            <w:rFonts w:hint="eastAsia"/>
            <w:rPrChange w:id="565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있으며</w:delText>
        </w:r>
        <w:r w:rsidR="00BF4D3D" w:rsidRPr="002646CB" w:rsidDel="0039799F">
          <w:rPr>
            <w:rPrChange w:id="5654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565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이는</w:delText>
        </w:r>
        <w:r w:rsidR="00BF4D3D" w:rsidRPr="002646CB" w:rsidDel="0039799F">
          <w:rPr>
            <w:rPrChange w:id="5656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565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의도하지</w:delText>
        </w:r>
        <w:r w:rsidR="00BF4D3D" w:rsidRPr="002646CB" w:rsidDel="0039799F">
          <w:rPr>
            <w:rPrChange w:id="5658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565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않은</w:delText>
        </w:r>
        <w:r w:rsidR="00BF4D3D" w:rsidRPr="002646CB" w:rsidDel="0039799F">
          <w:rPr>
            <w:rPrChange w:id="5660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1C3C69" w:rsidRPr="002646CB" w:rsidDel="0039799F">
          <w:rPr>
            <w:rFonts w:hint="eastAsia"/>
            <w:rPrChange w:id="566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독립</w:delText>
        </w:r>
        <w:r w:rsidR="00C80727" w:rsidRPr="002646CB" w:rsidDel="0039799F">
          <w:rPr>
            <w:rFonts w:hint="eastAsia"/>
            <w:rPrChange w:id="566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BF4D3D" w:rsidRPr="002646CB" w:rsidDel="0039799F">
          <w:rPr>
            <w:rFonts w:hint="eastAsia"/>
            <w:rPrChange w:id="566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이라고</w:delText>
        </w:r>
        <w:r w:rsidR="00BF4D3D" w:rsidRPr="002646CB" w:rsidDel="0039799F">
          <w:rPr>
            <w:rPrChange w:id="5664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566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한다</w:delText>
        </w:r>
        <w:r w:rsidR="00BF4D3D" w:rsidRPr="002646CB" w:rsidDel="0039799F">
          <w:rPr>
            <w:rPrChange w:id="5666" w:author="ETRI-김종원" w:date="2019-12-10T10:44:00Z">
              <w:rPr>
                <w:color w:val="000000" w:themeColor="text1"/>
              </w:rPr>
            </w:rPrChange>
          </w:rPr>
          <w:delText xml:space="preserve">. </w:delText>
        </w:r>
        <w:r w:rsidR="00B40887" w:rsidRPr="002646CB" w:rsidDel="0039799F">
          <w:delText>CES-MG</w:delText>
        </w:r>
        <w:r w:rsidR="00BF4D3D" w:rsidRPr="002646CB" w:rsidDel="0039799F">
          <w:rPr>
            <w:rFonts w:hint="eastAsia"/>
            <w:rPrChange w:id="566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는</w:delText>
        </w:r>
        <w:r w:rsidR="00BF4D3D" w:rsidRPr="002646CB" w:rsidDel="0039799F">
          <w:rPr>
            <w:rPrChange w:id="5668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1C3C69" w:rsidRPr="002646CB" w:rsidDel="0039799F">
          <w:rPr>
            <w:rFonts w:hint="eastAsia"/>
            <w:rPrChange w:id="566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독립</w:delText>
        </w:r>
        <w:r w:rsidR="00C80727" w:rsidRPr="002646CB" w:rsidDel="0039799F">
          <w:rPr>
            <w:rFonts w:hint="eastAsia"/>
            <w:rPrChange w:id="567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FE3106" w:rsidRPr="002646CB" w:rsidDel="0039799F">
          <w:rPr>
            <w:rPrChange w:id="5671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567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</w:delText>
        </w:r>
        <w:r w:rsidR="00C80727" w:rsidRPr="002646CB" w:rsidDel="0039799F">
          <w:rPr>
            <w:rFonts w:hint="eastAsia"/>
            <w:rPrChange w:id="567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로</w:delText>
        </w:r>
        <w:r w:rsidR="00C80727" w:rsidRPr="002646CB" w:rsidDel="0039799F">
          <w:rPr>
            <w:rPrChange w:id="5674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567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시작이</w:delText>
        </w:r>
        <w:r w:rsidR="00BF4D3D" w:rsidRPr="002646CB" w:rsidDel="0039799F">
          <w:rPr>
            <w:rPrChange w:id="5676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C80727" w:rsidRPr="002646CB" w:rsidDel="0039799F">
          <w:rPr>
            <w:rFonts w:hint="eastAsia"/>
            <w:rPrChange w:id="567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이루어질</w:delText>
        </w:r>
        <w:r w:rsidR="00C80727" w:rsidRPr="002646CB" w:rsidDel="0039799F">
          <w:rPr>
            <w:rPrChange w:id="5678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C80727" w:rsidRPr="002646CB" w:rsidDel="0039799F">
          <w:rPr>
            <w:rFonts w:hint="eastAsia"/>
            <w:rPrChange w:id="567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때</w:delText>
        </w:r>
        <w:r w:rsidR="00C80727" w:rsidRPr="002646CB" w:rsidDel="0039799F">
          <w:rPr>
            <w:rPrChange w:id="5680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568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필요한</w:delText>
        </w:r>
        <w:r w:rsidR="00BF4D3D" w:rsidRPr="002646CB" w:rsidDel="0039799F">
          <w:rPr>
            <w:rPrChange w:id="5682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2E7BFF" w:rsidRPr="002646CB" w:rsidDel="0039799F">
          <w:rPr>
            <w:rFonts w:hint="eastAsia"/>
            <w:rPrChange w:id="568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자체</w:delText>
        </w:r>
        <w:r w:rsidR="00BF4D3D" w:rsidRPr="002646CB" w:rsidDel="0039799F">
          <w:rPr>
            <w:rFonts w:hint="eastAsia"/>
            <w:rPrChange w:id="568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기동</w:delText>
        </w:r>
        <w:r w:rsidR="00BF4D3D" w:rsidRPr="002646CB" w:rsidDel="0039799F">
          <w:rPr>
            <w:rPrChange w:id="5685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568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능력을</w:delText>
        </w:r>
        <w:r w:rsidR="00BF4D3D" w:rsidRPr="002646CB" w:rsidDel="0039799F">
          <w:rPr>
            <w:rPrChange w:id="5687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568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가질</w:delText>
        </w:r>
        <w:r w:rsidR="00BF4D3D" w:rsidRPr="002646CB" w:rsidDel="0039799F">
          <w:rPr>
            <w:rPrChange w:id="5689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569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수</w:delText>
        </w:r>
        <w:r w:rsidR="00BF4D3D" w:rsidRPr="002646CB" w:rsidDel="0039799F">
          <w:rPr>
            <w:rPrChange w:id="5691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569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있다</w:delText>
        </w:r>
        <w:r w:rsidR="00BF4D3D" w:rsidRPr="002646CB" w:rsidDel="0039799F">
          <w:rPr>
            <w:rPrChange w:id="5693" w:author="ETRI-김종원" w:date="2019-12-10T10:44:00Z">
              <w:rPr>
                <w:color w:val="000000" w:themeColor="text1"/>
              </w:rPr>
            </w:rPrChange>
          </w:rPr>
          <w:delText>.</w:delText>
        </w:r>
        <w:bookmarkStart w:id="5694" w:name="_Toc21525115"/>
        <w:bookmarkStart w:id="5695" w:name="_Toc23141954"/>
        <w:bookmarkStart w:id="5696" w:name="_Toc23173200"/>
        <w:bookmarkStart w:id="5697" w:name="_Toc23188975"/>
        <w:bookmarkStart w:id="5698" w:name="_Toc23191353"/>
        <w:bookmarkStart w:id="5699" w:name="_Toc23244371"/>
        <w:bookmarkStart w:id="5700" w:name="_Toc23793901"/>
        <w:bookmarkStart w:id="5701" w:name="_Toc23794224"/>
        <w:bookmarkStart w:id="5702" w:name="_Toc23794547"/>
        <w:bookmarkStart w:id="5703" w:name="_Toc23795392"/>
        <w:bookmarkStart w:id="5704" w:name="_Toc23839769"/>
        <w:bookmarkStart w:id="5705" w:name="_Toc26200558"/>
        <w:bookmarkStart w:id="5706" w:name="_Toc26867655"/>
        <w:bookmarkEnd w:id="5694"/>
        <w:bookmarkEnd w:id="5695"/>
        <w:bookmarkEnd w:id="5696"/>
        <w:bookmarkEnd w:id="5697"/>
        <w:bookmarkEnd w:id="5698"/>
        <w:bookmarkEnd w:id="5699"/>
        <w:bookmarkEnd w:id="5700"/>
        <w:bookmarkEnd w:id="5701"/>
        <w:bookmarkEnd w:id="5702"/>
        <w:bookmarkEnd w:id="5703"/>
        <w:bookmarkEnd w:id="5704"/>
        <w:bookmarkEnd w:id="5705"/>
        <w:bookmarkEnd w:id="5706"/>
      </w:del>
    </w:p>
    <w:p w14:paraId="31135408" w14:textId="15F1C2EC" w:rsidR="00BF4D3D" w:rsidRPr="002646CB" w:rsidDel="0039799F" w:rsidRDefault="00BF4D3D" w:rsidP="00BF4D3D">
      <w:pPr>
        <w:rPr>
          <w:del w:id="5707" w:author="박 진상" w:date="2019-10-08T05:43:00Z"/>
          <w:rPrChange w:id="5708" w:author="ETRI-김종원" w:date="2019-12-10T10:44:00Z">
            <w:rPr>
              <w:del w:id="5709" w:author="박 진상" w:date="2019-10-08T05:43:00Z"/>
              <w:color w:val="FF0000"/>
            </w:rPr>
          </w:rPrChange>
        </w:rPr>
      </w:pPr>
      <w:bookmarkStart w:id="5710" w:name="_Toc21525116"/>
      <w:bookmarkStart w:id="5711" w:name="_Toc23141955"/>
      <w:bookmarkStart w:id="5712" w:name="_Toc23173201"/>
      <w:bookmarkStart w:id="5713" w:name="_Toc23188976"/>
      <w:bookmarkStart w:id="5714" w:name="_Toc23191354"/>
      <w:bookmarkStart w:id="5715" w:name="_Toc23244372"/>
      <w:bookmarkStart w:id="5716" w:name="_Toc23793902"/>
      <w:bookmarkStart w:id="5717" w:name="_Toc23794225"/>
      <w:bookmarkStart w:id="5718" w:name="_Toc23794548"/>
      <w:bookmarkStart w:id="5719" w:name="_Toc23795393"/>
      <w:bookmarkStart w:id="5720" w:name="_Toc23839770"/>
      <w:bookmarkStart w:id="5721" w:name="_Toc26200559"/>
      <w:bookmarkStart w:id="5722" w:name="_Toc26867656"/>
      <w:bookmarkEnd w:id="5710"/>
      <w:bookmarkEnd w:id="5711"/>
      <w:bookmarkEnd w:id="5712"/>
      <w:bookmarkEnd w:id="5713"/>
      <w:bookmarkEnd w:id="5714"/>
      <w:bookmarkEnd w:id="5715"/>
      <w:bookmarkEnd w:id="5716"/>
      <w:bookmarkEnd w:id="5717"/>
      <w:bookmarkEnd w:id="5718"/>
      <w:bookmarkEnd w:id="5719"/>
      <w:bookmarkEnd w:id="5720"/>
      <w:bookmarkEnd w:id="5721"/>
      <w:bookmarkEnd w:id="5722"/>
    </w:p>
    <w:p w14:paraId="4D8B928B" w14:textId="00DCFB58" w:rsidR="00BF4D3D" w:rsidRPr="002646CB" w:rsidDel="0039799F" w:rsidRDefault="00B40887" w:rsidP="00BF4D3D">
      <w:pPr>
        <w:rPr>
          <w:del w:id="5723" w:author="박 진상" w:date="2019-10-08T05:43:00Z"/>
          <w:rPrChange w:id="5724" w:author="ETRI-김종원" w:date="2019-12-10T10:44:00Z">
            <w:rPr>
              <w:del w:id="5725" w:author="박 진상" w:date="2019-10-08T05:43:00Z"/>
              <w:color w:val="000000" w:themeColor="text1"/>
            </w:rPr>
          </w:rPrChange>
        </w:rPr>
      </w:pPr>
      <w:del w:id="5726" w:author="박 진상" w:date="2019-10-08T05:43:00Z">
        <w:r w:rsidRPr="002646CB" w:rsidDel="0039799F">
          <w:delText>CES-MG</w:delText>
        </w:r>
        <w:r w:rsidR="00BF4D3D" w:rsidRPr="002646CB" w:rsidDel="0039799F">
          <w:rPr>
            <w:rFonts w:hint="eastAsia"/>
            <w:rPrChange w:id="572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는</w:delText>
        </w:r>
        <w:r w:rsidR="00BF4D3D" w:rsidRPr="002646CB" w:rsidDel="0039799F">
          <w:rPr>
            <w:rPrChange w:id="5728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C37E3E" w:rsidRPr="002646CB" w:rsidDel="0039799F">
          <w:rPr>
            <w:rFonts w:hint="eastAsia"/>
            <w:rPrChange w:id="572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드룹제어</w:delText>
        </w:r>
        <w:r w:rsidR="00BF4D3D" w:rsidRPr="002646CB" w:rsidDel="0039799F">
          <w:rPr>
            <w:rPrChange w:id="5730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573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모드에서</w:delText>
        </w:r>
        <w:r w:rsidR="00BF4D3D" w:rsidRPr="002646CB" w:rsidDel="0039799F">
          <w:rPr>
            <w:rPrChange w:id="5732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573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작동하는</w:delText>
        </w:r>
        <w:r w:rsidR="00BF4D3D" w:rsidRPr="002646CB" w:rsidDel="0039799F">
          <w:rPr>
            <w:rPrChange w:id="5734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38765D" w:rsidRPr="002646CB" w:rsidDel="0039799F">
          <w:rPr>
            <w:rFonts w:hint="eastAsia"/>
            <w:rPrChange w:id="573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분산자원</w:delText>
        </w:r>
        <w:r w:rsidR="00BF4D3D" w:rsidRPr="002646CB" w:rsidDel="0039799F">
          <w:rPr>
            <w:rFonts w:hint="eastAsia"/>
            <w:rPrChange w:id="573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이</w:delText>
        </w:r>
        <w:r w:rsidR="00BF4D3D" w:rsidRPr="002646CB" w:rsidDel="0039799F">
          <w:rPr>
            <w:rPrChange w:id="5737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573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분리된</w:delText>
        </w:r>
        <w:r w:rsidR="00BF4D3D" w:rsidRPr="002646CB" w:rsidDel="0039799F">
          <w:rPr>
            <w:rPrChange w:id="5739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574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순간에</w:delText>
        </w:r>
        <w:r w:rsidR="00BF4D3D" w:rsidRPr="002646CB" w:rsidDel="0039799F">
          <w:rPr>
            <w:rPrChange w:id="5741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574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부하가</w:delText>
        </w:r>
        <w:r w:rsidR="00BF4D3D" w:rsidRPr="002646CB" w:rsidDel="0039799F">
          <w:rPr>
            <w:rPrChange w:id="5743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574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연결되어</w:delText>
        </w:r>
        <w:r w:rsidR="005B2CD2" w:rsidRPr="002646CB" w:rsidDel="0039799F">
          <w:rPr>
            <w:rPrChange w:id="5745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574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있는</w:delText>
        </w:r>
        <w:r w:rsidR="00BF4D3D" w:rsidRPr="002646CB" w:rsidDel="0039799F">
          <w:rPr>
            <w:rPrChange w:id="5747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574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경우</w:delText>
        </w:r>
        <w:r w:rsidR="00BF4D3D" w:rsidRPr="002646CB" w:rsidDel="0039799F">
          <w:rPr>
            <w:rPrChange w:id="5749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575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신속한</w:delText>
        </w:r>
        <w:r w:rsidR="00BF4D3D" w:rsidRPr="002646CB" w:rsidDel="0039799F">
          <w:rPr>
            <w:rPrChange w:id="5751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575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차단</w:delText>
        </w:r>
        <w:r w:rsidR="00BF4D3D" w:rsidRPr="002646CB" w:rsidDel="0039799F">
          <w:rPr>
            <w:rPrChange w:id="5753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575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시스템과</w:delText>
        </w:r>
        <w:r w:rsidR="00BF4D3D" w:rsidRPr="002646CB" w:rsidDel="0039799F">
          <w:rPr>
            <w:rPrChange w:id="5755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575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관련하여</w:delText>
        </w:r>
        <w:r w:rsidR="00BF4D3D" w:rsidRPr="002646CB" w:rsidDel="0039799F">
          <w:rPr>
            <w:rPrChange w:id="5757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575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허용된</w:delText>
        </w:r>
        <w:r w:rsidR="00BF4D3D" w:rsidRPr="002646CB" w:rsidDel="0039799F">
          <w:rPr>
            <w:rPrChange w:id="5759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576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전압</w:delText>
        </w:r>
        <w:r w:rsidR="00BF4D3D" w:rsidRPr="002646CB" w:rsidDel="0039799F">
          <w:rPr>
            <w:rPrChange w:id="5761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576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연속성을</w:delText>
        </w:r>
        <w:r w:rsidR="00BF4D3D" w:rsidRPr="002646CB" w:rsidDel="0039799F">
          <w:rPr>
            <w:rPrChange w:id="5763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576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유지할</w:delText>
        </w:r>
        <w:r w:rsidR="00BF4D3D" w:rsidRPr="002646CB" w:rsidDel="0039799F">
          <w:rPr>
            <w:rPrChange w:id="5765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576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수</w:delText>
        </w:r>
        <w:r w:rsidR="00BF4D3D" w:rsidRPr="002646CB" w:rsidDel="0039799F">
          <w:rPr>
            <w:rPrChange w:id="5767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576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있다</w:delText>
        </w:r>
        <w:r w:rsidR="00BF4D3D" w:rsidRPr="002646CB" w:rsidDel="0039799F">
          <w:rPr>
            <w:rPrChange w:id="5769" w:author="ETRI-김종원" w:date="2019-12-10T10:44:00Z">
              <w:rPr>
                <w:color w:val="000000" w:themeColor="text1"/>
              </w:rPr>
            </w:rPrChange>
          </w:rPr>
          <w:delText xml:space="preserve">. </w:delText>
        </w:r>
        <w:r w:rsidR="00BF4D3D" w:rsidRPr="002646CB" w:rsidDel="0039799F">
          <w:rPr>
            <w:rFonts w:hint="eastAsia"/>
            <w:rPrChange w:id="577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그렇지</w:delText>
        </w:r>
        <w:r w:rsidR="00BF4D3D" w:rsidRPr="002646CB" w:rsidDel="0039799F">
          <w:rPr>
            <w:rPrChange w:id="5771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577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않으면</w:delText>
        </w:r>
        <w:r w:rsidR="00BF4D3D" w:rsidRPr="002646CB" w:rsidDel="0039799F">
          <w:rPr>
            <w:rPrChange w:id="5773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E742FA" w:rsidRPr="002646CB" w:rsidDel="0039799F">
          <w:delText>CES-MG</w:delText>
        </w:r>
        <w:r w:rsidR="00BF4D3D" w:rsidRPr="002646CB" w:rsidDel="0039799F">
          <w:rPr>
            <w:rFonts w:hint="eastAsia"/>
            <w:rPrChange w:id="577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가</w:delText>
        </w:r>
        <w:r w:rsidR="00BF4D3D" w:rsidRPr="002646CB" w:rsidDel="0039799F">
          <w:rPr>
            <w:rPrChange w:id="5775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577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멈추고</w:delText>
        </w:r>
        <w:r w:rsidR="00BF4D3D" w:rsidRPr="002646CB" w:rsidDel="0039799F">
          <w:rPr>
            <w:rPrChange w:id="5777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577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다시</w:delText>
        </w:r>
        <w:r w:rsidR="00BF4D3D" w:rsidRPr="002646CB" w:rsidDel="0039799F">
          <w:rPr>
            <w:rPrChange w:id="5779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578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시작하려면</w:delText>
        </w:r>
        <w:r w:rsidR="00BF4D3D" w:rsidRPr="002646CB" w:rsidDel="0039799F">
          <w:rPr>
            <w:rPrChange w:id="5781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2E7BFF" w:rsidRPr="002646CB" w:rsidDel="0039799F">
          <w:rPr>
            <w:rFonts w:hint="eastAsia"/>
            <w:rPrChange w:id="578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자체</w:delText>
        </w:r>
        <w:r w:rsidR="00BF4D3D" w:rsidRPr="002646CB" w:rsidDel="0039799F">
          <w:rPr>
            <w:rFonts w:hint="eastAsia"/>
            <w:rPrChange w:id="578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기동</w:delText>
        </w:r>
        <w:r w:rsidR="00BF4D3D" w:rsidRPr="002646CB" w:rsidDel="0039799F">
          <w:rPr>
            <w:rPrChange w:id="5784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578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시작</w:delText>
        </w:r>
        <w:r w:rsidR="00BF4D3D" w:rsidRPr="002646CB" w:rsidDel="0039799F">
          <w:rPr>
            <w:rPrChange w:id="5786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578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순서가</w:delText>
        </w:r>
        <w:r w:rsidR="00BF4D3D" w:rsidRPr="002646CB" w:rsidDel="0039799F">
          <w:rPr>
            <w:rPrChange w:id="5788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4D3D" w:rsidRPr="002646CB" w:rsidDel="0039799F">
          <w:rPr>
            <w:rFonts w:hint="eastAsia"/>
            <w:rPrChange w:id="578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필요하다</w:delText>
        </w:r>
        <w:r w:rsidR="00BF4D3D" w:rsidRPr="002646CB" w:rsidDel="0039799F">
          <w:rPr>
            <w:rPrChange w:id="5790" w:author="ETRI-김종원" w:date="2019-12-10T10:44:00Z">
              <w:rPr>
                <w:color w:val="000000" w:themeColor="text1"/>
              </w:rPr>
            </w:rPrChange>
          </w:rPr>
          <w:delText xml:space="preserve">. </w:delText>
        </w:r>
        <w:bookmarkStart w:id="5791" w:name="_Toc21525117"/>
        <w:bookmarkStart w:id="5792" w:name="_Toc23141956"/>
        <w:bookmarkStart w:id="5793" w:name="_Toc23173202"/>
        <w:bookmarkStart w:id="5794" w:name="_Toc23188977"/>
        <w:bookmarkStart w:id="5795" w:name="_Toc23191355"/>
        <w:bookmarkStart w:id="5796" w:name="_Toc23244373"/>
        <w:bookmarkStart w:id="5797" w:name="_Toc23793903"/>
        <w:bookmarkStart w:id="5798" w:name="_Toc23794226"/>
        <w:bookmarkStart w:id="5799" w:name="_Toc23794549"/>
        <w:bookmarkStart w:id="5800" w:name="_Toc23795394"/>
        <w:bookmarkStart w:id="5801" w:name="_Toc23839771"/>
        <w:bookmarkStart w:id="5802" w:name="_Toc26200560"/>
        <w:bookmarkStart w:id="5803" w:name="_Toc26867657"/>
        <w:bookmarkEnd w:id="5791"/>
        <w:bookmarkEnd w:id="5792"/>
        <w:bookmarkEnd w:id="5793"/>
        <w:bookmarkEnd w:id="5794"/>
        <w:bookmarkEnd w:id="5795"/>
        <w:bookmarkEnd w:id="5796"/>
        <w:bookmarkEnd w:id="5797"/>
        <w:bookmarkEnd w:id="5798"/>
        <w:bookmarkEnd w:id="5799"/>
        <w:bookmarkEnd w:id="5800"/>
        <w:bookmarkEnd w:id="5801"/>
        <w:bookmarkEnd w:id="5802"/>
        <w:bookmarkEnd w:id="5803"/>
      </w:del>
    </w:p>
    <w:p w14:paraId="7E81BDF4" w14:textId="38A3034F" w:rsidR="00BF4D3D" w:rsidRPr="002646CB" w:rsidDel="0039799F" w:rsidRDefault="00BF4D3D" w:rsidP="00BF4D3D">
      <w:pPr>
        <w:rPr>
          <w:del w:id="5804" w:author="박 진상" w:date="2019-10-08T05:43:00Z"/>
          <w:rPrChange w:id="5805" w:author="ETRI-김종원" w:date="2019-12-10T10:44:00Z">
            <w:rPr>
              <w:del w:id="5806" w:author="박 진상" w:date="2019-10-08T05:43:00Z"/>
              <w:color w:val="FF0000"/>
            </w:rPr>
          </w:rPrChange>
        </w:rPr>
      </w:pPr>
      <w:bookmarkStart w:id="5807" w:name="_Toc21525118"/>
      <w:bookmarkStart w:id="5808" w:name="_Toc23141957"/>
      <w:bookmarkStart w:id="5809" w:name="_Toc23173203"/>
      <w:bookmarkStart w:id="5810" w:name="_Toc23188978"/>
      <w:bookmarkStart w:id="5811" w:name="_Toc23191356"/>
      <w:bookmarkStart w:id="5812" w:name="_Toc23244374"/>
      <w:bookmarkStart w:id="5813" w:name="_Toc23793904"/>
      <w:bookmarkStart w:id="5814" w:name="_Toc23794227"/>
      <w:bookmarkStart w:id="5815" w:name="_Toc23794550"/>
      <w:bookmarkStart w:id="5816" w:name="_Toc23795395"/>
      <w:bookmarkStart w:id="5817" w:name="_Toc23839772"/>
      <w:bookmarkStart w:id="5818" w:name="_Toc26200561"/>
      <w:bookmarkStart w:id="5819" w:name="_Toc26867658"/>
      <w:bookmarkEnd w:id="5807"/>
      <w:bookmarkEnd w:id="5808"/>
      <w:bookmarkEnd w:id="5809"/>
      <w:bookmarkEnd w:id="5810"/>
      <w:bookmarkEnd w:id="5811"/>
      <w:bookmarkEnd w:id="5812"/>
      <w:bookmarkEnd w:id="5813"/>
      <w:bookmarkEnd w:id="5814"/>
      <w:bookmarkEnd w:id="5815"/>
      <w:bookmarkEnd w:id="5816"/>
      <w:bookmarkEnd w:id="5817"/>
      <w:bookmarkEnd w:id="5818"/>
      <w:bookmarkEnd w:id="5819"/>
    </w:p>
    <w:p w14:paraId="52612337" w14:textId="5878FCF3" w:rsidR="00BF4D3D" w:rsidRPr="002646CB" w:rsidDel="0039799F" w:rsidRDefault="00D4509B" w:rsidP="00BF2D25">
      <w:pPr>
        <w:pStyle w:val="34"/>
        <w:rPr>
          <w:del w:id="5820" w:author="박 진상" w:date="2019-10-08T05:43:00Z"/>
        </w:rPr>
      </w:pPr>
      <w:del w:id="5821" w:author="박 진상" w:date="2019-10-08T05:43:00Z">
        <w:r w:rsidRPr="002646CB" w:rsidDel="0039799F">
          <w:rPr>
            <w:rFonts w:hint="eastAsia"/>
            <w:b w:val="0"/>
          </w:rPr>
          <w:delText>계통연계운전</w:delText>
        </w:r>
        <w:r w:rsidR="00B547D7" w:rsidRPr="002646CB" w:rsidDel="0039799F">
          <w:rPr>
            <w:b w:val="0"/>
          </w:rPr>
          <w:delText xml:space="preserve"> </w:delText>
        </w:r>
        <w:r w:rsidRPr="002646CB" w:rsidDel="0039799F">
          <w:rPr>
            <w:rFonts w:hint="eastAsia"/>
            <w:b w:val="0"/>
          </w:rPr>
          <w:delText>모드에서</w:delText>
        </w:r>
        <w:r w:rsidRPr="002646CB" w:rsidDel="0039799F">
          <w:rPr>
            <w:b w:val="0"/>
          </w:rPr>
          <w:delText xml:space="preserve"> </w:delText>
        </w:r>
        <w:r w:rsidR="001C3C69" w:rsidRPr="002646CB" w:rsidDel="0039799F">
          <w:rPr>
            <w:rFonts w:hint="eastAsia"/>
            <w:b w:val="0"/>
          </w:rPr>
          <w:delText>독립</w:delText>
        </w:r>
        <w:r w:rsidR="009211F0" w:rsidRPr="002646CB" w:rsidDel="0039799F">
          <w:rPr>
            <w:rFonts w:hint="eastAsia"/>
            <w:b w:val="0"/>
          </w:rPr>
          <w:delText>운전</w:delText>
        </w:r>
        <w:r w:rsidR="00B547D7" w:rsidRPr="002646CB" w:rsidDel="0039799F">
          <w:rPr>
            <w:b w:val="0"/>
          </w:rPr>
          <w:delText xml:space="preserve"> </w:delText>
        </w:r>
        <w:r w:rsidR="00BF4D3D" w:rsidRPr="002646CB" w:rsidDel="0039799F">
          <w:rPr>
            <w:rFonts w:hint="eastAsia"/>
            <w:b w:val="0"/>
          </w:rPr>
          <w:delText>모드로의</w:delText>
        </w:r>
        <w:r w:rsidR="00BF4D3D" w:rsidRPr="002646CB" w:rsidDel="0039799F">
          <w:rPr>
            <w:b w:val="0"/>
          </w:rPr>
          <w:delText xml:space="preserve"> </w:delText>
        </w:r>
        <w:r w:rsidRPr="002646CB" w:rsidDel="0039799F">
          <w:rPr>
            <w:rFonts w:hint="eastAsia"/>
            <w:b w:val="0"/>
          </w:rPr>
          <w:delText>모드</w:delText>
        </w:r>
        <w:r w:rsidRPr="002646CB" w:rsidDel="0039799F">
          <w:rPr>
            <w:b w:val="0"/>
          </w:rPr>
          <w:delText xml:space="preserve"> </w:delText>
        </w:r>
        <w:r w:rsidRPr="002646CB" w:rsidDel="0039799F">
          <w:rPr>
            <w:rFonts w:hint="eastAsia"/>
            <w:b w:val="0"/>
          </w:rPr>
          <w:delText>전환</w:delText>
        </w:r>
        <w:bookmarkStart w:id="5822" w:name="_Toc21525119"/>
        <w:bookmarkStart w:id="5823" w:name="_Toc23141958"/>
        <w:bookmarkStart w:id="5824" w:name="_Toc23173204"/>
        <w:bookmarkStart w:id="5825" w:name="_Toc23188979"/>
        <w:bookmarkStart w:id="5826" w:name="_Toc23191357"/>
        <w:bookmarkStart w:id="5827" w:name="_Toc23244375"/>
        <w:bookmarkStart w:id="5828" w:name="_Toc23793905"/>
        <w:bookmarkStart w:id="5829" w:name="_Toc23794228"/>
        <w:bookmarkStart w:id="5830" w:name="_Toc23794551"/>
        <w:bookmarkStart w:id="5831" w:name="_Toc23795396"/>
        <w:bookmarkStart w:id="5832" w:name="_Toc23839773"/>
        <w:bookmarkStart w:id="5833" w:name="_Toc26200562"/>
        <w:bookmarkStart w:id="5834" w:name="_Toc26867659"/>
        <w:bookmarkEnd w:id="5822"/>
        <w:bookmarkEnd w:id="5823"/>
        <w:bookmarkEnd w:id="5824"/>
        <w:bookmarkEnd w:id="5825"/>
        <w:bookmarkEnd w:id="5826"/>
        <w:bookmarkEnd w:id="5827"/>
        <w:bookmarkEnd w:id="5828"/>
        <w:bookmarkEnd w:id="5829"/>
        <w:bookmarkEnd w:id="5830"/>
        <w:bookmarkEnd w:id="5831"/>
        <w:bookmarkEnd w:id="5832"/>
        <w:bookmarkEnd w:id="5833"/>
        <w:bookmarkEnd w:id="5834"/>
      </w:del>
    </w:p>
    <w:p w14:paraId="7390CC45" w14:textId="348CCB66" w:rsidR="00BF4D3D" w:rsidRPr="002646CB" w:rsidDel="0039799F" w:rsidRDefault="00BF4D3D" w:rsidP="00BF4D3D">
      <w:pPr>
        <w:rPr>
          <w:del w:id="5835" w:author="박 진상" w:date="2019-10-08T05:43:00Z"/>
          <w:rPrChange w:id="5836" w:author="ETRI-김종원" w:date="2019-12-10T10:44:00Z">
            <w:rPr>
              <w:del w:id="5837" w:author="박 진상" w:date="2019-10-08T05:43:00Z"/>
              <w:color w:val="FF0000"/>
            </w:rPr>
          </w:rPrChange>
        </w:rPr>
      </w:pPr>
      <w:bookmarkStart w:id="5838" w:name="_Toc21525120"/>
      <w:bookmarkStart w:id="5839" w:name="_Toc23141959"/>
      <w:bookmarkStart w:id="5840" w:name="_Toc23173205"/>
      <w:bookmarkStart w:id="5841" w:name="_Toc23188980"/>
      <w:bookmarkStart w:id="5842" w:name="_Toc23191358"/>
      <w:bookmarkStart w:id="5843" w:name="_Toc23244376"/>
      <w:bookmarkStart w:id="5844" w:name="_Toc23793906"/>
      <w:bookmarkStart w:id="5845" w:name="_Toc23794229"/>
      <w:bookmarkStart w:id="5846" w:name="_Toc23794552"/>
      <w:bookmarkStart w:id="5847" w:name="_Toc23795397"/>
      <w:bookmarkStart w:id="5848" w:name="_Toc23839774"/>
      <w:bookmarkStart w:id="5849" w:name="_Toc26200563"/>
      <w:bookmarkStart w:id="5850" w:name="_Toc26867660"/>
      <w:bookmarkEnd w:id="5838"/>
      <w:bookmarkEnd w:id="5839"/>
      <w:bookmarkEnd w:id="5840"/>
      <w:bookmarkEnd w:id="5841"/>
      <w:bookmarkEnd w:id="5842"/>
      <w:bookmarkEnd w:id="5843"/>
      <w:bookmarkEnd w:id="5844"/>
      <w:bookmarkEnd w:id="5845"/>
      <w:bookmarkEnd w:id="5846"/>
      <w:bookmarkEnd w:id="5847"/>
      <w:bookmarkEnd w:id="5848"/>
      <w:bookmarkEnd w:id="5849"/>
      <w:bookmarkEnd w:id="5850"/>
    </w:p>
    <w:p w14:paraId="14F9645C" w14:textId="1E7CED3D" w:rsidR="00C80727" w:rsidRPr="002646CB" w:rsidDel="0039799F" w:rsidRDefault="00E742FA" w:rsidP="00BF4D3D">
      <w:pPr>
        <w:rPr>
          <w:del w:id="5851" w:author="박 진상" w:date="2019-10-08T05:43:00Z"/>
          <w:rPrChange w:id="5852" w:author="ETRI-김종원" w:date="2019-12-10T10:44:00Z">
            <w:rPr>
              <w:del w:id="5853" w:author="박 진상" w:date="2019-10-08T05:43:00Z"/>
              <w:color w:val="000000" w:themeColor="text1"/>
            </w:rPr>
          </w:rPrChange>
        </w:rPr>
      </w:pPr>
      <w:del w:id="5854" w:author="박 진상" w:date="2019-10-08T05:43:00Z">
        <w:r w:rsidRPr="002646CB" w:rsidDel="0039799F">
          <w:delText>CES-MG</w:delText>
        </w:r>
        <w:r w:rsidR="00C80727" w:rsidRPr="002646CB" w:rsidDel="0039799F">
          <w:rPr>
            <w:rFonts w:hint="eastAsia"/>
            <w:rPrChange w:id="585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</w:delText>
        </w:r>
        <w:r w:rsidR="00C80727" w:rsidRPr="002646CB" w:rsidDel="0039799F">
          <w:rPr>
            <w:rPrChange w:id="5856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C80727" w:rsidRPr="002646CB" w:rsidDel="0039799F">
          <w:rPr>
            <w:rFonts w:hint="eastAsia"/>
            <w:rPrChange w:id="585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계통연계운전</w:delText>
        </w:r>
        <w:r w:rsidR="00B547D7" w:rsidRPr="002646CB" w:rsidDel="0039799F">
          <w:rPr>
            <w:rPrChange w:id="5858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C80727" w:rsidRPr="002646CB" w:rsidDel="0039799F">
          <w:rPr>
            <w:rFonts w:hint="eastAsia"/>
            <w:rPrChange w:id="585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모드에서</w:delText>
        </w:r>
        <w:r w:rsidR="00C80727" w:rsidRPr="002646CB" w:rsidDel="0039799F">
          <w:rPr>
            <w:rPrChange w:id="5860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1C3C69" w:rsidRPr="002646CB" w:rsidDel="0039799F">
          <w:rPr>
            <w:rFonts w:hint="eastAsia"/>
            <w:rPrChange w:id="586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독립</w:delText>
        </w:r>
        <w:r w:rsidR="00C80727" w:rsidRPr="002646CB" w:rsidDel="0039799F">
          <w:rPr>
            <w:rFonts w:hint="eastAsia"/>
            <w:rPrChange w:id="586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B547D7" w:rsidRPr="002646CB" w:rsidDel="0039799F">
          <w:rPr>
            <w:rPrChange w:id="5863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C80727" w:rsidRPr="002646CB" w:rsidDel="0039799F">
          <w:rPr>
            <w:rFonts w:hint="eastAsia"/>
            <w:rPrChange w:id="586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모드로의</w:delText>
        </w:r>
        <w:r w:rsidR="00C80727" w:rsidRPr="002646CB" w:rsidDel="0039799F">
          <w:rPr>
            <w:rPrChange w:id="5865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C80727" w:rsidRPr="002646CB" w:rsidDel="0039799F">
          <w:rPr>
            <w:rFonts w:hint="eastAsia"/>
            <w:rPrChange w:id="586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B547D7" w:rsidRPr="002646CB" w:rsidDel="0039799F">
          <w:rPr>
            <w:rPrChange w:id="5867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C80727" w:rsidRPr="002646CB" w:rsidDel="0039799F">
          <w:rPr>
            <w:rFonts w:hint="eastAsia"/>
            <w:rPrChange w:id="586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</w:delText>
        </w:r>
        <w:r w:rsidR="00C80727" w:rsidRPr="002646CB" w:rsidDel="0039799F">
          <w:rPr>
            <w:rPrChange w:id="5869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C80727" w:rsidRPr="002646CB" w:rsidDel="0039799F">
          <w:rPr>
            <w:rFonts w:hint="eastAsia"/>
            <w:rPrChange w:id="587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전환</w:delText>
        </w:r>
        <w:r w:rsidR="00C80727" w:rsidRPr="002646CB" w:rsidDel="0039799F">
          <w:rPr>
            <w:rPrChange w:id="5871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C80727" w:rsidRPr="002646CB" w:rsidDel="0039799F">
          <w:rPr>
            <w:rFonts w:hint="eastAsia"/>
            <w:rPrChange w:id="587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</w:delText>
        </w:r>
        <w:r w:rsidR="00C80727" w:rsidRPr="002646CB" w:rsidDel="0039799F">
          <w:rPr>
            <w:rPrChange w:id="5873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C80727" w:rsidRPr="002646CB" w:rsidDel="0039799F">
          <w:rPr>
            <w:rFonts w:hint="eastAsia"/>
            <w:rPrChange w:id="587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일반적인</w:delText>
        </w:r>
        <w:r w:rsidR="00C80727" w:rsidRPr="002646CB" w:rsidDel="0039799F">
          <w:rPr>
            <w:rPrChange w:id="5875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C80727" w:rsidRPr="002646CB" w:rsidDel="0039799F">
          <w:rPr>
            <w:rFonts w:hint="eastAsia"/>
            <w:rPrChange w:id="587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특성은</w:delText>
        </w:r>
        <w:r w:rsidR="00C80727" w:rsidRPr="002646CB" w:rsidDel="0039799F">
          <w:rPr>
            <w:rPrChange w:id="5877" w:author="ETRI-김종원" w:date="2019-12-10T10:44:00Z">
              <w:rPr>
                <w:color w:val="000000" w:themeColor="text1"/>
              </w:rPr>
            </w:rPrChange>
          </w:rPr>
          <w:delText xml:space="preserve"> IEC TS 62898-2</w:delText>
        </w:r>
        <w:r w:rsidR="00C80727" w:rsidRPr="002646CB" w:rsidDel="0039799F">
          <w:rPr>
            <w:rFonts w:hint="eastAsia"/>
            <w:rPrChange w:id="587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</w:delText>
        </w:r>
        <w:r w:rsidR="00C80727" w:rsidRPr="002646CB" w:rsidDel="0039799F">
          <w:rPr>
            <w:rPrChange w:id="5879" w:author="ETRI-김종원" w:date="2019-12-10T10:44:00Z">
              <w:rPr>
                <w:color w:val="000000" w:themeColor="text1"/>
              </w:rPr>
            </w:rPrChange>
          </w:rPr>
          <w:delText xml:space="preserve"> 4.2.4.2 </w:delText>
        </w:r>
        <w:r w:rsidR="00C80727" w:rsidRPr="002646CB" w:rsidDel="0039799F">
          <w:rPr>
            <w:rFonts w:hint="eastAsia"/>
            <w:rPrChange w:id="588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절에</w:delText>
        </w:r>
        <w:r w:rsidR="00C80727" w:rsidRPr="002646CB" w:rsidDel="0039799F">
          <w:rPr>
            <w:rPrChange w:id="5881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C80727" w:rsidRPr="002646CB" w:rsidDel="0039799F">
          <w:rPr>
            <w:rFonts w:hint="eastAsia"/>
            <w:rPrChange w:id="588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정의되어</w:delText>
        </w:r>
        <w:r w:rsidR="00C80727" w:rsidRPr="002646CB" w:rsidDel="0039799F">
          <w:rPr>
            <w:rPrChange w:id="5883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C80727" w:rsidRPr="002646CB" w:rsidDel="0039799F">
          <w:rPr>
            <w:rFonts w:hint="eastAsia"/>
            <w:rPrChange w:id="588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있는</w:delText>
        </w:r>
        <w:r w:rsidR="00C80727" w:rsidRPr="002646CB" w:rsidDel="0039799F">
          <w:rPr>
            <w:rPrChange w:id="5885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C80727" w:rsidRPr="002646CB" w:rsidDel="0039799F">
          <w:rPr>
            <w:rFonts w:hint="eastAsia"/>
            <w:rPrChange w:id="588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내용을</w:delText>
        </w:r>
        <w:r w:rsidR="00C80727" w:rsidRPr="002646CB" w:rsidDel="0039799F">
          <w:rPr>
            <w:rPrChange w:id="5887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C80727" w:rsidRPr="002646CB" w:rsidDel="0039799F">
          <w:rPr>
            <w:rFonts w:hint="eastAsia"/>
            <w:rPrChange w:id="588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준용한다</w:delText>
        </w:r>
        <w:r w:rsidR="00C80727" w:rsidRPr="002646CB" w:rsidDel="0039799F">
          <w:rPr>
            <w:rPrChange w:id="5889" w:author="ETRI-김종원" w:date="2019-12-10T10:44:00Z">
              <w:rPr>
                <w:color w:val="000000" w:themeColor="text1"/>
              </w:rPr>
            </w:rPrChange>
          </w:rPr>
          <w:delText>.</w:delText>
        </w:r>
        <w:bookmarkStart w:id="5890" w:name="_Toc21525121"/>
        <w:bookmarkStart w:id="5891" w:name="_Toc23141960"/>
        <w:bookmarkStart w:id="5892" w:name="_Toc23173206"/>
        <w:bookmarkStart w:id="5893" w:name="_Toc23188981"/>
        <w:bookmarkStart w:id="5894" w:name="_Toc23191359"/>
        <w:bookmarkStart w:id="5895" w:name="_Toc23244377"/>
        <w:bookmarkStart w:id="5896" w:name="_Toc23793907"/>
        <w:bookmarkStart w:id="5897" w:name="_Toc23794230"/>
        <w:bookmarkStart w:id="5898" w:name="_Toc23794553"/>
        <w:bookmarkStart w:id="5899" w:name="_Toc23795398"/>
        <w:bookmarkStart w:id="5900" w:name="_Toc23839775"/>
        <w:bookmarkStart w:id="5901" w:name="_Toc26200564"/>
        <w:bookmarkStart w:id="5902" w:name="_Toc26867661"/>
        <w:bookmarkEnd w:id="5890"/>
        <w:bookmarkEnd w:id="5891"/>
        <w:bookmarkEnd w:id="5892"/>
        <w:bookmarkEnd w:id="5893"/>
        <w:bookmarkEnd w:id="5894"/>
        <w:bookmarkEnd w:id="5895"/>
        <w:bookmarkEnd w:id="5896"/>
        <w:bookmarkEnd w:id="5897"/>
        <w:bookmarkEnd w:id="5898"/>
        <w:bookmarkEnd w:id="5899"/>
        <w:bookmarkEnd w:id="5900"/>
        <w:bookmarkEnd w:id="5901"/>
        <w:bookmarkEnd w:id="5902"/>
      </w:del>
    </w:p>
    <w:p w14:paraId="3E8BE979" w14:textId="39A5F2A9" w:rsidR="00BF4D3D" w:rsidRPr="002646CB" w:rsidDel="0039799F" w:rsidRDefault="00BF4D3D" w:rsidP="00BF4D3D">
      <w:pPr>
        <w:rPr>
          <w:del w:id="5903" w:author="박 진상" w:date="2019-10-08T05:43:00Z"/>
          <w:rPrChange w:id="5904" w:author="ETRI-김종원" w:date="2019-12-10T10:44:00Z">
            <w:rPr>
              <w:del w:id="5905" w:author="박 진상" w:date="2019-10-08T05:43:00Z"/>
              <w:color w:val="FF0000"/>
            </w:rPr>
          </w:rPrChange>
        </w:rPr>
      </w:pPr>
      <w:bookmarkStart w:id="5906" w:name="_Toc21525122"/>
      <w:bookmarkStart w:id="5907" w:name="_Toc23141961"/>
      <w:bookmarkStart w:id="5908" w:name="_Toc23173207"/>
      <w:bookmarkStart w:id="5909" w:name="_Toc23188982"/>
      <w:bookmarkStart w:id="5910" w:name="_Toc23191360"/>
      <w:bookmarkStart w:id="5911" w:name="_Toc23244378"/>
      <w:bookmarkStart w:id="5912" w:name="_Toc23793908"/>
      <w:bookmarkStart w:id="5913" w:name="_Toc23794231"/>
      <w:bookmarkStart w:id="5914" w:name="_Toc23794554"/>
      <w:bookmarkStart w:id="5915" w:name="_Toc23795399"/>
      <w:bookmarkStart w:id="5916" w:name="_Toc23839776"/>
      <w:bookmarkStart w:id="5917" w:name="_Toc26200565"/>
      <w:bookmarkStart w:id="5918" w:name="_Toc26867662"/>
      <w:bookmarkEnd w:id="5906"/>
      <w:bookmarkEnd w:id="5907"/>
      <w:bookmarkEnd w:id="5908"/>
      <w:bookmarkEnd w:id="5909"/>
      <w:bookmarkEnd w:id="5910"/>
      <w:bookmarkEnd w:id="5911"/>
      <w:bookmarkEnd w:id="5912"/>
      <w:bookmarkEnd w:id="5913"/>
      <w:bookmarkEnd w:id="5914"/>
      <w:bookmarkEnd w:id="5915"/>
      <w:bookmarkEnd w:id="5916"/>
      <w:bookmarkEnd w:id="5917"/>
      <w:bookmarkEnd w:id="5918"/>
    </w:p>
    <w:p w14:paraId="1888AECF" w14:textId="5E496D65" w:rsidR="009F1628" w:rsidRPr="002646CB" w:rsidDel="0039799F" w:rsidRDefault="00E742FA" w:rsidP="009F1628">
      <w:pPr>
        <w:rPr>
          <w:del w:id="5919" w:author="박 진상" w:date="2019-10-08T05:43:00Z"/>
          <w:rPrChange w:id="5920" w:author="ETRI-김종원" w:date="2019-12-10T10:44:00Z">
            <w:rPr>
              <w:del w:id="5921" w:author="박 진상" w:date="2019-10-08T05:43:00Z"/>
              <w:color w:val="000000" w:themeColor="text1"/>
            </w:rPr>
          </w:rPrChange>
        </w:rPr>
      </w:pPr>
      <w:del w:id="5922" w:author="박 진상" w:date="2019-10-08T05:43:00Z">
        <w:r w:rsidRPr="002646CB" w:rsidDel="0039799F">
          <w:delText>CES-MG</w:delText>
        </w:r>
        <w:r w:rsidR="009F1628" w:rsidRPr="002646CB" w:rsidDel="0039799F">
          <w:rPr>
            <w:rFonts w:hint="eastAsia"/>
            <w:rPrChange w:id="592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가</w:delText>
        </w:r>
        <w:r w:rsidR="009F1628" w:rsidRPr="002646CB" w:rsidDel="0039799F">
          <w:rPr>
            <w:rPrChange w:id="5924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1C3C69" w:rsidRPr="002646CB" w:rsidDel="0039799F">
          <w:rPr>
            <w:rFonts w:hint="eastAsia"/>
            <w:rPrChange w:id="592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독립</w:delText>
        </w:r>
        <w:r w:rsidR="009F1628" w:rsidRPr="002646CB" w:rsidDel="0039799F">
          <w:rPr>
            <w:rFonts w:hint="eastAsia"/>
            <w:rPrChange w:id="592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B547D7" w:rsidRPr="002646CB" w:rsidDel="0039799F">
          <w:rPr>
            <w:rPrChange w:id="5927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592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</w:delText>
        </w:r>
        <w:r w:rsidR="009F1628" w:rsidRPr="002646CB" w:rsidDel="0039799F">
          <w:rPr>
            <w:rPrChange w:id="5929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593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</w:delText>
        </w:r>
        <w:r w:rsidR="009F1628" w:rsidRPr="002646CB" w:rsidDel="0039799F">
          <w:rPr>
            <w:rPrChange w:id="5931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866CAB" w:rsidRPr="002646CB" w:rsidDel="0039799F">
          <w:rPr>
            <w:rPrChange w:id="5932" w:author="ETRI-김종원" w:date="2019-12-10T10:44:00Z">
              <w:rPr>
                <w:color w:val="000000" w:themeColor="text1"/>
              </w:rPr>
            </w:rPrChange>
          </w:rPr>
          <w:delText>CHP</w:delText>
        </w:r>
        <w:r w:rsidR="009F1628" w:rsidRPr="002646CB" w:rsidDel="0039799F">
          <w:rPr>
            <w:rFonts w:hint="eastAsia"/>
            <w:rPrChange w:id="593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에</w:delText>
        </w:r>
        <w:r w:rsidR="009F1628" w:rsidRPr="002646CB" w:rsidDel="0039799F">
          <w:rPr>
            <w:rPrChange w:id="5934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593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의해</w:delText>
        </w:r>
        <w:r w:rsidR="009F1628" w:rsidRPr="002646CB" w:rsidDel="0039799F">
          <w:rPr>
            <w:rPrChange w:id="5936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593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기동</w:delText>
        </w:r>
        <w:r w:rsidR="009F1628" w:rsidRPr="002646CB" w:rsidDel="0039799F">
          <w:rPr>
            <w:rPrChange w:id="5938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593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주파수를</w:delText>
        </w:r>
        <w:r w:rsidR="009F1628" w:rsidRPr="002646CB" w:rsidDel="0039799F">
          <w:rPr>
            <w:rPrChange w:id="5940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594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공급받을</w:delText>
        </w:r>
        <w:r w:rsidR="009F1628" w:rsidRPr="002646CB" w:rsidDel="0039799F">
          <w:rPr>
            <w:rPrChange w:id="5942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594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수</w:delText>
        </w:r>
        <w:r w:rsidR="009F1628" w:rsidRPr="002646CB" w:rsidDel="0039799F">
          <w:rPr>
            <w:rPrChange w:id="5944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594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있는</w:delText>
        </w:r>
        <w:r w:rsidR="009F1628" w:rsidRPr="002646CB" w:rsidDel="0039799F">
          <w:rPr>
            <w:rPrChange w:id="5946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594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의도적인</w:delText>
        </w:r>
        <w:r w:rsidR="009F1628" w:rsidRPr="002646CB" w:rsidDel="0039799F">
          <w:rPr>
            <w:rPrChange w:id="5948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594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B547D7" w:rsidRPr="002646CB" w:rsidDel="0039799F">
          <w:rPr>
            <w:rPrChange w:id="5950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595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</w:delText>
        </w:r>
        <w:r w:rsidR="009F1628" w:rsidRPr="002646CB" w:rsidDel="0039799F">
          <w:rPr>
            <w:rPrChange w:id="5952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595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전환</w:delText>
        </w:r>
        <w:r w:rsidR="009F1628" w:rsidRPr="002646CB" w:rsidDel="0039799F">
          <w:rPr>
            <w:rPrChange w:id="5954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595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시에는</w:delText>
        </w:r>
        <w:r w:rsidR="009F1628" w:rsidRPr="002646CB" w:rsidDel="0039799F">
          <w:rPr>
            <w:rPrChange w:id="5956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595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다음</w:delText>
        </w:r>
        <w:r w:rsidR="009F1628" w:rsidRPr="002646CB" w:rsidDel="0039799F">
          <w:rPr>
            <w:rPrChange w:id="5958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595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절차를</w:delText>
        </w:r>
        <w:r w:rsidR="009F1628" w:rsidRPr="002646CB" w:rsidDel="0039799F">
          <w:rPr>
            <w:rPrChange w:id="5960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596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따를</w:delText>
        </w:r>
        <w:r w:rsidR="009F1628" w:rsidRPr="002646CB" w:rsidDel="0039799F">
          <w:rPr>
            <w:rPrChange w:id="5962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596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수</w:delText>
        </w:r>
        <w:r w:rsidR="009F1628" w:rsidRPr="002646CB" w:rsidDel="0039799F">
          <w:rPr>
            <w:rPrChange w:id="5964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596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있다</w:delText>
        </w:r>
        <w:r w:rsidR="009F1628" w:rsidRPr="002646CB" w:rsidDel="0039799F">
          <w:rPr>
            <w:rPrChange w:id="5966" w:author="ETRI-김종원" w:date="2019-12-10T10:44:00Z">
              <w:rPr>
                <w:color w:val="000000" w:themeColor="text1"/>
              </w:rPr>
            </w:rPrChange>
          </w:rPr>
          <w:delText>.</w:delText>
        </w:r>
        <w:bookmarkStart w:id="5967" w:name="_Toc21525123"/>
        <w:bookmarkStart w:id="5968" w:name="_Toc23141962"/>
        <w:bookmarkStart w:id="5969" w:name="_Toc23173208"/>
        <w:bookmarkStart w:id="5970" w:name="_Toc23188983"/>
        <w:bookmarkStart w:id="5971" w:name="_Toc23191361"/>
        <w:bookmarkStart w:id="5972" w:name="_Toc23244379"/>
        <w:bookmarkStart w:id="5973" w:name="_Toc23793909"/>
        <w:bookmarkStart w:id="5974" w:name="_Toc23794232"/>
        <w:bookmarkStart w:id="5975" w:name="_Toc23794555"/>
        <w:bookmarkStart w:id="5976" w:name="_Toc23795400"/>
        <w:bookmarkStart w:id="5977" w:name="_Toc23839777"/>
        <w:bookmarkStart w:id="5978" w:name="_Toc26200566"/>
        <w:bookmarkStart w:id="5979" w:name="_Toc26867663"/>
        <w:bookmarkEnd w:id="5967"/>
        <w:bookmarkEnd w:id="5968"/>
        <w:bookmarkEnd w:id="5969"/>
        <w:bookmarkEnd w:id="5970"/>
        <w:bookmarkEnd w:id="5971"/>
        <w:bookmarkEnd w:id="5972"/>
        <w:bookmarkEnd w:id="5973"/>
        <w:bookmarkEnd w:id="5974"/>
        <w:bookmarkEnd w:id="5975"/>
        <w:bookmarkEnd w:id="5976"/>
        <w:bookmarkEnd w:id="5977"/>
        <w:bookmarkEnd w:id="5978"/>
        <w:bookmarkEnd w:id="5979"/>
      </w:del>
    </w:p>
    <w:p w14:paraId="4EA70B99" w14:textId="41F6A1AB" w:rsidR="009F1628" w:rsidRPr="002646CB" w:rsidDel="0039799F" w:rsidRDefault="009F1628" w:rsidP="009F1628">
      <w:pPr>
        <w:rPr>
          <w:del w:id="5980" w:author="박 진상" w:date="2019-10-08T05:43:00Z"/>
          <w:rPrChange w:id="5981" w:author="ETRI-김종원" w:date="2019-12-10T10:44:00Z">
            <w:rPr>
              <w:del w:id="5982" w:author="박 진상" w:date="2019-10-08T05:43:00Z"/>
              <w:color w:val="000000" w:themeColor="text1"/>
            </w:rPr>
          </w:rPrChange>
        </w:rPr>
      </w:pPr>
      <w:bookmarkStart w:id="5983" w:name="_Toc21525124"/>
      <w:bookmarkStart w:id="5984" w:name="_Toc23141963"/>
      <w:bookmarkStart w:id="5985" w:name="_Toc23173209"/>
      <w:bookmarkStart w:id="5986" w:name="_Toc23188984"/>
      <w:bookmarkStart w:id="5987" w:name="_Toc23191362"/>
      <w:bookmarkStart w:id="5988" w:name="_Toc23244380"/>
      <w:bookmarkStart w:id="5989" w:name="_Toc23793910"/>
      <w:bookmarkStart w:id="5990" w:name="_Toc23794233"/>
      <w:bookmarkStart w:id="5991" w:name="_Toc23794556"/>
      <w:bookmarkStart w:id="5992" w:name="_Toc23795401"/>
      <w:bookmarkStart w:id="5993" w:name="_Toc23839778"/>
      <w:bookmarkStart w:id="5994" w:name="_Toc26200567"/>
      <w:bookmarkStart w:id="5995" w:name="_Toc26867664"/>
      <w:bookmarkEnd w:id="5983"/>
      <w:bookmarkEnd w:id="5984"/>
      <w:bookmarkEnd w:id="5985"/>
      <w:bookmarkEnd w:id="5986"/>
      <w:bookmarkEnd w:id="5987"/>
      <w:bookmarkEnd w:id="5988"/>
      <w:bookmarkEnd w:id="5989"/>
      <w:bookmarkEnd w:id="5990"/>
      <w:bookmarkEnd w:id="5991"/>
      <w:bookmarkEnd w:id="5992"/>
      <w:bookmarkEnd w:id="5993"/>
      <w:bookmarkEnd w:id="5994"/>
      <w:bookmarkEnd w:id="5995"/>
    </w:p>
    <w:p w14:paraId="7974C299" w14:textId="0A535BE7" w:rsidR="0005775E" w:rsidRPr="002646CB" w:rsidDel="0039799F" w:rsidRDefault="00255D3C" w:rsidP="00737668">
      <w:pPr>
        <w:pStyle w:val="af6"/>
        <w:numPr>
          <w:ilvl w:val="0"/>
          <w:numId w:val="19"/>
        </w:numPr>
        <w:ind w:leftChars="0"/>
        <w:rPr>
          <w:del w:id="5996" w:author="박 진상" w:date="2019-10-08T05:43:00Z"/>
          <w:rPrChange w:id="5997" w:author="ETRI-김종원" w:date="2019-12-10T10:44:00Z">
            <w:rPr>
              <w:del w:id="5998" w:author="박 진상" w:date="2019-10-08T05:43:00Z"/>
              <w:color w:val="000000" w:themeColor="text1"/>
            </w:rPr>
          </w:rPrChange>
        </w:rPr>
      </w:pPr>
      <w:del w:id="5999" w:author="박 진상" w:date="2019-10-08T05:43:00Z">
        <w:r w:rsidRPr="002646CB" w:rsidDel="0039799F">
          <w:rPr>
            <w:rPrChange w:id="6000" w:author="ETRI-김종원" w:date="2019-12-10T10:44:00Z">
              <w:rPr>
                <w:color w:val="000000" w:themeColor="text1"/>
              </w:rPr>
            </w:rPrChange>
          </w:rPr>
          <w:delText xml:space="preserve">1 </w:delText>
        </w:r>
        <w:r w:rsidRPr="002646CB" w:rsidDel="0039799F">
          <w:rPr>
            <w:rFonts w:hint="eastAsia"/>
            <w:rPrChange w:id="600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39799F">
          <w:rPr>
            <w:rPrChange w:id="6002" w:author="ETRI-김종원" w:date="2019-12-10T10:44:00Z">
              <w:rPr>
                <w:color w:val="000000" w:themeColor="text1"/>
              </w:rPr>
            </w:rPrChange>
          </w:rPr>
          <w:delText xml:space="preserve"> : </w:delText>
        </w:r>
        <w:r w:rsidR="0005775E" w:rsidRPr="002646CB" w:rsidDel="0039799F">
          <w:rPr>
            <w:rFonts w:hint="eastAsia"/>
            <w:rPrChange w:id="600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적정</w:delText>
        </w:r>
        <w:r w:rsidR="0005775E" w:rsidRPr="002646CB" w:rsidDel="0039799F">
          <w:rPr>
            <w:rPrChange w:id="6004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05775E" w:rsidRPr="002646CB" w:rsidDel="0039799F">
          <w:rPr>
            <w:rFonts w:hint="eastAsia"/>
            <w:rPrChange w:id="600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범위</w:delText>
        </w:r>
        <w:r w:rsidR="0005775E" w:rsidRPr="002646CB" w:rsidDel="0039799F">
          <w:rPr>
            <w:rPrChange w:id="6006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05775E" w:rsidRPr="002646CB" w:rsidDel="0039799F">
          <w:rPr>
            <w:rFonts w:hint="eastAsia"/>
            <w:rPrChange w:id="600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내로의</w:delText>
        </w:r>
        <w:r w:rsidR="00EE0865" w:rsidRPr="002646CB" w:rsidDel="0039799F">
          <w:rPr>
            <w:rPrChange w:id="6008" w:author="ETRI-김종원" w:date="2019-12-10T10:44:00Z">
              <w:rPr>
                <w:color w:val="000000" w:themeColor="text1"/>
              </w:rPr>
            </w:rPrChange>
          </w:rPr>
          <w:delText xml:space="preserve"> EES</w:delText>
        </w:r>
        <w:r w:rsidR="00EE0865" w:rsidRPr="002646CB" w:rsidDel="0039799F">
          <w:rPr>
            <w:rFonts w:hint="eastAsia"/>
            <w:rPrChange w:id="600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시스템</w:delText>
        </w:r>
        <w:r w:rsidR="0005775E" w:rsidRPr="002646CB" w:rsidDel="0039799F">
          <w:rPr>
            <w:rPrChange w:id="6010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21484A" w:rsidRPr="002646CB" w:rsidDel="0039799F">
          <w:rPr>
            <w:rFonts w:hint="eastAsia"/>
            <w:rPrChange w:id="601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충전</w:delText>
        </w:r>
        <w:r w:rsidR="0021484A" w:rsidRPr="002646CB" w:rsidDel="0039799F">
          <w:rPr>
            <w:rPrChange w:id="6012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21484A" w:rsidRPr="002646CB" w:rsidDel="0039799F">
          <w:rPr>
            <w:rFonts w:hint="eastAsia"/>
            <w:rPrChange w:id="601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상태</w:delText>
        </w:r>
        <w:r w:rsidR="0021484A" w:rsidRPr="002646CB" w:rsidDel="0039799F">
          <w:rPr>
            <w:rPrChange w:id="6014" w:author="ETRI-김종원" w:date="2019-12-10T10:44:00Z">
              <w:rPr>
                <w:color w:val="000000" w:themeColor="text1"/>
              </w:rPr>
            </w:rPrChange>
          </w:rPr>
          <w:delText>(</w:delText>
        </w:r>
        <w:r w:rsidR="0005775E" w:rsidRPr="002646CB" w:rsidDel="0039799F">
          <w:rPr>
            <w:rPrChange w:id="6015" w:author="ETRI-김종원" w:date="2019-12-10T10:44:00Z">
              <w:rPr>
                <w:color w:val="000000" w:themeColor="text1"/>
              </w:rPr>
            </w:rPrChange>
          </w:rPr>
          <w:delText>SoC</w:delText>
        </w:r>
        <w:r w:rsidR="0021484A" w:rsidRPr="002646CB" w:rsidDel="0039799F">
          <w:rPr>
            <w:rPrChange w:id="6016" w:author="ETRI-김종원" w:date="2019-12-10T10:44:00Z">
              <w:rPr>
                <w:color w:val="000000" w:themeColor="text1"/>
              </w:rPr>
            </w:rPrChange>
          </w:rPr>
          <w:delText>, state of charge)</w:delText>
        </w:r>
        <w:r w:rsidR="0005775E" w:rsidRPr="002646CB" w:rsidDel="0039799F">
          <w:rPr>
            <w:rPrChange w:id="6017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05775E" w:rsidRPr="002646CB" w:rsidDel="0039799F">
          <w:rPr>
            <w:rFonts w:hint="eastAsia"/>
            <w:rPrChange w:id="601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유지</w:delText>
        </w:r>
        <w:bookmarkStart w:id="6019" w:name="_Toc21525125"/>
        <w:bookmarkStart w:id="6020" w:name="_Toc23141964"/>
        <w:bookmarkStart w:id="6021" w:name="_Toc23173210"/>
        <w:bookmarkStart w:id="6022" w:name="_Toc23188985"/>
        <w:bookmarkStart w:id="6023" w:name="_Toc23191363"/>
        <w:bookmarkStart w:id="6024" w:name="_Toc23244381"/>
        <w:bookmarkStart w:id="6025" w:name="_Toc23793911"/>
        <w:bookmarkStart w:id="6026" w:name="_Toc23794234"/>
        <w:bookmarkStart w:id="6027" w:name="_Toc23794557"/>
        <w:bookmarkStart w:id="6028" w:name="_Toc23795402"/>
        <w:bookmarkStart w:id="6029" w:name="_Toc23839779"/>
        <w:bookmarkStart w:id="6030" w:name="_Toc26200568"/>
        <w:bookmarkStart w:id="6031" w:name="_Toc26867665"/>
        <w:bookmarkEnd w:id="6019"/>
        <w:bookmarkEnd w:id="6020"/>
        <w:bookmarkEnd w:id="6021"/>
        <w:bookmarkEnd w:id="6022"/>
        <w:bookmarkEnd w:id="6023"/>
        <w:bookmarkEnd w:id="6024"/>
        <w:bookmarkEnd w:id="6025"/>
        <w:bookmarkEnd w:id="6026"/>
        <w:bookmarkEnd w:id="6027"/>
        <w:bookmarkEnd w:id="6028"/>
        <w:bookmarkEnd w:id="6029"/>
        <w:bookmarkEnd w:id="6030"/>
        <w:bookmarkEnd w:id="6031"/>
      </w:del>
    </w:p>
    <w:p w14:paraId="0F5A5581" w14:textId="1D5D4836" w:rsidR="0005775E" w:rsidRPr="002646CB" w:rsidDel="0039799F" w:rsidRDefault="00255D3C" w:rsidP="00737668">
      <w:pPr>
        <w:pStyle w:val="af6"/>
        <w:numPr>
          <w:ilvl w:val="0"/>
          <w:numId w:val="19"/>
        </w:numPr>
        <w:ind w:leftChars="0"/>
        <w:rPr>
          <w:del w:id="6032" w:author="박 진상" w:date="2019-10-08T05:43:00Z"/>
          <w:rPrChange w:id="6033" w:author="ETRI-김종원" w:date="2019-12-10T10:44:00Z">
            <w:rPr>
              <w:del w:id="6034" w:author="박 진상" w:date="2019-10-08T05:43:00Z"/>
              <w:color w:val="000000" w:themeColor="text1"/>
            </w:rPr>
          </w:rPrChange>
        </w:rPr>
      </w:pPr>
      <w:del w:id="6035" w:author="박 진상" w:date="2019-10-08T05:43:00Z">
        <w:r w:rsidRPr="002646CB" w:rsidDel="0039799F">
          <w:rPr>
            <w:rPrChange w:id="6036" w:author="ETRI-김종원" w:date="2019-12-10T10:44:00Z">
              <w:rPr>
                <w:color w:val="000000" w:themeColor="text1"/>
              </w:rPr>
            </w:rPrChange>
          </w:rPr>
          <w:delText xml:space="preserve">2 </w:delText>
        </w:r>
        <w:r w:rsidRPr="002646CB" w:rsidDel="0039799F">
          <w:rPr>
            <w:rFonts w:hint="eastAsia"/>
            <w:rPrChange w:id="603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39799F">
          <w:rPr>
            <w:rPrChange w:id="6038" w:author="ETRI-김종원" w:date="2019-12-10T10:44:00Z">
              <w:rPr>
                <w:color w:val="000000" w:themeColor="text1"/>
              </w:rPr>
            </w:rPrChange>
          </w:rPr>
          <w:delText xml:space="preserve"> : </w:delText>
        </w:r>
        <w:r w:rsidR="0005775E" w:rsidRPr="002646CB" w:rsidDel="0039799F">
          <w:rPr>
            <w:rPrChange w:id="6039" w:author="ETRI-김종원" w:date="2019-12-10T10:44:00Z">
              <w:rPr>
                <w:color w:val="000000" w:themeColor="text1"/>
              </w:rPr>
            </w:rPrChange>
          </w:rPr>
          <w:delText>PCS</w:delText>
        </w:r>
        <w:r w:rsidR="0005775E" w:rsidRPr="002646CB" w:rsidDel="0039799F">
          <w:rPr>
            <w:rFonts w:hint="eastAsia"/>
            <w:rPrChange w:id="604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</w:delText>
        </w:r>
        <w:r w:rsidR="0005775E" w:rsidRPr="002646CB" w:rsidDel="0039799F">
          <w:rPr>
            <w:rPrChange w:id="6041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05775E" w:rsidRPr="002646CB" w:rsidDel="0039799F">
          <w:rPr>
            <w:rFonts w:hint="eastAsia"/>
            <w:rPrChange w:id="604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정전류</w:delText>
        </w:r>
        <w:r w:rsidR="0005775E" w:rsidRPr="002646CB" w:rsidDel="0039799F">
          <w:rPr>
            <w:rPrChange w:id="6043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05775E" w:rsidRPr="002646CB" w:rsidDel="0039799F">
          <w:rPr>
            <w:rFonts w:hint="eastAsia"/>
            <w:rPrChange w:id="604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모드로의</w:delText>
        </w:r>
        <w:r w:rsidR="0005775E" w:rsidRPr="002646CB" w:rsidDel="0039799F">
          <w:rPr>
            <w:rPrChange w:id="6045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05775E" w:rsidRPr="002646CB" w:rsidDel="0039799F">
          <w:rPr>
            <w:rFonts w:hint="eastAsia"/>
            <w:rPrChange w:id="604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전환</w:delText>
        </w:r>
        <w:bookmarkStart w:id="6047" w:name="_Toc21525126"/>
        <w:bookmarkStart w:id="6048" w:name="_Toc23141965"/>
        <w:bookmarkStart w:id="6049" w:name="_Toc23173211"/>
        <w:bookmarkStart w:id="6050" w:name="_Toc23188986"/>
        <w:bookmarkStart w:id="6051" w:name="_Toc23191364"/>
        <w:bookmarkStart w:id="6052" w:name="_Toc23244382"/>
        <w:bookmarkStart w:id="6053" w:name="_Toc23793912"/>
        <w:bookmarkStart w:id="6054" w:name="_Toc23794235"/>
        <w:bookmarkStart w:id="6055" w:name="_Toc23794558"/>
        <w:bookmarkStart w:id="6056" w:name="_Toc23795403"/>
        <w:bookmarkStart w:id="6057" w:name="_Toc23839780"/>
        <w:bookmarkStart w:id="6058" w:name="_Toc26200569"/>
        <w:bookmarkStart w:id="6059" w:name="_Toc26867666"/>
        <w:bookmarkEnd w:id="6047"/>
        <w:bookmarkEnd w:id="6048"/>
        <w:bookmarkEnd w:id="6049"/>
        <w:bookmarkEnd w:id="6050"/>
        <w:bookmarkEnd w:id="6051"/>
        <w:bookmarkEnd w:id="6052"/>
        <w:bookmarkEnd w:id="6053"/>
        <w:bookmarkEnd w:id="6054"/>
        <w:bookmarkEnd w:id="6055"/>
        <w:bookmarkEnd w:id="6056"/>
        <w:bookmarkEnd w:id="6057"/>
        <w:bookmarkEnd w:id="6058"/>
        <w:bookmarkEnd w:id="6059"/>
      </w:del>
    </w:p>
    <w:p w14:paraId="178EFB53" w14:textId="7872B802" w:rsidR="0005775E" w:rsidRPr="002646CB" w:rsidDel="0039799F" w:rsidRDefault="00255D3C" w:rsidP="00737668">
      <w:pPr>
        <w:pStyle w:val="af6"/>
        <w:numPr>
          <w:ilvl w:val="0"/>
          <w:numId w:val="19"/>
        </w:numPr>
        <w:ind w:leftChars="0"/>
        <w:rPr>
          <w:del w:id="6060" w:author="박 진상" w:date="2019-10-08T05:43:00Z"/>
          <w:rPrChange w:id="6061" w:author="ETRI-김종원" w:date="2019-12-10T10:44:00Z">
            <w:rPr>
              <w:del w:id="6062" w:author="박 진상" w:date="2019-10-08T05:43:00Z"/>
              <w:color w:val="000000" w:themeColor="text1"/>
            </w:rPr>
          </w:rPrChange>
        </w:rPr>
      </w:pPr>
      <w:del w:id="6063" w:author="박 진상" w:date="2019-10-08T05:43:00Z">
        <w:r w:rsidRPr="002646CB" w:rsidDel="0039799F">
          <w:rPr>
            <w:rPrChange w:id="6064" w:author="ETRI-김종원" w:date="2019-12-10T10:44:00Z">
              <w:rPr>
                <w:color w:val="000000" w:themeColor="text1"/>
              </w:rPr>
            </w:rPrChange>
          </w:rPr>
          <w:delText xml:space="preserve">3 </w:delText>
        </w:r>
        <w:r w:rsidRPr="002646CB" w:rsidDel="0039799F">
          <w:rPr>
            <w:rFonts w:hint="eastAsia"/>
            <w:rPrChange w:id="606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39799F">
          <w:rPr>
            <w:rPrChange w:id="6066" w:author="ETRI-김종원" w:date="2019-12-10T10:44:00Z">
              <w:rPr>
                <w:color w:val="000000" w:themeColor="text1"/>
              </w:rPr>
            </w:rPrChange>
          </w:rPr>
          <w:delText xml:space="preserve"> : </w:delText>
        </w:r>
        <w:r w:rsidR="001C3C69" w:rsidRPr="002646CB" w:rsidDel="0039799F">
          <w:rPr>
            <w:rFonts w:hint="eastAsia"/>
            <w:rPrChange w:id="606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독립</w:delText>
        </w:r>
        <w:r w:rsidR="0005775E" w:rsidRPr="002646CB" w:rsidDel="0039799F">
          <w:rPr>
            <w:rFonts w:hint="eastAsia"/>
            <w:rPrChange w:id="606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B547D7" w:rsidRPr="002646CB" w:rsidDel="0039799F">
          <w:rPr>
            <w:rPrChange w:id="6069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05775E" w:rsidRPr="002646CB" w:rsidDel="0039799F">
          <w:rPr>
            <w:rFonts w:hint="eastAsia"/>
            <w:rPrChange w:id="607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</w:delText>
        </w:r>
        <w:r w:rsidR="0005775E" w:rsidRPr="002646CB" w:rsidDel="0039799F">
          <w:rPr>
            <w:rPrChange w:id="6071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05775E" w:rsidRPr="002646CB" w:rsidDel="0039799F">
          <w:rPr>
            <w:rFonts w:hint="eastAsia"/>
            <w:rPrChange w:id="607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전환을</w:delText>
        </w:r>
        <w:r w:rsidR="0005775E" w:rsidRPr="002646CB" w:rsidDel="0039799F">
          <w:rPr>
            <w:rPrChange w:id="6073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05775E" w:rsidRPr="002646CB" w:rsidDel="0039799F">
          <w:rPr>
            <w:rFonts w:hint="eastAsia"/>
            <w:rPrChange w:id="607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위한</w:delText>
        </w:r>
        <w:r w:rsidR="0005775E" w:rsidRPr="002646CB" w:rsidDel="0039799F">
          <w:rPr>
            <w:rPrChange w:id="6075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05775E" w:rsidRPr="002646CB" w:rsidDel="0039799F">
          <w:rPr>
            <w:rFonts w:hint="eastAsia"/>
            <w:rPrChange w:id="607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전력</w:delText>
        </w:r>
        <w:r w:rsidR="0005775E" w:rsidRPr="002646CB" w:rsidDel="0039799F">
          <w:rPr>
            <w:rPrChange w:id="6077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05775E" w:rsidRPr="002646CB" w:rsidDel="0039799F">
          <w:rPr>
            <w:rFonts w:hint="eastAsia"/>
            <w:rPrChange w:id="607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차단기</w:delText>
        </w:r>
        <w:r w:rsidR="0005775E" w:rsidRPr="002646CB" w:rsidDel="0039799F">
          <w:rPr>
            <w:rPrChange w:id="6079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05775E" w:rsidRPr="002646CB" w:rsidDel="0039799F">
          <w:rPr>
            <w:rFonts w:hint="eastAsia"/>
            <w:rPrChange w:id="608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제어</w:delText>
        </w:r>
        <w:bookmarkStart w:id="6081" w:name="_Toc21525127"/>
        <w:bookmarkStart w:id="6082" w:name="_Toc23141966"/>
        <w:bookmarkStart w:id="6083" w:name="_Toc23173212"/>
        <w:bookmarkStart w:id="6084" w:name="_Toc23188987"/>
        <w:bookmarkStart w:id="6085" w:name="_Toc23191365"/>
        <w:bookmarkStart w:id="6086" w:name="_Toc23244383"/>
        <w:bookmarkStart w:id="6087" w:name="_Toc23793913"/>
        <w:bookmarkStart w:id="6088" w:name="_Toc23794236"/>
        <w:bookmarkStart w:id="6089" w:name="_Toc23794559"/>
        <w:bookmarkStart w:id="6090" w:name="_Toc23795404"/>
        <w:bookmarkStart w:id="6091" w:name="_Toc23839781"/>
        <w:bookmarkStart w:id="6092" w:name="_Toc26200570"/>
        <w:bookmarkStart w:id="6093" w:name="_Toc26867667"/>
        <w:bookmarkEnd w:id="6081"/>
        <w:bookmarkEnd w:id="6082"/>
        <w:bookmarkEnd w:id="6083"/>
        <w:bookmarkEnd w:id="6084"/>
        <w:bookmarkEnd w:id="6085"/>
        <w:bookmarkEnd w:id="6086"/>
        <w:bookmarkEnd w:id="6087"/>
        <w:bookmarkEnd w:id="6088"/>
        <w:bookmarkEnd w:id="6089"/>
        <w:bookmarkEnd w:id="6090"/>
        <w:bookmarkEnd w:id="6091"/>
        <w:bookmarkEnd w:id="6092"/>
        <w:bookmarkEnd w:id="6093"/>
      </w:del>
    </w:p>
    <w:p w14:paraId="634C613D" w14:textId="0E410714" w:rsidR="0005775E" w:rsidRPr="002646CB" w:rsidDel="0039799F" w:rsidRDefault="00255D3C" w:rsidP="00737668">
      <w:pPr>
        <w:pStyle w:val="af6"/>
        <w:numPr>
          <w:ilvl w:val="0"/>
          <w:numId w:val="19"/>
        </w:numPr>
        <w:ind w:leftChars="0"/>
        <w:rPr>
          <w:del w:id="6094" w:author="박 진상" w:date="2019-10-08T05:43:00Z"/>
          <w:rPrChange w:id="6095" w:author="ETRI-김종원" w:date="2019-12-10T10:44:00Z">
            <w:rPr>
              <w:del w:id="6096" w:author="박 진상" w:date="2019-10-08T05:43:00Z"/>
              <w:color w:val="000000" w:themeColor="text1"/>
            </w:rPr>
          </w:rPrChange>
        </w:rPr>
      </w:pPr>
      <w:del w:id="6097" w:author="박 진상" w:date="2019-10-08T05:43:00Z">
        <w:r w:rsidRPr="002646CB" w:rsidDel="0039799F">
          <w:rPr>
            <w:rPrChange w:id="6098" w:author="ETRI-김종원" w:date="2019-12-10T10:44:00Z">
              <w:rPr>
                <w:color w:val="000000" w:themeColor="text1"/>
              </w:rPr>
            </w:rPrChange>
          </w:rPr>
          <w:delText xml:space="preserve">4 </w:delText>
        </w:r>
        <w:r w:rsidRPr="002646CB" w:rsidDel="0039799F">
          <w:rPr>
            <w:rFonts w:hint="eastAsia"/>
            <w:rPrChange w:id="609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39799F">
          <w:rPr>
            <w:rPrChange w:id="6100" w:author="ETRI-김종원" w:date="2019-12-10T10:44:00Z">
              <w:rPr>
                <w:color w:val="000000" w:themeColor="text1"/>
              </w:rPr>
            </w:rPrChange>
          </w:rPr>
          <w:delText xml:space="preserve"> : </w:delText>
        </w:r>
        <w:r w:rsidR="0005775E" w:rsidRPr="002646CB" w:rsidDel="0039799F">
          <w:rPr>
            <w:rFonts w:hint="eastAsia"/>
            <w:rPrChange w:id="610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전력</w:delText>
        </w:r>
        <w:r w:rsidR="0005775E" w:rsidRPr="002646CB" w:rsidDel="0039799F">
          <w:rPr>
            <w:rPrChange w:id="6102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05775E" w:rsidRPr="002646CB" w:rsidDel="0039799F">
          <w:rPr>
            <w:rFonts w:hint="eastAsia"/>
            <w:rPrChange w:id="610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수급에</w:delText>
        </w:r>
        <w:r w:rsidR="0005775E" w:rsidRPr="002646CB" w:rsidDel="0039799F">
          <w:rPr>
            <w:rPrChange w:id="6104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05775E" w:rsidRPr="002646CB" w:rsidDel="0039799F">
          <w:rPr>
            <w:rFonts w:hint="eastAsia"/>
            <w:rPrChange w:id="610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대한</w:delText>
        </w:r>
        <w:r w:rsidR="0005775E" w:rsidRPr="002646CB" w:rsidDel="0039799F">
          <w:rPr>
            <w:rPrChange w:id="6106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05775E" w:rsidRPr="002646CB" w:rsidDel="0039799F">
          <w:rPr>
            <w:rFonts w:hint="eastAsia"/>
            <w:rPrChange w:id="610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균형</w:delText>
        </w:r>
        <w:r w:rsidR="0005775E" w:rsidRPr="002646CB" w:rsidDel="0039799F">
          <w:rPr>
            <w:rPrChange w:id="6108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05775E" w:rsidRPr="002646CB" w:rsidDel="0039799F">
          <w:rPr>
            <w:rFonts w:hint="eastAsia"/>
            <w:rPrChange w:id="610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점검</w:delText>
        </w:r>
        <w:bookmarkStart w:id="6110" w:name="_Toc21525128"/>
        <w:bookmarkStart w:id="6111" w:name="_Toc23141967"/>
        <w:bookmarkStart w:id="6112" w:name="_Toc23173213"/>
        <w:bookmarkStart w:id="6113" w:name="_Toc23188988"/>
        <w:bookmarkStart w:id="6114" w:name="_Toc23191366"/>
        <w:bookmarkStart w:id="6115" w:name="_Toc23244384"/>
        <w:bookmarkStart w:id="6116" w:name="_Toc23793914"/>
        <w:bookmarkStart w:id="6117" w:name="_Toc23794237"/>
        <w:bookmarkStart w:id="6118" w:name="_Toc23794560"/>
        <w:bookmarkStart w:id="6119" w:name="_Toc23795405"/>
        <w:bookmarkStart w:id="6120" w:name="_Toc23839782"/>
        <w:bookmarkStart w:id="6121" w:name="_Toc26200571"/>
        <w:bookmarkStart w:id="6122" w:name="_Toc26867668"/>
        <w:bookmarkEnd w:id="6110"/>
        <w:bookmarkEnd w:id="6111"/>
        <w:bookmarkEnd w:id="6112"/>
        <w:bookmarkEnd w:id="6113"/>
        <w:bookmarkEnd w:id="6114"/>
        <w:bookmarkEnd w:id="6115"/>
        <w:bookmarkEnd w:id="6116"/>
        <w:bookmarkEnd w:id="6117"/>
        <w:bookmarkEnd w:id="6118"/>
        <w:bookmarkEnd w:id="6119"/>
        <w:bookmarkEnd w:id="6120"/>
        <w:bookmarkEnd w:id="6121"/>
        <w:bookmarkEnd w:id="6122"/>
      </w:del>
    </w:p>
    <w:p w14:paraId="043B42F2" w14:textId="3DAB21A1" w:rsidR="0005775E" w:rsidRPr="002646CB" w:rsidDel="0039799F" w:rsidRDefault="00255D3C" w:rsidP="00737668">
      <w:pPr>
        <w:pStyle w:val="af6"/>
        <w:numPr>
          <w:ilvl w:val="0"/>
          <w:numId w:val="19"/>
        </w:numPr>
        <w:ind w:leftChars="0"/>
        <w:rPr>
          <w:del w:id="6123" w:author="박 진상" w:date="2019-10-08T05:43:00Z"/>
          <w:rPrChange w:id="6124" w:author="ETRI-김종원" w:date="2019-12-10T10:44:00Z">
            <w:rPr>
              <w:del w:id="6125" w:author="박 진상" w:date="2019-10-08T05:43:00Z"/>
              <w:color w:val="000000" w:themeColor="text1"/>
            </w:rPr>
          </w:rPrChange>
        </w:rPr>
      </w:pPr>
      <w:del w:id="6126" w:author="박 진상" w:date="2019-10-08T05:43:00Z">
        <w:r w:rsidRPr="002646CB" w:rsidDel="0039799F">
          <w:rPr>
            <w:rPrChange w:id="6127" w:author="ETRI-김종원" w:date="2019-12-10T10:44:00Z">
              <w:rPr>
                <w:color w:val="000000" w:themeColor="text1"/>
              </w:rPr>
            </w:rPrChange>
          </w:rPr>
          <w:delText xml:space="preserve">5 </w:delText>
        </w:r>
        <w:r w:rsidRPr="002646CB" w:rsidDel="0039799F">
          <w:rPr>
            <w:rFonts w:hint="eastAsia"/>
            <w:rPrChange w:id="612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39799F">
          <w:rPr>
            <w:rPrChange w:id="6129" w:author="ETRI-김종원" w:date="2019-12-10T10:44:00Z">
              <w:rPr>
                <w:color w:val="000000" w:themeColor="text1"/>
              </w:rPr>
            </w:rPrChange>
          </w:rPr>
          <w:delText xml:space="preserve"> : </w:delText>
        </w:r>
        <w:r w:rsidR="00E742FA" w:rsidRPr="002646CB" w:rsidDel="0039799F">
          <w:rPr>
            <w:rPrChange w:id="6130" w:author="ETRI-김종원" w:date="2019-12-10T10:44:00Z">
              <w:rPr>
                <w:color w:val="000000" w:themeColor="text1"/>
              </w:rPr>
            </w:rPrChange>
          </w:rPr>
          <w:delText>CHP</w:delText>
        </w:r>
        <w:r w:rsidR="0005775E" w:rsidRPr="002646CB" w:rsidDel="0039799F">
          <w:rPr>
            <w:rPrChange w:id="6131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05775E" w:rsidRPr="002646CB" w:rsidDel="0039799F">
          <w:rPr>
            <w:rFonts w:hint="eastAsia"/>
            <w:rPrChange w:id="613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가동</w:delText>
        </w:r>
        <w:bookmarkStart w:id="6133" w:name="_Toc21525129"/>
        <w:bookmarkStart w:id="6134" w:name="_Toc23141968"/>
        <w:bookmarkStart w:id="6135" w:name="_Toc23173214"/>
        <w:bookmarkStart w:id="6136" w:name="_Toc23188989"/>
        <w:bookmarkStart w:id="6137" w:name="_Toc23191367"/>
        <w:bookmarkStart w:id="6138" w:name="_Toc23244385"/>
        <w:bookmarkStart w:id="6139" w:name="_Toc23793915"/>
        <w:bookmarkStart w:id="6140" w:name="_Toc23794238"/>
        <w:bookmarkStart w:id="6141" w:name="_Toc23794561"/>
        <w:bookmarkStart w:id="6142" w:name="_Toc23795406"/>
        <w:bookmarkStart w:id="6143" w:name="_Toc23839783"/>
        <w:bookmarkStart w:id="6144" w:name="_Toc26200572"/>
        <w:bookmarkStart w:id="6145" w:name="_Toc26867669"/>
        <w:bookmarkEnd w:id="6133"/>
        <w:bookmarkEnd w:id="6134"/>
        <w:bookmarkEnd w:id="6135"/>
        <w:bookmarkEnd w:id="6136"/>
        <w:bookmarkEnd w:id="6137"/>
        <w:bookmarkEnd w:id="6138"/>
        <w:bookmarkEnd w:id="6139"/>
        <w:bookmarkEnd w:id="6140"/>
        <w:bookmarkEnd w:id="6141"/>
        <w:bookmarkEnd w:id="6142"/>
        <w:bookmarkEnd w:id="6143"/>
        <w:bookmarkEnd w:id="6144"/>
        <w:bookmarkEnd w:id="6145"/>
      </w:del>
    </w:p>
    <w:p w14:paraId="7083F2F6" w14:textId="412C1609" w:rsidR="0005775E" w:rsidRPr="002646CB" w:rsidDel="0039799F" w:rsidRDefault="00255D3C" w:rsidP="00737668">
      <w:pPr>
        <w:pStyle w:val="af6"/>
        <w:numPr>
          <w:ilvl w:val="0"/>
          <w:numId w:val="19"/>
        </w:numPr>
        <w:ind w:leftChars="0"/>
        <w:rPr>
          <w:del w:id="6146" w:author="박 진상" w:date="2019-10-08T05:43:00Z"/>
          <w:rPrChange w:id="6147" w:author="ETRI-김종원" w:date="2019-12-10T10:44:00Z">
            <w:rPr>
              <w:del w:id="6148" w:author="박 진상" w:date="2019-10-08T05:43:00Z"/>
              <w:color w:val="000000" w:themeColor="text1"/>
            </w:rPr>
          </w:rPrChange>
        </w:rPr>
      </w:pPr>
      <w:del w:id="6149" w:author="박 진상" w:date="2019-10-08T05:43:00Z">
        <w:r w:rsidRPr="002646CB" w:rsidDel="0039799F">
          <w:rPr>
            <w:rPrChange w:id="6150" w:author="ETRI-김종원" w:date="2019-12-10T10:44:00Z">
              <w:rPr>
                <w:color w:val="000000" w:themeColor="text1"/>
              </w:rPr>
            </w:rPrChange>
          </w:rPr>
          <w:delText xml:space="preserve">6 </w:delText>
        </w:r>
        <w:r w:rsidRPr="002646CB" w:rsidDel="0039799F">
          <w:rPr>
            <w:rFonts w:hint="eastAsia"/>
            <w:rPrChange w:id="615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39799F">
          <w:rPr>
            <w:rPrChange w:id="6152" w:author="ETRI-김종원" w:date="2019-12-10T10:44:00Z">
              <w:rPr>
                <w:color w:val="000000" w:themeColor="text1"/>
              </w:rPr>
            </w:rPrChange>
          </w:rPr>
          <w:delText xml:space="preserve"> : </w:delText>
        </w:r>
        <w:r w:rsidR="00E742FA" w:rsidRPr="002646CB" w:rsidDel="0039799F">
          <w:rPr>
            <w:rPrChange w:id="6153" w:author="ETRI-김종원" w:date="2019-12-10T10:44:00Z">
              <w:rPr>
                <w:color w:val="000000" w:themeColor="text1"/>
              </w:rPr>
            </w:rPrChange>
          </w:rPr>
          <w:delText>CHP</w:delText>
        </w:r>
        <w:r w:rsidR="00E742FA" w:rsidRPr="002646CB" w:rsidDel="0039799F">
          <w:rPr>
            <w:rFonts w:hint="eastAsia"/>
            <w:rPrChange w:id="615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에</w:delText>
        </w:r>
        <w:r w:rsidR="0005775E" w:rsidRPr="002646CB" w:rsidDel="0039799F">
          <w:rPr>
            <w:rPrChange w:id="6155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05775E" w:rsidRPr="002646CB" w:rsidDel="0039799F">
          <w:rPr>
            <w:rFonts w:hint="eastAsia"/>
            <w:rPrChange w:id="615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의한</w:delText>
        </w:r>
        <w:r w:rsidR="0005775E" w:rsidRPr="002646CB" w:rsidDel="0039799F">
          <w:rPr>
            <w:rPrChange w:id="6157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05775E" w:rsidRPr="002646CB" w:rsidDel="0039799F">
          <w:rPr>
            <w:rFonts w:hint="eastAsia"/>
            <w:rPrChange w:id="615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드룹</w:delText>
        </w:r>
        <w:r w:rsidR="0005775E" w:rsidRPr="002646CB" w:rsidDel="0039799F">
          <w:rPr>
            <w:rPrChange w:id="6159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05775E" w:rsidRPr="002646CB" w:rsidDel="0039799F">
          <w:rPr>
            <w:rFonts w:hint="eastAsia"/>
            <w:rPrChange w:id="616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05775E" w:rsidRPr="002646CB" w:rsidDel="0039799F">
          <w:rPr>
            <w:rPrChange w:id="6161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05775E" w:rsidRPr="002646CB" w:rsidDel="0039799F">
          <w:rPr>
            <w:rFonts w:hint="eastAsia"/>
            <w:rPrChange w:id="616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수행</w:delText>
        </w:r>
        <w:bookmarkStart w:id="6163" w:name="_Toc21525130"/>
        <w:bookmarkStart w:id="6164" w:name="_Toc23141969"/>
        <w:bookmarkStart w:id="6165" w:name="_Toc23173215"/>
        <w:bookmarkStart w:id="6166" w:name="_Toc23188990"/>
        <w:bookmarkStart w:id="6167" w:name="_Toc23191368"/>
        <w:bookmarkStart w:id="6168" w:name="_Toc23244386"/>
        <w:bookmarkStart w:id="6169" w:name="_Toc23793916"/>
        <w:bookmarkStart w:id="6170" w:name="_Toc23794239"/>
        <w:bookmarkStart w:id="6171" w:name="_Toc23794562"/>
        <w:bookmarkStart w:id="6172" w:name="_Toc23795407"/>
        <w:bookmarkStart w:id="6173" w:name="_Toc23839784"/>
        <w:bookmarkStart w:id="6174" w:name="_Toc26200573"/>
        <w:bookmarkStart w:id="6175" w:name="_Toc26867670"/>
        <w:bookmarkEnd w:id="6163"/>
        <w:bookmarkEnd w:id="6164"/>
        <w:bookmarkEnd w:id="6165"/>
        <w:bookmarkEnd w:id="6166"/>
        <w:bookmarkEnd w:id="6167"/>
        <w:bookmarkEnd w:id="6168"/>
        <w:bookmarkEnd w:id="6169"/>
        <w:bookmarkEnd w:id="6170"/>
        <w:bookmarkEnd w:id="6171"/>
        <w:bookmarkEnd w:id="6172"/>
        <w:bookmarkEnd w:id="6173"/>
        <w:bookmarkEnd w:id="6174"/>
        <w:bookmarkEnd w:id="6175"/>
      </w:del>
    </w:p>
    <w:p w14:paraId="110CB84A" w14:textId="535637ED" w:rsidR="0005775E" w:rsidRPr="002646CB" w:rsidDel="0039799F" w:rsidRDefault="0005775E" w:rsidP="009F1628">
      <w:pPr>
        <w:rPr>
          <w:del w:id="6176" w:author="박 진상" w:date="2019-10-08T05:43:00Z"/>
          <w:rPrChange w:id="6177" w:author="ETRI-김종원" w:date="2019-12-10T10:44:00Z">
            <w:rPr>
              <w:del w:id="6178" w:author="박 진상" w:date="2019-10-08T05:43:00Z"/>
              <w:color w:val="000000" w:themeColor="text1"/>
            </w:rPr>
          </w:rPrChange>
        </w:rPr>
      </w:pPr>
      <w:bookmarkStart w:id="6179" w:name="_Toc21525131"/>
      <w:bookmarkStart w:id="6180" w:name="_Toc23141970"/>
      <w:bookmarkStart w:id="6181" w:name="_Toc23173216"/>
      <w:bookmarkStart w:id="6182" w:name="_Toc23188991"/>
      <w:bookmarkStart w:id="6183" w:name="_Toc23191369"/>
      <w:bookmarkStart w:id="6184" w:name="_Toc23244387"/>
      <w:bookmarkStart w:id="6185" w:name="_Toc23793917"/>
      <w:bookmarkStart w:id="6186" w:name="_Toc23794240"/>
      <w:bookmarkStart w:id="6187" w:name="_Toc23794563"/>
      <w:bookmarkStart w:id="6188" w:name="_Toc23795408"/>
      <w:bookmarkStart w:id="6189" w:name="_Toc23839785"/>
      <w:bookmarkStart w:id="6190" w:name="_Toc26200574"/>
      <w:bookmarkStart w:id="6191" w:name="_Toc26867671"/>
      <w:bookmarkEnd w:id="6179"/>
      <w:bookmarkEnd w:id="6180"/>
      <w:bookmarkEnd w:id="6181"/>
      <w:bookmarkEnd w:id="6182"/>
      <w:bookmarkEnd w:id="6183"/>
      <w:bookmarkEnd w:id="6184"/>
      <w:bookmarkEnd w:id="6185"/>
      <w:bookmarkEnd w:id="6186"/>
      <w:bookmarkEnd w:id="6187"/>
      <w:bookmarkEnd w:id="6188"/>
      <w:bookmarkEnd w:id="6189"/>
      <w:bookmarkEnd w:id="6190"/>
      <w:bookmarkEnd w:id="6191"/>
    </w:p>
    <w:p w14:paraId="3006982B" w14:textId="6B2A5CB6" w:rsidR="009F1628" w:rsidRPr="002646CB" w:rsidDel="0039799F" w:rsidRDefault="00E742FA" w:rsidP="009F1628">
      <w:pPr>
        <w:rPr>
          <w:del w:id="6192" w:author="박 진상" w:date="2019-10-08T05:43:00Z"/>
          <w:rPrChange w:id="6193" w:author="ETRI-김종원" w:date="2019-12-10T10:44:00Z">
            <w:rPr>
              <w:del w:id="6194" w:author="박 진상" w:date="2019-10-08T05:43:00Z"/>
              <w:color w:val="000000" w:themeColor="text1"/>
            </w:rPr>
          </w:rPrChange>
        </w:rPr>
      </w:pPr>
      <w:del w:id="6195" w:author="박 진상" w:date="2019-10-08T05:43:00Z">
        <w:r w:rsidRPr="002646CB" w:rsidDel="0039799F">
          <w:delText>CES-MG</w:delText>
        </w:r>
        <w:r w:rsidR="009F1628" w:rsidRPr="002646CB" w:rsidDel="0039799F">
          <w:rPr>
            <w:rFonts w:hint="eastAsia"/>
            <w:rPrChange w:id="619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가</w:delText>
        </w:r>
        <w:r w:rsidR="009F1628" w:rsidRPr="002646CB" w:rsidDel="0039799F">
          <w:rPr>
            <w:rPrChange w:id="6197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1C3C69" w:rsidRPr="002646CB" w:rsidDel="0039799F">
          <w:rPr>
            <w:rFonts w:hint="eastAsia"/>
            <w:rPrChange w:id="619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독립</w:delText>
        </w:r>
        <w:r w:rsidR="009F1628" w:rsidRPr="002646CB" w:rsidDel="0039799F">
          <w:rPr>
            <w:rFonts w:hint="eastAsia"/>
            <w:rPrChange w:id="619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B547D7" w:rsidRPr="002646CB" w:rsidDel="0039799F">
          <w:rPr>
            <w:rPrChange w:id="6200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620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</w:delText>
        </w:r>
        <w:r w:rsidR="009F1628" w:rsidRPr="002646CB" w:rsidDel="0039799F">
          <w:rPr>
            <w:rPrChange w:id="6202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620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</w:delText>
        </w:r>
        <w:r w:rsidR="009F1628" w:rsidRPr="002646CB" w:rsidDel="0039799F">
          <w:rPr>
            <w:rPrChange w:id="6204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EE0865" w:rsidRPr="002646CB" w:rsidDel="0039799F">
          <w:rPr>
            <w:rPrChange w:id="6205" w:author="ETRI-김종원" w:date="2019-12-10T10:44:00Z">
              <w:rPr>
                <w:color w:val="000000" w:themeColor="text1"/>
              </w:rPr>
            </w:rPrChange>
          </w:rPr>
          <w:delText>EES</w:delText>
        </w:r>
        <w:r w:rsidR="00EE0865" w:rsidRPr="002646CB" w:rsidDel="0039799F">
          <w:rPr>
            <w:rFonts w:hint="eastAsia"/>
            <w:rPrChange w:id="620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시스템</w:delText>
        </w:r>
        <w:r w:rsidR="009F1628" w:rsidRPr="002646CB" w:rsidDel="0039799F">
          <w:rPr>
            <w:rPrChange w:id="6207" w:author="ETRI-김종원" w:date="2019-12-10T10:44:00Z">
              <w:rPr>
                <w:color w:val="000000" w:themeColor="text1"/>
              </w:rPr>
            </w:rPrChange>
          </w:rPr>
          <w:delText xml:space="preserve"> PCS</w:delText>
        </w:r>
        <w:r w:rsidR="009F1628" w:rsidRPr="002646CB" w:rsidDel="0039799F">
          <w:rPr>
            <w:rFonts w:hint="eastAsia"/>
            <w:rPrChange w:id="620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에</w:delText>
        </w:r>
        <w:r w:rsidR="009F1628" w:rsidRPr="002646CB" w:rsidDel="0039799F">
          <w:rPr>
            <w:rPrChange w:id="6209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621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의한</w:delText>
        </w:r>
        <w:r w:rsidR="009F1628" w:rsidRPr="002646CB" w:rsidDel="0039799F">
          <w:rPr>
            <w:rPrChange w:id="6211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621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기동</w:delText>
        </w:r>
        <w:r w:rsidR="009F1628" w:rsidRPr="002646CB" w:rsidDel="0039799F">
          <w:rPr>
            <w:rPrChange w:id="6213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621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주파수를</w:delText>
        </w:r>
        <w:r w:rsidR="009F1628" w:rsidRPr="002646CB" w:rsidDel="0039799F">
          <w:rPr>
            <w:rPrChange w:id="6215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621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공급받을</w:delText>
        </w:r>
        <w:r w:rsidR="009F1628" w:rsidRPr="002646CB" w:rsidDel="0039799F">
          <w:rPr>
            <w:rPrChange w:id="6217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621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수</w:delText>
        </w:r>
        <w:r w:rsidR="009F1628" w:rsidRPr="002646CB" w:rsidDel="0039799F">
          <w:rPr>
            <w:rPrChange w:id="6219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622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있는</w:delText>
        </w:r>
        <w:r w:rsidR="009F1628" w:rsidRPr="002646CB" w:rsidDel="0039799F">
          <w:rPr>
            <w:rPrChange w:id="6221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622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의도적인</w:delText>
        </w:r>
        <w:r w:rsidR="009F1628" w:rsidRPr="002646CB" w:rsidDel="0039799F">
          <w:rPr>
            <w:rPrChange w:id="6223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622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B547D7" w:rsidRPr="002646CB" w:rsidDel="0039799F">
          <w:rPr>
            <w:rPrChange w:id="6225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622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</w:delText>
        </w:r>
        <w:r w:rsidR="009F1628" w:rsidRPr="002646CB" w:rsidDel="0039799F">
          <w:rPr>
            <w:rPrChange w:id="6227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622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전환</w:delText>
        </w:r>
        <w:r w:rsidR="009F1628" w:rsidRPr="002646CB" w:rsidDel="0039799F">
          <w:rPr>
            <w:rPrChange w:id="6229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623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시에는</w:delText>
        </w:r>
        <w:r w:rsidR="009F1628" w:rsidRPr="002646CB" w:rsidDel="0039799F">
          <w:rPr>
            <w:rPrChange w:id="6231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623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다음</w:delText>
        </w:r>
        <w:r w:rsidR="009F1628" w:rsidRPr="002646CB" w:rsidDel="0039799F">
          <w:rPr>
            <w:rPrChange w:id="6233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623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절차를</w:delText>
        </w:r>
        <w:r w:rsidR="009F1628" w:rsidRPr="002646CB" w:rsidDel="0039799F">
          <w:rPr>
            <w:rPrChange w:id="6235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623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따를</w:delText>
        </w:r>
        <w:r w:rsidR="009F1628" w:rsidRPr="002646CB" w:rsidDel="0039799F">
          <w:rPr>
            <w:rPrChange w:id="6237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623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수</w:delText>
        </w:r>
        <w:r w:rsidR="009F1628" w:rsidRPr="002646CB" w:rsidDel="0039799F">
          <w:rPr>
            <w:rPrChange w:id="6239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624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있다</w:delText>
        </w:r>
        <w:r w:rsidR="009F1628" w:rsidRPr="002646CB" w:rsidDel="0039799F">
          <w:rPr>
            <w:rPrChange w:id="6241" w:author="ETRI-김종원" w:date="2019-12-10T10:44:00Z">
              <w:rPr>
                <w:color w:val="000000" w:themeColor="text1"/>
              </w:rPr>
            </w:rPrChange>
          </w:rPr>
          <w:delText>.</w:delText>
        </w:r>
        <w:bookmarkStart w:id="6242" w:name="_Toc21525132"/>
        <w:bookmarkStart w:id="6243" w:name="_Toc23141971"/>
        <w:bookmarkStart w:id="6244" w:name="_Toc23173217"/>
        <w:bookmarkStart w:id="6245" w:name="_Toc23188992"/>
        <w:bookmarkStart w:id="6246" w:name="_Toc23191370"/>
        <w:bookmarkStart w:id="6247" w:name="_Toc23244388"/>
        <w:bookmarkStart w:id="6248" w:name="_Toc23793918"/>
        <w:bookmarkStart w:id="6249" w:name="_Toc23794241"/>
        <w:bookmarkStart w:id="6250" w:name="_Toc23794564"/>
        <w:bookmarkStart w:id="6251" w:name="_Toc23795409"/>
        <w:bookmarkStart w:id="6252" w:name="_Toc23839786"/>
        <w:bookmarkStart w:id="6253" w:name="_Toc26200575"/>
        <w:bookmarkStart w:id="6254" w:name="_Toc26867672"/>
        <w:bookmarkEnd w:id="6242"/>
        <w:bookmarkEnd w:id="6243"/>
        <w:bookmarkEnd w:id="6244"/>
        <w:bookmarkEnd w:id="6245"/>
        <w:bookmarkEnd w:id="6246"/>
        <w:bookmarkEnd w:id="6247"/>
        <w:bookmarkEnd w:id="6248"/>
        <w:bookmarkEnd w:id="6249"/>
        <w:bookmarkEnd w:id="6250"/>
        <w:bookmarkEnd w:id="6251"/>
        <w:bookmarkEnd w:id="6252"/>
        <w:bookmarkEnd w:id="6253"/>
        <w:bookmarkEnd w:id="6254"/>
      </w:del>
    </w:p>
    <w:p w14:paraId="080886B0" w14:textId="5333AB6D" w:rsidR="0005775E" w:rsidRPr="002646CB" w:rsidDel="0039799F" w:rsidRDefault="0005775E" w:rsidP="0005775E">
      <w:pPr>
        <w:rPr>
          <w:del w:id="6255" w:author="박 진상" w:date="2019-10-08T05:43:00Z"/>
          <w:rPrChange w:id="6256" w:author="ETRI-김종원" w:date="2019-12-10T10:44:00Z">
            <w:rPr>
              <w:del w:id="6257" w:author="박 진상" w:date="2019-10-08T05:43:00Z"/>
              <w:color w:val="000000" w:themeColor="text1"/>
            </w:rPr>
          </w:rPrChange>
        </w:rPr>
      </w:pPr>
      <w:bookmarkStart w:id="6258" w:name="_Toc21525133"/>
      <w:bookmarkStart w:id="6259" w:name="_Toc23141972"/>
      <w:bookmarkStart w:id="6260" w:name="_Toc23173218"/>
      <w:bookmarkStart w:id="6261" w:name="_Toc23188993"/>
      <w:bookmarkStart w:id="6262" w:name="_Toc23191371"/>
      <w:bookmarkStart w:id="6263" w:name="_Toc23244389"/>
      <w:bookmarkStart w:id="6264" w:name="_Toc23793919"/>
      <w:bookmarkStart w:id="6265" w:name="_Toc23794242"/>
      <w:bookmarkStart w:id="6266" w:name="_Toc23794565"/>
      <w:bookmarkStart w:id="6267" w:name="_Toc23795410"/>
      <w:bookmarkStart w:id="6268" w:name="_Toc23839787"/>
      <w:bookmarkStart w:id="6269" w:name="_Toc26200576"/>
      <w:bookmarkStart w:id="6270" w:name="_Toc26867673"/>
      <w:bookmarkEnd w:id="6258"/>
      <w:bookmarkEnd w:id="6259"/>
      <w:bookmarkEnd w:id="6260"/>
      <w:bookmarkEnd w:id="6261"/>
      <w:bookmarkEnd w:id="6262"/>
      <w:bookmarkEnd w:id="6263"/>
      <w:bookmarkEnd w:id="6264"/>
      <w:bookmarkEnd w:id="6265"/>
      <w:bookmarkEnd w:id="6266"/>
      <w:bookmarkEnd w:id="6267"/>
      <w:bookmarkEnd w:id="6268"/>
      <w:bookmarkEnd w:id="6269"/>
      <w:bookmarkEnd w:id="6270"/>
    </w:p>
    <w:p w14:paraId="4A23B1FA" w14:textId="5D636041" w:rsidR="009F1628" w:rsidRPr="002646CB" w:rsidDel="0039799F" w:rsidRDefault="00255D3C" w:rsidP="00737668">
      <w:pPr>
        <w:pStyle w:val="af6"/>
        <w:numPr>
          <w:ilvl w:val="0"/>
          <w:numId w:val="19"/>
        </w:numPr>
        <w:ind w:leftChars="0"/>
        <w:rPr>
          <w:del w:id="6271" w:author="박 진상" w:date="2019-10-08T05:43:00Z"/>
          <w:rPrChange w:id="6272" w:author="ETRI-김종원" w:date="2019-12-10T10:44:00Z">
            <w:rPr>
              <w:del w:id="6273" w:author="박 진상" w:date="2019-10-08T05:43:00Z"/>
              <w:color w:val="000000" w:themeColor="text1"/>
            </w:rPr>
          </w:rPrChange>
        </w:rPr>
      </w:pPr>
      <w:del w:id="6274" w:author="박 진상" w:date="2019-10-08T05:43:00Z">
        <w:r w:rsidRPr="002646CB" w:rsidDel="0039799F">
          <w:rPr>
            <w:rPrChange w:id="6275" w:author="ETRI-김종원" w:date="2019-12-10T10:44:00Z">
              <w:rPr>
                <w:color w:val="000000" w:themeColor="text1"/>
              </w:rPr>
            </w:rPrChange>
          </w:rPr>
          <w:delText xml:space="preserve">1 </w:delText>
        </w:r>
        <w:r w:rsidRPr="002646CB" w:rsidDel="0039799F">
          <w:rPr>
            <w:rFonts w:hint="eastAsia"/>
            <w:rPrChange w:id="627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39799F">
          <w:rPr>
            <w:rPrChange w:id="6277" w:author="ETRI-김종원" w:date="2019-12-10T10:44:00Z">
              <w:rPr>
                <w:color w:val="000000" w:themeColor="text1"/>
              </w:rPr>
            </w:rPrChange>
          </w:rPr>
          <w:delText xml:space="preserve"> : </w:delText>
        </w:r>
        <w:r w:rsidR="009F1628" w:rsidRPr="002646CB" w:rsidDel="0039799F">
          <w:rPr>
            <w:rFonts w:hint="eastAsia"/>
            <w:rPrChange w:id="627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정전</w:delText>
        </w:r>
        <w:r w:rsidR="009F1628" w:rsidRPr="002646CB" w:rsidDel="0039799F">
          <w:rPr>
            <w:rPrChange w:id="6279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628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준비</w:delText>
        </w:r>
        <w:r w:rsidR="009F1628" w:rsidRPr="002646CB" w:rsidDel="0039799F">
          <w:rPr>
            <w:rPrChange w:id="6281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628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및</w:delText>
        </w:r>
        <w:r w:rsidR="009F1628" w:rsidRPr="002646CB" w:rsidDel="0039799F">
          <w:rPr>
            <w:rPrChange w:id="6283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628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정전</w:delText>
        </w:r>
        <w:bookmarkStart w:id="6285" w:name="_Toc21525134"/>
        <w:bookmarkStart w:id="6286" w:name="_Toc23141973"/>
        <w:bookmarkStart w:id="6287" w:name="_Toc23173219"/>
        <w:bookmarkStart w:id="6288" w:name="_Toc23188994"/>
        <w:bookmarkStart w:id="6289" w:name="_Toc23191372"/>
        <w:bookmarkStart w:id="6290" w:name="_Toc23244390"/>
        <w:bookmarkStart w:id="6291" w:name="_Toc23793920"/>
        <w:bookmarkStart w:id="6292" w:name="_Toc23794243"/>
        <w:bookmarkStart w:id="6293" w:name="_Toc23794566"/>
        <w:bookmarkStart w:id="6294" w:name="_Toc23795411"/>
        <w:bookmarkStart w:id="6295" w:name="_Toc23839788"/>
        <w:bookmarkStart w:id="6296" w:name="_Toc26200577"/>
        <w:bookmarkStart w:id="6297" w:name="_Toc26867674"/>
        <w:bookmarkEnd w:id="6285"/>
        <w:bookmarkEnd w:id="6286"/>
        <w:bookmarkEnd w:id="6287"/>
        <w:bookmarkEnd w:id="6288"/>
        <w:bookmarkEnd w:id="6289"/>
        <w:bookmarkEnd w:id="6290"/>
        <w:bookmarkEnd w:id="6291"/>
        <w:bookmarkEnd w:id="6292"/>
        <w:bookmarkEnd w:id="6293"/>
        <w:bookmarkEnd w:id="6294"/>
        <w:bookmarkEnd w:id="6295"/>
        <w:bookmarkEnd w:id="6296"/>
        <w:bookmarkEnd w:id="6297"/>
      </w:del>
    </w:p>
    <w:p w14:paraId="566FABD2" w14:textId="4AC073B9" w:rsidR="009F1628" w:rsidRPr="002646CB" w:rsidDel="0039799F" w:rsidRDefault="00255D3C" w:rsidP="00737668">
      <w:pPr>
        <w:pStyle w:val="af6"/>
        <w:numPr>
          <w:ilvl w:val="0"/>
          <w:numId w:val="19"/>
        </w:numPr>
        <w:ind w:leftChars="0"/>
        <w:rPr>
          <w:del w:id="6298" w:author="박 진상" w:date="2019-10-08T05:43:00Z"/>
          <w:rPrChange w:id="6299" w:author="ETRI-김종원" w:date="2019-12-10T10:44:00Z">
            <w:rPr>
              <w:del w:id="6300" w:author="박 진상" w:date="2019-10-08T05:43:00Z"/>
              <w:color w:val="000000" w:themeColor="text1"/>
            </w:rPr>
          </w:rPrChange>
        </w:rPr>
      </w:pPr>
      <w:del w:id="6301" w:author="박 진상" w:date="2019-10-08T05:43:00Z">
        <w:r w:rsidRPr="002646CB" w:rsidDel="0039799F">
          <w:rPr>
            <w:rPrChange w:id="6302" w:author="ETRI-김종원" w:date="2019-12-10T10:44:00Z">
              <w:rPr>
                <w:color w:val="000000" w:themeColor="text1"/>
              </w:rPr>
            </w:rPrChange>
          </w:rPr>
          <w:delText xml:space="preserve">2 </w:delText>
        </w:r>
        <w:r w:rsidRPr="002646CB" w:rsidDel="0039799F">
          <w:rPr>
            <w:rFonts w:hint="eastAsia"/>
            <w:rPrChange w:id="630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39799F">
          <w:rPr>
            <w:rPrChange w:id="6304" w:author="ETRI-김종원" w:date="2019-12-10T10:44:00Z">
              <w:rPr>
                <w:color w:val="000000" w:themeColor="text1"/>
              </w:rPr>
            </w:rPrChange>
          </w:rPr>
          <w:delText xml:space="preserve"> : </w:delText>
        </w:r>
        <w:r w:rsidR="009F1628" w:rsidRPr="002646CB" w:rsidDel="0039799F">
          <w:rPr>
            <w:rPrChange w:id="6305" w:author="ETRI-김종원" w:date="2019-12-10T10:44:00Z">
              <w:rPr>
                <w:color w:val="000000" w:themeColor="text1"/>
              </w:rPr>
            </w:rPrChange>
          </w:rPr>
          <w:delText xml:space="preserve">PCS </w:delText>
        </w:r>
        <w:r w:rsidR="009F1628" w:rsidRPr="002646CB" w:rsidDel="0039799F">
          <w:rPr>
            <w:rFonts w:hint="eastAsia"/>
            <w:rPrChange w:id="630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정전압</w:delText>
        </w:r>
        <w:r w:rsidR="009F1628" w:rsidRPr="002646CB" w:rsidDel="0039799F">
          <w:rPr>
            <w:rPrChange w:id="6307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630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</w:delText>
        </w:r>
        <w:r w:rsidR="009F1628" w:rsidRPr="002646CB" w:rsidDel="0039799F">
          <w:rPr>
            <w:rPrChange w:id="6309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631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전환</w:delText>
        </w:r>
        <w:bookmarkStart w:id="6311" w:name="_Toc21525135"/>
        <w:bookmarkStart w:id="6312" w:name="_Toc23141974"/>
        <w:bookmarkStart w:id="6313" w:name="_Toc23173220"/>
        <w:bookmarkStart w:id="6314" w:name="_Toc23188995"/>
        <w:bookmarkStart w:id="6315" w:name="_Toc23191373"/>
        <w:bookmarkStart w:id="6316" w:name="_Toc23244391"/>
        <w:bookmarkStart w:id="6317" w:name="_Toc23793921"/>
        <w:bookmarkStart w:id="6318" w:name="_Toc23794244"/>
        <w:bookmarkStart w:id="6319" w:name="_Toc23794567"/>
        <w:bookmarkStart w:id="6320" w:name="_Toc23795412"/>
        <w:bookmarkStart w:id="6321" w:name="_Toc23839789"/>
        <w:bookmarkStart w:id="6322" w:name="_Toc26200578"/>
        <w:bookmarkStart w:id="6323" w:name="_Toc26867675"/>
        <w:bookmarkEnd w:id="6311"/>
        <w:bookmarkEnd w:id="6312"/>
        <w:bookmarkEnd w:id="6313"/>
        <w:bookmarkEnd w:id="6314"/>
        <w:bookmarkEnd w:id="6315"/>
        <w:bookmarkEnd w:id="6316"/>
        <w:bookmarkEnd w:id="6317"/>
        <w:bookmarkEnd w:id="6318"/>
        <w:bookmarkEnd w:id="6319"/>
        <w:bookmarkEnd w:id="6320"/>
        <w:bookmarkEnd w:id="6321"/>
        <w:bookmarkEnd w:id="6322"/>
        <w:bookmarkEnd w:id="6323"/>
      </w:del>
    </w:p>
    <w:p w14:paraId="151F75A0" w14:textId="4C576A89" w:rsidR="009F1628" w:rsidRPr="002646CB" w:rsidDel="0039799F" w:rsidRDefault="00255D3C" w:rsidP="00737668">
      <w:pPr>
        <w:pStyle w:val="af6"/>
        <w:numPr>
          <w:ilvl w:val="0"/>
          <w:numId w:val="19"/>
        </w:numPr>
        <w:ind w:leftChars="0"/>
        <w:rPr>
          <w:del w:id="6324" w:author="박 진상" w:date="2019-10-08T05:43:00Z"/>
          <w:rPrChange w:id="6325" w:author="ETRI-김종원" w:date="2019-12-10T10:44:00Z">
            <w:rPr>
              <w:del w:id="6326" w:author="박 진상" w:date="2019-10-08T05:43:00Z"/>
              <w:color w:val="000000" w:themeColor="text1"/>
            </w:rPr>
          </w:rPrChange>
        </w:rPr>
      </w:pPr>
      <w:del w:id="6327" w:author="박 진상" w:date="2019-10-08T05:43:00Z">
        <w:r w:rsidRPr="002646CB" w:rsidDel="0039799F">
          <w:delText>3</w:delText>
        </w:r>
        <w:r w:rsidRPr="002646CB" w:rsidDel="0039799F">
          <w:rPr>
            <w:rPrChange w:id="6328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632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39799F">
          <w:rPr>
            <w:rPrChange w:id="6330" w:author="ETRI-김종원" w:date="2019-12-10T10:44:00Z">
              <w:rPr>
                <w:color w:val="000000" w:themeColor="text1"/>
              </w:rPr>
            </w:rPrChange>
          </w:rPr>
          <w:delText xml:space="preserve"> : </w:delText>
        </w:r>
        <w:r w:rsidRPr="002646CB" w:rsidDel="0039799F">
          <w:delText>CHP</w:delText>
        </w:r>
        <w:r w:rsidR="009F1628" w:rsidRPr="002646CB" w:rsidDel="0039799F">
          <w:rPr>
            <w:rPrChange w:id="6331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633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bookmarkStart w:id="6333" w:name="_Toc21525136"/>
        <w:bookmarkStart w:id="6334" w:name="_Toc23141975"/>
        <w:bookmarkStart w:id="6335" w:name="_Toc23173221"/>
        <w:bookmarkStart w:id="6336" w:name="_Toc23188996"/>
        <w:bookmarkStart w:id="6337" w:name="_Toc23191374"/>
        <w:bookmarkStart w:id="6338" w:name="_Toc23244392"/>
        <w:bookmarkStart w:id="6339" w:name="_Toc23793922"/>
        <w:bookmarkStart w:id="6340" w:name="_Toc23794245"/>
        <w:bookmarkStart w:id="6341" w:name="_Toc23794568"/>
        <w:bookmarkStart w:id="6342" w:name="_Toc23795413"/>
        <w:bookmarkStart w:id="6343" w:name="_Toc23839790"/>
        <w:bookmarkStart w:id="6344" w:name="_Toc26200579"/>
        <w:bookmarkStart w:id="6345" w:name="_Toc26867676"/>
        <w:bookmarkEnd w:id="6333"/>
        <w:bookmarkEnd w:id="6334"/>
        <w:bookmarkEnd w:id="6335"/>
        <w:bookmarkEnd w:id="6336"/>
        <w:bookmarkEnd w:id="6337"/>
        <w:bookmarkEnd w:id="6338"/>
        <w:bookmarkEnd w:id="6339"/>
        <w:bookmarkEnd w:id="6340"/>
        <w:bookmarkEnd w:id="6341"/>
        <w:bookmarkEnd w:id="6342"/>
        <w:bookmarkEnd w:id="6343"/>
        <w:bookmarkEnd w:id="6344"/>
        <w:bookmarkEnd w:id="6345"/>
      </w:del>
    </w:p>
    <w:p w14:paraId="72F048E6" w14:textId="3FDF0D3A" w:rsidR="009F1628" w:rsidRPr="002646CB" w:rsidDel="0039799F" w:rsidRDefault="00255D3C" w:rsidP="00737668">
      <w:pPr>
        <w:pStyle w:val="af6"/>
        <w:numPr>
          <w:ilvl w:val="0"/>
          <w:numId w:val="19"/>
        </w:numPr>
        <w:ind w:leftChars="0"/>
        <w:rPr>
          <w:del w:id="6346" w:author="박 진상" w:date="2019-10-08T05:43:00Z"/>
          <w:rPrChange w:id="6347" w:author="ETRI-김종원" w:date="2019-12-10T10:44:00Z">
            <w:rPr>
              <w:del w:id="6348" w:author="박 진상" w:date="2019-10-08T05:43:00Z"/>
              <w:color w:val="000000" w:themeColor="text1"/>
            </w:rPr>
          </w:rPrChange>
        </w:rPr>
      </w:pPr>
      <w:del w:id="6349" w:author="박 진상" w:date="2019-10-08T05:43:00Z">
        <w:r w:rsidRPr="002646CB" w:rsidDel="0039799F">
          <w:rPr>
            <w:rPrChange w:id="6350" w:author="ETRI-김종원" w:date="2019-12-10T10:44:00Z">
              <w:rPr>
                <w:color w:val="000000" w:themeColor="text1"/>
              </w:rPr>
            </w:rPrChange>
          </w:rPr>
          <w:delText xml:space="preserve">4 </w:delText>
        </w:r>
        <w:r w:rsidRPr="002646CB" w:rsidDel="0039799F">
          <w:rPr>
            <w:rFonts w:hint="eastAsia"/>
            <w:rPrChange w:id="635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39799F">
          <w:rPr>
            <w:rPrChange w:id="6352" w:author="ETRI-김종원" w:date="2019-12-10T10:44:00Z">
              <w:rPr>
                <w:color w:val="000000" w:themeColor="text1"/>
              </w:rPr>
            </w:rPrChange>
          </w:rPr>
          <w:delText xml:space="preserve"> : </w:delText>
        </w:r>
        <w:r w:rsidR="009F1628" w:rsidRPr="002646CB" w:rsidDel="0039799F">
          <w:rPr>
            <w:rFonts w:hint="eastAsia"/>
            <w:rPrChange w:id="635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부하를</w:delText>
        </w:r>
        <w:r w:rsidR="009F1628" w:rsidRPr="002646CB" w:rsidDel="0039799F">
          <w:rPr>
            <w:rPrChange w:id="6354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635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고려하며</w:delText>
        </w:r>
        <w:r w:rsidR="009F1628" w:rsidRPr="002646CB" w:rsidDel="0039799F">
          <w:rPr>
            <w:rPrChange w:id="6356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EE0865" w:rsidRPr="002646CB" w:rsidDel="0039799F">
          <w:rPr>
            <w:rPrChange w:id="6357" w:author="ETRI-김종원" w:date="2019-12-10T10:44:00Z">
              <w:rPr>
                <w:color w:val="000000" w:themeColor="text1"/>
              </w:rPr>
            </w:rPrChange>
          </w:rPr>
          <w:delText>EES</w:delText>
        </w:r>
        <w:r w:rsidR="00EE0865" w:rsidRPr="002646CB" w:rsidDel="0039799F">
          <w:rPr>
            <w:rFonts w:hint="eastAsia"/>
            <w:rPrChange w:id="635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시스템과</w:delText>
        </w:r>
        <w:r w:rsidR="009F1628" w:rsidRPr="002646CB" w:rsidDel="0039799F">
          <w:rPr>
            <w:rPrChange w:id="6359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636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열병합발전기</w:delText>
        </w:r>
        <w:r w:rsidR="009F1628" w:rsidRPr="002646CB" w:rsidDel="0039799F">
          <w:rPr>
            <w:rPrChange w:id="6361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636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연동</w:delText>
        </w:r>
        <w:r w:rsidR="009F1628" w:rsidRPr="002646CB" w:rsidDel="0039799F">
          <w:rPr>
            <w:rPrChange w:id="6363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636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9F1628" w:rsidRPr="002646CB" w:rsidDel="0039799F">
          <w:rPr>
            <w:rPrChange w:id="6365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636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제어</w:delText>
        </w:r>
        <w:bookmarkStart w:id="6367" w:name="_Toc21525137"/>
        <w:bookmarkStart w:id="6368" w:name="_Toc23141976"/>
        <w:bookmarkStart w:id="6369" w:name="_Toc23173222"/>
        <w:bookmarkStart w:id="6370" w:name="_Toc23188997"/>
        <w:bookmarkStart w:id="6371" w:name="_Toc23191375"/>
        <w:bookmarkStart w:id="6372" w:name="_Toc23244393"/>
        <w:bookmarkStart w:id="6373" w:name="_Toc23793923"/>
        <w:bookmarkStart w:id="6374" w:name="_Toc23794246"/>
        <w:bookmarkStart w:id="6375" w:name="_Toc23794569"/>
        <w:bookmarkStart w:id="6376" w:name="_Toc23795414"/>
        <w:bookmarkStart w:id="6377" w:name="_Toc23839791"/>
        <w:bookmarkStart w:id="6378" w:name="_Toc26200580"/>
        <w:bookmarkStart w:id="6379" w:name="_Toc26867677"/>
        <w:bookmarkEnd w:id="6367"/>
        <w:bookmarkEnd w:id="6368"/>
        <w:bookmarkEnd w:id="6369"/>
        <w:bookmarkEnd w:id="6370"/>
        <w:bookmarkEnd w:id="6371"/>
        <w:bookmarkEnd w:id="6372"/>
        <w:bookmarkEnd w:id="6373"/>
        <w:bookmarkEnd w:id="6374"/>
        <w:bookmarkEnd w:id="6375"/>
        <w:bookmarkEnd w:id="6376"/>
        <w:bookmarkEnd w:id="6377"/>
        <w:bookmarkEnd w:id="6378"/>
        <w:bookmarkEnd w:id="6379"/>
      </w:del>
    </w:p>
    <w:p w14:paraId="5E094C79" w14:textId="6B0B4DDF" w:rsidR="00142312" w:rsidRPr="002646CB" w:rsidDel="0039799F" w:rsidRDefault="00142312" w:rsidP="00142312">
      <w:pPr>
        <w:rPr>
          <w:del w:id="6380" w:author="박 진상" w:date="2019-10-08T05:43:00Z"/>
          <w:rPrChange w:id="6381" w:author="ETRI-김종원" w:date="2019-12-10T10:44:00Z">
            <w:rPr>
              <w:del w:id="6382" w:author="박 진상" w:date="2019-10-08T05:43:00Z"/>
              <w:color w:val="000000" w:themeColor="text1"/>
            </w:rPr>
          </w:rPrChange>
        </w:rPr>
      </w:pPr>
      <w:bookmarkStart w:id="6383" w:name="_Toc21525138"/>
      <w:bookmarkStart w:id="6384" w:name="_Toc23141977"/>
      <w:bookmarkStart w:id="6385" w:name="_Toc23173223"/>
      <w:bookmarkStart w:id="6386" w:name="_Toc23188998"/>
      <w:bookmarkStart w:id="6387" w:name="_Toc23191376"/>
      <w:bookmarkStart w:id="6388" w:name="_Toc23244394"/>
      <w:bookmarkStart w:id="6389" w:name="_Toc23793924"/>
      <w:bookmarkStart w:id="6390" w:name="_Toc23794247"/>
      <w:bookmarkStart w:id="6391" w:name="_Toc23794570"/>
      <w:bookmarkStart w:id="6392" w:name="_Toc23795415"/>
      <w:bookmarkStart w:id="6393" w:name="_Toc23839792"/>
      <w:bookmarkStart w:id="6394" w:name="_Toc26200581"/>
      <w:bookmarkStart w:id="6395" w:name="_Toc26867678"/>
      <w:bookmarkEnd w:id="6383"/>
      <w:bookmarkEnd w:id="6384"/>
      <w:bookmarkEnd w:id="6385"/>
      <w:bookmarkEnd w:id="6386"/>
      <w:bookmarkEnd w:id="6387"/>
      <w:bookmarkEnd w:id="6388"/>
      <w:bookmarkEnd w:id="6389"/>
      <w:bookmarkEnd w:id="6390"/>
      <w:bookmarkEnd w:id="6391"/>
      <w:bookmarkEnd w:id="6392"/>
      <w:bookmarkEnd w:id="6393"/>
      <w:bookmarkEnd w:id="6394"/>
      <w:bookmarkEnd w:id="6395"/>
    </w:p>
    <w:p w14:paraId="6042057C" w14:textId="4A1EBAE5" w:rsidR="009F1628" w:rsidRPr="002646CB" w:rsidDel="0039799F" w:rsidRDefault="00E742FA" w:rsidP="009F1628">
      <w:pPr>
        <w:rPr>
          <w:del w:id="6396" w:author="박 진상" w:date="2019-10-08T05:43:00Z"/>
          <w:rPrChange w:id="6397" w:author="ETRI-김종원" w:date="2019-12-10T10:44:00Z">
            <w:rPr>
              <w:del w:id="6398" w:author="박 진상" w:date="2019-10-08T05:43:00Z"/>
              <w:color w:val="000000" w:themeColor="text1"/>
            </w:rPr>
          </w:rPrChange>
        </w:rPr>
      </w:pPr>
      <w:del w:id="6399" w:author="박 진상" w:date="2019-10-08T05:43:00Z">
        <w:r w:rsidRPr="002646CB" w:rsidDel="0039799F">
          <w:delText>CES-MG</w:delText>
        </w:r>
        <w:r w:rsidR="009F1628" w:rsidRPr="002646CB" w:rsidDel="0039799F">
          <w:rPr>
            <w:rFonts w:hint="eastAsia"/>
            <w:rPrChange w:id="640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가</w:delText>
        </w:r>
        <w:r w:rsidR="009F1628" w:rsidRPr="002646CB" w:rsidDel="0039799F">
          <w:rPr>
            <w:rPrChange w:id="6401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1C3C69" w:rsidRPr="002646CB" w:rsidDel="0039799F">
          <w:rPr>
            <w:rFonts w:hint="eastAsia"/>
            <w:rPrChange w:id="640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독립</w:delText>
        </w:r>
        <w:r w:rsidR="009F1628" w:rsidRPr="002646CB" w:rsidDel="0039799F">
          <w:rPr>
            <w:rFonts w:hint="eastAsia"/>
            <w:rPrChange w:id="640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9F1628" w:rsidRPr="002646CB" w:rsidDel="0039799F">
          <w:rPr>
            <w:rPrChange w:id="6404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640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</w:delText>
        </w:r>
        <w:r w:rsidR="009F1628" w:rsidRPr="002646CB" w:rsidDel="0039799F">
          <w:rPr>
            <w:rPrChange w:id="6406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640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</w:delText>
        </w:r>
        <w:r w:rsidR="009F1628" w:rsidRPr="002646CB" w:rsidDel="0039799F">
          <w:rPr>
            <w:rPrChange w:id="6408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EE0865" w:rsidRPr="002646CB" w:rsidDel="0039799F">
          <w:rPr>
            <w:rPrChange w:id="6409" w:author="ETRI-김종원" w:date="2019-12-10T10:44:00Z">
              <w:rPr>
                <w:color w:val="000000" w:themeColor="text1"/>
              </w:rPr>
            </w:rPrChange>
          </w:rPr>
          <w:delText>EES</w:delText>
        </w:r>
        <w:r w:rsidR="00EE0865" w:rsidRPr="002646CB" w:rsidDel="0039799F">
          <w:rPr>
            <w:rFonts w:hint="eastAsia"/>
            <w:rPrChange w:id="641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시스템의</w:delText>
        </w:r>
        <w:r w:rsidR="009F1628" w:rsidRPr="002646CB" w:rsidDel="0039799F">
          <w:rPr>
            <w:rPrChange w:id="6411" w:author="ETRI-김종원" w:date="2019-12-10T10:44:00Z">
              <w:rPr>
                <w:color w:val="000000" w:themeColor="text1"/>
              </w:rPr>
            </w:rPrChange>
          </w:rPr>
          <w:delText xml:space="preserve"> PCS</w:delText>
        </w:r>
        <w:r w:rsidR="009F1628" w:rsidRPr="002646CB" w:rsidDel="0039799F">
          <w:rPr>
            <w:rFonts w:hint="eastAsia"/>
            <w:rPrChange w:id="641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에</w:delText>
        </w:r>
        <w:r w:rsidR="009F1628" w:rsidRPr="002646CB" w:rsidDel="0039799F">
          <w:rPr>
            <w:rPrChange w:id="6413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641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의한</w:delText>
        </w:r>
        <w:r w:rsidR="009F1628" w:rsidRPr="002646CB" w:rsidDel="0039799F">
          <w:rPr>
            <w:rPrChange w:id="6415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641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기동</w:delText>
        </w:r>
        <w:r w:rsidR="009F1628" w:rsidRPr="002646CB" w:rsidDel="0039799F">
          <w:rPr>
            <w:rPrChange w:id="6417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641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주파수를</w:delText>
        </w:r>
        <w:r w:rsidR="009F1628" w:rsidRPr="002646CB" w:rsidDel="0039799F">
          <w:rPr>
            <w:rPrChange w:id="6419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642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공급받을</w:delText>
        </w:r>
        <w:r w:rsidR="009F1628" w:rsidRPr="002646CB" w:rsidDel="0039799F">
          <w:rPr>
            <w:rPrChange w:id="6421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642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수</w:delText>
        </w:r>
        <w:r w:rsidR="009F1628" w:rsidRPr="002646CB" w:rsidDel="0039799F">
          <w:rPr>
            <w:rPrChange w:id="6423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642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있는</w:delText>
        </w:r>
        <w:r w:rsidR="009F1628" w:rsidRPr="002646CB" w:rsidDel="0039799F">
          <w:rPr>
            <w:rPrChange w:id="6425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642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의도</w:delText>
        </w:r>
        <w:r w:rsidR="00F7540B" w:rsidRPr="002646CB" w:rsidDel="0039799F">
          <w:rPr>
            <w:rFonts w:hint="eastAsia"/>
            <w:rPrChange w:id="642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하지</w:delText>
        </w:r>
        <w:r w:rsidR="00F7540B" w:rsidRPr="002646CB" w:rsidDel="0039799F">
          <w:rPr>
            <w:rPrChange w:id="6428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642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않은</w:delText>
        </w:r>
        <w:r w:rsidR="00F7540B" w:rsidRPr="002646CB" w:rsidDel="0039799F">
          <w:rPr>
            <w:rPrChange w:id="6430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643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B547D7" w:rsidRPr="002646CB" w:rsidDel="0039799F">
          <w:rPr>
            <w:rPrChange w:id="6432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643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</w:delText>
        </w:r>
        <w:r w:rsidR="009F1628" w:rsidRPr="002646CB" w:rsidDel="0039799F">
          <w:rPr>
            <w:rPrChange w:id="6434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643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전환</w:delText>
        </w:r>
        <w:r w:rsidR="009F1628" w:rsidRPr="002646CB" w:rsidDel="0039799F">
          <w:rPr>
            <w:rPrChange w:id="6436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643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시에는</w:delText>
        </w:r>
        <w:r w:rsidR="009F1628" w:rsidRPr="002646CB" w:rsidDel="0039799F">
          <w:rPr>
            <w:rPrChange w:id="6438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643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다음</w:delText>
        </w:r>
        <w:r w:rsidR="009F1628" w:rsidRPr="002646CB" w:rsidDel="0039799F">
          <w:rPr>
            <w:rPrChange w:id="6440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644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절차를</w:delText>
        </w:r>
        <w:r w:rsidR="009F1628" w:rsidRPr="002646CB" w:rsidDel="0039799F">
          <w:rPr>
            <w:rPrChange w:id="6442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644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따를</w:delText>
        </w:r>
        <w:r w:rsidR="009F1628" w:rsidRPr="002646CB" w:rsidDel="0039799F">
          <w:rPr>
            <w:rPrChange w:id="6444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644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수</w:delText>
        </w:r>
        <w:r w:rsidR="009F1628" w:rsidRPr="002646CB" w:rsidDel="0039799F">
          <w:rPr>
            <w:rPrChange w:id="6446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9F1628" w:rsidRPr="002646CB" w:rsidDel="0039799F">
          <w:rPr>
            <w:rFonts w:hint="eastAsia"/>
            <w:rPrChange w:id="644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있다</w:delText>
        </w:r>
        <w:r w:rsidR="009F1628" w:rsidRPr="002646CB" w:rsidDel="0039799F">
          <w:rPr>
            <w:rPrChange w:id="6448" w:author="ETRI-김종원" w:date="2019-12-10T10:44:00Z">
              <w:rPr>
                <w:color w:val="000000" w:themeColor="text1"/>
              </w:rPr>
            </w:rPrChange>
          </w:rPr>
          <w:delText>.</w:delText>
        </w:r>
        <w:bookmarkStart w:id="6449" w:name="_Toc21525139"/>
        <w:bookmarkStart w:id="6450" w:name="_Toc23141978"/>
        <w:bookmarkStart w:id="6451" w:name="_Toc23173224"/>
        <w:bookmarkStart w:id="6452" w:name="_Toc23188999"/>
        <w:bookmarkStart w:id="6453" w:name="_Toc23191377"/>
        <w:bookmarkStart w:id="6454" w:name="_Toc23244395"/>
        <w:bookmarkStart w:id="6455" w:name="_Toc23793925"/>
        <w:bookmarkStart w:id="6456" w:name="_Toc23794248"/>
        <w:bookmarkStart w:id="6457" w:name="_Toc23794571"/>
        <w:bookmarkStart w:id="6458" w:name="_Toc23795416"/>
        <w:bookmarkStart w:id="6459" w:name="_Toc23839793"/>
        <w:bookmarkStart w:id="6460" w:name="_Toc26200582"/>
        <w:bookmarkStart w:id="6461" w:name="_Toc26867679"/>
        <w:bookmarkEnd w:id="6449"/>
        <w:bookmarkEnd w:id="6450"/>
        <w:bookmarkEnd w:id="6451"/>
        <w:bookmarkEnd w:id="6452"/>
        <w:bookmarkEnd w:id="6453"/>
        <w:bookmarkEnd w:id="6454"/>
        <w:bookmarkEnd w:id="6455"/>
        <w:bookmarkEnd w:id="6456"/>
        <w:bookmarkEnd w:id="6457"/>
        <w:bookmarkEnd w:id="6458"/>
        <w:bookmarkEnd w:id="6459"/>
        <w:bookmarkEnd w:id="6460"/>
        <w:bookmarkEnd w:id="6461"/>
      </w:del>
    </w:p>
    <w:p w14:paraId="2E3804D5" w14:textId="0046A254" w:rsidR="00F7540B" w:rsidRPr="002646CB" w:rsidDel="0039799F" w:rsidRDefault="00255D3C" w:rsidP="00255D3C">
      <w:pPr>
        <w:pStyle w:val="af6"/>
        <w:numPr>
          <w:ilvl w:val="0"/>
          <w:numId w:val="19"/>
        </w:numPr>
        <w:ind w:leftChars="0" w:left="851" w:hanging="451"/>
        <w:rPr>
          <w:del w:id="6462" w:author="박 진상" w:date="2019-10-08T05:43:00Z"/>
          <w:rPrChange w:id="6463" w:author="ETRI-김종원" w:date="2019-12-10T10:44:00Z">
            <w:rPr>
              <w:del w:id="6464" w:author="박 진상" w:date="2019-10-08T05:43:00Z"/>
              <w:color w:val="000000" w:themeColor="text1"/>
            </w:rPr>
          </w:rPrChange>
        </w:rPr>
      </w:pPr>
      <w:del w:id="6465" w:author="박 진상" w:date="2019-10-08T05:43:00Z">
        <w:r w:rsidRPr="002646CB" w:rsidDel="0039799F">
          <w:rPr>
            <w:rPrChange w:id="6466" w:author="ETRI-김종원" w:date="2019-12-10T10:44:00Z">
              <w:rPr>
                <w:color w:val="000000" w:themeColor="text1"/>
              </w:rPr>
            </w:rPrChange>
          </w:rPr>
          <w:delText xml:space="preserve">1 </w:delText>
        </w:r>
        <w:r w:rsidRPr="002646CB" w:rsidDel="0039799F">
          <w:rPr>
            <w:rFonts w:hint="eastAsia"/>
            <w:rPrChange w:id="646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39799F">
          <w:rPr>
            <w:rPrChange w:id="6468" w:author="ETRI-김종원" w:date="2019-12-10T10:44:00Z">
              <w:rPr>
                <w:color w:val="000000" w:themeColor="text1"/>
              </w:rPr>
            </w:rPrChange>
          </w:rPr>
          <w:delText xml:space="preserve"> : </w:delText>
        </w:r>
        <w:r w:rsidR="00C849B5" w:rsidRPr="002646CB" w:rsidDel="0039799F">
          <w:rPr>
            <w:rFonts w:hint="eastAsia"/>
          </w:rPr>
          <w:delText>전기사업자</w:delText>
        </w:r>
        <w:r w:rsidR="00057894" w:rsidRPr="002646CB" w:rsidDel="0039799F">
          <w:rPr>
            <w:rFonts w:hint="eastAsia"/>
            <w:rPrChange w:id="646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</w:delText>
        </w:r>
        <w:r w:rsidR="00057894" w:rsidRPr="002646CB" w:rsidDel="0039799F">
          <w:rPr>
            <w:rPrChange w:id="6470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647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전력</w:delText>
        </w:r>
        <w:r w:rsidR="00F7540B" w:rsidRPr="002646CB" w:rsidDel="0039799F">
          <w:rPr>
            <w:rPrChange w:id="6472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647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공급</w:delText>
        </w:r>
        <w:r w:rsidR="00F7540B" w:rsidRPr="002646CB" w:rsidDel="0039799F">
          <w:rPr>
            <w:rPrChange w:id="6474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647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차단에</w:delText>
        </w:r>
        <w:r w:rsidR="00F7540B" w:rsidRPr="002646CB" w:rsidDel="0039799F">
          <w:rPr>
            <w:rPrChange w:id="6476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647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따른</w:delText>
        </w:r>
        <w:r w:rsidR="00F7540B" w:rsidRPr="002646CB" w:rsidDel="0039799F">
          <w:rPr>
            <w:rPrChange w:id="6478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DB2BCC" w:rsidRPr="002646CB" w:rsidDel="0039799F">
          <w:rPr>
            <w:rFonts w:hint="eastAsia"/>
            <w:rPrChange w:id="647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정지형절환스위치</w:delText>
        </w:r>
        <w:r w:rsidR="00DB2BCC" w:rsidRPr="002646CB" w:rsidDel="0039799F">
          <w:rPr>
            <w:rPrChange w:id="6480" w:author="ETRI-김종원" w:date="2019-12-10T10:44:00Z">
              <w:rPr>
                <w:color w:val="000000" w:themeColor="text1"/>
              </w:rPr>
            </w:rPrChange>
          </w:rPr>
          <w:delText xml:space="preserve">(STS, </w:delText>
        </w:r>
        <w:r w:rsidR="00DB2BCC" w:rsidRPr="002646CB" w:rsidDel="0039799F">
          <w:delText>Static Transfer Switch)</w:delText>
        </w:r>
        <w:r w:rsidR="00F7540B" w:rsidRPr="002646CB" w:rsidDel="0039799F">
          <w:rPr>
            <w:rPrChange w:id="6481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648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자동</w:delText>
        </w:r>
        <w:r w:rsidR="00F7540B" w:rsidRPr="002646CB" w:rsidDel="0039799F">
          <w:rPr>
            <w:rPrChange w:id="6483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648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전환</w:delText>
        </w:r>
        <w:bookmarkStart w:id="6485" w:name="_Toc21525140"/>
        <w:bookmarkStart w:id="6486" w:name="_Toc23141979"/>
        <w:bookmarkStart w:id="6487" w:name="_Toc23173225"/>
        <w:bookmarkStart w:id="6488" w:name="_Toc23189000"/>
        <w:bookmarkStart w:id="6489" w:name="_Toc23191378"/>
        <w:bookmarkStart w:id="6490" w:name="_Toc23244396"/>
        <w:bookmarkStart w:id="6491" w:name="_Toc23793926"/>
        <w:bookmarkStart w:id="6492" w:name="_Toc23794249"/>
        <w:bookmarkStart w:id="6493" w:name="_Toc23794572"/>
        <w:bookmarkStart w:id="6494" w:name="_Toc23795417"/>
        <w:bookmarkStart w:id="6495" w:name="_Toc23839794"/>
        <w:bookmarkStart w:id="6496" w:name="_Toc26200583"/>
        <w:bookmarkStart w:id="6497" w:name="_Toc26867680"/>
        <w:bookmarkEnd w:id="6485"/>
        <w:bookmarkEnd w:id="6486"/>
        <w:bookmarkEnd w:id="6487"/>
        <w:bookmarkEnd w:id="6488"/>
        <w:bookmarkEnd w:id="6489"/>
        <w:bookmarkEnd w:id="6490"/>
        <w:bookmarkEnd w:id="6491"/>
        <w:bookmarkEnd w:id="6492"/>
        <w:bookmarkEnd w:id="6493"/>
        <w:bookmarkEnd w:id="6494"/>
        <w:bookmarkEnd w:id="6495"/>
        <w:bookmarkEnd w:id="6496"/>
        <w:bookmarkEnd w:id="6497"/>
      </w:del>
    </w:p>
    <w:p w14:paraId="361E3DF0" w14:textId="5A34E144" w:rsidR="00F7540B" w:rsidRPr="002646CB" w:rsidDel="0039799F" w:rsidRDefault="00255D3C" w:rsidP="00737668">
      <w:pPr>
        <w:pStyle w:val="af6"/>
        <w:numPr>
          <w:ilvl w:val="0"/>
          <w:numId w:val="19"/>
        </w:numPr>
        <w:ind w:leftChars="0"/>
        <w:rPr>
          <w:del w:id="6498" w:author="박 진상" w:date="2019-10-08T05:43:00Z"/>
          <w:rPrChange w:id="6499" w:author="ETRI-김종원" w:date="2019-12-10T10:44:00Z">
            <w:rPr>
              <w:del w:id="6500" w:author="박 진상" w:date="2019-10-08T05:43:00Z"/>
              <w:color w:val="000000" w:themeColor="text1"/>
            </w:rPr>
          </w:rPrChange>
        </w:rPr>
      </w:pPr>
      <w:del w:id="6501" w:author="박 진상" w:date="2019-10-08T05:43:00Z">
        <w:r w:rsidRPr="002646CB" w:rsidDel="0039799F">
          <w:rPr>
            <w:rPrChange w:id="6502" w:author="ETRI-김종원" w:date="2019-12-10T10:44:00Z">
              <w:rPr>
                <w:color w:val="000000" w:themeColor="text1"/>
              </w:rPr>
            </w:rPrChange>
          </w:rPr>
          <w:delText xml:space="preserve">2 </w:delText>
        </w:r>
        <w:r w:rsidRPr="002646CB" w:rsidDel="0039799F">
          <w:rPr>
            <w:rFonts w:hint="eastAsia"/>
            <w:rPrChange w:id="650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39799F">
          <w:rPr>
            <w:rPrChange w:id="6504" w:author="ETRI-김종원" w:date="2019-12-10T10:44:00Z">
              <w:rPr>
                <w:color w:val="000000" w:themeColor="text1"/>
              </w:rPr>
            </w:rPrChange>
          </w:rPr>
          <w:delText xml:space="preserve"> : </w:delText>
        </w:r>
        <w:r w:rsidR="00EE0865" w:rsidRPr="002646CB" w:rsidDel="0039799F">
          <w:rPr>
            <w:rPrChange w:id="6505" w:author="ETRI-김종원" w:date="2019-12-10T10:44:00Z">
              <w:rPr>
                <w:color w:val="000000" w:themeColor="text1"/>
              </w:rPr>
            </w:rPrChange>
          </w:rPr>
          <w:delText>EES</w:delText>
        </w:r>
        <w:r w:rsidR="00EE0865" w:rsidRPr="002646CB" w:rsidDel="0039799F">
          <w:rPr>
            <w:rFonts w:hint="eastAsia"/>
            <w:rPrChange w:id="650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시스템</w:delText>
        </w:r>
        <w:r w:rsidR="00F7540B" w:rsidRPr="002646CB" w:rsidDel="0039799F">
          <w:rPr>
            <w:rPrChange w:id="6507" w:author="ETRI-김종원" w:date="2019-12-10T10:44:00Z">
              <w:rPr>
                <w:color w:val="000000" w:themeColor="text1"/>
              </w:rPr>
            </w:rPrChange>
          </w:rPr>
          <w:delText xml:space="preserve"> PCS </w:delText>
        </w:r>
        <w:r w:rsidR="00F7540B" w:rsidRPr="002646CB" w:rsidDel="0039799F">
          <w:rPr>
            <w:rFonts w:hint="eastAsia"/>
            <w:rPrChange w:id="650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정전력</w:delText>
        </w:r>
        <w:r w:rsidR="00F7540B" w:rsidRPr="002646CB" w:rsidDel="0039799F">
          <w:rPr>
            <w:rPrChange w:id="6509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651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</w:delText>
        </w:r>
        <w:r w:rsidR="00F7540B" w:rsidRPr="002646CB" w:rsidDel="0039799F">
          <w:rPr>
            <w:rPrChange w:id="6511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651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전환</w:delText>
        </w:r>
        <w:bookmarkStart w:id="6513" w:name="_Toc21525141"/>
        <w:bookmarkStart w:id="6514" w:name="_Toc23141980"/>
        <w:bookmarkStart w:id="6515" w:name="_Toc23173226"/>
        <w:bookmarkStart w:id="6516" w:name="_Toc23189001"/>
        <w:bookmarkStart w:id="6517" w:name="_Toc23191379"/>
        <w:bookmarkStart w:id="6518" w:name="_Toc23244397"/>
        <w:bookmarkStart w:id="6519" w:name="_Toc23793927"/>
        <w:bookmarkStart w:id="6520" w:name="_Toc23794250"/>
        <w:bookmarkStart w:id="6521" w:name="_Toc23794573"/>
        <w:bookmarkStart w:id="6522" w:name="_Toc23795418"/>
        <w:bookmarkStart w:id="6523" w:name="_Toc23839795"/>
        <w:bookmarkStart w:id="6524" w:name="_Toc26200584"/>
        <w:bookmarkStart w:id="6525" w:name="_Toc26867681"/>
        <w:bookmarkEnd w:id="6513"/>
        <w:bookmarkEnd w:id="6514"/>
        <w:bookmarkEnd w:id="6515"/>
        <w:bookmarkEnd w:id="6516"/>
        <w:bookmarkEnd w:id="6517"/>
        <w:bookmarkEnd w:id="6518"/>
        <w:bookmarkEnd w:id="6519"/>
        <w:bookmarkEnd w:id="6520"/>
        <w:bookmarkEnd w:id="6521"/>
        <w:bookmarkEnd w:id="6522"/>
        <w:bookmarkEnd w:id="6523"/>
        <w:bookmarkEnd w:id="6524"/>
        <w:bookmarkEnd w:id="6525"/>
      </w:del>
    </w:p>
    <w:p w14:paraId="413B02DE" w14:textId="1999BB68" w:rsidR="00F7540B" w:rsidRPr="002646CB" w:rsidDel="0039799F" w:rsidRDefault="00255D3C" w:rsidP="00737668">
      <w:pPr>
        <w:pStyle w:val="af6"/>
        <w:numPr>
          <w:ilvl w:val="0"/>
          <w:numId w:val="19"/>
        </w:numPr>
        <w:ind w:leftChars="0"/>
        <w:rPr>
          <w:del w:id="6526" w:author="박 진상" w:date="2019-10-08T05:43:00Z"/>
          <w:rPrChange w:id="6527" w:author="ETRI-김종원" w:date="2019-12-10T10:44:00Z">
            <w:rPr>
              <w:del w:id="6528" w:author="박 진상" w:date="2019-10-08T05:43:00Z"/>
              <w:color w:val="000000" w:themeColor="text1"/>
            </w:rPr>
          </w:rPrChange>
        </w:rPr>
      </w:pPr>
      <w:del w:id="6529" w:author="박 진상" w:date="2019-10-08T05:43:00Z">
        <w:r w:rsidRPr="002646CB" w:rsidDel="0039799F">
          <w:rPr>
            <w:rPrChange w:id="6530" w:author="ETRI-김종원" w:date="2019-12-10T10:44:00Z">
              <w:rPr>
                <w:color w:val="000000" w:themeColor="text1"/>
              </w:rPr>
            </w:rPrChange>
          </w:rPr>
          <w:delText xml:space="preserve">3 </w:delText>
        </w:r>
        <w:r w:rsidRPr="002646CB" w:rsidDel="0039799F">
          <w:rPr>
            <w:rFonts w:hint="eastAsia"/>
            <w:rPrChange w:id="653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39799F">
          <w:rPr>
            <w:rPrChange w:id="6532" w:author="ETRI-김종원" w:date="2019-12-10T10:44:00Z">
              <w:rPr>
                <w:color w:val="000000" w:themeColor="text1"/>
              </w:rPr>
            </w:rPrChange>
          </w:rPr>
          <w:delText xml:space="preserve"> : </w:delText>
        </w:r>
        <w:r w:rsidR="00F7540B" w:rsidRPr="002646CB" w:rsidDel="0039799F">
          <w:rPr>
            <w:rFonts w:hint="eastAsia"/>
            <w:rPrChange w:id="653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전력</w:delText>
        </w:r>
        <w:r w:rsidR="00F7540B" w:rsidRPr="002646CB" w:rsidDel="0039799F">
          <w:rPr>
            <w:rPrChange w:id="6534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653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차단</w:delText>
        </w:r>
        <w:r w:rsidR="00F7540B" w:rsidRPr="002646CB" w:rsidDel="0039799F">
          <w:rPr>
            <w:rPrChange w:id="6536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653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스위치</w:delText>
        </w:r>
        <w:r w:rsidR="00F7540B" w:rsidRPr="002646CB" w:rsidDel="0039799F">
          <w:rPr>
            <w:rPrChange w:id="6538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653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제어</w:delText>
        </w:r>
        <w:bookmarkStart w:id="6540" w:name="_Toc21525142"/>
        <w:bookmarkStart w:id="6541" w:name="_Toc23141981"/>
        <w:bookmarkStart w:id="6542" w:name="_Toc23173227"/>
        <w:bookmarkStart w:id="6543" w:name="_Toc23189002"/>
        <w:bookmarkStart w:id="6544" w:name="_Toc23191380"/>
        <w:bookmarkStart w:id="6545" w:name="_Toc23244398"/>
        <w:bookmarkStart w:id="6546" w:name="_Toc23793928"/>
        <w:bookmarkStart w:id="6547" w:name="_Toc23794251"/>
        <w:bookmarkStart w:id="6548" w:name="_Toc23794574"/>
        <w:bookmarkStart w:id="6549" w:name="_Toc23795419"/>
        <w:bookmarkStart w:id="6550" w:name="_Toc23839796"/>
        <w:bookmarkStart w:id="6551" w:name="_Toc26200585"/>
        <w:bookmarkStart w:id="6552" w:name="_Toc26867682"/>
        <w:bookmarkEnd w:id="6540"/>
        <w:bookmarkEnd w:id="6541"/>
        <w:bookmarkEnd w:id="6542"/>
        <w:bookmarkEnd w:id="6543"/>
        <w:bookmarkEnd w:id="6544"/>
        <w:bookmarkEnd w:id="6545"/>
        <w:bookmarkEnd w:id="6546"/>
        <w:bookmarkEnd w:id="6547"/>
        <w:bookmarkEnd w:id="6548"/>
        <w:bookmarkEnd w:id="6549"/>
        <w:bookmarkEnd w:id="6550"/>
        <w:bookmarkEnd w:id="6551"/>
        <w:bookmarkEnd w:id="6552"/>
      </w:del>
    </w:p>
    <w:p w14:paraId="0FE9E0F5" w14:textId="2934D10D" w:rsidR="00F7540B" w:rsidRPr="002646CB" w:rsidDel="0039799F" w:rsidRDefault="00255D3C" w:rsidP="00737668">
      <w:pPr>
        <w:pStyle w:val="af6"/>
        <w:numPr>
          <w:ilvl w:val="0"/>
          <w:numId w:val="19"/>
        </w:numPr>
        <w:ind w:leftChars="0"/>
        <w:rPr>
          <w:del w:id="6553" w:author="박 진상" w:date="2019-10-08T05:43:00Z"/>
          <w:rPrChange w:id="6554" w:author="ETRI-김종원" w:date="2019-12-10T10:44:00Z">
            <w:rPr>
              <w:del w:id="6555" w:author="박 진상" w:date="2019-10-08T05:43:00Z"/>
              <w:color w:val="000000" w:themeColor="text1"/>
            </w:rPr>
          </w:rPrChange>
        </w:rPr>
      </w:pPr>
      <w:del w:id="6556" w:author="박 진상" w:date="2019-10-08T05:43:00Z">
        <w:r w:rsidRPr="002646CB" w:rsidDel="0039799F">
          <w:rPr>
            <w:rPrChange w:id="6557" w:author="ETRI-김종원" w:date="2019-12-10T10:44:00Z">
              <w:rPr>
                <w:color w:val="000000" w:themeColor="text1"/>
              </w:rPr>
            </w:rPrChange>
          </w:rPr>
          <w:delText xml:space="preserve">4 </w:delText>
        </w:r>
        <w:r w:rsidRPr="002646CB" w:rsidDel="0039799F">
          <w:rPr>
            <w:rFonts w:hint="eastAsia"/>
            <w:rPrChange w:id="655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39799F">
          <w:rPr>
            <w:rPrChange w:id="6559" w:author="ETRI-김종원" w:date="2019-12-10T10:44:00Z">
              <w:rPr>
                <w:color w:val="000000" w:themeColor="text1"/>
              </w:rPr>
            </w:rPrChange>
          </w:rPr>
          <w:delText xml:space="preserve"> : </w:delText>
        </w:r>
        <w:r w:rsidR="00EE0865" w:rsidRPr="002646CB" w:rsidDel="0039799F">
          <w:rPr>
            <w:rPrChange w:id="6560" w:author="ETRI-김종원" w:date="2019-12-10T10:44:00Z">
              <w:rPr>
                <w:color w:val="000000" w:themeColor="text1"/>
              </w:rPr>
            </w:rPrChange>
          </w:rPr>
          <w:delText>EES</w:delText>
        </w:r>
        <w:r w:rsidR="00EE0865" w:rsidRPr="002646CB" w:rsidDel="0039799F">
          <w:rPr>
            <w:rFonts w:hint="eastAsia"/>
            <w:rPrChange w:id="656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시스템</w:delText>
        </w:r>
        <w:r w:rsidR="00F7540B" w:rsidRPr="002646CB" w:rsidDel="0039799F">
          <w:rPr>
            <w:rPrChange w:id="6562" w:author="ETRI-김종원" w:date="2019-12-10T10:44:00Z">
              <w:rPr>
                <w:color w:val="000000" w:themeColor="text1"/>
              </w:rPr>
            </w:rPrChange>
          </w:rPr>
          <w:delText xml:space="preserve"> PCS</w:delText>
        </w:r>
        <w:r w:rsidR="00F7540B" w:rsidRPr="002646CB" w:rsidDel="0039799F">
          <w:rPr>
            <w:rFonts w:hint="eastAsia"/>
            <w:rPrChange w:id="656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</w:delText>
        </w:r>
        <w:r w:rsidR="00F7540B" w:rsidRPr="002646CB" w:rsidDel="0039799F">
          <w:rPr>
            <w:rPrChange w:id="6564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DB2BCC" w:rsidRPr="002646CB" w:rsidDel="0039799F">
          <w:rPr>
            <w:rFonts w:hint="eastAsia"/>
            <w:rPrChange w:id="656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정전압정주파수</w:delText>
        </w:r>
        <w:r w:rsidR="00DB2BCC" w:rsidRPr="002646CB" w:rsidDel="0039799F">
          <w:rPr>
            <w:rPrChange w:id="6566" w:author="ETRI-김종원" w:date="2019-12-10T10:44:00Z">
              <w:rPr>
                <w:color w:val="000000" w:themeColor="text1"/>
              </w:rPr>
            </w:rPrChange>
          </w:rPr>
          <w:delText xml:space="preserve">(CVCF, </w:delText>
        </w:r>
        <w:r w:rsidR="00DB2BCC" w:rsidRPr="002646CB" w:rsidDel="0039799F">
          <w:delText>Constant Voltage Constant Frequency)</w:delText>
        </w:r>
        <w:r w:rsidR="00F7540B" w:rsidRPr="002646CB" w:rsidDel="0039799F">
          <w:rPr>
            <w:rFonts w:hint="eastAsia"/>
            <w:rPrChange w:id="656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동작</w:delText>
        </w:r>
        <w:bookmarkStart w:id="6568" w:name="_Toc21525143"/>
        <w:bookmarkStart w:id="6569" w:name="_Toc23141982"/>
        <w:bookmarkStart w:id="6570" w:name="_Toc23173228"/>
        <w:bookmarkStart w:id="6571" w:name="_Toc23189003"/>
        <w:bookmarkStart w:id="6572" w:name="_Toc23191381"/>
        <w:bookmarkStart w:id="6573" w:name="_Toc23244399"/>
        <w:bookmarkStart w:id="6574" w:name="_Toc23793929"/>
        <w:bookmarkStart w:id="6575" w:name="_Toc23794252"/>
        <w:bookmarkStart w:id="6576" w:name="_Toc23794575"/>
        <w:bookmarkStart w:id="6577" w:name="_Toc23795420"/>
        <w:bookmarkStart w:id="6578" w:name="_Toc23839797"/>
        <w:bookmarkStart w:id="6579" w:name="_Toc26200586"/>
        <w:bookmarkStart w:id="6580" w:name="_Toc26867683"/>
        <w:bookmarkEnd w:id="6568"/>
        <w:bookmarkEnd w:id="6569"/>
        <w:bookmarkEnd w:id="6570"/>
        <w:bookmarkEnd w:id="6571"/>
        <w:bookmarkEnd w:id="6572"/>
        <w:bookmarkEnd w:id="6573"/>
        <w:bookmarkEnd w:id="6574"/>
        <w:bookmarkEnd w:id="6575"/>
        <w:bookmarkEnd w:id="6576"/>
        <w:bookmarkEnd w:id="6577"/>
        <w:bookmarkEnd w:id="6578"/>
        <w:bookmarkEnd w:id="6579"/>
        <w:bookmarkEnd w:id="6580"/>
      </w:del>
    </w:p>
    <w:p w14:paraId="1A67D679" w14:textId="7B9A08B9" w:rsidR="00F7540B" w:rsidRPr="002646CB" w:rsidDel="0039799F" w:rsidRDefault="00255D3C" w:rsidP="00737668">
      <w:pPr>
        <w:pStyle w:val="af6"/>
        <w:numPr>
          <w:ilvl w:val="0"/>
          <w:numId w:val="19"/>
        </w:numPr>
        <w:ind w:leftChars="0"/>
        <w:rPr>
          <w:del w:id="6581" w:author="박 진상" w:date="2019-10-08T05:43:00Z"/>
          <w:rPrChange w:id="6582" w:author="ETRI-김종원" w:date="2019-12-10T10:44:00Z">
            <w:rPr>
              <w:del w:id="6583" w:author="박 진상" w:date="2019-10-08T05:43:00Z"/>
              <w:color w:val="000000" w:themeColor="text1"/>
            </w:rPr>
          </w:rPrChange>
        </w:rPr>
      </w:pPr>
      <w:del w:id="6584" w:author="박 진상" w:date="2019-10-08T05:43:00Z">
        <w:r w:rsidRPr="002646CB" w:rsidDel="0039799F">
          <w:rPr>
            <w:rPrChange w:id="6585" w:author="ETRI-김종원" w:date="2019-12-10T10:44:00Z">
              <w:rPr>
                <w:color w:val="000000" w:themeColor="text1"/>
              </w:rPr>
            </w:rPrChange>
          </w:rPr>
          <w:delText xml:space="preserve">5 </w:delText>
        </w:r>
        <w:r w:rsidRPr="002646CB" w:rsidDel="0039799F">
          <w:rPr>
            <w:rFonts w:hint="eastAsia"/>
            <w:rPrChange w:id="658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39799F">
          <w:rPr>
            <w:rPrChange w:id="6587" w:author="ETRI-김종원" w:date="2019-12-10T10:44:00Z">
              <w:rPr>
                <w:color w:val="000000" w:themeColor="text1"/>
              </w:rPr>
            </w:rPrChange>
          </w:rPr>
          <w:delText xml:space="preserve"> : </w:delText>
        </w:r>
        <w:r w:rsidR="00F7540B" w:rsidRPr="002646CB" w:rsidDel="0039799F">
          <w:rPr>
            <w:rPrChange w:id="6588" w:author="ETRI-김종원" w:date="2019-12-10T10:44:00Z">
              <w:rPr>
                <w:color w:val="000000" w:themeColor="text1"/>
              </w:rPr>
            </w:rPrChange>
          </w:rPr>
          <w:delText xml:space="preserve">PCS </w:delText>
        </w:r>
        <w:r w:rsidR="00F7540B" w:rsidRPr="002646CB" w:rsidDel="0039799F">
          <w:rPr>
            <w:rFonts w:hint="eastAsia"/>
            <w:rPrChange w:id="658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정전압</w:delText>
        </w:r>
        <w:r w:rsidR="00F7540B" w:rsidRPr="002646CB" w:rsidDel="0039799F">
          <w:rPr>
            <w:rPrChange w:id="6590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659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</w:delText>
        </w:r>
        <w:r w:rsidR="00F7540B" w:rsidRPr="002646CB" w:rsidDel="0039799F">
          <w:rPr>
            <w:rPrChange w:id="6592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659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전환</w:delText>
        </w:r>
        <w:r w:rsidR="00F7540B" w:rsidRPr="002646CB" w:rsidDel="0039799F">
          <w:rPr>
            <w:rPrChange w:id="6594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bookmarkStart w:id="6595" w:name="_Toc21525144"/>
        <w:bookmarkStart w:id="6596" w:name="_Toc23141983"/>
        <w:bookmarkStart w:id="6597" w:name="_Toc23173229"/>
        <w:bookmarkStart w:id="6598" w:name="_Toc23189004"/>
        <w:bookmarkStart w:id="6599" w:name="_Toc23191382"/>
        <w:bookmarkStart w:id="6600" w:name="_Toc23244400"/>
        <w:bookmarkStart w:id="6601" w:name="_Toc23793930"/>
        <w:bookmarkStart w:id="6602" w:name="_Toc23794253"/>
        <w:bookmarkStart w:id="6603" w:name="_Toc23794576"/>
        <w:bookmarkStart w:id="6604" w:name="_Toc23795421"/>
        <w:bookmarkStart w:id="6605" w:name="_Toc23839798"/>
        <w:bookmarkStart w:id="6606" w:name="_Toc26200587"/>
        <w:bookmarkStart w:id="6607" w:name="_Toc26867684"/>
        <w:bookmarkEnd w:id="6595"/>
        <w:bookmarkEnd w:id="6596"/>
        <w:bookmarkEnd w:id="6597"/>
        <w:bookmarkEnd w:id="6598"/>
        <w:bookmarkEnd w:id="6599"/>
        <w:bookmarkEnd w:id="6600"/>
        <w:bookmarkEnd w:id="6601"/>
        <w:bookmarkEnd w:id="6602"/>
        <w:bookmarkEnd w:id="6603"/>
        <w:bookmarkEnd w:id="6604"/>
        <w:bookmarkEnd w:id="6605"/>
        <w:bookmarkEnd w:id="6606"/>
        <w:bookmarkEnd w:id="6607"/>
      </w:del>
    </w:p>
    <w:p w14:paraId="1C9B8DAA" w14:textId="21B8C427" w:rsidR="00F7540B" w:rsidRPr="002646CB" w:rsidDel="0039799F" w:rsidRDefault="00255D3C" w:rsidP="00737668">
      <w:pPr>
        <w:pStyle w:val="af6"/>
        <w:numPr>
          <w:ilvl w:val="0"/>
          <w:numId w:val="19"/>
        </w:numPr>
        <w:ind w:leftChars="0"/>
        <w:rPr>
          <w:del w:id="6608" w:author="박 진상" w:date="2019-10-08T05:43:00Z"/>
          <w:rPrChange w:id="6609" w:author="ETRI-김종원" w:date="2019-12-10T10:44:00Z">
            <w:rPr>
              <w:del w:id="6610" w:author="박 진상" w:date="2019-10-08T05:43:00Z"/>
              <w:color w:val="000000" w:themeColor="text1"/>
            </w:rPr>
          </w:rPrChange>
        </w:rPr>
      </w:pPr>
      <w:del w:id="6611" w:author="박 진상" w:date="2019-10-08T05:43:00Z">
        <w:r w:rsidRPr="002646CB" w:rsidDel="0039799F">
          <w:rPr>
            <w:rPrChange w:id="6612" w:author="ETRI-김종원" w:date="2019-12-10T10:44:00Z">
              <w:rPr>
                <w:color w:val="000000" w:themeColor="text1"/>
              </w:rPr>
            </w:rPrChange>
          </w:rPr>
          <w:delText xml:space="preserve">6 </w:delText>
        </w:r>
        <w:r w:rsidRPr="002646CB" w:rsidDel="0039799F">
          <w:rPr>
            <w:rFonts w:hint="eastAsia"/>
            <w:rPrChange w:id="661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39799F">
          <w:rPr>
            <w:rPrChange w:id="6614" w:author="ETRI-김종원" w:date="2019-12-10T10:44:00Z">
              <w:rPr>
                <w:color w:val="000000" w:themeColor="text1"/>
              </w:rPr>
            </w:rPrChange>
          </w:rPr>
          <w:delText xml:space="preserve"> : </w:delText>
        </w:r>
        <w:r w:rsidR="00BF2D25" w:rsidRPr="002646CB" w:rsidDel="0039799F">
          <w:rPr>
            <w:rPrChange w:id="6615" w:author="ETRI-김종원" w:date="2019-12-10T10:44:00Z">
              <w:rPr>
                <w:color w:val="000000" w:themeColor="text1"/>
              </w:rPr>
            </w:rPrChange>
          </w:rPr>
          <w:delText>CHP</w:delText>
        </w:r>
        <w:r w:rsidR="00F7540B" w:rsidRPr="002646CB" w:rsidDel="0039799F">
          <w:rPr>
            <w:rPrChange w:id="6616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661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bookmarkStart w:id="6618" w:name="_Toc21525145"/>
        <w:bookmarkStart w:id="6619" w:name="_Toc23141984"/>
        <w:bookmarkStart w:id="6620" w:name="_Toc23173230"/>
        <w:bookmarkStart w:id="6621" w:name="_Toc23189005"/>
        <w:bookmarkStart w:id="6622" w:name="_Toc23191383"/>
        <w:bookmarkStart w:id="6623" w:name="_Toc23244401"/>
        <w:bookmarkStart w:id="6624" w:name="_Toc23793931"/>
        <w:bookmarkStart w:id="6625" w:name="_Toc23794254"/>
        <w:bookmarkStart w:id="6626" w:name="_Toc23794577"/>
        <w:bookmarkStart w:id="6627" w:name="_Toc23795422"/>
        <w:bookmarkStart w:id="6628" w:name="_Toc23839799"/>
        <w:bookmarkStart w:id="6629" w:name="_Toc26200588"/>
        <w:bookmarkStart w:id="6630" w:name="_Toc26867685"/>
        <w:bookmarkEnd w:id="6618"/>
        <w:bookmarkEnd w:id="6619"/>
        <w:bookmarkEnd w:id="6620"/>
        <w:bookmarkEnd w:id="6621"/>
        <w:bookmarkEnd w:id="6622"/>
        <w:bookmarkEnd w:id="6623"/>
        <w:bookmarkEnd w:id="6624"/>
        <w:bookmarkEnd w:id="6625"/>
        <w:bookmarkEnd w:id="6626"/>
        <w:bookmarkEnd w:id="6627"/>
        <w:bookmarkEnd w:id="6628"/>
        <w:bookmarkEnd w:id="6629"/>
        <w:bookmarkEnd w:id="6630"/>
      </w:del>
    </w:p>
    <w:p w14:paraId="169684F5" w14:textId="15961989" w:rsidR="007817B1" w:rsidRPr="002646CB" w:rsidDel="0039799F" w:rsidRDefault="00255D3C" w:rsidP="00737668">
      <w:pPr>
        <w:pStyle w:val="af6"/>
        <w:numPr>
          <w:ilvl w:val="0"/>
          <w:numId w:val="19"/>
        </w:numPr>
        <w:ind w:leftChars="0"/>
        <w:rPr>
          <w:del w:id="6631" w:author="박 진상" w:date="2019-10-08T05:43:00Z"/>
          <w:rPrChange w:id="6632" w:author="ETRI-김종원" w:date="2019-12-10T10:44:00Z">
            <w:rPr>
              <w:del w:id="6633" w:author="박 진상" w:date="2019-10-08T05:43:00Z"/>
              <w:color w:val="000000" w:themeColor="text1"/>
            </w:rPr>
          </w:rPrChange>
        </w:rPr>
      </w:pPr>
      <w:del w:id="6634" w:author="박 진상" w:date="2019-10-08T05:43:00Z">
        <w:r w:rsidRPr="002646CB" w:rsidDel="0039799F">
          <w:rPr>
            <w:rPrChange w:id="6635" w:author="ETRI-김종원" w:date="2019-12-10T10:44:00Z">
              <w:rPr>
                <w:color w:val="000000" w:themeColor="text1"/>
              </w:rPr>
            </w:rPrChange>
          </w:rPr>
          <w:delText xml:space="preserve">7 </w:delText>
        </w:r>
        <w:r w:rsidRPr="002646CB" w:rsidDel="0039799F">
          <w:rPr>
            <w:rFonts w:hint="eastAsia"/>
            <w:rPrChange w:id="663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39799F">
          <w:rPr>
            <w:rPrChange w:id="6637" w:author="ETRI-김종원" w:date="2019-12-10T10:44:00Z">
              <w:rPr>
                <w:color w:val="000000" w:themeColor="text1"/>
              </w:rPr>
            </w:rPrChange>
          </w:rPr>
          <w:delText xml:space="preserve"> : </w:delText>
        </w:r>
        <w:r w:rsidR="00F7540B" w:rsidRPr="002646CB" w:rsidDel="0039799F">
          <w:rPr>
            <w:rFonts w:hint="eastAsia"/>
            <w:rPrChange w:id="663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부하를</w:delText>
        </w:r>
        <w:r w:rsidR="00F7540B" w:rsidRPr="002646CB" w:rsidDel="0039799F">
          <w:rPr>
            <w:rPrChange w:id="6639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664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고려하며</w:delText>
        </w:r>
        <w:r w:rsidR="00F7540B" w:rsidRPr="002646CB" w:rsidDel="0039799F">
          <w:rPr>
            <w:rPrChange w:id="6641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EE0865" w:rsidRPr="002646CB" w:rsidDel="0039799F">
          <w:rPr>
            <w:rPrChange w:id="6642" w:author="ETRI-김종원" w:date="2019-12-10T10:44:00Z">
              <w:rPr>
                <w:color w:val="000000" w:themeColor="text1"/>
              </w:rPr>
            </w:rPrChange>
          </w:rPr>
          <w:delText>EES</w:delText>
        </w:r>
        <w:r w:rsidR="00EE0865" w:rsidRPr="002646CB" w:rsidDel="0039799F">
          <w:rPr>
            <w:rFonts w:hint="eastAsia"/>
            <w:rPrChange w:id="664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시스템</w:delText>
        </w:r>
        <w:r w:rsidR="00F7540B" w:rsidRPr="002646CB" w:rsidDel="0039799F">
          <w:rPr>
            <w:rFonts w:hint="eastAsia"/>
            <w:rPrChange w:id="664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와</w:delText>
        </w:r>
        <w:r w:rsidR="00F7540B" w:rsidRPr="002646CB" w:rsidDel="0039799F">
          <w:rPr>
            <w:rPrChange w:id="6645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F2D25" w:rsidRPr="002646CB" w:rsidDel="0039799F">
          <w:rPr>
            <w:rPrChange w:id="6646" w:author="ETRI-김종원" w:date="2019-12-10T10:44:00Z">
              <w:rPr>
                <w:color w:val="000000" w:themeColor="text1"/>
              </w:rPr>
            </w:rPrChange>
          </w:rPr>
          <w:delText>CHP</w:delText>
        </w:r>
        <w:r w:rsidR="00F7540B" w:rsidRPr="002646CB" w:rsidDel="0039799F">
          <w:rPr>
            <w:rPrChange w:id="6647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664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연동</w:delText>
        </w:r>
        <w:r w:rsidR="00F7540B" w:rsidRPr="002646CB" w:rsidDel="0039799F">
          <w:rPr>
            <w:rPrChange w:id="6649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665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F7540B" w:rsidRPr="002646CB" w:rsidDel="0039799F">
          <w:rPr>
            <w:rPrChange w:id="6651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665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제어</w:delText>
        </w:r>
        <w:bookmarkStart w:id="6653" w:name="_Toc21525146"/>
        <w:bookmarkStart w:id="6654" w:name="_Toc23141985"/>
        <w:bookmarkStart w:id="6655" w:name="_Toc23173231"/>
        <w:bookmarkStart w:id="6656" w:name="_Toc23189006"/>
        <w:bookmarkStart w:id="6657" w:name="_Toc23191384"/>
        <w:bookmarkStart w:id="6658" w:name="_Toc23244402"/>
        <w:bookmarkStart w:id="6659" w:name="_Toc23793932"/>
        <w:bookmarkStart w:id="6660" w:name="_Toc23794255"/>
        <w:bookmarkStart w:id="6661" w:name="_Toc23794578"/>
        <w:bookmarkStart w:id="6662" w:name="_Toc23795423"/>
        <w:bookmarkStart w:id="6663" w:name="_Toc23839800"/>
        <w:bookmarkStart w:id="6664" w:name="_Toc26200589"/>
        <w:bookmarkStart w:id="6665" w:name="_Toc26867686"/>
        <w:bookmarkEnd w:id="6653"/>
        <w:bookmarkEnd w:id="6654"/>
        <w:bookmarkEnd w:id="6655"/>
        <w:bookmarkEnd w:id="6656"/>
        <w:bookmarkEnd w:id="6657"/>
        <w:bookmarkEnd w:id="6658"/>
        <w:bookmarkEnd w:id="6659"/>
        <w:bookmarkEnd w:id="6660"/>
        <w:bookmarkEnd w:id="6661"/>
        <w:bookmarkEnd w:id="6662"/>
        <w:bookmarkEnd w:id="6663"/>
        <w:bookmarkEnd w:id="6664"/>
        <w:bookmarkEnd w:id="6665"/>
      </w:del>
    </w:p>
    <w:p w14:paraId="27776872" w14:textId="3A5E6587" w:rsidR="007817B1" w:rsidRPr="002646CB" w:rsidDel="0039799F" w:rsidRDefault="007817B1" w:rsidP="00BF4D3D">
      <w:pPr>
        <w:rPr>
          <w:del w:id="6666" w:author="박 진상" w:date="2019-10-08T05:43:00Z"/>
          <w:rPrChange w:id="6667" w:author="ETRI-김종원" w:date="2019-12-10T10:44:00Z">
            <w:rPr>
              <w:del w:id="6668" w:author="박 진상" w:date="2019-10-08T05:43:00Z"/>
              <w:color w:val="FF0000"/>
            </w:rPr>
          </w:rPrChange>
        </w:rPr>
      </w:pPr>
      <w:bookmarkStart w:id="6669" w:name="_Toc21525147"/>
      <w:bookmarkStart w:id="6670" w:name="_Toc23141986"/>
      <w:bookmarkStart w:id="6671" w:name="_Toc23173232"/>
      <w:bookmarkStart w:id="6672" w:name="_Toc23189007"/>
      <w:bookmarkStart w:id="6673" w:name="_Toc23191385"/>
      <w:bookmarkStart w:id="6674" w:name="_Toc23244403"/>
      <w:bookmarkStart w:id="6675" w:name="_Toc23793933"/>
      <w:bookmarkStart w:id="6676" w:name="_Toc23794256"/>
      <w:bookmarkStart w:id="6677" w:name="_Toc23794579"/>
      <w:bookmarkStart w:id="6678" w:name="_Toc23795424"/>
      <w:bookmarkStart w:id="6679" w:name="_Toc23839801"/>
      <w:bookmarkStart w:id="6680" w:name="_Toc26200590"/>
      <w:bookmarkStart w:id="6681" w:name="_Toc26867687"/>
      <w:bookmarkEnd w:id="6669"/>
      <w:bookmarkEnd w:id="6670"/>
      <w:bookmarkEnd w:id="6671"/>
      <w:bookmarkEnd w:id="6672"/>
      <w:bookmarkEnd w:id="6673"/>
      <w:bookmarkEnd w:id="6674"/>
      <w:bookmarkEnd w:id="6675"/>
      <w:bookmarkEnd w:id="6676"/>
      <w:bookmarkEnd w:id="6677"/>
      <w:bookmarkEnd w:id="6678"/>
      <w:bookmarkEnd w:id="6679"/>
      <w:bookmarkEnd w:id="6680"/>
      <w:bookmarkEnd w:id="6681"/>
    </w:p>
    <w:p w14:paraId="2AEEB528" w14:textId="0A26A16D" w:rsidR="00BF4D3D" w:rsidRPr="002646CB" w:rsidDel="0039799F" w:rsidRDefault="001C3C69" w:rsidP="00BF2D25">
      <w:pPr>
        <w:pStyle w:val="34"/>
        <w:rPr>
          <w:del w:id="6682" w:author="박 진상" w:date="2019-10-08T05:43:00Z"/>
        </w:rPr>
      </w:pPr>
      <w:del w:id="6683" w:author="박 진상" w:date="2019-10-08T05:43:00Z">
        <w:r w:rsidRPr="002646CB" w:rsidDel="0039799F">
          <w:rPr>
            <w:rFonts w:hint="eastAsia"/>
            <w:b w:val="0"/>
          </w:rPr>
          <w:delText>독립</w:delText>
        </w:r>
        <w:r w:rsidR="005F5AED" w:rsidRPr="002646CB" w:rsidDel="0039799F">
          <w:rPr>
            <w:rFonts w:hint="eastAsia"/>
            <w:b w:val="0"/>
          </w:rPr>
          <w:delText>운전</w:delText>
        </w:r>
        <w:r w:rsidR="00B547D7" w:rsidRPr="002646CB" w:rsidDel="0039799F">
          <w:rPr>
            <w:b w:val="0"/>
          </w:rPr>
          <w:delText xml:space="preserve"> </w:delText>
        </w:r>
        <w:r w:rsidR="005F5AED" w:rsidRPr="002646CB" w:rsidDel="0039799F">
          <w:rPr>
            <w:rFonts w:hint="eastAsia"/>
            <w:b w:val="0"/>
          </w:rPr>
          <w:delText>모드에서</w:delText>
        </w:r>
        <w:r w:rsidR="005F5AED" w:rsidRPr="002646CB" w:rsidDel="0039799F">
          <w:rPr>
            <w:b w:val="0"/>
          </w:rPr>
          <w:delText xml:space="preserve"> </w:delText>
        </w:r>
        <w:r w:rsidR="005F5AED" w:rsidRPr="002646CB" w:rsidDel="0039799F">
          <w:rPr>
            <w:rFonts w:hint="eastAsia"/>
            <w:b w:val="0"/>
          </w:rPr>
          <w:delText>계통연계</w:delText>
        </w:r>
        <w:r w:rsidR="005F5AED" w:rsidRPr="002646CB" w:rsidDel="0039799F">
          <w:rPr>
            <w:b w:val="0"/>
          </w:rPr>
          <w:delText xml:space="preserve"> </w:delText>
        </w:r>
        <w:r w:rsidR="005F5AED" w:rsidRPr="002646CB" w:rsidDel="0039799F">
          <w:rPr>
            <w:rFonts w:hint="eastAsia"/>
            <w:b w:val="0"/>
          </w:rPr>
          <w:delText>운전</w:delText>
        </w:r>
        <w:r w:rsidR="005F5AED" w:rsidRPr="002646CB" w:rsidDel="0039799F">
          <w:rPr>
            <w:b w:val="0"/>
          </w:rPr>
          <w:delText xml:space="preserve"> </w:delText>
        </w:r>
        <w:r w:rsidR="005F5AED" w:rsidRPr="002646CB" w:rsidDel="0039799F">
          <w:rPr>
            <w:rFonts w:hint="eastAsia"/>
            <w:b w:val="0"/>
          </w:rPr>
          <w:delText>모드로의</w:delText>
        </w:r>
        <w:r w:rsidR="005F5AED" w:rsidRPr="002646CB" w:rsidDel="0039799F">
          <w:rPr>
            <w:b w:val="0"/>
          </w:rPr>
          <w:delText xml:space="preserve"> </w:delText>
        </w:r>
        <w:r w:rsidR="005F5AED" w:rsidRPr="002646CB" w:rsidDel="0039799F">
          <w:rPr>
            <w:rFonts w:hint="eastAsia"/>
            <w:b w:val="0"/>
          </w:rPr>
          <w:delText>모드</w:delText>
        </w:r>
        <w:r w:rsidR="005F5AED" w:rsidRPr="002646CB" w:rsidDel="0039799F">
          <w:rPr>
            <w:b w:val="0"/>
          </w:rPr>
          <w:delText xml:space="preserve"> </w:delText>
        </w:r>
        <w:r w:rsidR="005F5AED" w:rsidRPr="002646CB" w:rsidDel="0039799F">
          <w:rPr>
            <w:rFonts w:hint="eastAsia"/>
            <w:b w:val="0"/>
          </w:rPr>
          <w:delText>전</w:delText>
        </w:r>
        <w:r w:rsidR="005B2CD2" w:rsidRPr="002646CB" w:rsidDel="0039799F">
          <w:rPr>
            <w:rFonts w:hint="eastAsia"/>
            <w:b w:val="0"/>
          </w:rPr>
          <w:delText>환</w:delText>
        </w:r>
        <w:bookmarkStart w:id="6684" w:name="_Toc21525148"/>
        <w:bookmarkStart w:id="6685" w:name="_Toc23141987"/>
        <w:bookmarkStart w:id="6686" w:name="_Toc23173233"/>
        <w:bookmarkStart w:id="6687" w:name="_Toc23189008"/>
        <w:bookmarkStart w:id="6688" w:name="_Toc23191386"/>
        <w:bookmarkStart w:id="6689" w:name="_Toc23244404"/>
        <w:bookmarkStart w:id="6690" w:name="_Toc23793934"/>
        <w:bookmarkStart w:id="6691" w:name="_Toc23794257"/>
        <w:bookmarkStart w:id="6692" w:name="_Toc23794580"/>
        <w:bookmarkStart w:id="6693" w:name="_Toc23795425"/>
        <w:bookmarkStart w:id="6694" w:name="_Toc23839802"/>
        <w:bookmarkStart w:id="6695" w:name="_Toc26200591"/>
        <w:bookmarkStart w:id="6696" w:name="_Toc26867688"/>
        <w:bookmarkEnd w:id="6684"/>
        <w:bookmarkEnd w:id="6685"/>
        <w:bookmarkEnd w:id="6686"/>
        <w:bookmarkEnd w:id="6687"/>
        <w:bookmarkEnd w:id="6688"/>
        <w:bookmarkEnd w:id="6689"/>
        <w:bookmarkEnd w:id="6690"/>
        <w:bookmarkEnd w:id="6691"/>
        <w:bookmarkEnd w:id="6692"/>
        <w:bookmarkEnd w:id="6693"/>
        <w:bookmarkEnd w:id="6694"/>
        <w:bookmarkEnd w:id="6695"/>
        <w:bookmarkEnd w:id="6696"/>
      </w:del>
    </w:p>
    <w:p w14:paraId="22A88DE9" w14:textId="070B83AE" w:rsidR="00BF4D3D" w:rsidRPr="002646CB" w:rsidDel="0039799F" w:rsidRDefault="00BF4D3D" w:rsidP="00BF4D3D">
      <w:pPr>
        <w:rPr>
          <w:del w:id="6697" w:author="박 진상" w:date="2019-10-08T05:43:00Z"/>
          <w:rPrChange w:id="6698" w:author="ETRI-김종원" w:date="2019-12-10T10:44:00Z">
            <w:rPr>
              <w:del w:id="6699" w:author="박 진상" w:date="2019-10-08T05:43:00Z"/>
              <w:color w:val="000000" w:themeColor="text1"/>
            </w:rPr>
          </w:rPrChange>
        </w:rPr>
      </w:pPr>
      <w:bookmarkStart w:id="6700" w:name="_Toc21525149"/>
      <w:bookmarkStart w:id="6701" w:name="_Toc23141988"/>
      <w:bookmarkStart w:id="6702" w:name="_Toc23173234"/>
      <w:bookmarkStart w:id="6703" w:name="_Toc23189009"/>
      <w:bookmarkStart w:id="6704" w:name="_Toc23191387"/>
      <w:bookmarkStart w:id="6705" w:name="_Toc23244405"/>
      <w:bookmarkStart w:id="6706" w:name="_Toc23793935"/>
      <w:bookmarkStart w:id="6707" w:name="_Toc23794258"/>
      <w:bookmarkStart w:id="6708" w:name="_Toc23794581"/>
      <w:bookmarkStart w:id="6709" w:name="_Toc23795426"/>
      <w:bookmarkStart w:id="6710" w:name="_Toc23839803"/>
      <w:bookmarkStart w:id="6711" w:name="_Toc26200592"/>
      <w:bookmarkStart w:id="6712" w:name="_Toc26867689"/>
      <w:bookmarkEnd w:id="6700"/>
      <w:bookmarkEnd w:id="6701"/>
      <w:bookmarkEnd w:id="6702"/>
      <w:bookmarkEnd w:id="6703"/>
      <w:bookmarkEnd w:id="6704"/>
      <w:bookmarkEnd w:id="6705"/>
      <w:bookmarkEnd w:id="6706"/>
      <w:bookmarkEnd w:id="6707"/>
      <w:bookmarkEnd w:id="6708"/>
      <w:bookmarkEnd w:id="6709"/>
      <w:bookmarkEnd w:id="6710"/>
      <w:bookmarkEnd w:id="6711"/>
      <w:bookmarkEnd w:id="6712"/>
    </w:p>
    <w:p w14:paraId="3758D6F9" w14:textId="2704AE3B" w:rsidR="00F7540B" w:rsidRPr="002646CB" w:rsidDel="0039799F" w:rsidRDefault="00E742FA" w:rsidP="00F7540B">
      <w:pPr>
        <w:rPr>
          <w:del w:id="6713" w:author="박 진상" w:date="2019-10-08T05:43:00Z"/>
          <w:rPrChange w:id="6714" w:author="ETRI-김종원" w:date="2019-12-10T10:44:00Z">
            <w:rPr>
              <w:del w:id="6715" w:author="박 진상" w:date="2019-10-08T05:43:00Z"/>
              <w:color w:val="000000" w:themeColor="text1"/>
            </w:rPr>
          </w:rPrChange>
        </w:rPr>
      </w:pPr>
      <w:del w:id="6716" w:author="박 진상" w:date="2019-10-08T05:43:00Z">
        <w:r w:rsidRPr="002646CB" w:rsidDel="0039799F">
          <w:delText>CES-MG</w:delText>
        </w:r>
        <w:r w:rsidR="00F7540B" w:rsidRPr="002646CB" w:rsidDel="0039799F">
          <w:rPr>
            <w:rFonts w:hint="eastAsia"/>
            <w:rPrChange w:id="671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</w:delText>
        </w:r>
        <w:r w:rsidR="00F7540B" w:rsidRPr="002646CB" w:rsidDel="0039799F">
          <w:rPr>
            <w:rPrChange w:id="6718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1C3C69" w:rsidRPr="002646CB" w:rsidDel="0039799F">
          <w:rPr>
            <w:rFonts w:hint="eastAsia"/>
            <w:rPrChange w:id="671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독립</w:delText>
        </w:r>
        <w:r w:rsidR="00F7540B" w:rsidRPr="002646CB" w:rsidDel="0039799F">
          <w:rPr>
            <w:rFonts w:hint="eastAsia"/>
            <w:rPrChange w:id="672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B547D7" w:rsidRPr="002646CB" w:rsidDel="0039799F">
          <w:rPr>
            <w:rPrChange w:id="6721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672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모드에서</w:delText>
        </w:r>
        <w:r w:rsidR="00F7540B" w:rsidRPr="002646CB" w:rsidDel="0039799F">
          <w:rPr>
            <w:rPrChange w:id="6723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672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계통</w:delText>
        </w:r>
        <w:r w:rsidR="00B547D7" w:rsidRPr="002646CB" w:rsidDel="0039799F">
          <w:rPr>
            <w:rPrChange w:id="6725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672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연계운전</w:delText>
        </w:r>
        <w:r w:rsidR="00B547D7" w:rsidRPr="002646CB" w:rsidDel="0039799F">
          <w:rPr>
            <w:rPrChange w:id="6727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672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모드로의</w:delText>
        </w:r>
        <w:r w:rsidR="00F7540B" w:rsidRPr="002646CB" w:rsidDel="0039799F">
          <w:rPr>
            <w:rPrChange w:id="6729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673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</w:delText>
        </w:r>
        <w:r w:rsidR="00A933ED" w:rsidRPr="002646CB" w:rsidDel="0039799F">
          <w:rPr>
            <w:rFonts w:hint="eastAsia"/>
            <w:rPrChange w:id="673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환</w:delText>
        </w:r>
        <w:r w:rsidR="00F7540B" w:rsidRPr="002646CB" w:rsidDel="0039799F">
          <w:rPr>
            <w:rPrChange w:id="6732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673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</w:delText>
        </w:r>
        <w:r w:rsidR="00F7540B" w:rsidRPr="002646CB" w:rsidDel="0039799F">
          <w:rPr>
            <w:rPrChange w:id="6734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673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일반적인</w:delText>
        </w:r>
        <w:r w:rsidR="00F7540B" w:rsidRPr="002646CB" w:rsidDel="0039799F">
          <w:rPr>
            <w:rPrChange w:id="6736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673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특성은</w:delText>
        </w:r>
        <w:r w:rsidR="00F7540B" w:rsidRPr="002646CB" w:rsidDel="0039799F">
          <w:rPr>
            <w:rPrChange w:id="6738" w:author="ETRI-김종원" w:date="2019-12-10T10:44:00Z">
              <w:rPr>
                <w:color w:val="000000" w:themeColor="text1"/>
              </w:rPr>
            </w:rPrChange>
          </w:rPr>
          <w:delText xml:space="preserve"> IEC</w:delText>
        </w:r>
        <w:r w:rsidR="005127FE" w:rsidRPr="002646CB" w:rsidDel="0039799F">
          <w:rPr>
            <w:rPrChange w:id="6739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PrChange w:id="6740" w:author="ETRI-김종원" w:date="2019-12-10T10:44:00Z">
              <w:rPr>
                <w:color w:val="000000" w:themeColor="text1"/>
              </w:rPr>
            </w:rPrChange>
          </w:rPr>
          <w:delText xml:space="preserve">TS 62898-2 4.2.4.3 </w:delText>
        </w:r>
        <w:r w:rsidR="00F7540B" w:rsidRPr="002646CB" w:rsidDel="0039799F">
          <w:rPr>
            <w:rFonts w:hint="eastAsia"/>
            <w:rPrChange w:id="674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절에</w:delText>
        </w:r>
        <w:r w:rsidR="00F7540B" w:rsidRPr="002646CB" w:rsidDel="0039799F">
          <w:rPr>
            <w:rPrChange w:id="6742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674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정의되어</w:delText>
        </w:r>
        <w:r w:rsidR="00F7540B" w:rsidRPr="002646CB" w:rsidDel="0039799F">
          <w:rPr>
            <w:rPrChange w:id="6744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674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있는</w:delText>
        </w:r>
        <w:r w:rsidR="00F7540B" w:rsidRPr="002646CB" w:rsidDel="0039799F">
          <w:rPr>
            <w:rPrChange w:id="6746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674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내용을</w:delText>
        </w:r>
        <w:r w:rsidR="00F7540B" w:rsidRPr="002646CB" w:rsidDel="0039799F">
          <w:rPr>
            <w:rPrChange w:id="6748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674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준용한다</w:delText>
        </w:r>
        <w:r w:rsidR="00F7540B" w:rsidRPr="002646CB" w:rsidDel="0039799F">
          <w:rPr>
            <w:rPrChange w:id="6750" w:author="ETRI-김종원" w:date="2019-12-10T10:44:00Z">
              <w:rPr>
                <w:color w:val="000000" w:themeColor="text1"/>
              </w:rPr>
            </w:rPrChange>
          </w:rPr>
          <w:delText>.</w:delText>
        </w:r>
        <w:bookmarkStart w:id="6751" w:name="_Toc21525150"/>
        <w:bookmarkStart w:id="6752" w:name="_Toc23141989"/>
        <w:bookmarkStart w:id="6753" w:name="_Toc23173235"/>
        <w:bookmarkStart w:id="6754" w:name="_Toc23189010"/>
        <w:bookmarkStart w:id="6755" w:name="_Toc23191388"/>
        <w:bookmarkStart w:id="6756" w:name="_Toc23244406"/>
        <w:bookmarkStart w:id="6757" w:name="_Toc23793936"/>
        <w:bookmarkStart w:id="6758" w:name="_Toc23794259"/>
        <w:bookmarkStart w:id="6759" w:name="_Toc23794582"/>
        <w:bookmarkStart w:id="6760" w:name="_Toc23795427"/>
        <w:bookmarkStart w:id="6761" w:name="_Toc23839804"/>
        <w:bookmarkStart w:id="6762" w:name="_Toc26200593"/>
        <w:bookmarkStart w:id="6763" w:name="_Toc26867690"/>
        <w:bookmarkEnd w:id="6751"/>
        <w:bookmarkEnd w:id="6752"/>
        <w:bookmarkEnd w:id="6753"/>
        <w:bookmarkEnd w:id="6754"/>
        <w:bookmarkEnd w:id="6755"/>
        <w:bookmarkEnd w:id="6756"/>
        <w:bookmarkEnd w:id="6757"/>
        <w:bookmarkEnd w:id="6758"/>
        <w:bookmarkEnd w:id="6759"/>
        <w:bookmarkEnd w:id="6760"/>
        <w:bookmarkEnd w:id="6761"/>
        <w:bookmarkEnd w:id="6762"/>
        <w:bookmarkEnd w:id="6763"/>
      </w:del>
    </w:p>
    <w:p w14:paraId="663BD231" w14:textId="799CE698" w:rsidR="00F7540B" w:rsidRPr="002646CB" w:rsidDel="0039799F" w:rsidRDefault="00F7540B" w:rsidP="00F7540B">
      <w:pPr>
        <w:ind w:left="100" w:hangingChars="50" w:hanging="100"/>
        <w:rPr>
          <w:del w:id="6764" w:author="박 진상" w:date="2019-10-08T05:43:00Z"/>
          <w:rPrChange w:id="6765" w:author="ETRI-김종원" w:date="2019-12-10T10:44:00Z">
            <w:rPr>
              <w:del w:id="6766" w:author="박 진상" w:date="2019-10-08T05:43:00Z"/>
              <w:color w:val="FF0000"/>
            </w:rPr>
          </w:rPrChange>
        </w:rPr>
      </w:pPr>
      <w:bookmarkStart w:id="6767" w:name="_Toc21525151"/>
      <w:bookmarkStart w:id="6768" w:name="_Toc23141990"/>
      <w:bookmarkStart w:id="6769" w:name="_Toc23173236"/>
      <w:bookmarkStart w:id="6770" w:name="_Toc23189011"/>
      <w:bookmarkStart w:id="6771" w:name="_Toc23191389"/>
      <w:bookmarkStart w:id="6772" w:name="_Toc23244407"/>
      <w:bookmarkStart w:id="6773" w:name="_Toc23793937"/>
      <w:bookmarkStart w:id="6774" w:name="_Toc23794260"/>
      <w:bookmarkStart w:id="6775" w:name="_Toc23794583"/>
      <w:bookmarkStart w:id="6776" w:name="_Toc23795428"/>
      <w:bookmarkStart w:id="6777" w:name="_Toc23839805"/>
      <w:bookmarkStart w:id="6778" w:name="_Toc26200594"/>
      <w:bookmarkStart w:id="6779" w:name="_Toc26867691"/>
      <w:bookmarkEnd w:id="6767"/>
      <w:bookmarkEnd w:id="6768"/>
      <w:bookmarkEnd w:id="6769"/>
      <w:bookmarkEnd w:id="6770"/>
      <w:bookmarkEnd w:id="6771"/>
      <w:bookmarkEnd w:id="6772"/>
      <w:bookmarkEnd w:id="6773"/>
      <w:bookmarkEnd w:id="6774"/>
      <w:bookmarkEnd w:id="6775"/>
      <w:bookmarkEnd w:id="6776"/>
      <w:bookmarkEnd w:id="6777"/>
      <w:bookmarkEnd w:id="6778"/>
      <w:bookmarkEnd w:id="6779"/>
    </w:p>
    <w:p w14:paraId="1FFB836F" w14:textId="60BADC57" w:rsidR="008C21A7" w:rsidRPr="002646CB" w:rsidDel="0039799F" w:rsidRDefault="00E742FA" w:rsidP="008C21A7">
      <w:pPr>
        <w:rPr>
          <w:del w:id="6780" w:author="박 진상" w:date="2019-10-08T05:43:00Z"/>
          <w:rPrChange w:id="6781" w:author="ETRI-김종원" w:date="2019-12-10T10:44:00Z">
            <w:rPr>
              <w:del w:id="6782" w:author="박 진상" w:date="2019-10-08T05:43:00Z"/>
              <w:color w:val="000000" w:themeColor="text1"/>
            </w:rPr>
          </w:rPrChange>
        </w:rPr>
      </w:pPr>
      <w:del w:id="6783" w:author="박 진상" w:date="2019-10-08T05:43:00Z">
        <w:r w:rsidRPr="002646CB" w:rsidDel="0039799F">
          <w:delText>CES-MG</w:delText>
        </w:r>
        <w:r w:rsidR="00F7540B" w:rsidRPr="002646CB" w:rsidDel="0039799F">
          <w:rPr>
            <w:rFonts w:hint="eastAsia"/>
            <w:rPrChange w:id="678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</w:delText>
        </w:r>
        <w:r w:rsidR="00F7540B" w:rsidRPr="002646CB" w:rsidDel="0039799F">
          <w:rPr>
            <w:rPrChange w:id="6785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1C3C69" w:rsidRPr="002646CB" w:rsidDel="0039799F">
          <w:rPr>
            <w:rFonts w:hint="eastAsia"/>
            <w:rPrChange w:id="678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독립</w:delText>
        </w:r>
        <w:r w:rsidR="00F7540B" w:rsidRPr="002646CB" w:rsidDel="0039799F">
          <w:rPr>
            <w:rFonts w:hint="eastAsia"/>
            <w:rPrChange w:id="678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B547D7" w:rsidRPr="002646CB" w:rsidDel="0039799F">
          <w:rPr>
            <w:rPrChange w:id="6788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678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모드에서</w:delText>
        </w:r>
        <w:r w:rsidR="00F7540B" w:rsidRPr="002646CB" w:rsidDel="0039799F">
          <w:rPr>
            <w:rPrChange w:id="6790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679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계통</w:delText>
        </w:r>
        <w:r w:rsidR="00B547D7" w:rsidRPr="002646CB" w:rsidDel="0039799F">
          <w:rPr>
            <w:rPrChange w:id="6792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679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연계운전</w:delText>
        </w:r>
        <w:r w:rsidR="00B547D7" w:rsidRPr="002646CB" w:rsidDel="0039799F">
          <w:rPr>
            <w:rPrChange w:id="6794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679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모드로의</w:delText>
        </w:r>
        <w:r w:rsidR="00F7540B" w:rsidRPr="002646CB" w:rsidDel="0039799F">
          <w:rPr>
            <w:rPrChange w:id="6796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679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</w:delText>
        </w:r>
        <w:r w:rsidR="008C21A7" w:rsidRPr="002646CB" w:rsidDel="0039799F">
          <w:rPr>
            <w:rFonts w:hint="eastAsia"/>
            <w:rPrChange w:id="679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환</w:delText>
        </w:r>
        <w:r w:rsidR="00F7540B" w:rsidRPr="002646CB" w:rsidDel="0039799F">
          <w:rPr>
            <w:rPrChange w:id="6799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680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</w:delText>
        </w:r>
        <w:r w:rsidR="00F7540B" w:rsidRPr="002646CB" w:rsidDel="0039799F">
          <w:rPr>
            <w:rPrChange w:id="6801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Pr="002646CB" w:rsidDel="0039799F">
          <w:rPr>
            <w:rPrChange w:id="6802" w:author="ETRI-김종원" w:date="2019-12-10T10:44:00Z">
              <w:rPr>
                <w:color w:val="000000" w:themeColor="text1"/>
              </w:rPr>
            </w:rPrChange>
          </w:rPr>
          <w:delText>CHP</w:delText>
        </w:r>
        <w:r w:rsidR="00F7540B" w:rsidRPr="002646CB" w:rsidDel="0039799F">
          <w:rPr>
            <w:rFonts w:hint="eastAsia"/>
            <w:rPrChange w:id="680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에</w:delText>
        </w:r>
        <w:r w:rsidR="00F7540B" w:rsidRPr="002646CB" w:rsidDel="0039799F">
          <w:rPr>
            <w:rPrChange w:id="6804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F7540B" w:rsidRPr="002646CB" w:rsidDel="0039799F">
          <w:rPr>
            <w:rFonts w:hint="eastAsia"/>
            <w:rPrChange w:id="680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의해</w:delText>
        </w:r>
        <w:r w:rsidRPr="002646CB" w:rsidDel="0039799F">
          <w:rPr>
            <w:rPrChange w:id="6806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680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기동</w:delText>
        </w:r>
        <w:r w:rsidR="008C21A7" w:rsidRPr="002646CB" w:rsidDel="0039799F">
          <w:rPr>
            <w:rPrChange w:id="6808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680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주파수를</w:delText>
        </w:r>
        <w:r w:rsidR="008C21A7" w:rsidRPr="002646CB" w:rsidDel="0039799F">
          <w:rPr>
            <w:rPrChange w:id="6810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681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공급받는</w:delText>
        </w:r>
        <w:r w:rsidR="008C21A7" w:rsidRPr="002646CB" w:rsidDel="0039799F">
          <w:rPr>
            <w:rPrChange w:id="6812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681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경우에서는</w:delText>
        </w:r>
        <w:r w:rsidR="008C21A7" w:rsidRPr="002646CB" w:rsidDel="0039799F">
          <w:rPr>
            <w:rPrChange w:id="6814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681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다음</w:delText>
        </w:r>
        <w:r w:rsidR="008C21A7" w:rsidRPr="002646CB" w:rsidDel="0039799F">
          <w:rPr>
            <w:rPrChange w:id="6816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681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절차를</w:delText>
        </w:r>
        <w:r w:rsidR="008C21A7" w:rsidRPr="002646CB" w:rsidDel="0039799F">
          <w:rPr>
            <w:rPrChange w:id="6818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681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따라</w:delText>
        </w:r>
        <w:r w:rsidR="008C21A7" w:rsidRPr="002646CB" w:rsidDel="0039799F">
          <w:rPr>
            <w:rPrChange w:id="6820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682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8C21A7" w:rsidRPr="002646CB" w:rsidDel="0039799F">
          <w:rPr>
            <w:rPrChange w:id="6822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682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모드를</w:delText>
        </w:r>
        <w:r w:rsidR="008C21A7" w:rsidRPr="002646CB" w:rsidDel="0039799F">
          <w:rPr>
            <w:rPrChange w:id="6824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682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전환해야</w:delText>
        </w:r>
        <w:r w:rsidRPr="002646CB" w:rsidDel="0039799F">
          <w:rPr>
            <w:rPrChange w:id="6826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Pr="002646CB" w:rsidDel="0039799F">
          <w:rPr>
            <w:rFonts w:hint="eastAsia"/>
            <w:rPrChange w:id="682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한다</w:delText>
        </w:r>
        <w:r w:rsidRPr="002646CB" w:rsidDel="0039799F">
          <w:rPr>
            <w:rPrChange w:id="6828" w:author="ETRI-김종원" w:date="2019-12-10T10:44:00Z">
              <w:rPr>
                <w:color w:val="000000" w:themeColor="text1"/>
              </w:rPr>
            </w:rPrChange>
          </w:rPr>
          <w:delText>.</w:delText>
        </w:r>
        <w:bookmarkStart w:id="6829" w:name="_Toc21525152"/>
        <w:bookmarkStart w:id="6830" w:name="_Toc23141991"/>
        <w:bookmarkStart w:id="6831" w:name="_Toc23173237"/>
        <w:bookmarkStart w:id="6832" w:name="_Toc23189012"/>
        <w:bookmarkStart w:id="6833" w:name="_Toc23191390"/>
        <w:bookmarkStart w:id="6834" w:name="_Toc23244408"/>
        <w:bookmarkStart w:id="6835" w:name="_Toc23793938"/>
        <w:bookmarkStart w:id="6836" w:name="_Toc23794261"/>
        <w:bookmarkStart w:id="6837" w:name="_Toc23794584"/>
        <w:bookmarkStart w:id="6838" w:name="_Toc23795429"/>
        <w:bookmarkStart w:id="6839" w:name="_Toc23839806"/>
        <w:bookmarkStart w:id="6840" w:name="_Toc26200595"/>
        <w:bookmarkStart w:id="6841" w:name="_Toc26867692"/>
        <w:bookmarkEnd w:id="6829"/>
        <w:bookmarkEnd w:id="6830"/>
        <w:bookmarkEnd w:id="6831"/>
        <w:bookmarkEnd w:id="6832"/>
        <w:bookmarkEnd w:id="6833"/>
        <w:bookmarkEnd w:id="6834"/>
        <w:bookmarkEnd w:id="6835"/>
        <w:bookmarkEnd w:id="6836"/>
        <w:bookmarkEnd w:id="6837"/>
        <w:bookmarkEnd w:id="6838"/>
        <w:bookmarkEnd w:id="6839"/>
        <w:bookmarkEnd w:id="6840"/>
        <w:bookmarkEnd w:id="6841"/>
      </w:del>
    </w:p>
    <w:p w14:paraId="0EEE06CE" w14:textId="7BA3DE0D" w:rsidR="007817B1" w:rsidRPr="002646CB" w:rsidDel="0039799F" w:rsidRDefault="007817B1" w:rsidP="008C21A7">
      <w:pPr>
        <w:rPr>
          <w:del w:id="6842" w:author="박 진상" w:date="2019-10-08T05:43:00Z"/>
          <w:rPrChange w:id="6843" w:author="ETRI-김종원" w:date="2019-12-10T10:44:00Z">
            <w:rPr>
              <w:del w:id="6844" w:author="박 진상" w:date="2019-10-08T05:43:00Z"/>
              <w:color w:val="000000" w:themeColor="text1"/>
            </w:rPr>
          </w:rPrChange>
        </w:rPr>
      </w:pPr>
      <w:bookmarkStart w:id="6845" w:name="_Toc21525153"/>
      <w:bookmarkStart w:id="6846" w:name="_Toc23141992"/>
      <w:bookmarkStart w:id="6847" w:name="_Toc23173238"/>
      <w:bookmarkStart w:id="6848" w:name="_Toc23189013"/>
      <w:bookmarkStart w:id="6849" w:name="_Toc23191391"/>
      <w:bookmarkStart w:id="6850" w:name="_Toc23244409"/>
      <w:bookmarkStart w:id="6851" w:name="_Toc23793939"/>
      <w:bookmarkStart w:id="6852" w:name="_Toc23794262"/>
      <w:bookmarkStart w:id="6853" w:name="_Toc23794585"/>
      <w:bookmarkStart w:id="6854" w:name="_Toc23795430"/>
      <w:bookmarkStart w:id="6855" w:name="_Toc23839807"/>
      <w:bookmarkStart w:id="6856" w:name="_Toc26200596"/>
      <w:bookmarkStart w:id="6857" w:name="_Toc26867693"/>
      <w:bookmarkEnd w:id="6845"/>
      <w:bookmarkEnd w:id="6846"/>
      <w:bookmarkEnd w:id="6847"/>
      <w:bookmarkEnd w:id="6848"/>
      <w:bookmarkEnd w:id="6849"/>
      <w:bookmarkEnd w:id="6850"/>
      <w:bookmarkEnd w:id="6851"/>
      <w:bookmarkEnd w:id="6852"/>
      <w:bookmarkEnd w:id="6853"/>
      <w:bookmarkEnd w:id="6854"/>
      <w:bookmarkEnd w:id="6855"/>
      <w:bookmarkEnd w:id="6856"/>
      <w:bookmarkEnd w:id="6857"/>
    </w:p>
    <w:p w14:paraId="5C87B944" w14:textId="1A1FE83F" w:rsidR="008C21A7" w:rsidRPr="002646CB" w:rsidDel="0039799F" w:rsidRDefault="00BF2D25" w:rsidP="00737668">
      <w:pPr>
        <w:pStyle w:val="af6"/>
        <w:numPr>
          <w:ilvl w:val="0"/>
          <w:numId w:val="19"/>
        </w:numPr>
        <w:ind w:leftChars="0"/>
        <w:rPr>
          <w:del w:id="6858" w:author="박 진상" w:date="2019-10-08T05:43:00Z"/>
          <w:rPrChange w:id="6859" w:author="ETRI-김종원" w:date="2019-12-10T10:44:00Z">
            <w:rPr>
              <w:del w:id="6860" w:author="박 진상" w:date="2019-10-08T05:43:00Z"/>
              <w:color w:val="000000" w:themeColor="text1"/>
            </w:rPr>
          </w:rPrChange>
        </w:rPr>
      </w:pPr>
      <w:del w:id="6861" w:author="박 진상" w:date="2019-10-08T05:43:00Z">
        <w:r w:rsidRPr="002646CB" w:rsidDel="0039799F">
          <w:rPr>
            <w:rPrChange w:id="6862" w:author="ETRI-김종원" w:date="2019-12-10T10:44:00Z">
              <w:rPr>
                <w:color w:val="000000" w:themeColor="text1"/>
              </w:rPr>
            </w:rPrChange>
          </w:rPr>
          <w:delText xml:space="preserve">1 </w:delText>
        </w:r>
        <w:r w:rsidRPr="002646CB" w:rsidDel="0039799F">
          <w:rPr>
            <w:rFonts w:hint="eastAsia"/>
            <w:rPrChange w:id="686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39799F">
          <w:rPr>
            <w:rPrChange w:id="6864" w:author="ETRI-김종원" w:date="2019-12-10T10:44:00Z">
              <w:rPr>
                <w:color w:val="000000" w:themeColor="text1"/>
              </w:rPr>
            </w:rPrChange>
          </w:rPr>
          <w:delText xml:space="preserve"> : </w:delText>
        </w:r>
        <w:r w:rsidR="00EE0865" w:rsidRPr="002646CB" w:rsidDel="0039799F">
          <w:rPr>
            <w:rPrChange w:id="6865" w:author="ETRI-김종원" w:date="2019-12-10T10:44:00Z">
              <w:rPr>
                <w:color w:val="000000" w:themeColor="text1"/>
              </w:rPr>
            </w:rPrChange>
          </w:rPr>
          <w:delText>EES</w:delText>
        </w:r>
        <w:r w:rsidR="00EE0865" w:rsidRPr="002646CB" w:rsidDel="0039799F">
          <w:rPr>
            <w:rFonts w:hint="eastAsia"/>
            <w:rPrChange w:id="686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시스템</w:delText>
        </w:r>
        <w:r w:rsidR="008C21A7" w:rsidRPr="002646CB" w:rsidDel="0039799F">
          <w:rPr>
            <w:rPrChange w:id="6867" w:author="ETRI-김종원" w:date="2019-12-10T10:44:00Z">
              <w:rPr>
                <w:color w:val="000000" w:themeColor="text1"/>
              </w:rPr>
            </w:rPrChange>
          </w:rPr>
          <w:delText xml:space="preserve"> PCS</w:delText>
        </w:r>
        <w:r w:rsidR="008C21A7" w:rsidRPr="002646CB" w:rsidDel="0039799F">
          <w:rPr>
            <w:rFonts w:hint="eastAsia"/>
            <w:rPrChange w:id="686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에</w:delText>
        </w:r>
        <w:r w:rsidR="008C21A7" w:rsidRPr="002646CB" w:rsidDel="0039799F">
          <w:rPr>
            <w:rPrChange w:id="6869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687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의한</w:delText>
        </w:r>
        <w:r w:rsidR="008C21A7" w:rsidRPr="002646CB" w:rsidDel="0039799F">
          <w:rPr>
            <w:rPrChange w:id="6871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687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전력</w:delText>
        </w:r>
        <w:r w:rsidR="008C21A7" w:rsidRPr="002646CB" w:rsidDel="0039799F">
          <w:rPr>
            <w:rPrChange w:id="6873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687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공급</w:delText>
        </w:r>
        <w:r w:rsidR="008C21A7" w:rsidRPr="002646CB" w:rsidDel="0039799F">
          <w:rPr>
            <w:rPrChange w:id="6875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687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범위</w:delText>
        </w:r>
        <w:r w:rsidR="008C21A7" w:rsidRPr="002646CB" w:rsidDel="0039799F">
          <w:rPr>
            <w:rPrChange w:id="6877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687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내에서</w:delText>
        </w:r>
        <w:r w:rsidR="008C21A7" w:rsidRPr="002646CB" w:rsidDel="0039799F">
          <w:rPr>
            <w:rPrChange w:id="6879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688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전력</w:delText>
        </w:r>
        <w:r w:rsidR="008C21A7" w:rsidRPr="002646CB" w:rsidDel="0039799F">
          <w:rPr>
            <w:rPrChange w:id="6881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688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부하</w:delText>
        </w:r>
        <w:r w:rsidR="008C21A7" w:rsidRPr="002646CB" w:rsidDel="0039799F">
          <w:rPr>
            <w:rPrChange w:id="6883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688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제어</w:delText>
        </w:r>
        <w:r w:rsidR="008C21A7" w:rsidRPr="002646CB" w:rsidDel="0039799F">
          <w:rPr>
            <w:rPrChange w:id="6885" w:author="ETRI-김종원" w:date="2019-12-10T10:44:00Z">
              <w:rPr>
                <w:color w:val="000000" w:themeColor="text1"/>
              </w:rPr>
            </w:rPrChange>
          </w:rPr>
          <w:delText>/</w:delText>
        </w:r>
        <w:r w:rsidR="008C21A7" w:rsidRPr="002646CB" w:rsidDel="0039799F">
          <w:rPr>
            <w:rFonts w:hint="eastAsia"/>
            <w:rPrChange w:id="688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관리</w:delText>
        </w:r>
        <w:bookmarkStart w:id="6887" w:name="_Toc21525154"/>
        <w:bookmarkStart w:id="6888" w:name="_Toc23141993"/>
        <w:bookmarkStart w:id="6889" w:name="_Toc23173239"/>
        <w:bookmarkStart w:id="6890" w:name="_Toc23189014"/>
        <w:bookmarkStart w:id="6891" w:name="_Toc23191392"/>
        <w:bookmarkStart w:id="6892" w:name="_Toc23244410"/>
        <w:bookmarkStart w:id="6893" w:name="_Toc23793940"/>
        <w:bookmarkStart w:id="6894" w:name="_Toc23794263"/>
        <w:bookmarkStart w:id="6895" w:name="_Toc23794586"/>
        <w:bookmarkStart w:id="6896" w:name="_Toc23795431"/>
        <w:bookmarkStart w:id="6897" w:name="_Toc23839808"/>
        <w:bookmarkStart w:id="6898" w:name="_Toc26200597"/>
        <w:bookmarkStart w:id="6899" w:name="_Toc26867694"/>
        <w:bookmarkEnd w:id="6887"/>
        <w:bookmarkEnd w:id="6888"/>
        <w:bookmarkEnd w:id="6889"/>
        <w:bookmarkEnd w:id="6890"/>
        <w:bookmarkEnd w:id="6891"/>
        <w:bookmarkEnd w:id="6892"/>
        <w:bookmarkEnd w:id="6893"/>
        <w:bookmarkEnd w:id="6894"/>
        <w:bookmarkEnd w:id="6895"/>
        <w:bookmarkEnd w:id="6896"/>
        <w:bookmarkEnd w:id="6897"/>
        <w:bookmarkEnd w:id="6898"/>
        <w:bookmarkEnd w:id="6899"/>
      </w:del>
    </w:p>
    <w:p w14:paraId="5DDB5AE4" w14:textId="1BCEE936" w:rsidR="008C21A7" w:rsidRPr="002646CB" w:rsidDel="0039799F" w:rsidRDefault="00BF2D25" w:rsidP="00737668">
      <w:pPr>
        <w:pStyle w:val="af6"/>
        <w:numPr>
          <w:ilvl w:val="0"/>
          <w:numId w:val="19"/>
        </w:numPr>
        <w:ind w:leftChars="0"/>
        <w:rPr>
          <w:del w:id="6900" w:author="박 진상" w:date="2019-10-08T05:43:00Z"/>
          <w:rPrChange w:id="6901" w:author="ETRI-김종원" w:date="2019-12-10T10:44:00Z">
            <w:rPr>
              <w:del w:id="6902" w:author="박 진상" w:date="2019-10-08T05:43:00Z"/>
              <w:color w:val="000000" w:themeColor="text1"/>
            </w:rPr>
          </w:rPrChange>
        </w:rPr>
      </w:pPr>
      <w:del w:id="6903" w:author="박 진상" w:date="2019-10-08T05:43:00Z">
        <w:r w:rsidRPr="002646CB" w:rsidDel="0039799F">
          <w:rPr>
            <w:rPrChange w:id="6904" w:author="ETRI-김종원" w:date="2019-12-10T10:44:00Z">
              <w:rPr>
                <w:color w:val="000000" w:themeColor="text1"/>
              </w:rPr>
            </w:rPrChange>
          </w:rPr>
          <w:delText xml:space="preserve">2 </w:delText>
        </w:r>
        <w:r w:rsidRPr="002646CB" w:rsidDel="0039799F">
          <w:rPr>
            <w:rFonts w:hint="eastAsia"/>
            <w:rPrChange w:id="690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39799F">
          <w:rPr>
            <w:rPrChange w:id="6906" w:author="ETRI-김종원" w:date="2019-12-10T10:44:00Z">
              <w:rPr>
                <w:color w:val="000000" w:themeColor="text1"/>
              </w:rPr>
            </w:rPrChange>
          </w:rPr>
          <w:delText xml:space="preserve"> : </w:delText>
        </w:r>
        <w:r w:rsidR="00EE0865" w:rsidRPr="002646CB" w:rsidDel="0039799F">
          <w:rPr>
            <w:rPrChange w:id="6907" w:author="ETRI-김종원" w:date="2019-12-10T10:44:00Z">
              <w:rPr>
                <w:color w:val="000000" w:themeColor="text1"/>
              </w:rPr>
            </w:rPrChange>
          </w:rPr>
          <w:delText>EES</w:delText>
        </w:r>
        <w:r w:rsidR="00EE0865" w:rsidRPr="002646CB" w:rsidDel="0039799F">
          <w:rPr>
            <w:rFonts w:hint="eastAsia"/>
            <w:rPrChange w:id="690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시스템</w:delText>
        </w:r>
        <w:r w:rsidR="008C21A7" w:rsidRPr="002646CB" w:rsidDel="0039799F">
          <w:rPr>
            <w:rPrChange w:id="6909" w:author="ETRI-김종원" w:date="2019-12-10T10:44:00Z">
              <w:rPr>
                <w:color w:val="000000" w:themeColor="text1"/>
              </w:rPr>
            </w:rPrChange>
          </w:rPr>
          <w:delText xml:space="preserve"> PCS</w:delText>
        </w:r>
        <w:r w:rsidR="008C21A7" w:rsidRPr="002646CB" w:rsidDel="0039799F">
          <w:rPr>
            <w:rFonts w:hint="eastAsia"/>
            <w:rPrChange w:id="691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</w:delText>
        </w:r>
        <w:r w:rsidR="008C21A7" w:rsidRPr="002646CB" w:rsidDel="0039799F">
          <w:rPr>
            <w:rPrChange w:id="6911" w:author="ETRI-김종원" w:date="2019-12-10T10:44:00Z">
              <w:rPr>
                <w:color w:val="000000" w:themeColor="text1"/>
              </w:rPr>
            </w:rPrChange>
          </w:rPr>
          <w:delText xml:space="preserve"> CVCF </w:delText>
        </w:r>
        <w:r w:rsidR="008C21A7" w:rsidRPr="002646CB" w:rsidDel="0039799F">
          <w:rPr>
            <w:rFonts w:hint="eastAsia"/>
            <w:rPrChange w:id="691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</w:delText>
        </w:r>
        <w:r w:rsidR="008C21A7" w:rsidRPr="002646CB" w:rsidDel="0039799F">
          <w:rPr>
            <w:rPrChange w:id="6913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691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전환</w:delText>
        </w:r>
        <w:r w:rsidR="008C21A7" w:rsidRPr="002646CB" w:rsidDel="0039799F">
          <w:rPr>
            <w:rPrChange w:id="6915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691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및</w:delText>
        </w:r>
        <w:r w:rsidR="008C21A7" w:rsidRPr="002646CB" w:rsidDel="0039799F">
          <w:rPr>
            <w:rPrChange w:id="6917" w:author="ETRI-김종원" w:date="2019-12-10T10:44:00Z">
              <w:rPr>
                <w:color w:val="000000" w:themeColor="text1"/>
              </w:rPr>
            </w:rPrChange>
          </w:rPr>
          <w:delText xml:space="preserve"> STS</w:delText>
        </w:r>
        <w:r w:rsidR="00DB2BCC" w:rsidRPr="002646CB" w:rsidDel="0039799F">
          <w:rPr>
            <w:rPrChange w:id="6918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691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스위치</w:delText>
        </w:r>
        <w:r w:rsidR="008C21A7" w:rsidRPr="002646CB" w:rsidDel="0039799F">
          <w:rPr>
            <w:rPrChange w:id="6920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692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제어</w:delText>
        </w:r>
        <w:r w:rsidR="008C21A7" w:rsidRPr="002646CB" w:rsidDel="0039799F">
          <w:rPr>
            <w:rPrChange w:id="6922" w:author="ETRI-김종원" w:date="2019-12-10T10:44:00Z">
              <w:rPr>
                <w:color w:val="000000" w:themeColor="text1"/>
              </w:rPr>
            </w:rPrChange>
          </w:rPr>
          <w:delText>(Open)</w:delText>
        </w:r>
        <w:bookmarkStart w:id="6923" w:name="_Toc21525155"/>
        <w:bookmarkStart w:id="6924" w:name="_Toc23141994"/>
        <w:bookmarkStart w:id="6925" w:name="_Toc23173240"/>
        <w:bookmarkStart w:id="6926" w:name="_Toc23189015"/>
        <w:bookmarkStart w:id="6927" w:name="_Toc23191393"/>
        <w:bookmarkStart w:id="6928" w:name="_Toc23244411"/>
        <w:bookmarkStart w:id="6929" w:name="_Toc23793941"/>
        <w:bookmarkStart w:id="6930" w:name="_Toc23794264"/>
        <w:bookmarkStart w:id="6931" w:name="_Toc23794587"/>
        <w:bookmarkStart w:id="6932" w:name="_Toc23795432"/>
        <w:bookmarkStart w:id="6933" w:name="_Toc23839809"/>
        <w:bookmarkStart w:id="6934" w:name="_Toc26200598"/>
        <w:bookmarkStart w:id="6935" w:name="_Toc26867695"/>
        <w:bookmarkEnd w:id="6923"/>
        <w:bookmarkEnd w:id="6924"/>
        <w:bookmarkEnd w:id="6925"/>
        <w:bookmarkEnd w:id="6926"/>
        <w:bookmarkEnd w:id="6927"/>
        <w:bookmarkEnd w:id="6928"/>
        <w:bookmarkEnd w:id="6929"/>
        <w:bookmarkEnd w:id="6930"/>
        <w:bookmarkEnd w:id="6931"/>
        <w:bookmarkEnd w:id="6932"/>
        <w:bookmarkEnd w:id="6933"/>
        <w:bookmarkEnd w:id="6934"/>
        <w:bookmarkEnd w:id="6935"/>
      </w:del>
    </w:p>
    <w:p w14:paraId="433AB9F7" w14:textId="3C063F35" w:rsidR="008C21A7" w:rsidRPr="002646CB" w:rsidDel="0039799F" w:rsidRDefault="00BF2D25" w:rsidP="00737668">
      <w:pPr>
        <w:pStyle w:val="af6"/>
        <w:numPr>
          <w:ilvl w:val="0"/>
          <w:numId w:val="19"/>
        </w:numPr>
        <w:ind w:leftChars="0"/>
        <w:rPr>
          <w:del w:id="6936" w:author="박 진상" w:date="2019-10-08T05:43:00Z"/>
          <w:rPrChange w:id="6937" w:author="ETRI-김종원" w:date="2019-12-10T10:44:00Z">
            <w:rPr>
              <w:del w:id="6938" w:author="박 진상" w:date="2019-10-08T05:43:00Z"/>
              <w:color w:val="000000" w:themeColor="text1"/>
            </w:rPr>
          </w:rPrChange>
        </w:rPr>
      </w:pPr>
      <w:del w:id="6939" w:author="박 진상" w:date="2019-10-08T05:43:00Z">
        <w:r w:rsidRPr="002646CB" w:rsidDel="0039799F">
          <w:rPr>
            <w:rPrChange w:id="6940" w:author="ETRI-김종원" w:date="2019-12-10T10:44:00Z">
              <w:rPr>
                <w:color w:val="000000" w:themeColor="text1"/>
              </w:rPr>
            </w:rPrChange>
          </w:rPr>
          <w:delText xml:space="preserve">3 </w:delText>
        </w:r>
        <w:r w:rsidRPr="002646CB" w:rsidDel="0039799F">
          <w:rPr>
            <w:rFonts w:hint="eastAsia"/>
            <w:rPrChange w:id="694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39799F">
          <w:rPr>
            <w:rPrChange w:id="6942" w:author="ETRI-김종원" w:date="2019-12-10T10:44:00Z">
              <w:rPr>
                <w:color w:val="000000" w:themeColor="text1"/>
              </w:rPr>
            </w:rPrChange>
          </w:rPr>
          <w:delText xml:space="preserve"> : </w:delText>
        </w:r>
        <w:r w:rsidR="00C849B5" w:rsidRPr="002646CB" w:rsidDel="0039799F">
          <w:rPr>
            <w:rFonts w:hint="eastAsia"/>
          </w:rPr>
          <w:delText>전기사업자</w:delText>
        </w:r>
        <w:r w:rsidR="00057894" w:rsidRPr="002646CB" w:rsidDel="0039799F">
          <w:rPr>
            <w:rPrChange w:id="6943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057894" w:rsidRPr="002646CB" w:rsidDel="0039799F">
          <w:rPr>
            <w:rFonts w:hint="eastAsia"/>
            <w:rPrChange w:id="694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계통</w:delText>
        </w:r>
        <w:r w:rsidR="008C21A7" w:rsidRPr="002646CB" w:rsidDel="0039799F">
          <w:rPr>
            <w:rPrChange w:id="6945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A92B61" w:rsidRPr="002646CB" w:rsidDel="0039799F">
          <w:rPr>
            <w:rFonts w:hint="eastAsia"/>
            <w:rPrChange w:id="694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연계</w:delText>
        </w:r>
        <w:bookmarkStart w:id="6947" w:name="_Toc21525156"/>
        <w:bookmarkStart w:id="6948" w:name="_Toc23141995"/>
        <w:bookmarkStart w:id="6949" w:name="_Toc23173241"/>
        <w:bookmarkStart w:id="6950" w:name="_Toc23189016"/>
        <w:bookmarkStart w:id="6951" w:name="_Toc23191394"/>
        <w:bookmarkStart w:id="6952" w:name="_Toc23244412"/>
        <w:bookmarkStart w:id="6953" w:name="_Toc23793942"/>
        <w:bookmarkStart w:id="6954" w:name="_Toc23794265"/>
        <w:bookmarkStart w:id="6955" w:name="_Toc23794588"/>
        <w:bookmarkStart w:id="6956" w:name="_Toc23795433"/>
        <w:bookmarkStart w:id="6957" w:name="_Toc23839810"/>
        <w:bookmarkStart w:id="6958" w:name="_Toc26200599"/>
        <w:bookmarkStart w:id="6959" w:name="_Toc26867696"/>
        <w:bookmarkEnd w:id="6947"/>
        <w:bookmarkEnd w:id="6948"/>
        <w:bookmarkEnd w:id="6949"/>
        <w:bookmarkEnd w:id="6950"/>
        <w:bookmarkEnd w:id="6951"/>
        <w:bookmarkEnd w:id="6952"/>
        <w:bookmarkEnd w:id="6953"/>
        <w:bookmarkEnd w:id="6954"/>
        <w:bookmarkEnd w:id="6955"/>
        <w:bookmarkEnd w:id="6956"/>
        <w:bookmarkEnd w:id="6957"/>
        <w:bookmarkEnd w:id="6958"/>
        <w:bookmarkEnd w:id="6959"/>
      </w:del>
    </w:p>
    <w:p w14:paraId="3EFD0A1A" w14:textId="60770EC6" w:rsidR="008C21A7" w:rsidRPr="002646CB" w:rsidDel="0039799F" w:rsidRDefault="00BF2D25" w:rsidP="00737668">
      <w:pPr>
        <w:pStyle w:val="af6"/>
        <w:numPr>
          <w:ilvl w:val="0"/>
          <w:numId w:val="19"/>
        </w:numPr>
        <w:ind w:leftChars="0"/>
        <w:rPr>
          <w:del w:id="6960" w:author="박 진상" w:date="2019-10-08T05:43:00Z"/>
          <w:rPrChange w:id="6961" w:author="ETRI-김종원" w:date="2019-12-10T10:44:00Z">
            <w:rPr>
              <w:del w:id="6962" w:author="박 진상" w:date="2019-10-08T05:43:00Z"/>
              <w:color w:val="000000" w:themeColor="text1"/>
            </w:rPr>
          </w:rPrChange>
        </w:rPr>
      </w:pPr>
      <w:del w:id="6963" w:author="박 진상" w:date="2019-10-08T05:43:00Z">
        <w:r w:rsidRPr="002646CB" w:rsidDel="0039799F">
          <w:rPr>
            <w:rPrChange w:id="6964" w:author="ETRI-김종원" w:date="2019-12-10T10:44:00Z">
              <w:rPr>
                <w:color w:val="000000" w:themeColor="text1"/>
              </w:rPr>
            </w:rPrChange>
          </w:rPr>
          <w:delText xml:space="preserve">4 </w:delText>
        </w:r>
        <w:r w:rsidRPr="002646CB" w:rsidDel="0039799F">
          <w:rPr>
            <w:rFonts w:hint="eastAsia"/>
            <w:rPrChange w:id="696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39799F">
          <w:rPr>
            <w:rPrChange w:id="6966" w:author="ETRI-김종원" w:date="2019-12-10T10:44:00Z">
              <w:rPr>
                <w:color w:val="000000" w:themeColor="text1"/>
              </w:rPr>
            </w:rPrChange>
          </w:rPr>
          <w:delText xml:space="preserve"> : </w:delText>
        </w:r>
        <w:r w:rsidR="008C21A7" w:rsidRPr="002646CB" w:rsidDel="0039799F">
          <w:rPr>
            <w:rPrChange w:id="6967" w:author="ETRI-김종원" w:date="2019-12-10T10:44:00Z">
              <w:rPr>
                <w:color w:val="000000" w:themeColor="text1"/>
              </w:rPr>
            </w:rPrChange>
          </w:rPr>
          <w:delText xml:space="preserve">STS </w:delText>
        </w:r>
        <w:r w:rsidR="008C21A7" w:rsidRPr="002646CB" w:rsidDel="0039799F">
          <w:rPr>
            <w:rFonts w:hint="eastAsia"/>
            <w:rPrChange w:id="696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스위치</w:delText>
        </w:r>
        <w:r w:rsidR="008C21A7" w:rsidRPr="002646CB" w:rsidDel="0039799F">
          <w:rPr>
            <w:rPrChange w:id="6969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697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제어</w:delText>
        </w:r>
        <w:r w:rsidR="008C21A7" w:rsidRPr="002646CB" w:rsidDel="0039799F">
          <w:rPr>
            <w:rPrChange w:id="6971" w:author="ETRI-김종원" w:date="2019-12-10T10:44:00Z">
              <w:rPr>
                <w:color w:val="000000" w:themeColor="text1"/>
              </w:rPr>
            </w:rPrChange>
          </w:rPr>
          <w:delText xml:space="preserve">(Close) </w:delText>
        </w:r>
        <w:r w:rsidR="008C21A7" w:rsidRPr="002646CB" w:rsidDel="0039799F">
          <w:rPr>
            <w:rFonts w:hint="eastAsia"/>
            <w:rPrChange w:id="697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및</w:delText>
        </w:r>
        <w:r w:rsidR="008C21A7" w:rsidRPr="002646CB" w:rsidDel="0039799F">
          <w:rPr>
            <w:rPrChange w:id="6973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EE0865" w:rsidRPr="002646CB" w:rsidDel="0039799F">
          <w:rPr>
            <w:rPrChange w:id="6974" w:author="ETRI-김종원" w:date="2019-12-10T10:44:00Z">
              <w:rPr>
                <w:color w:val="000000" w:themeColor="text1"/>
              </w:rPr>
            </w:rPrChange>
          </w:rPr>
          <w:delText>EES</w:delText>
        </w:r>
        <w:r w:rsidR="00EE0865" w:rsidRPr="002646CB" w:rsidDel="0039799F">
          <w:rPr>
            <w:rFonts w:hint="eastAsia"/>
            <w:rPrChange w:id="697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시스템의</w:delText>
        </w:r>
        <w:r w:rsidR="008C21A7" w:rsidRPr="002646CB" w:rsidDel="0039799F">
          <w:rPr>
            <w:rPrChange w:id="6976" w:author="ETRI-김종원" w:date="2019-12-10T10:44:00Z">
              <w:rPr>
                <w:color w:val="000000" w:themeColor="text1"/>
              </w:rPr>
            </w:rPrChange>
          </w:rPr>
          <w:delText xml:space="preserve"> PCS CVCF </w:delText>
        </w:r>
        <w:r w:rsidR="008C21A7" w:rsidRPr="002646CB" w:rsidDel="0039799F">
          <w:rPr>
            <w:rFonts w:hint="eastAsia"/>
            <w:rPrChange w:id="697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</w:delText>
        </w:r>
        <w:r w:rsidR="008C21A7" w:rsidRPr="002646CB" w:rsidDel="0039799F">
          <w:rPr>
            <w:rPrChange w:id="6978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697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대기</w:delText>
        </w:r>
        <w:r w:rsidR="008C21A7" w:rsidRPr="002646CB" w:rsidDel="0039799F">
          <w:rPr>
            <w:rPrChange w:id="6980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698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</w:delText>
        </w:r>
        <w:r w:rsidR="008C21A7" w:rsidRPr="002646CB" w:rsidDel="0039799F">
          <w:rPr>
            <w:rPrChange w:id="6982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698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전환</w:delText>
        </w:r>
        <w:bookmarkStart w:id="6984" w:name="_Toc21525157"/>
        <w:bookmarkStart w:id="6985" w:name="_Toc23141996"/>
        <w:bookmarkStart w:id="6986" w:name="_Toc23173242"/>
        <w:bookmarkStart w:id="6987" w:name="_Toc23189017"/>
        <w:bookmarkStart w:id="6988" w:name="_Toc23191395"/>
        <w:bookmarkStart w:id="6989" w:name="_Toc23244413"/>
        <w:bookmarkStart w:id="6990" w:name="_Toc23793943"/>
        <w:bookmarkStart w:id="6991" w:name="_Toc23794266"/>
        <w:bookmarkStart w:id="6992" w:name="_Toc23794589"/>
        <w:bookmarkStart w:id="6993" w:name="_Toc23795434"/>
        <w:bookmarkStart w:id="6994" w:name="_Toc23839811"/>
        <w:bookmarkStart w:id="6995" w:name="_Toc26200600"/>
        <w:bookmarkStart w:id="6996" w:name="_Toc26867697"/>
        <w:bookmarkEnd w:id="6984"/>
        <w:bookmarkEnd w:id="6985"/>
        <w:bookmarkEnd w:id="6986"/>
        <w:bookmarkEnd w:id="6987"/>
        <w:bookmarkEnd w:id="6988"/>
        <w:bookmarkEnd w:id="6989"/>
        <w:bookmarkEnd w:id="6990"/>
        <w:bookmarkEnd w:id="6991"/>
        <w:bookmarkEnd w:id="6992"/>
        <w:bookmarkEnd w:id="6993"/>
        <w:bookmarkEnd w:id="6994"/>
        <w:bookmarkEnd w:id="6995"/>
        <w:bookmarkEnd w:id="6996"/>
      </w:del>
    </w:p>
    <w:p w14:paraId="0C796B54" w14:textId="52474D43" w:rsidR="008C21A7" w:rsidRPr="002646CB" w:rsidDel="0039799F" w:rsidRDefault="00BF2D25" w:rsidP="00737668">
      <w:pPr>
        <w:pStyle w:val="af6"/>
        <w:numPr>
          <w:ilvl w:val="0"/>
          <w:numId w:val="19"/>
        </w:numPr>
        <w:ind w:leftChars="0"/>
        <w:rPr>
          <w:del w:id="6997" w:author="박 진상" w:date="2019-10-08T05:43:00Z"/>
          <w:rPrChange w:id="6998" w:author="ETRI-김종원" w:date="2019-12-10T10:44:00Z">
            <w:rPr>
              <w:del w:id="6999" w:author="박 진상" w:date="2019-10-08T05:43:00Z"/>
              <w:color w:val="000000" w:themeColor="text1"/>
            </w:rPr>
          </w:rPrChange>
        </w:rPr>
      </w:pPr>
      <w:del w:id="7000" w:author="박 진상" w:date="2019-10-08T05:43:00Z">
        <w:r w:rsidRPr="002646CB" w:rsidDel="0039799F">
          <w:rPr>
            <w:rPrChange w:id="7001" w:author="ETRI-김종원" w:date="2019-12-10T10:44:00Z">
              <w:rPr>
                <w:color w:val="000000" w:themeColor="text1"/>
              </w:rPr>
            </w:rPrChange>
          </w:rPr>
          <w:delText xml:space="preserve">5 </w:delText>
        </w:r>
        <w:r w:rsidRPr="002646CB" w:rsidDel="0039799F">
          <w:rPr>
            <w:rFonts w:hint="eastAsia"/>
            <w:rPrChange w:id="700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39799F">
          <w:rPr>
            <w:rPrChange w:id="7003" w:author="ETRI-김종원" w:date="2019-12-10T10:44:00Z">
              <w:rPr>
                <w:color w:val="000000" w:themeColor="text1"/>
              </w:rPr>
            </w:rPrChange>
          </w:rPr>
          <w:delText xml:space="preserve"> : CES-MG</w:delText>
        </w:r>
        <w:r w:rsidR="008C21A7" w:rsidRPr="002646CB" w:rsidDel="0039799F">
          <w:rPr>
            <w:rFonts w:hint="eastAsia"/>
            <w:rPrChange w:id="700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계통</w:delText>
        </w:r>
        <w:r w:rsidR="008C21A7" w:rsidRPr="002646CB" w:rsidDel="0039799F">
          <w:rPr>
            <w:rPrChange w:id="7005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700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연계</w:delText>
        </w:r>
        <w:r w:rsidR="008C21A7" w:rsidRPr="002646CB" w:rsidDel="0039799F">
          <w:rPr>
            <w:rPrChange w:id="7007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700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bookmarkStart w:id="7009" w:name="_Toc21525158"/>
        <w:bookmarkStart w:id="7010" w:name="_Toc23141997"/>
        <w:bookmarkStart w:id="7011" w:name="_Toc23173243"/>
        <w:bookmarkStart w:id="7012" w:name="_Toc23189018"/>
        <w:bookmarkStart w:id="7013" w:name="_Toc23191396"/>
        <w:bookmarkStart w:id="7014" w:name="_Toc23244414"/>
        <w:bookmarkStart w:id="7015" w:name="_Toc23793944"/>
        <w:bookmarkStart w:id="7016" w:name="_Toc23794267"/>
        <w:bookmarkStart w:id="7017" w:name="_Toc23794590"/>
        <w:bookmarkStart w:id="7018" w:name="_Toc23795435"/>
        <w:bookmarkStart w:id="7019" w:name="_Toc23839812"/>
        <w:bookmarkStart w:id="7020" w:name="_Toc26200601"/>
        <w:bookmarkStart w:id="7021" w:name="_Toc26867698"/>
        <w:bookmarkEnd w:id="7009"/>
        <w:bookmarkEnd w:id="7010"/>
        <w:bookmarkEnd w:id="7011"/>
        <w:bookmarkEnd w:id="7012"/>
        <w:bookmarkEnd w:id="7013"/>
        <w:bookmarkEnd w:id="7014"/>
        <w:bookmarkEnd w:id="7015"/>
        <w:bookmarkEnd w:id="7016"/>
        <w:bookmarkEnd w:id="7017"/>
        <w:bookmarkEnd w:id="7018"/>
        <w:bookmarkEnd w:id="7019"/>
        <w:bookmarkEnd w:id="7020"/>
        <w:bookmarkEnd w:id="7021"/>
      </w:del>
    </w:p>
    <w:p w14:paraId="29172DDD" w14:textId="146BD2FE" w:rsidR="008C21A7" w:rsidRPr="002646CB" w:rsidDel="0039799F" w:rsidRDefault="008C21A7" w:rsidP="008C21A7">
      <w:pPr>
        <w:ind w:left="100" w:hangingChars="50" w:hanging="100"/>
        <w:rPr>
          <w:del w:id="7022" w:author="박 진상" w:date="2019-10-08T05:43:00Z"/>
          <w:rPrChange w:id="7023" w:author="ETRI-김종원" w:date="2019-12-10T10:44:00Z">
            <w:rPr>
              <w:del w:id="7024" w:author="박 진상" w:date="2019-10-08T05:43:00Z"/>
              <w:color w:val="FF0000"/>
            </w:rPr>
          </w:rPrChange>
        </w:rPr>
      </w:pPr>
      <w:bookmarkStart w:id="7025" w:name="_Toc21525159"/>
      <w:bookmarkStart w:id="7026" w:name="_Toc23141998"/>
      <w:bookmarkStart w:id="7027" w:name="_Toc23173244"/>
      <w:bookmarkStart w:id="7028" w:name="_Toc23189019"/>
      <w:bookmarkStart w:id="7029" w:name="_Toc23191397"/>
      <w:bookmarkStart w:id="7030" w:name="_Toc23244415"/>
      <w:bookmarkStart w:id="7031" w:name="_Toc23793945"/>
      <w:bookmarkStart w:id="7032" w:name="_Toc23794268"/>
      <w:bookmarkStart w:id="7033" w:name="_Toc23794591"/>
      <w:bookmarkStart w:id="7034" w:name="_Toc23795436"/>
      <w:bookmarkStart w:id="7035" w:name="_Toc23839813"/>
      <w:bookmarkStart w:id="7036" w:name="_Toc26200602"/>
      <w:bookmarkStart w:id="7037" w:name="_Toc26867699"/>
      <w:bookmarkEnd w:id="7025"/>
      <w:bookmarkEnd w:id="7026"/>
      <w:bookmarkEnd w:id="7027"/>
      <w:bookmarkEnd w:id="7028"/>
      <w:bookmarkEnd w:id="7029"/>
      <w:bookmarkEnd w:id="7030"/>
      <w:bookmarkEnd w:id="7031"/>
      <w:bookmarkEnd w:id="7032"/>
      <w:bookmarkEnd w:id="7033"/>
      <w:bookmarkEnd w:id="7034"/>
      <w:bookmarkEnd w:id="7035"/>
      <w:bookmarkEnd w:id="7036"/>
      <w:bookmarkEnd w:id="7037"/>
    </w:p>
    <w:p w14:paraId="79474189" w14:textId="2E927375" w:rsidR="008C21A7" w:rsidRPr="002646CB" w:rsidDel="0039799F" w:rsidRDefault="00E742FA" w:rsidP="008C21A7">
      <w:pPr>
        <w:rPr>
          <w:del w:id="7038" w:author="박 진상" w:date="2019-10-08T05:43:00Z"/>
          <w:rPrChange w:id="7039" w:author="ETRI-김종원" w:date="2019-12-10T10:44:00Z">
            <w:rPr>
              <w:del w:id="7040" w:author="박 진상" w:date="2019-10-08T05:43:00Z"/>
              <w:color w:val="000000" w:themeColor="text1"/>
            </w:rPr>
          </w:rPrChange>
        </w:rPr>
      </w:pPr>
      <w:del w:id="7041" w:author="박 진상" w:date="2019-10-08T05:43:00Z">
        <w:r w:rsidRPr="002646CB" w:rsidDel="0039799F">
          <w:delText>CES-MG</w:delText>
        </w:r>
        <w:r w:rsidR="008C21A7" w:rsidRPr="002646CB" w:rsidDel="0039799F">
          <w:rPr>
            <w:rFonts w:hint="eastAsia"/>
            <w:rPrChange w:id="704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</w:delText>
        </w:r>
        <w:r w:rsidR="008C21A7" w:rsidRPr="002646CB" w:rsidDel="0039799F">
          <w:rPr>
            <w:rPrChange w:id="7043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1C3C69" w:rsidRPr="002646CB" w:rsidDel="0039799F">
          <w:rPr>
            <w:rFonts w:hint="eastAsia"/>
            <w:rPrChange w:id="704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독립</w:delText>
        </w:r>
        <w:r w:rsidR="008C21A7" w:rsidRPr="002646CB" w:rsidDel="0039799F">
          <w:rPr>
            <w:rFonts w:hint="eastAsia"/>
            <w:rPrChange w:id="704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B547D7" w:rsidRPr="002646CB" w:rsidDel="0039799F">
          <w:rPr>
            <w:rPrChange w:id="7046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704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모드에서</w:delText>
        </w:r>
        <w:r w:rsidR="008C21A7" w:rsidRPr="002646CB" w:rsidDel="0039799F">
          <w:rPr>
            <w:rPrChange w:id="7048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704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계통연계운전</w:delText>
        </w:r>
        <w:r w:rsidR="00B547D7" w:rsidRPr="002646CB" w:rsidDel="0039799F">
          <w:rPr>
            <w:rPrChange w:id="7050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705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모드로의</w:delText>
        </w:r>
        <w:r w:rsidR="008C21A7" w:rsidRPr="002646CB" w:rsidDel="0039799F">
          <w:rPr>
            <w:rPrChange w:id="7052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705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전환</w:delText>
        </w:r>
        <w:r w:rsidR="008C21A7" w:rsidRPr="002646CB" w:rsidDel="0039799F">
          <w:rPr>
            <w:rPrChange w:id="7054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705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</w:delText>
        </w:r>
        <w:r w:rsidR="008C21A7" w:rsidRPr="002646CB" w:rsidDel="0039799F">
          <w:rPr>
            <w:rPrChange w:id="7056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EE0865" w:rsidRPr="002646CB" w:rsidDel="0039799F">
          <w:rPr>
            <w:rPrChange w:id="7057" w:author="ETRI-김종원" w:date="2019-12-10T10:44:00Z">
              <w:rPr>
                <w:color w:val="000000" w:themeColor="text1"/>
              </w:rPr>
            </w:rPrChange>
          </w:rPr>
          <w:delText>EES</w:delText>
        </w:r>
        <w:r w:rsidR="00EE0865" w:rsidRPr="002646CB" w:rsidDel="0039799F">
          <w:rPr>
            <w:rFonts w:hint="eastAsia"/>
            <w:rPrChange w:id="705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시스템의</w:delText>
        </w:r>
        <w:r w:rsidR="008C21A7" w:rsidRPr="002646CB" w:rsidDel="0039799F">
          <w:rPr>
            <w:rPrChange w:id="7059" w:author="ETRI-김종원" w:date="2019-12-10T10:44:00Z">
              <w:rPr>
                <w:color w:val="000000" w:themeColor="text1"/>
              </w:rPr>
            </w:rPrChange>
          </w:rPr>
          <w:delText xml:space="preserve"> PCS</w:delText>
        </w:r>
        <w:r w:rsidR="008C21A7" w:rsidRPr="002646CB" w:rsidDel="0039799F">
          <w:rPr>
            <w:rFonts w:hint="eastAsia"/>
            <w:rPrChange w:id="706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에</w:delText>
        </w:r>
        <w:r w:rsidR="008C21A7" w:rsidRPr="002646CB" w:rsidDel="0039799F">
          <w:rPr>
            <w:rPrChange w:id="7061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706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의해</w:delText>
        </w:r>
        <w:r w:rsidR="008C21A7" w:rsidRPr="002646CB" w:rsidDel="0039799F">
          <w:rPr>
            <w:rPrChange w:id="7063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706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기동</w:delText>
        </w:r>
        <w:r w:rsidR="008C21A7" w:rsidRPr="002646CB" w:rsidDel="0039799F">
          <w:rPr>
            <w:rPrChange w:id="7065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706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주파수를</w:delText>
        </w:r>
        <w:r w:rsidR="008C21A7" w:rsidRPr="002646CB" w:rsidDel="0039799F">
          <w:rPr>
            <w:rPrChange w:id="7067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706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공급받는</w:delText>
        </w:r>
        <w:r w:rsidR="008C21A7" w:rsidRPr="002646CB" w:rsidDel="0039799F">
          <w:rPr>
            <w:rPrChange w:id="7069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707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경우에서는</w:delText>
        </w:r>
        <w:r w:rsidR="008C21A7" w:rsidRPr="002646CB" w:rsidDel="0039799F">
          <w:rPr>
            <w:rPrChange w:id="7071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707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다음</w:delText>
        </w:r>
        <w:r w:rsidR="008C21A7" w:rsidRPr="002646CB" w:rsidDel="0039799F">
          <w:rPr>
            <w:rPrChange w:id="7073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707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절차를</w:delText>
        </w:r>
        <w:r w:rsidR="008C21A7" w:rsidRPr="002646CB" w:rsidDel="0039799F">
          <w:rPr>
            <w:rPrChange w:id="7075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707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따라</w:delText>
        </w:r>
        <w:r w:rsidR="008C21A7" w:rsidRPr="002646CB" w:rsidDel="0039799F">
          <w:rPr>
            <w:rPrChange w:id="7077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707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8C21A7" w:rsidRPr="002646CB" w:rsidDel="0039799F">
          <w:rPr>
            <w:rPrChange w:id="7079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708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모드를</w:delText>
        </w:r>
        <w:r w:rsidR="008C21A7" w:rsidRPr="002646CB" w:rsidDel="0039799F">
          <w:rPr>
            <w:rPrChange w:id="7081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708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전환할</w:delText>
        </w:r>
        <w:r w:rsidR="008C21A7" w:rsidRPr="002646CB" w:rsidDel="0039799F">
          <w:rPr>
            <w:rPrChange w:id="7083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708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수</w:delText>
        </w:r>
        <w:r w:rsidR="008C21A7" w:rsidRPr="002646CB" w:rsidDel="0039799F">
          <w:rPr>
            <w:rPrChange w:id="7085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708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있다</w:delText>
        </w:r>
        <w:r w:rsidR="008C21A7" w:rsidRPr="002646CB" w:rsidDel="0039799F">
          <w:rPr>
            <w:rPrChange w:id="7087" w:author="ETRI-김종원" w:date="2019-12-10T10:44:00Z">
              <w:rPr>
                <w:color w:val="000000" w:themeColor="text1"/>
              </w:rPr>
            </w:rPrChange>
          </w:rPr>
          <w:delText>.</w:delText>
        </w:r>
        <w:bookmarkStart w:id="7088" w:name="_Toc21525160"/>
        <w:bookmarkStart w:id="7089" w:name="_Toc23141999"/>
        <w:bookmarkStart w:id="7090" w:name="_Toc23173245"/>
        <w:bookmarkStart w:id="7091" w:name="_Toc23189020"/>
        <w:bookmarkStart w:id="7092" w:name="_Toc23191398"/>
        <w:bookmarkStart w:id="7093" w:name="_Toc23244416"/>
        <w:bookmarkStart w:id="7094" w:name="_Toc23793946"/>
        <w:bookmarkStart w:id="7095" w:name="_Toc23794269"/>
        <w:bookmarkStart w:id="7096" w:name="_Toc23794592"/>
        <w:bookmarkStart w:id="7097" w:name="_Toc23795437"/>
        <w:bookmarkStart w:id="7098" w:name="_Toc23839814"/>
        <w:bookmarkStart w:id="7099" w:name="_Toc26200603"/>
        <w:bookmarkStart w:id="7100" w:name="_Toc26867700"/>
        <w:bookmarkEnd w:id="7088"/>
        <w:bookmarkEnd w:id="7089"/>
        <w:bookmarkEnd w:id="7090"/>
        <w:bookmarkEnd w:id="7091"/>
        <w:bookmarkEnd w:id="7092"/>
        <w:bookmarkEnd w:id="7093"/>
        <w:bookmarkEnd w:id="7094"/>
        <w:bookmarkEnd w:id="7095"/>
        <w:bookmarkEnd w:id="7096"/>
        <w:bookmarkEnd w:id="7097"/>
        <w:bookmarkEnd w:id="7098"/>
        <w:bookmarkEnd w:id="7099"/>
        <w:bookmarkEnd w:id="7100"/>
      </w:del>
    </w:p>
    <w:p w14:paraId="3DAA2532" w14:textId="43642659" w:rsidR="008C21A7" w:rsidRPr="002646CB" w:rsidDel="0039799F" w:rsidRDefault="008C21A7" w:rsidP="008C21A7">
      <w:pPr>
        <w:ind w:left="200" w:hangingChars="100" w:hanging="200"/>
        <w:rPr>
          <w:del w:id="7101" w:author="박 진상" w:date="2019-10-08T05:43:00Z"/>
          <w:rPrChange w:id="7102" w:author="ETRI-김종원" w:date="2019-12-10T10:44:00Z">
            <w:rPr>
              <w:del w:id="7103" w:author="박 진상" w:date="2019-10-08T05:43:00Z"/>
              <w:color w:val="000000" w:themeColor="text1"/>
            </w:rPr>
          </w:rPrChange>
        </w:rPr>
      </w:pPr>
      <w:bookmarkStart w:id="7104" w:name="_Toc21525161"/>
      <w:bookmarkStart w:id="7105" w:name="_Toc23142000"/>
      <w:bookmarkStart w:id="7106" w:name="_Toc23173246"/>
      <w:bookmarkStart w:id="7107" w:name="_Toc23189021"/>
      <w:bookmarkStart w:id="7108" w:name="_Toc23191399"/>
      <w:bookmarkStart w:id="7109" w:name="_Toc23244417"/>
      <w:bookmarkStart w:id="7110" w:name="_Toc23793947"/>
      <w:bookmarkStart w:id="7111" w:name="_Toc23794270"/>
      <w:bookmarkStart w:id="7112" w:name="_Toc23794593"/>
      <w:bookmarkStart w:id="7113" w:name="_Toc23795438"/>
      <w:bookmarkStart w:id="7114" w:name="_Toc23839815"/>
      <w:bookmarkStart w:id="7115" w:name="_Toc26200604"/>
      <w:bookmarkStart w:id="7116" w:name="_Toc26867701"/>
      <w:bookmarkEnd w:id="7104"/>
      <w:bookmarkEnd w:id="7105"/>
      <w:bookmarkEnd w:id="7106"/>
      <w:bookmarkEnd w:id="7107"/>
      <w:bookmarkEnd w:id="7108"/>
      <w:bookmarkEnd w:id="7109"/>
      <w:bookmarkEnd w:id="7110"/>
      <w:bookmarkEnd w:id="7111"/>
      <w:bookmarkEnd w:id="7112"/>
      <w:bookmarkEnd w:id="7113"/>
      <w:bookmarkEnd w:id="7114"/>
      <w:bookmarkEnd w:id="7115"/>
      <w:bookmarkEnd w:id="7116"/>
    </w:p>
    <w:p w14:paraId="4361D5E4" w14:textId="7C856BA9" w:rsidR="008C21A7" w:rsidRPr="002646CB" w:rsidDel="0039799F" w:rsidRDefault="00BF2D25" w:rsidP="00737668">
      <w:pPr>
        <w:pStyle w:val="af6"/>
        <w:numPr>
          <w:ilvl w:val="0"/>
          <w:numId w:val="19"/>
        </w:numPr>
        <w:ind w:leftChars="0"/>
        <w:rPr>
          <w:del w:id="7117" w:author="박 진상" w:date="2019-10-08T05:43:00Z"/>
          <w:rPrChange w:id="7118" w:author="ETRI-김종원" w:date="2019-12-10T10:44:00Z">
            <w:rPr>
              <w:del w:id="7119" w:author="박 진상" w:date="2019-10-08T05:43:00Z"/>
              <w:color w:val="000000" w:themeColor="text1"/>
            </w:rPr>
          </w:rPrChange>
        </w:rPr>
      </w:pPr>
      <w:del w:id="7120" w:author="박 진상" w:date="2019-10-08T05:43:00Z">
        <w:r w:rsidRPr="002646CB" w:rsidDel="0039799F">
          <w:rPr>
            <w:rPrChange w:id="7121" w:author="ETRI-김종원" w:date="2019-12-10T10:44:00Z">
              <w:rPr>
                <w:color w:val="000000" w:themeColor="text1"/>
              </w:rPr>
            </w:rPrChange>
          </w:rPr>
          <w:delText xml:space="preserve">1 </w:delText>
        </w:r>
        <w:r w:rsidRPr="002646CB" w:rsidDel="0039799F">
          <w:rPr>
            <w:rFonts w:hint="eastAsia"/>
            <w:rPrChange w:id="712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39799F">
          <w:rPr>
            <w:rPrChange w:id="7123" w:author="ETRI-김종원" w:date="2019-12-10T10:44:00Z">
              <w:rPr>
                <w:color w:val="000000" w:themeColor="text1"/>
              </w:rPr>
            </w:rPrChange>
          </w:rPr>
          <w:delText xml:space="preserve"> : </w:delText>
        </w:r>
        <w:r w:rsidR="00EE0865" w:rsidRPr="002646CB" w:rsidDel="0039799F">
          <w:rPr>
            <w:rPrChange w:id="7124" w:author="ETRI-김종원" w:date="2019-12-10T10:44:00Z">
              <w:rPr>
                <w:color w:val="000000" w:themeColor="text1"/>
              </w:rPr>
            </w:rPrChange>
          </w:rPr>
          <w:delText>EES</w:delText>
        </w:r>
        <w:r w:rsidR="00EE0865" w:rsidRPr="002646CB" w:rsidDel="0039799F">
          <w:rPr>
            <w:rFonts w:hint="eastAsia"/>
            <w:rPrChange w:id="712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시스템</w:delText>
        </w:r>
        <w:r w:rsidR="008C21A7" w:rsidRPr="002646CB" w:rsidDel="0039799F">
          <w:rPr>
            <w:rPrChange w:id="7126" w:author="ETRI-김종원" w:date="2019-12-10T10:44:00Z">
              <w:rPr>
                <w:color w:val="000000" w:themeColor="text1"/>
              </w:rPr>
            </w:rPrChange>
          </w:rPr>
          <w:delText xml:space="preserve"> PCS</w:delText>
        </w:r>
        <w:r w:rsidR="008C21A7" w:rsidRPr="002646CB" w:rsidDel="0039799F">
          <w:rPr>
            <w:rFonts w:hint="eastAsia"/>
            <w:rPrChange w:id="712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에</w:delText>
        </w:r>
        <w:r w:rsidR="008C21A7" w:rsidRPr="002646CB" w:rsidDel="0039799F">
          <w:rPr>
            <w:rPrChange w:id="7128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712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의한</w:delText>
        </w:r>
        <w:r w:rsidR="008C21A7" w:rsidRPr="002646CB" w:rsidDel="0039799F">
          <w:rPr>
            <w:rPrChange w:id="7130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713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전력</w:delText>
        </w:r>
        <w:r w:rsidR="008C21A7" w:rsidRPr="002646CB" w:rsidDel="0039799F">
          <w:rPr>
            <w:rPrChange w:id="7132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713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공급</w:delText>
        </w:r>
        <w:r w:rsidR="008C21A7" w:rsidRPr="002646CB" w:rsidDel="0039799F">
          <w:rPr>
            <w:rPrChange w:id="7134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713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범위</w:delText>
        </w:r>
        <w:r w:rsidR="008C21A7" w:rsidRPr="002646CB" w:rsidDel="0039799F">
          <w:rPr>
            <w:rPrChange w:id="7136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713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내에서</w:delText>
        </w:r>
        <w:r w:rsidR="008C21A7" w:rsidRPr="002646CB" w:rsidDel="0039799F">
          <w:rPr>
            <w:rPrChange w:id="7138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713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전력</w:delText>
        </w:r>
        <w:r w:rsidR="008C21A7" w:rsidRPr="002646CB" w:rsidDel="0039799F">
          <w:rPr>
            <w:rPrChange w:id="7140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714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부하</w:delText>
        </w:r>
        <w:r w:rsidR="008C21A7" w:rsidRPr="002646CB" w:rsidDel="0039799F">
          <w:rPr>
            <w:rPrChange w:id="7142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714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제어</w:delText>
        </w:r>
        <w:r w:rsidR="008C21A7" w:rsidRPr="002646CB" w:rsidDel="0039799F">
          <w:rPr>
            <w:rPrChange w:id="7144" w:author="ETRI-김종원" w:date="2019-12-10T10:44:00Z">
              <w:rPr>
                <w:color w:val="000000" w:themeColor="text1"/>
              </w:rPr>
            </w:rPrChange>
          </w:rPr>
          <w:delText>/</w:delText>
        </w:r>
        <w:r w:rsidR="008C21A7" w:rsidRPr="002646CB" w:rsidDel="0039799F">
          <w:rPr>
            <w:rFonts w:hint="eastAsia"/>
            <w:rPrChange w:id="714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관리</w:delText>
        </w:r>
        <w:bookmarkStart w:id="7146" w:name="_Toc21525162"/>
        <w:bookmarkStart w:id="7147" w:name="_Toc23142001"/>
        <w:bookmarkStart w:id="7148" w:name="_Toc23173247"/>
        <w:bookmarkStart w:id="7149" w:name="_Toc23189022"/>
        <w:bookmarkStart w:id="7150" w:name="_Toc23191400"/>
        <w:bookmarkStart w:id="7151" w:name="_Toc23244418"/>
        <w:bookmarkStart w:id="7152" w:name="_Toc23793948"/>
        <w:bookmarkStart w:id="7153" w:name="_Toc23794271"/>
        <w:bookmarkStart w:id="7154" w:name="_Toc23794594"/>
        <w:bookmarkStart w:id="7155" w:name="_Toc23795439"/>
        <w:bookmarkStart w:id="7156" w:name="_Toc23839816"/>
        <w:bookmarkStart w:id="7157" w:name="_Toc26200605"/>
        <w:bookmarkStart w:id="7158" w:name="_Toc26867702"/>
        <w:bookmarkEnd w:id="7146"/>
        <w:bookmarkEnd w:id="7147"/>
        <w:bookmarkEnd w:id="7148"/>
        <w:bookmarkEnd w:id="7149"/>
        <w:bookmarkEnd w:id="7150"/>
        <w:bookmarkEnd w:id="7151"/>
        <w:bookmarkEnd w:id="7152"/>
        <w:bookmarkEnd w:id="7153"/>
        <w:bookmarkEnd w:id="7154"/>
        <w:bookmarkEnd w:id="7155"/>
        <w:bookmarkEnd w:id="7156"/>
        <w:bookmarkEnd w:id="7157"/>
        <w:bookmarkEnd w:id="7158"/>
      </w:del>
    </w:p>
    <w:p w14:paraId="1B5766CB" w14:textId="1B3B6BDD" w:rsidR="008C21A7" w:rsidRPr="002646CB" w:rsidDel="0039799F" w:rsidRDefault="00BF2D25" w:rsidP="00737668">
      <w:pPr>
        <w:pStyle w:val="af6"/>
        <w:numPr>
          <w:ilvl w:val="0"/>
          <w:numId w:val="19"/>
        </w:numPr>
        <w:ind w:leftChars="0"/>
        <w:rPr>
          <w:del w:id="7159" w:author="박 진상" w:date="2019-10-08T05:43:00Z"/>
          <w:rPrChange w:id="7160" w:author="ETRI-김종원" w:date="2019-12-10T10:44:00Z">
            <w:rPr>
              <w:del w:id="7161" w:author="박 진상" w:date="2019-10-08T05:43:00Z"/>
              <w:color w:val="000000" w:themeColor="text1"/>
            </w:rPr>
          </w:rPrChange>
        </w:rPr>
      </w:pPr>
      <w:del w:id="7162" w:author="박 진상" w:date="2019-10-08T05:43:00Z">
        <w:r w:rsidRPr="002646CB" w:rsidDel="0039799F">
          <w:rPr>
            <w:rPrChange w:id="7163" w:author="ETRI-김종원" w:date="2019-12-10T10:44:00Z">
              <w:rPr>
                <w:color w:val="000000" w:themeColor="text1"/>
              </w:rPr>
            </w:rPrChange>
          </w:rPr>
          <w:delText xml:space="preserve">2 </w:delText>
        </w:r>
        <w:r w:rsidRPr="002646CB" w:rsidDel="0039799F">
          <w:rPr>
            <w:rFonts w:hint="eastAsia"/>
            <w:rPrChange w:id="716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39799F">
          <w:rPr>
            <w:rPrChange w:id="7165" w:author="ETRI-김종원" w:date="2019-12-10T10:44:00Z">
              <w:rPr>
                <w:color w:val="000000" w:themeColor="text1"/>
              </w:rPr>
            </w:rPrChange>
          </w:rPr>
          <w:delText xml:space="preserve"> : CHP</w:delText>
        </w:r>
        <w:r w:rsidR="008C21A7" w:rsidRPr="002646CB" w:rsidDel="0039799F">
          <w:rPr>
            <w:rPrChange w:id="7166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716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8C21A7" w:rsidRPr="002646CB" w:rsidDel="0039799F">
          <w:rPr>
            <w:rPrChange w:id="7168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716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정지</w:delText>
        </w:r>
        <w:bookmarkStart w:id="7170" w:name="_Toc21525163"/>
        <w:bookmarkStart w:id="7171" w:name="_Toc23142002"/>
        <w:bookmarkStart w:id="7172" w:name="_Toc23173248"/>
        <w:bookmarkStart w:id="7173" w:name="_Toc23189023"/>
        <w:bookmarkStart w:id="7174" w:name="_Toc23191401"/>
        <w:bookmarkStart w:id="7175" w:name="_Toc23244419"/>
        <w:bookmarkStart w:id="7176" w:name="_Toc23793949"/>
        <w:bookmarkStart w:id="7177" w:name="_Toc23794272"/>
        <w:bookmarkStart w:id="7178" w:name="_Toc23794595"/>
        <w:bookmarkStart w:id="7179" w:name="_Toc23795440"/>
        <w:bookmarkStart w:id="7180" w:name="_Toc23839817"/>
        <w:bookmarkStart w:id="7181" w:name="_Toc26200606"/>
        <w:bookmarkStart w:id="7182" w:name="_Toc26867703"/>
        <w:bookmarkEnd w:id="7170"/>
        <w:bookmarkEnd w:id="7171"/>
        <w:bookmarkEnd w:id="7172"/>
        <w:bookmarkEnd w:id="7173"/>
        <w:bookmarkEnd w:id="7174"/>
        <w:bookmarkEnd w:id="7175"/>
        <w:bookmarkEnd w:id="7176"/>
        <w:bookmarkEnd w:id="7177"/>
        <w:bookmarkEnd w:id="7178"/>
        <w:bookmarkEnd w:id="7179"/>
        <w:bookmarkEnd w:id="7180"/>
        <w:bookmarkEnd w:id="7181"/>
        <w:bookmarkEnd w:id="7182"/>
      </w:del>
    </w:p>
    <w:p w14:paraId="030F40DB" w14:textId="2DC10651" w:rsidR="008C21A7" w:rsidRPr="002646CB" w:rsidDel="0039799F" w:rsidRDefault="00BF2D25" w:rsidP="00737668">
      <w:pPr>
        <w:pStyle w:val="af6"/>
        <w:numPr>
          <w:ilvl w:val="0"/>
          <w:numId w:val="19"/>
        </w:numPr>
        <w:ind w:leftChars="0"/>
        <w:rPr>
          <w:del w:id="7183" w:author="박 진상" w:date="2019-10-08T05:43:00Z"/>
          <w:rPrChange w:id="7184" w:author="ETRI-김종원" w:date="2019-12-10T10:44:00Z">
            <w:rPr>
              <w:del w:id="7185" w:author="박 진상" w:date="2019-10-08T05:43:00Z"/>
              <w:color w:val="000000" w:themeColor="text1"/>
            </w:rPr>
          </w:rPrChange>
        </w:rPr>
      </w:pPr>
      <w:del w:id="7186" w:author="박 진상" w:date="2019-10-08T05:43:00Z">
        <w:r w:rsidRPr="002646CB" w:rsidDel="0039799F">
          <w:rPr>
            <w:rPrChange w:id="7187" w:author="ETRI-김종원" w:date="2019-12-10T10:44:00Z">
              <w:rPr>
                <w:color w:val="000000" w:themeColor="text1"/>
              </w:rPr>
            </w:rPrChange>
          </w:rPr>
          <w:delText xml:space="preserve">3 </w:delText>
        </w:r>
        <w:r w:rsidRPr="002646CB" w:rsidDel="0039799F">
          <w:rPr>
            <w:rFonts w:hint="eastAsia"/>
            <w:rPrChange w:id="718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39799F">
          <w:rPr>
            <w:rPrChange w:id="7189" w:author="ETRI-김종원" w:date="2019-12-10T10:44:00Z">
              <w:rPr>
                <w:color w:val="000000" w:themeColor="text1"/>
              </w:rPr>
            </w:rPrChange>
          </w:rPr>
          <w:delText xml:space="preserve"> : </w:delText>
        </w:r>
        <w:r w:rsidR="00EE0865" w:rsidRPr="002646CB" w:rsidDel="0039799F">
          <w:rPr>
            <w:rPrChange w:id="7190" w:author="ETRI-김종원" w:date="2019-12-10T10:44:00Z">
              <w:rPr>
                <w:color w:val="000000" w:themeColor="text1"/>
              </w:rPr>
            </w:rPrChange>
          </w:rPr>
          <w:delText>EES</w:delText>
        </w:r>
        <w:r w:rsidR="00EE0865" w:rsidRPr="002646CB" w:rsidDel="0039799F">
          <w:rPr>
            <w:rFonts w:hint="eastAsia"/>
            <w:rPrChange w:id="719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시스템의</w:delText>
        </w:r>
        <w:r w:rsidR="008C21A7" w:rsidRPr="002646CB" w:rsidDel="0039799F">
          <w:rPr>
            <w:rPrChange w:id="7192" w:author="ETRI-김종원" w:date="2019-12-10T10:44:00Z">
              <w:rPr>
                <w:color w:val="000000" w:themeColor="text1"/>
              </w:rPr>
            </w:rPrChange>
          </w:rPr>
          <w:delText xml:space="preserve"> PCS </w:delText>
        </w:r>
        <w:r w:rsidR="008C21A7" w:rsidRPr="002646CB" w:rsidDel="0039799F">
          <w:rPr>
            <w:rFonts w:hint="eastAsia"/>
            <w:rPrChange w:id="719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8C21A7" w:rsidRPr="002646CB" w:rsidDel="0039799F">
          <w:rPr>
            <w:rPrChange w:id="7194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719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</w:delText>
        </w:r>
        <w:r w:rsidR="008C21A7" w:rsidRPr="002646CB" w:rsidDel="0039799F">
          <w:rPr>
            <w:rPrChange w:id="7196" w:author="ETRI-김종원" w:date="2019-12-10T10:44:00Z">
              <w:rPr>
                <w:color w:val="000000" w:themeColor="text1"/>
              </w:rPr>
            </w:rPrChange>
          </w:rPr>
          <w:delText xml:space="preserve"> CVCF </w:delText>
        </w:r>
        <w:r w:rsidR="008C21A7" w:rsidRPr="002646CB" w:rsidDel="0039799F">
          <w:rPr>
            <w:rFonts w:hint="eastAsia"/>
            <w:rPrChange w:id="719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전환</w:delText>
        </w:r>
        <w:r w:rsidR="008C21A7" w:rsidRPr="002646CB" w:rsidDel="0039799F">
          <w:rPr>
            <w:rPrChange w:id="7198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719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및</w:delText>
        </w:r>
        <w:r w:rsidR="008C21A7" w:rsidRPr="002646CB" w:rsidDel="0039799F">
          <w:rPr>
            <w:rPrChange w:id="7200" w:author="ETRI-김종원" w:date="2019-12-10T10:44:00Z">
              <w:rPr>
                <w:color w:val="000000" w:themeColor="text1"/>
              </w:rPr>
            </w:rPrChange>
          </w:rPr>
          <w:delText xml:space="preserve"> STS </w:delText>
        </w:r>
        <w:r w:rsidR="008C21A7" w:rsidRPr="002646CB" w:rsidDel="0039799F">
          <w:rPr>
            <w:rFonts w:hint="eastAsia"/>
            <w:rPrChange w:id="720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스위치</w:delText>
        </w:r>
        <w:r w:rsidR="008C21A7" w:rsidRPr="002646CB" w:rsidDel="0039799F">
          <w:rPr>
            <w:rPrChange w:id="7202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720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제어</w:delText>
        </w:r>
        <w:r w:rsidR="008C21A7" w:rsidRPr="002646CB" w:rsidDel="0039799F">
          <w:rPr>
            <w:rPrChange w:id="7204" w:author="ETRI-김종원" w:date="2019-12-10T10:44:00Z">
              <w:rPr>
                <w:color w:val="000000" w:themeColor="text1"/>
              </w:rPr>
            </w:rPrChange>
          </w:rPr>
          <w:delText xml:space="preserve"> (Open) </w:delText>
        </w:r>
        <w:bookmarkStart w:id="7205" w:name="_Toc21525164"/>
        <w:bookmarkStart w:id="7206" w:name="_Toc23142003"/>
        <w:bookmarkStart w:id="7207" w:name="_Toc23173249"/>
        <w:bookmarkStart w:id="7208" w:name="_Toc23189024"/>
        <w:bookmarkStart w:id="7209" w:name="_Toc23191402"/>
        <w:bookmarkStart w:id="7210" w:name="_Toc23244420"/>
        <w:bookmarkStart w:id="7211" w:name="_Toc23793950"/>
        <w:bookmarkStart w:id="7212" w:name="_Toc23794273"/>
        <w:bookmarkStart w:id="7213" w:name="_Toc23794596"/>
        <w:bookmarkStart w:id="7214" w:name="_Toc23795441"/>
        <w:bookmarkStart w:id="7215" w:name="_Toc23839818"/>
        <w:bookmarkStart w:id="7216" w:name="_Toc26200607"/>
        <w:bookmarkStart w:id="7217" w:name="_Toc26867704"/>
        <w:bookmarkEnd w:id="7205"/>
        <w:bookmarkEnd w:id="7206"/>
        <w:bookmarkEnd w:id="7207"/>
        <w:bookmarkEnd w:id="7208"/>
        <w:bookmarkEnd w:id="7209"/>
        <w:bookmarkEnd w:id="7210"/>
        <w:bookmarkEnd w:id="7211"/>
        <w:bookmarkEnd w:id="7212"/>
        <w:bookmarkEnd w:id="7213"/>
        <w:bookmarkEnd w:id="7214"/>
        <w:bookmarkEnd w:id="7215"/>
        <w:bookmarkEnd w:id="7216"/>
        <w:bookmarkEnd w:id="7217"/>
      </w:del>
    </w:p>
    <w:p w14:paraId="7B37D37E" w14:textId="620C8875" w:rsidR="008C21A7" w:rsidRPr="002646CB" w:rsidDel="0039799F" w:rsidRDefault="00BF2D25" w:rsidP="00737668">
      <w:pPr>
        <w:pStyle w:val="af6"/>
        <w:numPr>
          <w:ilvl w:val="0"/>
          <w:numId w:val="19"/>
        </w:numPr>
        <w:ind w:leftChars="0"/>
        <w:rPr>
          <w:del w:id="7218" w:author="박 진상" w:date="2019-10-08T05:43:00Z"/>
          <w:rPrChange w:id="7219" w:author="ETRI-김종원" w:date="2019-12-10T10:44:00Z">
            <w:rPr>
              <w:del w:id="7220" w:author="박 진상" w:date="2019-10-08T05:43:00Z"/>
              <w:color w:val="000000" w:themeColor="text1"/>
            </w:rPr>
          </w:rPrChange>
        </w:rPr>
      </w:pPr>
      <w:del w:id="7221" w:author="박 진상" w:date="2019-10-08T05:43:00Z">
        <w:r w:rsidRPr="002646CB" w:rsidDel="0039799F">
          <w:rPr>
            <w:rPrChange w:id="7222" w:author="ETRI-김종원" w:date="2019-12-10T10:44:00Z">
              <w:rPr>
                <w:color w:val="000000" w:themeColor="text1"/>
              </w:rPr>
            </w:rPrChange>
          </w:rPr>
          <w:delText xml:space="preserve">4 </w:delText>
        </w:r>
        <w:r w:rsidRPr="002646CB" w:rsidDel="0039799F">
          <w:rPr>
            <w:rFonts w:hint="eastAsia"/>
            <w:rPrChange w:id="722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39799F">
          <w:rPr>
            <w:rPrChange w:id="7224" w:author="ETRI-김종원" w:date="2019-12-10T10:44:00Z">
              <w:rPr>
                <w:color w:val="000000" w:themeColor="text1"/>
              </w:rPr>
            </w:rPrChange>
          </w:rPr>
          <w:delText xml:space="preserve"> : </w:delText>
        </w:r>
        <w:r w:rsidR="00FE3106" w:rsidRPr="002646CB" w:rsidDel="0039799F">
          <w:rPr>
            <w:rFonts w:cs="Arial"/>
            <w:rPrChange w:id="7225" w:author="ETRI-김종원" w:date="2019-12-10T10:44:00Z">
              <w:rPr>
                <w:rFonts w:cs="Arial"/>
                <w:color w:val="000000" w:themeColor="text1"/>
              </w:rPr>
            </w:rPrChange>
          </w:rPr>
          <w:delText>CES-MG</w:delText>
        </w:r>
        <w:r w:rsidR="004477D4" w:rsidRPr="002646CB" w:rsidDel="0039799F">
          <w:rPr>
            <w:rPrChange w:id="7226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4477D4" w:rsidRPr="002646CB" w:rsidDel="0039799F">
          <w:rPr>
            <w:rFonts w:hint="eastAsia"/>
            <w:rPrChange w:id="722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전력</w:delText>
        </w:r>
        <w:r w:rsidR="004477D4" w:rsidRPr="002646CB" w:rsidDel="0039799F">
          <w:rPr>
            <w:rPrChange w:id="7228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4477D4" w:rsidRPr="002646CB" w:rsidDel="0039799F">
          <w:rPr>
            <w:rFonts w:hint="eastAsia"/>
            <w:rPrChange w:id="722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차단</w:delText>
        </w:r>
        <w:r w:rsidR="004477D4" w:rsidRPr="002646CB" w:rsidDel="0039799F">
          <w:rPr>
            <w:rPrChange w:id="7230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4477D4" w:rsidRPr="002646CB" w:rsidDel="0039799F">
          <w:rPr>
            <w:rFonts w:hint="eastAsia"/>
            <w:rPrChange w:id="723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스위치</w:delText>
        </w:r>
        <w:r w:rsidR="004477D4" w:rsidRPr="002646CB" w:rsidDel="0039799F">
          <w:rPr>
            <w:rPrChange w:id="7232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4477D4" w:rsidRPr="002646CB" w:rsidDel="0039799F">
          <w:rPr>
            <w:rFonts w:hint="eastAsia"/>
            <w:rPrChange w:id="723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제어</w:delText>
        </w:r>
        <w:bookmarkStart w:id="7234" w:name="_Toc21525165"/>
        <w:bookmarkStart w:id="7235" w:name="_Toc23142004"/>
        <w:bookmarkStart w:id="7236" w:name="_Toc23173250"/>
        <w:bookmarkStart w:id="7237" w:name="_Toc23189025"/>
        <w:bookmarkStart w:id="7238" w:name="_Toc23191403"/>
        <w:bookmarkStart w:id="7239" w:name="_Toc23244421"/>
        <w:bookmarkStart w:id="7240" w:name="_Toc23793951"/>
        <w:bookmarkStart w:id="7241" w:name="_Toc23794274"/>
        <w:bookmarkStart w:id="7242" w:name="_Toc23794597"/>
        <w:bookmarkStart w:id="7243" w:name="_Toc23795442"/>
        <w:bookmarkStart w:id="7244" w:name="_Toc23839819"/>
        <w:bookmarkStart w:id="7245" w:name="_Toc26200608"/>
        <w:bookmarkStart w:id="7246" w:name="_Toc26867705"/>
        <w:bookmarkEnd w:id="7234"/>
        <w:bookmarkEnd w:id="7235"/>
        <w:bookmarkEnd w:id="7236"/>
        <w:bookmarkEnd w:id="7237"/>
        <w:bookmarkEnd w:id="7238"/>
        <w:bookmarkEnd w:id="7239"/>
        <w:bookmarkEnd w:id="7240"/>
        <w:bookmarkEnd w:id="7241"/>
        <w:bookmarkEnd w:id="7242"/>
        <w:bookmarkEnd w:id="7243"/>
        <w:bookmarkEnd w:id="7244"/>
        <w:bookmarkEnd w:id="7245"/>
        <w:bookmarkEnd w:id="7246"/>
      </w:del>
    </w:p>
    <w:p w14:paraId="27B982FC" w14:textId="2E91A9E1" w:rsidR="008C21A7" w:rsidRPr="002646CB" w:rsidDel="0039799F" w:rsidRDefault="00BF2D25" w:rsidP="00737668">
      <w:pPr>
        <w:pStyle w:val="af6"/>
        <w:numPr>
          <w:ilvl w:val="0"/>
          <w:numId w:val="19"/>
        </w:numPr>
        <w:ind w:leftChars="0"/>
        <w:rPr>
          <w:del w:id="7247" w:author="박 진상" w:date="2019-10-08T05:43:00Z"/>
          <w:rPrChange w:id="7248" w:author="ETRI-김종원" w:date="2019-12-10T10:44:00Z">
            <w:rPr>
              <w:del w:id="7249" w:author="박 진상" w:date="2019-10-08T05:43:00Z"/>
              <w:color w:val="000000" w:themeColor="text1"/>
            </w:rPr>
          </w:rPrChange>
        </w:rPr>
      </w:pPr>
      <w:del w:id="7250" w:author="박 진상" w:date="2019-10-08T05:43:00Z">
        <w:r w:rsidRPr="002646CB" w:rsidDel="0039799F">
          <w:rPr>
            <w:rPrChange w:id="7251" w:author="ETRI-김종원" w:date="2019-12-10T10:44:00Z">
              <w:rPr>
                <w:color w:val="000000" w:themeColor="text1"/>
              </w:rPr>
            </w:rPrChange>
          </w:rPr>
          <w:delText xml:space="preserve">5 </w:delText>
        </w:r>
        <w:r w:rsidRPr="002646CB" w:rsidDel="0039799F">
          <w:rPr>
            <w:rFonts w:hint="eastAsia"/>
            <w:rPrChange w:id="725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39799F">
          <w:rPr>
            <w:rPrChange w:id="7253" w:author="ETRI-김종원" w:date="2019-12-10T10:44:00Z">
              <w:rPr>
                <w:color w:val="000000" w:themeColor="text1"/>
              </w:rPr>
            </w:rPrChange>
          </w:rPr>
          <w:delText xml:space="preserve"> : </w:delText>
        </w:r>
        <w:r w:rsidR="00C849B5" w:rsidRPr="002646CB" w:rsidDel="0039799F">
          <w:rPr>
            <w:rFonts w:hint="eastAsia"/>
          </w:rPr>
          <w:delText>전기사업자</w:delText>
        </w:r>
        <w:r w:rsidR="00057894" w:rsidRPr="002646CB" w:rsidDel="0039799F">
          <w:rPr>
            <w:rPrChange w:id="7254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057894" w:rsidRPr="002646CB" w:rsidDel="0039799F">
          <w:rPr>
            <w:rFonts w:hint="eastAsia"/>
            <w:rPrChange w:id="725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계통</w:delText>
        </w:r>
        <w:r w:rsidR="00057894" w:rsidRPr="002646CB" w:rsidDel="0039799F">
          <w:rPr>
            <w:rPrChange w:id="7256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725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연</w:delText>
        </w:r>
        <w:r w:rsidR="00A933ED" w:rsidRPr="002646CB" w:rsidDel="0039799F">
          <w:rPr>
            <w:rFonts w:hint="eastAsia"/>
            <w:rPrChange w:id="725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계</w:delText>
        </w:r>
        <w:bookmarkStart w:id="7259" w:name="_Toc21525166"/>
        <w:bookmarkStart w:id="7260" w:name="_Toc23142005"/>
        <w:bookmarkStart w:id="7261" w:name="_Toc23173251"/>
        <w:bookmarkStart w:id="7262" w:name="_Toc23189026"/>
        <w:bookmarkStart w:id="7263" w:name="_Toc23191404"/>
        <w:bookmarkStart w:id="7264" w:name="_Toc23244422"/>
        <w:bookmarkStart w:id="7265" w:name="_Toc23793952"/>
        <w:bookmarkStart w:id="7266" w:name="_Toc23794275"/>
        <w:bookmarkStart w:id="7267" w:name="_Toc23794598"/>
        <w:bookmarkStart w:id="7268" w:name="_Toc23795443"/>
        <w:bookmarkStart w:id="7269" w:name="_Toc23839820"/>
        <w:bookmarkStart w:id="7270" w:name="_Toc26200609"/>
        <w:bookmarkStart w:id="7271" w:name="_Toc26867706"/>
        <w:bookmarkEnd w:id="7259"/>
        <w:bookmarkEnd w:id="7260"/>
        <w:bookmarkEnd w:id="7261"/>
        <w:bookmarkEnd w:id="7262"/>
        <w:bookmarkEnd w:id="7263"/>
        <w:bookmarkEnd w:id="7264"/>
        <w:bookmarkEnd w:id="7265"/>
        <w:bookmarkEnd w:id="7266"/>
        <w:bookmarkEnd w:id="7267"/>
        <w:bookmarkEnd w:id="7268"/>
        <w:bookmarkEnd w:id="7269"/>
        <w:bookmarkEnd w:id="7270"/>
        <w:bookmarkEnd w:id="7271"/>
      </w:del>
    </w:p>
    <w:p w14:paraId="12E2D1D8" w14:textId="77E05561" w:rsidR="008C21A7" w:rsidRPr="002646CB" w:rsidDel="0039799F" w:rsidRDefault="00BF2D25" w:rsidP="00737668">
      <w:pPr>
        <w:pStyle w:val="af6"/>
        <w:numPr>
          <w:ilvl w:val="0"/>
          <w:numId w:val="19"/>
        </w:numPr>
        <w:ind w:leftChars="0"/>
        <w:rPr>
          <w:del w:id="7272" w:author="박 진상" w:date="2019-10-08T05:43:00Z"/>
          <w:rPrChange w:id="7273" w:author="ETRI-김종원" w:date="2019-12-10T10:44:00Z">
            <w:rPr>
              <w:del w:id="7274" w:author="박 진상" w:date="2019-10-08T05:43:00Z"/>
              <w:color w:val="000000" w:themeColor="text1"/>
            </w:rPr>
          </w:rPrChange>
        </w:rPr>
      </w:pPr>
      <w:del w:id="7275" w:author="박 진상" w:date="2019-10-08T05:43:00Z">
        <w:r w:rsidRPr="002646CB" w:rsidDel="0039799F">
          <w:rPr>
            <w:rPrChange w:id="7276" w:author="ETRI-김종원" w:date="2019-12-10T10:44:00Z">
              <w:rPr>
                <w:color w:val="000000" w:themeColor="text1"/>
              </w:rPr>
            </w:rPrChange>
          </w:rPr>
          <w:delText xml:space="preserve">6 </w:delText>
        </w:r>
        <w:r w:rsidRPr="002646CB" w:rsidDel="0039799F">
          <w:rPr>
            <w:rFonts w:hint="eastAsia"/>
            <w:rPrChange w:id="727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39799F">
          <w:rPr>
            <w:rPrChange w:id="7278" w:author="ETRI-김종원" w:date="2019-12-10T10:44:00Z">
              <w:rPr>
                <w:color w:val="000000" w:themeColor="text1"/>
              </w:rPr>
            </w:rPrChange>
          </w:rPr>
          <w:delText xml:space="preserve"> : </w:delText>
        </w:r>
        <w:r w:rsidR="008C21A7" w:rsidRPr="002646CB" w:rsidDel="0039799F">
          <w:rPr>
            <w:rPrChange w:id="7279" w:author="ETRI-김종원" w:date="2019-12-10T10:44:00Z">
              <w:rPr>
                <w:color w:val="000000" w:themeColor="text1"/>
              </w:rPr>
            </w:rPrChange>
          </w:rPr>
          <w:delText xml:space="preserve">STS </w:delText>
        </w:r>
        <w:r w:rsidR="008C21A7" w:rsidRPr="002646CB" w:rsidDel="0039799F">
          <w:rPr>
            <w:rFonts w:hint="eastAsia"/>
            <w:rPrChange w:id="728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스위치</w:delText>
        </w:r>
        <w:r w:rsidR="008C21A7" w:rsidRPr="002646CB" w:rsidDel="0039799F">
          <w:rPr>
            <w:rPrChange w:id="7281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A933ED" w:rsidRPr="002646CB" w:rsidDel="0039799F">
          <w:rPr>
            <w:rFonts w:hint="eastAsia"/>
            <w:rPrChange w:id="728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투입</w:delText>
        </w:r>
        <w:r w:rsidR="008C21A7" w:rsidRPr="002646CB" w:rsidDel="0039799F">
          <w:rPr>
            <w:rPrChange w:id="7283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728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및</w:delText>
        </w:r>
        <w:r w:rsidR="008C21A7" w:rsidRPr="002646CB" w:rsidDel="0039799F">
          <w:rPr>
            <w:rPrChange w:id="7285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EE0865" w:rsidRPr="002646CB" w:rsidDel="0039799F">
          <w:rPr>
            <w:rPrChange w:id="7286" w:author="ETRI-김종원" w:date="2019-12-10T10:44:00Z">
              <w:rPr>
                <w:color w:val="000000" w:themeColor="text1"/>
              </w:rPr>
            </w:rPrChange>
          </w:rPr>
          <w:delText>EES</w:delText>
        </w:r>
        <w:r w:rsidR="00EE0865" w:rsidRPr="002646CB" w:rsidDel="0039799F">
          <w:rPr>
            <w:rFonts w:hint="eastAsia"/>
            <w:rPrChange w:id="728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시스템</w:delText>
        </w:r>
        <w:r w:rsidR="008C21A7" w:rsidRPr="002646CB" w:rsidDel="0039799F">
          <w:rPr>
            <w:rPrChange w:id="7288" w:author="ETRI-김종원" w:date="2019-12-10T10:44:00Z">
              <w:rPr>
                <w:color w:val="000000" w:themeColor="text1"/>
              </w:rPr>
            </w:rPrChange>
          </w:rPr>
          <w:delText xml:space="preserve"> PCS</w:delText>
        </w:r>
        <w:r w:rsidR="007817B1" w:rsidRPr="002646CB" w:rsidDel="0039799F">
          <w:rPr>
            <w:rFonts w:hint="eastAsia"/>
            <w:rPrChange w:id="728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</w:delText>
        </w:r>
        <w:r w:rsidR="008C21A7" w:rsidRPr="002646CB" w:rsidDel="0039799F">
          <w:rPr>
            <w:rPrChange w:id="7290" w:author="ETRI-김종원" w:date="2019-12-10T10:44:00Z">
              <w:rPr>
                <w:color w:val="000000" w:themeColor="text1"/>
              </w:rPr>
            </w:rPrChange>
          </w:rPr>
          <w:delText xml:space="preserve"> CVCF </w:delText>
        </w:r>
        <w:r w:rsidR="008C21A7" w:rsidRPr="002646CB" w:rsidDel="0039799F">
          <w:rPr>
            <w:rFonts w:hint="eastAsia"/>
            <w:rPrChange w:id="729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</w:delText>
        </w:r>
        <w:r w:rsidR="008C21A7" w:rsidRPr="002646CB" w:rsidDel="0039799F">
          <w:rPr>
            <w:rPrChange w:id="7292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729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대기</w:delText>
        </w:r>
        <w:r w:rsidR="008C21A7" w:rsidRPr="002646CB" w:rsidDel="0039799F">
          <w:rPr>
            <w:rPrChange w:id="7294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729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</w:delText>
        </w:r>
        <w:r w:rsidR="008C21A7" w:rsidRPr="002646CB" w:rsidDel="0039799F">
          <w:rPr>
            <w:rPrChange w:id="7296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729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전환</w:delText>
        </w:r>
        <w:bookmarkStart w:id="7298" w:name="_Toc21525167"/>
        <w:bookmarkStart w:id="7299" w:name="_Toc23142006"/>
        <w:bookmarkStart w:id="7300" w:name="_Toc23173252"/>
        <w:bookmarkStart w:id="7301" w:name="_Toc23189027"/>
        <w:bookmarkStart w:id="7302" w:name="_Toc23191405"/>
        <w:bookmarkStart w:id="7303" w:name="_Toc23244423"/>
        <w:bookmarkStart w:id="7304" w:name="_Toc23793953"/>
        <w:bookmarkStart w:id="7305" w:name="_Toc23794276"/>
        <w:bookmarkStart w:id="7306" w:name="_Toc23794599"/>
        <w:bookmarkStart w:id="7307" w:name="_Toc23795444"/>
        <w:bookmarkStart w:id="7308" w:name="_Toc23839821"/>
        <w:bookmarkStart w:id="7309" w:name="_Toc26200610"/>
        <w:bookmarkStart w:id="7310" w:name="_Toc26867707"/>
        <w:bookmarkEnd w:id="7298"/>
        <w:bookmarkEnd w:id="7299"/>
        <w:bookmarkEnd w:id="7300"/>
        <w:bookmarkEnd w:id="7301"/>
        <w:bookmarkEnd w:id="7302"/>
        <w:bookmarkEnd w:id="7303"/>
        <w:bookmarkEnd w:id="7304"/>
        <w:bookmarkEnd w:id="7305"/>
        <w:bookmarkEnd w:id="7306"/>
        <w:bookmarkEnd w:id="7307"/>
        <w:bookmarkEnd w:id="7308"/>
        <w:bookmarkEnd w:id="7309"/>
        <w:bookmarkEnd w:id="7310"/>
      </w:del>
    </w:p>
    <w:p w14:paraId="22990C35" w14:textId="42F4848A" w:rsidR="005B0A39" w:rsidRPr="002646CB" w:rsidDel="0039799F" w:rsidRDefault="00BF2D25" w:rsidP="00737668">
      <w:pPr>
        <w:pStyle w:val="af6"/>
        <w:numPr>
          <w:ilvl w:val="0"/>
          <w:numId w:val="19"/>
        </w:numPr>
        <w:ind w:leftChars="0"/>
        <w:rPr>
          <w:del w:id="7311" w:author="박 진상" w:date="2019-10-08T05:43:00Z"/>
          <w:rPrChange w:id="7312" w:author="ETRI-김종원" w:date="2019-12-10T10:44:00Z">
            <w:rPr>
              <w:del w:id="7313" w:author="박 진상" w:date="2019-10-08T05:43:00Z"/>
              <w:color w:val="000000" w:themeColor="text1"/>
            </w:rPr>
          </w:rPrChange>
        </w:rPr>
      </w:pPr>
      <w:del w:id="7314" w:author="박 진상" w:date="2019-10-08T05:43:00Z">
        <w:r w:rsidRPr="002646CB" w:rsidDel="0039799F">
          <w:rPr>
            <w:rPrChange w:id="7315" w:author="ETRI-김종원" w:date="2019-12-10T10:44:00Z">
              <w:rPr>
                <w:color w:val="000000" w:themeColor="text1"/>
              </w:rPr>
            </w:rPrChange>
          </w:rPr>
          <w:delText xml:space="preserve">7 </w:delText>
        </w:r>
        <w:r w:rsidRPr="002646CB" w:rsidDel="0039799F">
          <w:rPr>
            <w:rFonts w:hint="eastAsia"/>
            <w:rPrChange w:id="731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39799F">
          <w:rPr>
            <w:rPrChange w:id="7317" w:author="ETRI-김종원" w:date="2019-12-10T10:44:00Z">
              <w:rPr>
                <w:color w:val="000000" w:themeColor="text1"/>
              </w:rPr>
            </w:rPrChange>
          </w:rPr>
          <w:delText xml:space="preserve"> : </w:delText>
        </w:r>
        <w:r w:rsidRPr="002646CB" w:rsidDel="0039799F">
          <w:delText>CES-MG</w:delText>
        </w:r>
        <w:r w:rsidR="008C21A7" w:rsidRPr="002646CB" w:rsidDel="0039799F">
          <w:rPr>
            <w:rPrChange w:id="7318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731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계통</w:delText>
        </w:r>
        <w:r w:rsidR="008C21A7" w:rsidRPr="002646CB" w:rsidDel="0039799F">
          <w:rPr>
            <w:rPrChange w:id="7320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8C21A7" w:rsidRPr="002646CB" w:rsidDel="0039799F">
          <w:rPr>
            <w:rFonts w:hint="eastAsia"/>
            <w:rPrChange w:id="732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연계운전</w:delText>
        </w:r>
        <w:bookmarkStart w:id="7322" w:name="_Toc21525168"/>
        <w:bookmarkStart w:id="7323" w:name="_Toc23142007"/>
        <w:bookmarkStart w:id="7324" w:name="_Toc23173253"/>
        <w:bookmarkStart w:id="7325" w:name="_Toc23189028"/>
        <w:bookmarkStart w:id="7326" w:name="_Toc23191406"/>
        <w:bookmarkStart w:id="7327" w:name="_Toc23244424"/>
        <w:bookmarkStart w:id="7328" w:name="_Toc23793954"/>
        <w:bookmarkStart w:id="7329" w:name="_Toc23794277"/>
        <w:bookmarkStart w:id="7330" w:name="_Toc23794600"/>
        <w:bookmarkStart w:id="7331" w:name="_Toc23795445"/>
        <w:bookmarkStart w:id="7332" w:name="_Toc23839822"/>
        <w:bookmarkStart w:id="7333" w:name="_Toc26200611"/>
        <w:bookmarkStart w:id="7334" w:name="_Toc26867708"/>
        <w:bookmarkEnd w:id="7322"/>
        <w:bookmarkEnd w:id="7323"/>
        <w:bookmarkEnd w:id="7324"/>
        <w:bookmarkEnd w:id="7325"/>
        <w:bookmarkEnd w:id="7326"/>
        <w:bookmarkEnd w:id="7327"/>
        <w:bookmarkEnd w:id="7328"/>
        <w:bookmarkEnd w:id="7329"/>
        <w:bookmarkEnd w:id="7330"/>
        <w:bookmarkEnd w:id="7331"/>
        <w:bookmarkEnd w:id="7332"/>
        <w:bookmarkEnd w:id="7333"/>
        <w:bookmarkEnd w:id="7334"/>
      </w:del>
    </w:p>
    <w:p w14:paraId="5A00E66C" w14:textId="570A92DF" w:rsidR="00866CAB" w:rsidRPr="002646CB" w:rsidDel="00E25847" w:rsidRDefault="00866CAB">
      <w:pPr>
        <w:widowControl/>
        <w:wordWrap/>
        <w:autoSpaceDE/>
        <w:autoSpaceDN/>
        <w:spacing w:line="240" w:lineRule="auto"/>
        <w:jc w:val="left"/>
        <w:rPr>
          <w:del w:id="7335" w:author="박 진상" w:date="2019-10-08T06:40:00Z"/>
          <w:rFonts w:eastAsia="돋움"/>
          <w:b/>
          <w:sz w:val="24"/>
          <w:lang w:val="de-DE"/>
        </w:rPr>
      </w:pPr>
      <w:bookmarkStart w:id="7336" w:name="_Toc21525169"/>
      <w:bookmarkStart w:id="7337" w:name="_Toc23142008"/>
      <w:bookmarkStart w:id="7338" w:name="_Toc23173254"/>
      <w:bookmarkStart w:id="7339" w:name="_Toc23189029"/>
      <w:bookmarkStart w:id="7340" w:name="_Toc23191407"/>
      <w:bookmarkStart w:id="7341" w:name="_Toc23244425"/>
      <w:bookmarkStart w:id="7342" w:name="_Toc23793955"/>
      <w:bookmarkStart w:id="7343" w:name="_Toc23794278"/>
      <w:bookmarkStart w:id="7344" w:name="_Toc23794601"/>
      <w:bookmarkStart w:id="7345" w:name="_Toc23795446"/>
      <w:bookmarkStart w:id="7346" w:name="_Toc23839823"/>
      <w:bookmarkStart w:id="7347" w:name="_Toc26200612"/>
      <w:bookmarkStart w:id="7348" w:name="_Toc26867709"/>
      <w:bookmarkEnd w:id="7336"/>
      <w:bookmarkEnd w:id="7337"/>
      <w:bookmarkEnd w:id="7338"/>
      <w:bookmarkEnd w:id="7339"/>
      <w:bookmarkEnd w:id="7340"/>
      <w:bookmarkEnd w:id="7341"/>
      <w:bookmarkEnd w:id="7342"/>
      <w:bookmarkEnd w:id="7343"/>
      <w:bookmarkEnd w:id="7344"/>
      <w:bookmarkEnd w:id="7345"/>
      <w:bookmarkEnd w:id="7346"/>
      <w:bookmarkEnd w:id="7347"/>
      <w:bookmarkEnd w:id="7348"/>
    </w:p>
    <w:p w14:paraId="3A793482" w14:textId="04F53E12" w:rsidR="00B471AE" w:rsidRPr="002646CB" w:rsidRDefault="0039222C" w:rsidP="001F1128">
      <w:pPr>
        <w:pStyle w:val="13"/>
        <w:widowControl/>
        <w:wordWrap/>
        <w:autoSpaceDE/>
        <w:autoSpaceDN/>
        <w:snapToGrid w:val="0"/>
        <w:rPr>
          <w:rFonts w:ascii="바탕" w:hAnsi="바탕" w:cs="굴림"/>
          <w:lang w:val="en-US"/>
        </w:rPr>
      </w:pPr>
      <w:bookmarkStart w:id="7349" w:name="_Toc26867710"/>
      <w:ins w:id="7350" w:author="박 진상" w:date="2019-10-28T07:59:00Z">
        <w:r w:rsidRPr="002646CB">
          <w:rPr>
            <w:rFonts w:hint="eastAsia"/>
            <w:lang w:eastAsia="ko-KR"/>
          </w:rPr>
          <w:t>매개변수</w:t>
        </w:r>
        <w:r w:rsidRPr="002646CB">
          <w:rPr>
            <w:lang w:eastAsia="ko-KR"/>
          </w:rPr>
          <w:t>(</w:t>
        </w:r>
      </w:ins>
      <w:ins w:id="7351" w:author="박 진상" w:date="2019-10-08T05:49:00Z">
        <w:r w:rsidR="002C63BA" w:rsidRPr="002646CB">
          <w:rPr>
            <w:lang w:eastAsia="ko-KR"/>
          </w:rPr>
          <w:t>Parameter</w:t>
        </w:r>
      </w:ins>
      <w:ins w:id="7352" w:author="박 진상" w:date="2019-10-08T05:50:00Z">
        <w:r w:rsidR="002C63BA" w:rsidRPr="002646CB">
          <w:rPr>
            <w:lang w:eastAsia="ko-KR"/>
          </w:rPr>
          <w:t>)</w:t>
        </w:r>
      </w:ins>
      <w:bookmarkEnd w:id="7349"/>
      <w:del w:id="7353" w:author="박 진상" w:date="2019-10-08T05:50:00Z">
        <w:r w:rsidR="002C63BA" w:rsidRPr="002646CB" w:rsidDel="002C63BA">
          <w:rPr>
            <w:rFonts w:hint="eastAsia"/>
            <w:lang w:eastAsia="ko-KR"/>
          </w:rPr>
          <w:delText>제어</w:delText>
        </w:r>
      </w:del>
    </w:p>
    <w:p w14:paraId="1C72BDF7" w14:textId="77777777" w:rsidR="00C201F0" w:rsidRPr="002646CB" w:rsidRDefault="00C201F0" w:rsidP="00C201F0">
      <w:pPr>
        <w:rPr>
          <w:lang w:val="en-US"/>
        </w:rPr>
      </w:pPr>
    </w:p>
    <w:p w14:paraId="78EE76C2" w14:textId="0A846C16" w:rsidR="00C201F0" w:rsidRPr="002646CB" w:rsidRDefault="007F2710" w:rsidP="00C567B8">
      <w:pPr>
        <w:pStyle w:val="24"/>
      </w:pPr>
      <w:bookmarkStart w:id="7354" w:name="_Toc26867711"/>
      <w:ins w:id="7355" w:author="박 진상" w:date="2019-10-08T05:50:00Z">
        <w:r w:rsidRPr="002646CB">
          <w:rPr>
            <w:rFonts w:hint="eastAsia"/>
            <w:lang w:eastAsia="ko-KR"/>
          </w:rPr>
          <w:t>측정</w:t>
        </w:r>
      </w:ins>
      <w:ins w:id="7356" w:author="박 진상" w:date="2019-10-28T19:17:00Z">
        <w:r w:rsidR="00743A9B" w:rsidRPr="002646CB">
          <w:rPr>
            <w:rFonts w:hint="eastAsia"/>
            <w:lang w:eastAsia="ko-KR"/>
          </w:rPr>
          <w:t>데이터</w:t>
        </w:r>
      </w:ins>
      <w:ins w:id="7357" w:author="박 진상" w:date="2019-10-28T19:16:00Z">
        <w:r w:rsidRPr="002646CB">
          <w:rPr>
            <w:lang w:eastAsia="ko-KR"/>
          </w:rPr>
          <w:t xml:space="preserve"> </w:t>
        </w:r>
        <w:r w:rsidRPr="002646CB">
          <w:rPr>
            <w:rFonts w:hint="eastAsia"/>
            <w:lang w:eastAsia="ko-KR"/>
          </w:rPr>
          <w:t>및</w:t>
        </w:r>
        <w:r w:rsidRPr="002646CB">
          <w:rPr>
            <w:lang w:eastAsia="ko-KR"/>
          </w:rPr>
          <w:t xml:space="preserve"> </w:t>
        </w:r>
        <w:r w:rsidRPr="002646CB">
          <w:rPr>
            <w:rFonts w:hint="eastAsia"/>
            <w:lang w:eastAsia="ko-KR"/>
          </w:rPr>
          <w:t>측정</w:t>
        </w:r>
      </w:ins>
      <w:ins w:id="7358" w:author="박 진상" w:date="2019-10-28T19:17:00Z">
        <w:r w:rsidRPr="002646CB">
          <w:rPr>
            <w:rFonts w:hint="eastAsia"/>
            <w:lang w:eastAsia="ko-KR"/>
          </w:rPr>
          <w:t>값</w:t>
        </w:r>
      </w:ins>
      <w:bookmarkEnd w:id="7354"/>
      <w:del w:id="7359" w:author="박 진상" w:date="2019-10-08T05:50:00Z">
        <w:r w:rsidR="00C201F0" w:rsidRPr="002646CB" w:rsidDel="002C63BA">
          <w:rPr>
            <w:rFonts w:hint="eastAsia"/>
          </w:rPr>
          <w:delText>유효전력</w:delText>
        </w:r>
        <w:r w:rsidR="00C201F0" w:rsidRPr="002646CB" w:rsidDel="002C63BA">
          <w:delText xml:space="preserve"> </w:delText>
        </w:r>
        <w:r w:rsidR="00C201F0" w:rsidRPr="002646CB" w:rsidDel="002C63BA">
          <w:rPr>
            <w:rFonts w:hint="eastAsia"/>
          </w:rPr>
          <w:delText>제어</w:delText>
        </w:r>
        <w:r w:rsidR="00C201F0" w:rsidRPr="002646CB" w:rsidDel="002C63BA">
          <w:delText xml:space="preserve"> </w:delText>
        </w:r>
        <w:r w:rsidR="00C201F0" w:rsidRPr="002646CB" w:rsidDel="002C63BA">
          <w:rPr>
            <w:rFonts w:hint="eastAsia"/>
          </w:rPr>
          <w:delText>및</w:delText>
        </w:r>
        <w:r w:rsidR="00C201F0" w:rsidRPr="002646CB" w:rsidDel="002C63BA">
          <w:delText xml:space="preserve"> </w:delText>
        </w:r>
        <w:r w:rsidR="00C201F0" w:rsidRPr="002646CB" w:rsidDel="002C63BA">
          <w:rPr>
            <w:rFonts w:hint="eastAsia"/>
          </w:rPr>
          <w:delText>주파수</w:delText>
        </w:r>
        <w:r w:rsidR="00C201F0" w:rsidRPr="002646CB" w:rsidDel="002C63BA">
          <w:delText xml:space="preserve"> </w:delText>
        </w:r>
        <w:r w:rsidR="00C201F0" w:rsidRPr="002646CB" w:rsidDel="002C63BA">
          <w:rPr>
            <w:rFonts w:hint="eastAsia"/>
          </w:rPr>
          <w:delText>조정</w:delText>
        </w:r>
      </w:del>
    </w:p>
    <w:p w14:paraId="6F4EDBFF" w14:textId="77777777" w:rsidR="00C201F0" w:rsidRPr="002646CB" w:rsidRDefault="00C201F0" w:rsidP="00C201F0">
      <w:pPr>
        <w:rPr>
          <w:rFonts w:ascii="바탕" w:hAnsi="바탕"/>
          <w:lang w:val="en-US"/>
          <w:rPrChange w:id="7360" w:author="ETRI-김종원" w:date="2019-12-10T10:44:00Z">
            <w:rPr>
              <w:lang w:val="en-US"/>
            </w:rPr>
          </w:rPrChange>
        </w:rPr>
      </w:pPr>
    </w:p>
    <w:p w14:paraId="20930EF7" w14:textId="2D3273A3" w:rsidR="002C63BA" w:rsidRPr="002646CB" w:rsidRDefault="00F2169F" w:rsidP="002C63BA">
      <w:pPr>
        <w:rPr>
          <w:ins w:id="7361" w:author="박 진상" w:date="2019-10-08T05:53:00Z"/>
          <w:rPrChange w:id="7362" w:author="ETRI-김종원" w:date="2019-12-10T10:44:00Z">
            <w:rPr>
              <w:ins w:id="7363" w:author="박 진상" w:date="2019-10-08T05:53:00Z"/>
              <w:noProof w:val="0"/>
              <w:lang w:val="de-DE"/>
            </w:rPr>
          </w:rPrChange>
        </w:rPr>
      </w:pPr>
      <w:ins w:id="7364" w:author="ETRI-김종원" w:date="2019-12-02T17:06:00Z">
        <w:r w:rsidRPr="002646CB">
          <w:rPr>
            <w:rFonts w:hint="eastAsia"/>
            <w:rPrChange w:id="7365" w:author="ETRI-김종원" w:date="2019-12-10T10:44:00Z">
              <w:rPr>
                <w:rFonts w:hint="eastAsia"/>
                <w:color w:val="FF0000"/>
              </w:rPr>
            </w:rPrChange>
          </w:rPr>
          <w:t>태양광발전</w:t>
        </w:r>
        <w:r w:rsidRPr="002646CB">
          <w:rPr>
            <w:rPrChange w:id="7366" w:author="ETRI-김종원" w:date="2019-12-10T10:44:00Z">
              <w:rPr>
                <w:color w:val="FF0000"/>
              </w:rPr>
            </w:rPrChange>
          </w:rPr>
          <w:t>-</w:t>
        </w:r>
        <w:r w:rsidRPr="002646CB">
          <w:rPr>
            <w:rFonts w:hint="eastAsia"/>
            <w:rPrChange w:id="7367" w:author="ETRI-김종원" w:date="2019-12-10T10:44:00Z">
              <w:rPr>
                <w:rFonts w:hint="eastAsia"/>
                <w:color w:val="FF0000"/>
              </w:rPr>
            </w:rPrChange>
          </w:rPr>
          <w:t>전기에너지저장장치</w:t>
        </w:r>
        <w:r w:rsidRPr="002646CB">
          <w:rPr>
            <w:rPrChange w:id="7368" w:author="ETRI-김종원" w:date="2019-12-10T10:44:00Z">
              <w:rPr>
                <w:color w:val="FF0000"/>
              </w:rPr>
            </w:rPrChange>
          </w:rPr>
          <w:t xml:space="preserve"> </w:t>
        </w:r>
        <w:r w:rsidRPr="002646CB">
          <w:rPr>
            <w:rFonts w:hint="eastAsia"/>
            <w:rPrChange w:id="7369" w:author="ETRI-김종원" w:date="2019-12-10T10:44:00Z">
              <w:rPr>
                <w:rFonts w:hint="eastAsia"/>
                <w:color w:val="FF0000"/>
              </w:rPr>
            </w:rPrChange>
          </w:rPr>
          <w:t>연계시스템</w:t>
        </w:r>
      </w:ins>
      <w:del w:id="7370" w:author="박 진상" w:date="2019-10-08T05:51:00Z">
        <w:r w:rsidR="00E742FA" w:rsidRPr="002646CB" w:rsidDel="002C63BA">
          <w:delText>CES-MG</w:delText>
        </w:r>
        <w:r w:rsidR="00EE0A78" w:rsidRPr="002646CB" w:rsidDel="002C63BA">
          <w:rPr>
            <w:rFonts w:hint="eastAsia"/>
            <w:rPrChange w:id="7371" w:author="ETRI-김종원" w:date="2019-12-10T10:44:00Z">
              <w:rPr>
                <w:rFonts w:hint="eastAsia"/>
                <w:lang w:val="en-US"/>
              </w:rPr>
            </w:rPrChange>
          </w:rPr>
          <w:delText>의</w:delText>
        </w:r>
        <w:r w:rsidR="00EE0A78" w:rsidRPr="002646CB" w:rsidDel="002C63BA">
          <w:rPr>
            <w:rPrChange w:id="7372" w:author="ETRI-김종원" w:date="2019-12-10T10:44:00Z">
              <w:rPr>
                <w:lang w:val="en-US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rPrChange w:id="7373" w:author="ETRI-김종원" w:date="2019-12-10T10:44:00Z">
              <w:rPr>
                <w:rFonts w:hint="eastAsia"/>
                <w:lang w:val="en-US"/>
              </w:rPr>
            </w:rPrChange>
          </w:rPr>
          <w:delText>계통연계운전</w:delText>
        </w:r>
        <w:r w:rsidR="00B547D7" w:rsidRPr="002646CB" w:rsidDel="002C63BA">
          <w:rPr>
            <w:rPrChange w:id="7374" w:author="ETRI-김종원" w:date="2019-12-10T10:44:00Z">
              <w:rPr>
                <w:lang w:val="en-US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rPrChange w:id="7375" w:author="ETRI-김종원" w:date="2019-12-10T10:44:00Z">
              <w:rPr>
                <w:rFonts w:hint="eastAsia"/>
                <w:lang w:val="en-US"/>
              </w:rPr>
            </w:rPrChange>
          </w:rPr>
          <w:delText>모드에서의</w:delText>
        </w:r>
        <w:r w:rsidR="00EE0A78" w:rsidRPr="002646CB" w:rsidDel="002C63BA">
          <w:rPr>
            <w:rPrChange w:id="7376" w:author="ETRI-김종원" w:date="2019-12-10T10:44:00Z">
              <w:rPr>
                <w:lang w:val="en-US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rPrChange w:id="7377" w:author="ETRI-김종원" w:date="2019-12-10T10:44:00Z">
              <w:rPr>
                <w:rFonts w:hint="eastAsia"/>
                <w:lang w:val="en-US"/>
              </w:rPr>
            </w:rPrChange>
          </w:rPr>
          <w:delText>유효</w:delText>
        </w:r>
        <w:r w:rsidR="00EE0A78" w:rsidRPr="002646CB" w:rsidDel="002C63BA">
          <w:rPr>
            <w:rPrChange w:id="7378" w:author="ETRI-김종원" w:date="2019-12-10T10:44:00Z">
              <w:rPr>
                <w:lang w:val="en-US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rPrChange w:id="7379" w:author="ETRI-김종원" w:date="2019-12-10T10:44:00Z">
              <w:rPr>
                <w:rFonts w:hint="eastAsia"/>
                <w:lang w:val="en-US"/>
              </w:rPr>
            </w:rPrChange>
          </w:rPr>
          <w:delText>전력</w:delText>
        </w:r>
        <w:r w:rsidR="00EE0A78" w:rsidRPr="002646CB" w:rsidDel="002C63BA">
          <w:rPr>
            <w:rPrChange w:id="7380" w:author="ETRI-김종원" w:date="2019-12-10T10:44:00Z">
              <w:rPr>
                <w:lang w:val="en-US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rPrChange w:id="7381" w:author="ETRI-김종원" w:date="2019-12-10T10:44:00Z">
              <w:rPr>
                <w:rFonts w:hint="eastAsia"/>
                <w:lang w:val="en-US"/>
              </w:rPr>
            </w:rPrChange>
          </w:rPr>
          <w:delText>제어</w:delText>
        </w:r>
        <w:r w:rsidR="00EE0A78" w:rsidRPr="002646CB" w:rsidDel="002C63BA">
          <w:rPr>
            <w:rPrChange w:id="7382" w:author="ETRI-김종원" w:date="2019-12-10T10:44:00Z">
              <w:rPr>
                <w:lang w:val="en-US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rPrChange w:id="7383" w:author="ETRI-김종원" w:date="2019-12-10T10:44:00Z">
              <w:rPr>
                <w:rFonts w:hint="eastAsia"/>
                <w:lang w:val="en-US"/>
              </w:rPr>
            </w:rPrChange>
          </w:rPr>
          <w:delText>및</w:delText>
        </w:r>
        <w:r w:rsidR="00EE0A78" w:rsidRPr="002646CB" w:rsidDel="002C63BA">
          <w:rPr>
            <w:rPrChange w:id="7384" w:author="ETRI-김종원" w:date="2019-12-10T10:44:00Z">
              <w:rPr>
                <w:lang w:val="en-US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rPrChange w:id="7385" w:author="ETRI-김종원" w:date="2019-12-10T10:44:00Z">
              <w:rPr>
                <w:rFonts w:hint="eastAsia"/>
                <w:lang w:val="en-US"/>
              </w:rPr>
            </w:rPrChange>
          </w:rPr>
          <w:delText>주파수</w:delText>
        </w:r>
        <w:r w:rsidR="00EE0A78" w:rsidRPr="002646CB" w:rsidDel="002C63BA">
          <w:rPr>
            <w:rPrChange w:id="7386" w:author="ETRI-김종원" w:date="2019-12-10T10:44:00Z">
              <w:rPr>
                <w:lang w:val="en-US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rPrChange w:id="7387" w:author="ETRI-김종원" w:date="2019-12-10T10:44:00Z">
              <w:rPr>
                <w:rFonts w:hint="eastAsia"/>
                <w:lang w:val="en-US"/>
              </w:rPr>
            </w:rPrChange>
          </w:rPr>
          <w:delText>조정은</w:delText>
        </w:r>
        <w:r w:rsidR="00EE0A78" w:rsidRPr="002646CB" w:rsidDel="002C63BA">
          <w:rPr>
            <w:rPrChange w:id="7388" w:author="ETRI-김종원" w:date="2019-12-10T10:44:00Z">
              <w:rPr>
                <w:lang w:val="en-US"/>
              </w:rPr>
            </w:rPrChange>
          </w:rPr>
          <w:delText xml:space="preserve"> IEC TS 62898-2 5.2.1.1 </w:delText>
        </w:r>
        <w:r w:rsidR="00EE0A78" w:rsidRPr="002646CB" w:rsidDel="002C63BA">
          <w:rPr>
            <w:rFonts w:hint="eastAsia"/>
            <w:rPrChange w:id="7389" w:author="ETRI-김종원" w:date="2019-12-10T10:44:00Z">
              <w:rPr>
                <w:rFonts w:hint="eastAsia"/>
                <w:lang w:val="en-US"/>
              </w:rPr>
            </w:rPrChange>
          </w:rPr>
          <w:delText>절의</w:delText>
        </w:r>
        <w:r w:rsidR="00EE0A78" w:rsidRPr="002646CB" w:rsidDel="002C63BA">
          <w:rPr>
            <w:rPrChange w:id="7390" w:author="ETRI-김종원" w:date="2019-12-10T10:44:00Z">
              <w:rPr>
                <w:lang w:val="en-US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rPrChange w:id="7391" w:author="ETRI-김종원" w:date="2019-12-10T10:44:00Z">
              <w:rPr>
                <w:rFonts w:hint="eastAsia"/>
                <w:lang w:val="en-US"/>
              </w:rPr>
            </w:rPrChange>
          </w:rPr>
          <w:delText>내용을</w:delText>
        </w:r>
        <w:r w:rsidR="00EE0A78" w:rsidRPr="002646CB" w:rsidDel="002C63BA">
          <w:rPr>
            <w:rPrChange w:id="7392" w:author="ETRI-김종원" w:date="2019-12-10T10:44:00Z">
              <w:rPr>
                <w:lang w:val="en-US"/>
              </w:rPr>
            </w:rPrChange>
          </w:rPr>
          <w:delText xml:space="preserve"> </w:delText>
        </w:r>
        <w:r w:rsidR="00EE0A78" w:rsidRPr="002646CB" w:rsidDel="002C63BA">
          <w:rPr>
            <w:rFonts w:hint="eastAsia"/>
            <w:rPrChange w:id="7393" w:author="ETRI-김종원" w:date="2019-12-10T10:44:00Z">
              <w:rPr>
                <w:rFonts w:hint="eastAsia"/>
                <w:lang w:val="en-US"/>
              </w:rPr>
            </w:rPrChange>
          </w:rPr>
          <w:delText>준용한다</w:delText>
        </w:r>
        <w:r w:rsidR="00EE0A78" w:rsidRPr="002646CB" w:rsidDel="002C63BA">
          <w:rPr>
            <w:rPrChange w:id="7394" w:author="ETRI-김종원" w:date="2019-12-10T10:44:00Z">
              <w:rPr>
                <w:lang w:val="en-US"/>
              </w:rPr>
            </w:rPrChange>
          </w:rPr>
          <w:delText>.</w:delText>
        </w:r>
      </w:del>
      <w:ins w:id="7395" w:author="박 진상" w:date="2019-10-08T05:53:00Z">
        <w:del w:id="7396" w:author="ETRI-김종원" w:date="2019-12-02T17:06:00Z">
          <w:r w:rsidR="002C63BA" w:rsidRPr="002646CB" w:rsidDel="00F2169F">
            <w:rPr>
              <w:rFonts w:hint="eastAsia"/>
              <w:rPrChange w:id="7397" w:author="ETRI-김종원" w:date="2019-12-10T10:44:00Z">
                <w:rPr>
                  <w:rFonts w:hint="eastAsia"/>
                  <w:color w:val="000000" w:themeColor="text1"/>
                  <w:lang w:bidi="ko-KR"/>
                </w:rPr>
              </w:rPrChange>
            </w:rPr>
            <w:delText>태양광발전</w:delText>
          </w:r>
          <w:r w:rsidR="002C63BA" w:rsidRPr="002646CB" w:rsidDel="00F2169F">
            <w:rPr>
              <w:rPrChange w:id="7398" w:author="ETRI-김종원" w:date="2019-12-10T10:44:00Z">
                <w:rPr>
                  <w:color w:val="000000" w:themeColor="text1"/>
                  <w:lang w:bidi="ko-KR"/>
                </w:rPr>
              </w:rPrChange>
            </w:rPr>
            <w:delText>-</w:delText>
          </w:r>
          <w:r w:rsidR="002C63BA" w:rsidRPr="002646CB" w:rsidDel="00F2169F">
            <w:rPr>
              <w:rFonts w:hint="eastAsia"/>
              <w:rPrChange w:id="7399" w:author="ETRI-김종원" w:date="2019-12-10T10:44:00Z">
                <w:rPr>
                  <w:rFonts w:hint="eastAsia"/>
                  <w:color w:val="000000" w:themeColor="text1"/>
                  <w:lang w:bidi="ko-KR"/>
                </w:rPr>
              </w:rPrChange>
            </w:rPr>
            <w:delText>에너지저장장치</w:delText>
          </w:r>
          <w:r w:rsidR="002C63BA" w:rsidRPr="002646CB" w:rsidDel="00F2169F">
            <w:rPr>
              <w:rPrChange w:id="7400" w:author="ETRI-김종원" w:date="2019-12-10T10:44:00Z">
                <w:rPr>
                  <w:color w:val="000000" w:themeColor="text1"/>
                  <w:lang w:bidi="ko-KR"/>
                </w:rPr>
              </w:rPrChange>
            </w:rPr>
            <w:delText xml:space="preserve"> </w:delText>
          </w:r>
        </w:del>
      </w:ins>
      <w:ins w:id="7401" w:author="박 진상" w:date="2019-10-28T18:28:00Z">
        <w:del w:id="7402" w:author="ETRI-김종원" w:date="2019-12-02T17:06:00Z">
          <w:r w:rsidR="00DC4888" w:rsidRPr="002646CB" w:rsidDel="00F2169F">
            <w:rPr>
              <w:rFonts w:hint="eastAsia"/>
            </w:rPr>
            <w:delText>연계시스템</w:delText>
          </w:r>
        </w:del>
      </w:ins>
      <w:ins w:id="7403" w:author="박 진상" w:date="2019-10-08T05:53:00Z">
        <w:r w:rsidR="002C63BA" w:rsidRPr="002646CB">
          <w:rPr>
            <w:rFonts w:hint="eastAsia"/>
            <w:rPrChange w:id="7404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에서</w:t>
        </w:r>
        <w:r w:rsidR="002C63BA" w:rsidRPr="002646CB">
          <w:rPr>
            <w:rPrChange w:id="7405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="002C63BA" w:rsidRPr="002646CB">
          <w:rPr>
            <w:rFonts w:hint="eastAsia"/>
            <w:rPrChange w:id="7406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사용하는</w:t>
        </w:r>
        <w:r w:rsidR="002C63BA" w:rsidRPr="002646CB">
          <w:rPr>
            <w:rPrChange w:id="7407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="002C63BA" w:rsidRPr="002646CB">
          <w:rPr>
            <w:rFonts w:hint="eastAsia"/>
            <w:rPrChange w:id="7408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측정</w:t>
        </w:r>
      </w:ins>
      <w:ins w:id="7409" w:author="박 진상" w:date="2019-10-28T19:18:00Z">
        <w:r w:rsidR="00743A9B" w:rsidRPr="002646CB">
          <w:rPr>
            <w:rFonts w:hint="eastAsia"/>
          </w:rPr>
          <w:t>데이터는</w:t>
        </w:r>
        <w:r w:rsidR="00743A9B" w:rsidRPr="002646CB">
          <w:t xml:space="preserve"> </w:t>
        </w:r>
        <w:r w:rsidR="00743A9B" w:rsidRPr="002646CB">
          <w:rPr>
            <w:rFonts w:hint="eastAsia"/>
          </w:rPr>
          <w:t>스마트미터를</w:t>
        </w:r>
        <w:r w:rsidR="00743A9B" w:rsidRPr="002646CB">
          <w:t xml:space="preserve"> </w:t>
        </w:r>
        <w:r w:rsidR="00743A9B" w:rsidRPr="002646CB">
          <w:rPr>
            <w:rFonts w:hint="eastAsia"/>
          </w:rPr>
          <w:t>통해서</w:t>
        </w:r>
        <w:r w:rsidR="00743A9B" w:rsidRPr="002646CB">
          <w:t xml:space="preserve"> </w:t>
        </w:r>
        <w:r w:rsidR="00743A9B" w:rsidRPr="002646CB">
          <w:rPr>
            <w:rFonts w:hint="eastAsia"/>
          </w:rPr>
          <w:t>측정하고</w:t>
        </w:r>
        <w:r w:rsidR="00743A9B" w:rsidRPr="002646CB">
          <w:t xml:space="preserve"> </w:t>
        </w:r>
        <w:r w:rsidR="00743A9B" w:rsidRPr="002646CB">
          <w:rPr>
            <w:rFonts w:hint="eastAsia"/>
          </w:rPr>
          <w:t>측정값들은</w:t>
        </w:r>
        <w:r w:rsidR="00743A9B" w:rsidRPr="002646CB">
          <w:t xml:space="preserve"> </w:t>
        </w:r>
        <w:r w:rsidR="00743A9B" w:rsidRPr="002646CB">
          <w:rPr>
            <w:rFonts w:hint="eastAsia"/>
          </w:rPr>
          <w:t>운영시스템에서</w:t>
        </w:r>
        <w:r w:rsidR="00743A9B" w:rsidRPr="002646CB">
          <w:t xml:space="preserve"> </w:t>
        </w:r>
        <w:r w:rsidR="00743A9B" w:rsidRPr="002646CB">
          <w:rPr>
            <w:rFonts w:hint="eastAsia"/>
          </w:rPr>
          <w:t>활용할</w:t>
        </w:r>
      </w:ins>
      <w:ins w:id="7410" w:author="박 진상" w:date="2019-10-28T19:19:00Z">
        <w:r w:rsidR="00743A9B" w:rsidRPr="002646CB">
          <w:t xml:space="preserve"> </w:t>
        </w:r>
        <w:r w:rsidR="00743A9B" w:rsidRPr="002646CB">
          <w:rPr>
            <w:rFonts w:hint="eastAsia"/>
          </w:rPr>
          <w:t>수</w:t>
        </w:r>
        <w:r w:rsidR="00743A9B" w:rsidRPr="002646CB">
          <w:t xml:space="preserve"> </w:t>
        </w:r>
        <w:r w:rsidR="00743A9B" w:rsidRPr="002646CB">
          <w:rPr>
            <w:rFonts w:hint="eastAsia"/>
          </w:rPr>
          <w:t>있다</w:t>
        </w:r>
        <w:r w:rsidR="00743A9B" w:rsidRPr="002646CB">
          <w:t xml:space="preserve">. </w:t>
        </w:r>
      </w:ins>
    </w:p>
    <w:p w14:paraId="44B1EE66" w14:textId="1E517140" w:rsidR="002C63BA" w:rsidRPr="002646CB" w:rsidRDefault="002C63BA" w:rsidP="002C63BA">
      <w:pPr>
        <w:rPr>
          <w:ins w:id="7411" w:author="박 진상" w:date="2019-10-09T14:25:00Z"/>
        </w:rPr>
      </w:pPr>
    </w:p>
    <w:p w14:paraId="2462BAE8" w14:textId="0F232EA9" w:rsidR="00586833" w:rsidRPr="002646CB" w:rsidRDefault="00027A15">
      <w:pPr>
        <w:rPr>
          <w:ins w:id="7412" w:author="박 진상" w:date="2019-10-28T19:10:00Z"/>
        </w:rPr>
      </w:pPr>
      <w:ins w:id="7413" w:author="Windows 사용자" w:date="2019-10-18T10:22:00Z">
        <w:r w:rsidRPr="002646CB">
          <w:rPr>
            <w:rFonts w:hint="eastAsia"/>
            <w:rPrChange w:id="7414" w:author="ETRI-김종원" w:date="2019-12-10T10:44:00Z">
              <w:rPr>
                <w:rFonts w:hint="eastAsia"/>
                <w:highlight w:val="yellow"/>
              </w:rPr>
            </w:rPrChange>
          </w:rPr>
          <w:t>태양광</w:t>
        </w:r>
        <w:r w:rsidRPr="002646CB">
          <w:rPr>
            <w:rPrChange w:id="7415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7416" w:author="ETRI-김종원" w:date="2019-12-10T10:44:00Z">
              <w:rPr>
                <w:rFonts w:hint="eastAsia"/>
                <w:highlight w:val="yellow"/>
              </w:rPr>
            </w:rPrChange>
          </w:rPr>
          <w:t>발전</w:t>
        </w:r>
      </w:ins>
      <w:ins w:id="7417" w:author="Windows 사용자" w:date="2019-10-18T10:23:00Z">
        <w:r w:rsidRPr="002646CB">
          <w:rPr>
            <w:rFonts w:hint="eastAsia"/>
            <w:rPrChange w:id="7418" w:author="ETRI-김종원" w:date="2019-12-10T10:44:00Z">
              <w:rPr>
                <w:rFonts w:hint="eastAsia"/>
                <w:highlight w:val="yellow"/>
              </w:rPr>
            </w:rPrChange>
          </w:rPr>
          <w:t>에</w:t>
        </w:r>
        <w:r w:rsidRPr="002646CB">
          <w:rPr>
            <w:rPrChange w:id="7419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7420" w:author="ETRI-김종원" w:date="2019-12-10T10:44:00Z">
              <w:rPr>
                <w:rFonts w:hint="eastAsia"/>
                <w:highlight w:val="yellow"/>
              </w:rPr>
            </w:rPrChange>
          </w:rPr>
          <w:t>따른</w:t>
        </w:r>
        <w:r w:rsidRPr="002646CB">
          <w:rPr>
            <w:rPrChange w:id="7421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7422" w:author="ETRI-김종원" w:date="2019-12-10T10:44:00Z">
              <w:rPr>
                <w:rFonts w:hint="eastAsia"/>
                <w:highlight w:val="yellow"/>
              </w:rPr>
            </w:rPrChange>
          </w:rPr>
          <w:t>발전</w:t>
        </w:r>
      </w:ins>
      <w:ins w:id="7423" w:author="Windows 사용자" w:date="2019-10-18T10:22:00Z">
        <w:del w:id="7424" w:author="박 진상" w:date="2019-10-28T19:06:00Z">
          <w:r w:rsidRPr="002646CB" w:rsidDel="005B462C">
            <w:rPr>
              <w:rPrChange w:id="7425" w:author="ETRI-김종원" w:date="2019-12-10T10:44:00Z">
                <w:rPr>
                  <w:highlight w:val="yellow"/>
                </w:rPr>
              </w:rPrChange>
            </w:rPr>
            <w:delText xml:space="preserve"> </w:delText>
          </w:r>
        </w:del>
        <w:r w:rsidRPr="002646CB">
          <w:rPr>
            <w:rFonts w:hint="eastAsia"/>
            <w:rPrChange w:id="7426" w:author="ETRI-김종원" w:date="2019-12-10T10:44:00Z">
              <w:rPr>
                <w:rFonts w:hint="eastAsia"/>
                <w:highlight w:val="yellow"/>
              </w:rPr>
            </w:rPrChange>
          </w:rPr>
          <w:t>전력</w:t>
        </w:r>
      </w:ins>
      <w:ins w:id="7427" w:author="박 진상" w:date="2019-10-28T19:06:00Z">
        <w:r w:rsidR="005B462C" w:rsidRPr="002646CB">
          <w:t>(</w:t>
        </w:r>
      </w:ins>
      <w:ins w:id="7428" w:author="Windows 사용자" w:date="2019-10-18T10:54:00Z">
        <w:del w:id="7429" w:author="박 진상" w:date="2019-10-28T19:06:00Z">
          <w:r w:rsidR="003F5679" w:rsidRPr="002646CB" w:rsidDel="005B462C">
            <w:rPr>
              <w:rPrChange w:id="7430" w:author="ETRI-김종원" w:date="2019-12-10T10:44:00Z">
                <w:rPr>
                  <w:highlight w:val="green"/>
                </w:rPr>
              </w:rPrChange>
            </w:rPr>
            <w:delText xml:space="preserve"> </w:delText>
          </w:r>
        </w:del>
        <w:r w:rsidR="003F5679" w:rsidRPr="002646CB">
          <w:rPr>
            <w:rPrChange w:id="7431" w:author="ETRI-김종원" w:date="2019-12-10T10:44:00Z">
              <w:rPr>
                <w:highlight w:val="green"/>
              </w:rPr>
            </w:rPrChange>
          </w:rPr>
          <w:t>P</w:t>
        </w:r>
      </w:ins>
      <w:ins w:id="7432" w:author="박 진상" w:date="2019-10-28T19:21:00Z">
        <w:r w:rsidR="00743A9B" w:rsidRPr="002646CB">
          <w:t>O</w:t>
        </w:r>
      </w:ins>
      <w:ins w:id="7433" w:author="박 진상" w:date="2019-10-28T19:11:00Z">
        <w:r w:rsidR="00586833" w:rsidRPr="002646CB">
          <w:rPr>
            <w:vertAlign w:val="subscript"/>
            <w:rPrChange w:id="7434" w:author="ETRI-김종원" w:date="2019-12-10T10:44:00Z">
              <w:rPr/>
            </w:rPrChange>
          </w:rPr>
          <w:t>PV</w:t>
        </w:r>
      </w:ins>
      <w:ins w:id="7435" w:author="Windows 사용자" w:date="2019-10-18T10:54:00Z">
        <w:del w:id="7436" w:author="박 진상" w:date="2019-10-28T19:11:00Z">
          <w:r w:rsidR="003F5679" w:rsidRPr="002646CB" w:rsidDel="00586833">
            <w:rPr>
              <w:rPrChange w:id="7437" w:author="ETRI-김종원" w:date="2019-12-10T10:44:00Z">
                <w:rPr>
                  <w:highlight w:val="green"/>
                </w:rPr>
              </w:rPrChange>
            </w:rPr>
            <w:delText>pv</w:delText>
          </w:r>
        </w:del>
      </w:ins>
      <w:ins w:id="7438" w:author="박 진상" w:date="2019-10-28T19:12:00Z">
        <w:r w:rsidR="00586833" w:rsidRPr="002646CB">
          <w:t>)</w:t>
        </w:r>
      </w:ins>
      <w:ins w:id="7439" w:author="박 진상" w:date="2019-10-28T19:06:00Z">
        <w:r w:rsidR="005B462C" w:rsidRPr="002646CB">
          <w:rPr>
            <w:rFonts w:hint="eastAsia"/>
          </w:rPr>
          <w:t>과</w:t>
        </w:r>
      </w:ins>
      <w:ins w:id="7440" w:author="Windows 사용자" w:date="2019-10-18T10:54:00Z">
        <w:del w:id="7441" w:author="박 진상" w:date="2019-10-28T19:06:00Z">
          <w:r w:rsidR="003F5679" w:rsidRPr="002646CB" w:rsidDel="005B462C">
            <w:rPr>
              <w:rFonts w:hint="eastAsia"/>
              <w:rPrChange w:id="7442" w:author="ETRI-김종원" w:date="2019-12-10T10:44:00Z">
                <w:rPr>
                  <w:rFonts w:hint="eastAsia"/>
                  <w:highlight w:val="green"/>
                </w:rPr>
              </w:rPrChange>
            </w:rPr>
            <w:delText>와</w:delText>
          </w:r>
        </w:del>
      </w:ins>
      <w:ins w:id="7443" w:author="Windows 사용자" w:date="2019-10-18T10:22:00Z">
        <w:r w:rsidRPr="002646CB">
          <w:rPr>
            <w:rPrChange w:id="7444" w:author="ETRI-김종원" w:date="2019-12-10T10:44:00Z">
              <w:rPr>
                <w:highlight w:val="yellow"/>
              </w:rPr>
            </w:rPrChange>
          </w:rPr>
          <w:t xml:space="preserve"> </w:t>
        </w:r>
      </w:ins>
      <w:ins w:id="7445" w:author="박 진상" w:date="2019-10-28T19:06:00Z">
        <w:r w:rsidR="005B462C" w:rsidRPr="002646CB">
          <w:rPr>
            <w:rFonts w:hint="eastAsia"/>
          </w:rPr>
          <w:t>발전</w:t>
        </w:r>
      </w:ins>
      <w:ins w:id="7446" w:author="Windows 사용자" w:date="2019-10-18T10:22:00Z">
        <w:r w:rsidRPr="002646CB">
          <w:rPr>
            <w:rFonts w:hint="eastAsia"/>
            <w:rPrChange w:id="7447" w:author="ETRI-김종원" w:date="2019-12-10T10:44:00Z">
              <w:rPr>
                <w:rFonts w:hint="eastAsia"/>
                <w:highlight w:val="yellow"/>
              </w:rPr>
            </w:rPrChange>
          </w:rPr>
          <w:t>전력량</w:t>
        </w:r>
      </w:ins>
      <w:ins w:id="7448" w:author="박 진상" w:date="2019-10-28T19:06:00Z">
        <w:r w:rsidR="005B462C" w:rsidRPr="002646CB">
          <w:t>(</w:t>
        </w:r>
      </w:ins>
      <w:ins w:id="7449" w:author="Windows 사용자" w:date="2019-10-18T10:54:00Z">
        <w:del w:id="7450" w:author="박 진상" w:date="2019-10-28T19:06:00Z">
          <w:r w:rsidR="003F5679" w:rsidRPr="002646CB" w:rsidDel="005B462C">
            <w:rPr>
              <w:rPrChange w:id="7451" w:author="ETRI-김종원" w:date="2019-12-10T10:44:00Z">
                <w:rPr>
                  <w:highlight w:val="green"/>
                </w:rPr>
              </w:rPrChange>
            </w:rPr>
            <w:delText xml:space="preserve"> </w:delText>
          </w:r>
        </w:del>
        <w:r w:rsidR="003F5679" w:rsidRPr="002646CB">
          <w:rPr>
            <w:rPrChange w:id="7452" w:author="ETRI-김종원" w:date="2019-12-10T10:44:00Z">
              <w:rPr>
                <w:highlight w:val="green"/>
              </w:rPr>
            </w:rPrChange>
          </w:rPr>
          <w:t>E</w:t>
        </w:r>
      </w:ins>
      <w:ins w:id="7453" w:author="박 진상" w:date="2019-10-28T19:21:00Z">
        <w:r w:rsidR="00743A9B" w:rsidRPr="002646CB">
          <w:t>O</w:t>
        </w:r>
      </w:ins>
      <w:ins w:id="7454" w:author="박 진상" w:date="2019-10-28T19:12:00Z">
        <w:r w:rsidR="00586833" w:rsidRPr="002646CB">
          <w:rPr>
            <w:vertAlign w:val="subscript"/>
            <w:rPrChange w:id="7455" w:author="ETRI-김종원" w:date="2019-12-10T10:44:00Z">
              <w:rPr/>
            </w:rPrChange>
          </w:rPr>
          <w:t>PV</w:t>
        </w:r>
      </w:ins>
      <w:ins w:id="7456" w:author="Windows 사용자" w:date="2019-10-18T10:54:00Z">
        <w:del w:id="7457" w:author="박 진상" w:date="2019-10-28T19:12:00Z">
          <w:r w:rsidR="003F5679" w:rsidRPr="002646CB" w:rsidDel="00586833">
            <w:rPr>
              <w:rPrChange w:id="7458" w:author="ETRI-김종원" w:date="2019-12-10T10:44:00Z">
                <w:rPr>
                  <w:highlight w:val="green"/>
                </w:rPr>
              </w:rPrChange>
            </w:rPr>
            <w:delText>pv</w:delText>
          </w:r>
        </w:del>
      </w:ins>
      <w:ins w:id="7459" w:author="박 진상" w:date="2019-10-28T19:06:00Z">
        <w:r w:rsidR="005B462C" w:rsidRPr="002646CB">
          <w:t>)</w:t>
        </w:r>
      </w:ins>
      <w:ins w:id="7460" w:author="박 진상" w:date="2019-10-28T19:07:00Z">
        <w:r w:rsidR="005B462C" w:rsidRPr="002646CB">
          <w:rPr>
            <w:rFonts w:hint="eastAsia"/>
          </w:rPr>
          <w:t>은</w:t>
        </w:r>
      </w:ins>
      <w:ins w:id="7461" w:author="Windows 사용자" w:date="2019-10-18T10:54:00Z">
        <w:del w:id="7462" w:author="박 진상" w:date="2019-10-28T19:07:00Z">
          <w:r w:rsidR="003F5679" w:rsidRPr="002646CB" w:rsidDel="005B462C">
            <w:rPr>
              <w:rFonts w:hint="eastAsia"/>
              <w:rPrChange w:id="7463" w:author="ETRI-김종원" w:date="2019-12-10T10:44:00Z">
                <w:rPr>
                  <w:rFonts w:hint="eastAsia"/>
                  <w:highlight w:val="green"/>
                </w:rPr>
              </w:rPrChange>
            </w:rPr>
            <w:delText>는</w:delText>
          </w:r>
        </w:del>
      </w:ins>
      <w:ins w:id="7464" w:author="Windows 사용자" w:date="2019-10-18T10:22:00Z">
        <w:r w:rsidRPr="002646CB">
          <w:rPr>
            <w:rPrChange w:id="7465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7466" w:author="ETRI-김종원" w:date="2019-12-10T10:44:00Z">
              <w:rPr>
                <w:rFonts w:hint="eastAsia"/>
                <w:highlight w:val="yellow"/>
              </w:rPr>
            </w:rPrChange>
          </w:rPr>
          <w:t>스마트미터</w:t>
        </w:r>
      </w:ins>
      <w:ins w:id="7467" w:author="박 진상" w:date="2019-10-28T19:07:00Z">
        <w:r w:rsidR="005B462C" w:rsidRPr="002646CB">
          <w:t>(</w:t>
        </w:r>
      </w:ins>
      <w:ins w:id="7468" w:author="Windows 사용자" w:date="2019-10-18T10:54:00Z">
        <w:del w:id="7469" w:author="박 진상" w:date="2019-10-28T19:07:00Z">
          <w:r w:rsidR="003F5679" w:rsidRPr="002646CB" w:rsidDel="005B462C">
            <w:rPr>
              <w:rPrChange w:id="7470" w:author="ETRI-김종원" w:date="2019-12-10T10:44:00Z">
                <w:rPr>
                  <w:highlight w:val="green"/>
                </w:rPr>
              </w:rPrChange>
            </w:rPr>
            <w:delText xml:space="preserve"> </w:delText>
          </w:r>
        </w:del>
        <w:r w:rsidR="003F5679" w:rsidRPr="002646CB">
          <w:rPr>
            <w:rPrChange w:id="7471" w:author="ETRI-김종원" w:date="2019-12-10T10:44:00Z">
              <w:rPr>
                <w:highlight w:val="green"/>
              </w:rPr>
            </w:rPrChange>
          </w:rPr>
          <w:t>SM</w:t>
        </w:r>
      </w:ins>
      <w:ins w:id="7472" w:author="Windows 사용자" w:date="2019-10-18T10:22:00Z">
        <w:r w:rsidRPr="002646CB">
          <w:rPr>
            <w:rPrChange w:id="7473" w:author="ETRI-김종원" w:date="2019-12-10T10:44:00Z">
              <w:rPr>
                <w:highlight w:val="yellow"/>
              </w:rPr>
            </w:rPrChange>
          </w:rPr>
          <w:t>3</w:t>
        </w:r>
      </w:ins>
      <w:ins w:id="7474" w:author="박 진상" w:date="2019-10-28T19:07:00Z">
        <w:r w:rsidR="005B462C" w:rsidRPr="002646CB">
          <w:t>)</w:t>
        </w:r>
      </w:ins>
      <w:ins w:id="7475" w:author="Windows 사용자" w:date="2019-10-18T10:22:00Z">
        <w:r w:rsidRPr="002646CB">
          <w:rPr>
            <w:rFonts w:hint="eastAsia"/>
            <w:rPrChange w:id="7476" w:author="ETRI-김종원" w:date="2019-12-10T10:44:00Z">
              <w:rPr>
                <w:rFonts w:hint="eastAsia"/>
                <w:highlight w:val="yellow"/>
              </w:rPr>
            </w:rPrChange>
          </w:rPr>
          <w:t>에</w:t>
        </w:r>
        <w:r w:rsidRPr="002646CB">
          <w:rPr>
            <w:rPrChange w:id="7477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7478" w:author="ETRI-김종원" w:date="2019-12-10T10:44:00Z">
              <w:rPr>
                <w:rFonts w:hint="eastAsia"/>
                <w:highlight w:val="yellow"/>
              </w:rPr>
            </w:rPrChange>
          </w:rPr>
          <w:t>의해</w:t>
        </w:r>
        <w:r w:rsidRPr="002646CB">
          <w:rPr>
            <w:rPrChange w:id="7479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7480" w:author="ETRI-김종원" w:date="2019-12-10T10:44:00Z">
              <w:rPr>
                <w:rFonts w:hint="eastAsia"/>
                <w:highlight w:val="yellow"/>
              </w:rPr>
            </w:rPrChange>
          </w:rPr>
          <w:t>측정되고</w:t>
        </w:r>
        <w:r w:rsidRPr="002646CB">
          <w:rPr>
            <w:rPrChange w:id="7481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7482" w:author="ETRI-김종원" w:date="2019-12-10T10:44:00Z">
              <w:rPr>
                <w:rFonts w:hint="eastAsia"/>
                <w:highlight w:val="yellow"/>
              </w:rPr>
            </w:rPrChange>
          </w:rPr>
          <w:t>항상</w:t>
        </w:r>
        <w:r w:rsidRPr="002646CB">
          <w:rPr>
            <w:rPrChange w:id="7483" w:author="ETRI-김종원" w:date="2019-12-10T10:44:00Z">
              <w:rPr>
                <w:highlight w:val="yellow"/>
              </w:rPr>
            </w:rPrChange>
          </w:rPr>
          <w:t xml:space="preserve"> 0 </w:t>
        </w:r>
      </w:ins>
      <w:ins w:id="7484" w:author="Windows 사용자" w:date="2019-10-18T10:23:00Z">
        <w:r w:rsidRPr="002646CB">
          <w:rPr>
            <w:rFonts w:hint="eastAsia"/>
            <w:rPrChange w:id="7485" w:author="ETRI-김종원" w:date="2019-12-10T10:44:00Z">
              <w:rPr>
                <w:rFonts w:hint="eastAsia"/>
                <w:highlight w:val="yellow"/>
              </w:rPr>
            </w:rPrChange>
          </w:rPr>
          <w:t>이상의</w:t>
        </w:r>
        <w:r w:rsidRPr="002646CB">
          <w:rPr>
            <w:rPrChange w:id="7486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7487" w:author="ETRI-김종원" w:date="2019-12-10T10:44:00Z">
              <w:rPr>
                <w:rFonts w:hint="eastAsia"/>
                <w:highlight w:val="yellow"/>
              </w:rPr>
            </w:rPrChange>
          </w:rPr>
          <w:t>값을</w:t>
        </w:r>
        <w:r w:rsidRPr="002646CB">
          <w:rPr>
            <w:rPrChange w:id="7488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7489" w:author="ETRI-김종원" w:date="2019-12-10T10:44:00Z">
              <w:rPr>
                <w:rFonts w:hint="eastAsia"/>
                <w:highlight w:val="yellow"/>
              </w:rPr>
            </w:rPrChange>
          </w:rPr>
          <w:t>가진다</w:t>
        </w:r>
        <w:r w:rsidRPr="002646CB">
          <w:rPr>
            <w:rPrChange w:id="7490" w:author="ETRI-김종원" w:date="2019-12-10T10:44:00Z">
              <w:rPr>
                <w:highlight w:val="yellow"/>
              </w:rPr>
            </w:rPrChange>
          </w:rPr>
          <w:t>.</w:t>
        </w:r>
        <w:r w:rsidR="00351139" w:rsidRPr="002646CB">
          <w:rPr>
            <w:rPrChange w:id="7491" w:author="ETRI-김종원" w:date="2019-12-10T10:44:00Z">
              <w:rPr>
                <w:highlight w:val="yellow"/>
              </w:rPr>
            </w:rPrChange>
          </w:rPr>
          <w:t xml:space="preserve"> </w:t>
        </w:r>
      </w:ins>
    </w:p>
    <w:p w14:paraId="44B10913" w14:textId="77777777" w:rsidR="00586833" w:rsidRPr="002646CB" w:rsidRDefault="00586833">
      <w:pPr>
        <w:rPr>
          <w:ins w:id="7492" w:author="박 진상" w:date="2019-10-28T19:10:00Z"/>
        </w:rPr>
      </w:pPr>
    </w:p>
    <w:p w14:paraId="5F40FECC" w14:textId="53CB012C" w:rsidR="00027A15" w:rsidRPr="002646CB" w:rsidRDefault="00351139">
      <w:pPr>
        <w:rPr>
          <w:ins w:id="7493" w:author="Windows 사용자" w:date="2019-10-18T10:21:00Z"/>
          <w:rPrChange w:id="7494" w:author="ETRI-김종원" w:date="2019-12-10T10:44:00Z">
            <w:rPr>
              <w:ins w:id="7495" w:author="Windows 사용자" w:date="2019-10-18T10:21:00Z"/>
              <w:highlight w:val="yellow"/>
            </w:rPr>
          </w:rPrChange>
        </w:rPr>
        <w:pPrChange w:id="7496" w:author="박 진상" w:date="2019-10-08T05:54:00Z">
          <w:pPr>
            <w:pStyle w:val="af6"/>
            <w:numPr>
              <w:numId w:val="44"/>
            </w:numPr>
            <w:wordWrap/>
            <w:autoSpaceDE/>
            <w:autoSpaceDN/>
            <w:spacing w:line="240" w:lineRule="auto"/>
            <w:ind w:leftChars="0" w:left="760" w:hanging="360"/>
          </w:pPr>
        </w:pPrChange>
      </w:pPr>
      <w:ins w:id="7497" w:author="Windows 사용자" w:date="2019-10-18T10:24:00Z">
        <w:del w:id="7498" w:author="박 진상" w:date="2019-10-28T19:10:00Z">
          <w:r w:rsidRPr="002646CB" w:rsidDel="00586833">
            <w:rPr>
              <w:rFonts w:hint="eastAsia"/>
              <w:rPrChange w:id="7499" w:author="ETRI-김종원" w:date="2019-12-10T10:44:00Z">
                <w:rPr>
                  <w:rFonts w:hint="eastAsia"/>
                  <w:highlight w:val="yellow"/>
                </w:rPr>
              </w:rPrChange>
            </w:rPr>
            <w:delText>그리고</w:delText>
          </w:r>
          <w:r w:rsidRPr="002646CB" w:rsidDel="00586833">
            <w:rPr>
              <w:rPrChange w:id="7500" w:author="ETRI-김종원" w:date="2019-12-10T10:44:00Z">
                <w:rPr>
                  <w:highlight w:val="yellow"/>
                </w:rPr>
              </w:rPrChange>
            </w:rPr>
            <w:delText xml:space="preserve"> </w:delText>
          </w:r>
        </w:del>
      </w:ins>
      <w:ins w:id="7501" w:author="Windows 사용자" w:date="2019-10-18T10:23:00Z">
        <w:r w:rsidRPr="002646CB">
          <w:rPr>
            <w:rFonts w:hint="eastAsia"/>
            <w:rPrChange w:id="7502" w:author="ETRI-김종원" w:date="2019-12-10T10:44:00Z">
              <w:rPr>
                <w:rFonts w:hint="eastAsia"/>
                <w:highlight w:val="yellow"/>
              </w:rPr>
            </w:rPrChange>
          </w:rPr>
          <w:t>에너지저장장치의</w:t>
        </w:r>
        <w:r w:rsidRPr="002646CB">
          <w:rPr>
            <w:rPrChange w:id="7503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7504" w:author="ETRI-김종원" w:date="2019-12-10T10:44:00Z">
              <w:rPr>
                <w:rFonts w:hint="eastAsia"/>
                <w:highlight w:val="yellow"/>
              </w:rPr>
            </w:rPrChange>
          </w:rPr>
          <w:t>충</w:t>
        </w:r>
      </w:ins>
      <w:ins w:id="7505" w:author="Windows 사용자" w:date="2019-10-18T10:24:00Z">
        <w:r w:rsidRPr="002646CB">
          <w:rPr>
            <w:rFonts w:hint="eastAsia"/>
            <w:rPrChange w:id="7506" w:author="ETRI-김종원" w:date="2019-12-10T10:44:00Z">
              <w:rPr>
                <w:rFonts w:hint="eastAsia"/>
                <w:highlight w:val="yellow"/>
              </w:rPr>
            </w:rPrChange>
          </w:rPr>
          <w:t>전</w:t>
        </w:r>
        <w:r w:rsidRPr="002646CB">
          <w:rPr>
            <w:rPrChange w:id="7507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7508" w:author="ETRI-김종원" w:date="2019-12-10T10:44:00Z">
              <w:rPr>
                <w:rFonts w:hint="eastAsia"/>
                <w:highlight w:val="yellow"/>
              </w:rPr>
            </w:rPrChange>
          </w:rPr>
          <w:t>및</w:t>
        </w:r>
        <w:r w:rsidRPr="002646CB">
          <w:rPr>
            <w:rPrChange w:id="7509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7510" w:author="ETRI-김종원" w:date="2019-12-10T10:44:00Z">
              <w:rPr>
                <w:rFonts w:hint="eastAsia"/>
                <w:highlight w:val="yellow"/>
              </w:rPr>
            </w:rPrChange>
          </w:rPr>
          <w:t>방전에</w:t>
        </w:r>
        <w:r w:rsidRPr="002646CB">
          <w:rPr>
            <w:rPrChange w:id="7511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7512" w:author="ETRI-김종원" w:date="2019-12-10T10:44:00Z">
              <w:rPr>
                <w:rFonts w:hint="eastAsia"/>
                <w:highlight w:val="yellow"/>
              </w:rPr>
            </w:rPrChange>
          </w:rPr>
          <w:t>따른</w:t>
        </w:r>
        <w:r w:rsidRPr="002646CB">
          <w:rPr>
            <w:rPrChange w:id="7513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7514" w:author="ETRI-김종원" w:date="2019-12-10T10:44:00Z">
              <w:rPr>
                <w:rFonts w:hint="eastAsia"/>
                <w:highlight w:val="yellow"/>
              </w:rPr>
            </w:rPrChange>
          </w:rPr>
          <w:t>충방전</w:t>
        </w:r>
        <w:del w:id="7515" w:author="박 진상" w:date="2019-10-28T19:08:00Z">
          <w:r w:rsidRPr="002646CB" w:rsidDel="00586833">
            <w:rPr>
              <w:rPrChange w:id="7516" w:author="ETRI-김종원" w:date="2019-12-10T10:44:00Z">
                <w:rPr>
                  <w:highlight w:val="yellow"/>
                </w:rPr>
              </w:rPrChange>
            </w:rPr>
            <w:delText xml:space="preserve"> </w:delText>
          </w:r>
        </w:del>
        <w:r w:rsidRPr="002646CB">
          <w:rPr>
            <w:rFonts w:hint="eastAsia"/>
            <w:rPrChange w:id="7517" w:author="ETRI-김종원" w:date="2019-12-10T10:44:00Z">
              <w:rPr>
                <w:rFonts w:hint="eastAsia"/>
                <w:highlight w:val="yellow"/>
              </w:rPr>
            </w:rPrChange>
          </w:rPr>
          <w:t>전력</w:t>
        </w:r>
      </w:ins>
      <w:ins w:id="7518" w:author="박 진상" w:date="2019-10-28T19:08:00Z">
        <w:r w:rsidR="00586833" w:rsidRPr="002646CB">
          <w:t>(P</w:t>
        </w:r>
      </w:ins>
      <w:ins w:id="7519" w:author="박 진상" w:date="2019-10-28T19:21:00Z">
        <w:r w:rsidR="00743A9B" w:rsidRPr="002646CB">
          <w:t>O</w:t>
        </w:r>
      </w:ins>
      <w:ins w:id="7520" w:author="박 진상" w:date="2019-10-28T19:08:00Z">
        <w:r w:rsidR="00586833" w:rsidRPr="002646CB">
          <w:rPr>
            <w:vertAlign w:val="subscript"/>
            <w:rPrChange w:id="7521" w:author="ETRI-김종원" w:date="2019-12-10T10:44:00Z">
              <w:rPr/>
            </w:rPrChange>
          </w:rPr>
          <w:t>ESS</w:t>
        </w:r>
        <w:r w:rsidR="00586833" w:rsidRPr="002646CB">
          <w:t>)</w:t>
        </w:r>
      </w:ins>
      <w:ins w:id="7522" w:author="Windows 사용자" w:date="2019-10-18T10:24:00Z">
        <w:r w:rsidRPr="002646CB">
          <w:rPr>
            <w:rFonts w:hint="eastAsia"/>
            <w:rPrChange w:id="7523" w:author="ETRI-김종원" w:date="2019-12-10T10:44:00Z">
              <w:rPr>
                <w:rFonts w:hint="eastAsia"/>
                <w:highlight w:val="yellow"/>
              </w:rPr>
            </w:rPrChange>
          </w:rPr>
          <w:t>과</w:t>
        </w:r>
        <w:r w:rsidRPr="002646CB">
          <w:rPr>
            <w:rPrChange w:id="7524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7525" w:author="ETRI-김종원" w:date="2019-12-10T10:44:00Z">
              <w:rPr>
                <w:rFonts w:hint="eastAsia"/>
                <w:highlight w:val="yellow"/>
              </w:rPr>
            </w:rPrChange>
          </w:rPr>
          <w:t>전력량</w:t>
        </w:r>
      </w:ins>
      <w:ins w:id="7526" w:author="박 진상" w:date="2019-10-28T19:09:00Z">
        <w:r w:rsidR="00586833" w:rsidRPr="002646CB">
          <w:t>(E</w:t>
        </w:r>
      </w:ins>
      <w:ins w:id="7527" w:author="박 진상" w:date="2019-10-28T19:21:00Z">
        <w:r w:rsidR="00743A9B" w:rsidRPr="002646CB">
          <w:t>O</w:t>
        </w:r>
      </w:ins>
      <w:ins w:id="7528" w:author="박 진상" w:date="2019-10-28T19:09:00Z">
        <w:r w:rsidR="00586833" w:rsidRPr="002646CB">
          <w:rPr>
            <w:vertAlign w:val="subscript"/>
            <w:rPrChange w:id="7529" w:author="ETRI-김종원" w:date="2019-12-10T10:44:00Z">
              <w:rPr/>
            </w:rPrChange>
          </w:rPr>
          <w:t>ESS</w:t>
        </w:r>
        <w:r w:rsidR="00586833" w:rsidRPr="002646CB">
          <w:t>)</w:t>
        </w:r>
      </w:ins>
      <w:ins w:id="7530" w:author="Windows 사용자" w:date="2019-10-18T10:24:00Z">
        <w:r w:rsidRPr="002646CB">
          <w:rPr>
            <w:rFonts w:hint="eastAsia"/>
            <w:rPrChange w:id="7531" w:author="ETRI-김종원" w:date="2019-12-10T10:44:00Z">
              <w:rPr>
                <w:rFonts w:hint="eastAsia"/>
                <w:highlight w:val="yellow"/>
              </w:rPr>
            </w:rPrChange>
          </w:rPr>
          <w:t>은</w:t>
        </w:r>
        <w:r w:rsidRPr="002646CB">
          <w:rPr>
            <w:rPrChange w:id="7532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7533" w:author="ETRI-김종원" w:date="2019-12-10T10:44:00Z">
              <w:rPr>
                <w:rFonts w:hint="eastAsia"/>
                <w:highlight w:val="yellow"/>
              </w:rPr>
            </w:rPrChange>
          </w:rPr>
          <w:t>스마트미터</w:t>
        </w:r>
      </w:ins>
      <w:ins w:id="7534" w:author="박 진상" w:date="2019-10-28T19:09:00Z">
        <w:r w:rsidR="00586833" w:rsidRPr="002646CB">
          <w:t>(</w:t>
        </w:r>
      </w:ins>
      <w:ins w:id="7535" w:author="Windows 사용자" w:date="2019-10-18T10:54:00Z">
        <w:del w:id="7536" w:author="박 진상" w:date="2019-10-28T19:09:00Z">
          <w:r w:rsidR="003F5679" w:rsidRPr="002646CB" w:rsidDel="00586833">
            <w:rPr>
              <w:rPrChange w:id="7537" w:author="ETRI-김종원" w:date="2019-12-10T10:44:00Z">
                <w:rPr>
                  <w:highlight w:val="green"/>
                </w:rPr>
              </w:rPrChange>
            </w:rPr>
            <w:delText xml:space="preserve"> </w:delText>
          </w:r>
        </w:del>
        <w:r w:rsidR="003F5679" w:rsidRPr="002646CB">
          <w:rPr>
            <w:rPrChange w:id="7538" w:author="ETRI-김종원" w:date="2019-12-10T10:44:00Z">
              <w:rPr>
                <w:highlight w:val="green"/>
              </w:rPr>
            </w:rPrChange>
          </w:rPr>
          <w:t>SM</w:t>
        </w:r>
      </w:ins>
      <w:ins w:id="7539" w:author="Windows 사용자" w:date="2019-10-18T10:24:00Z">
        <w:r w:rsidRPr="002646CB">
          <w:rPr>
            <w:rPrChange w:id="7540" w:author="ETRI-김종원" w:date="2019-12-10T10:44:00Z">
              <w:rPr>
                <w:highlight w:val="yellow"/>
              </w:rPr>
            </w:rPrChange>
          </w:rPr>
          <w:t>2</w:t>
        </w:r>
      </w:ins>
      <w:ins w:id="7541" w:author="박 진상" w:date="2019-10-28T19:09:00Z">
        <w:r w:rsidR="00586833" w:rsidRPr="002646CB">
          <w:t>)</w:t>
        </w:r>
      </w:ins>
      <w:ins w:id="7542" w:author="Windows 사용자" w:date="2019-10-18T10:24:00Z">
        <w:r w:rsidRPr="002646CB">
          <w:rPr>
            <w:rFonts w:hint="eastAsia"/>
            <w:rPrChange w:id="7543" w:author="ETRI-김종원" w:date="2019-12-10T10:44:00Z">
              <w:rPr>
                <w:rFonts w:hint="eastAsia"/>
                <w:highlight w:val="yellow"/>
              </w:rPr>
            </w:rPrChange>
          </w:rPr>
          <w:t>에</w:t>
        </w:r>
        <w:r w:rsidRPr="002646CB">
          <w:rPr>
            <w:rPrChange w:id="7544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7545" w:author="ETRI-김종원" w:date="2019-12-10T10:44:00Z">
              <w:rPr>
                <w:rFonts w:hint="eastAsia"/>
                <w:highlight w:val="yellow"/>
              </w:rPr>
            </w:rPrChange>
          </w:rPr>
          <w:t>의해</w:t>
        </w:r>
        <w:r w:rsidRPr="002646CB">
          <w:rPr>
            <w:rPrChange w:id="7546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7547" w:author="ETRI-김종원" w:date="2019-12-10T10:44:00Z">
              <w:rPr>
                <w:rFonts w:hint="eastAsia"/>
                <w:highlight w:val="yellow"/>
              </w:rPr>
            </w:rPrChange>
          </w:rPr>
          <w:t>측정</w:t>
        </w:r>
      </w:ins>
      <w:ins w:id="7548" w:author="Windows 사용자" w:date="2019-10-18T10:25:00Z">
        <w:r w:rsidRPr="002646CB">
          <w:rPr>
            <w:rFonts w:hint="eastAsia"/>
            <w:rPrChange w:id="7549" w:author="ETRI-김종원" w:date="2019-12-10T10:44:00Z">
              <w:rPr>
                <w:rFonts w:hint="eastAsia"/>
                <w:highlight w:val="yellow"/>
              </w:rPr>
            </w:rPrChange>
          </w:rPr>
          <w:t>된다</w:t>
        </w:r>
        <w:r w:rsidRPr="002646CB">
          <w:rPr>
            <w:rPrChange w:id="7550" w:author="ETRI-김종원" w:date="2019-12-10T10:44:00Z">
              <w:rPr>
                <w:highlight w:val="yellow"/>
              </w:rPr>
            </w:rPrChange>
          </w:rPr>
          <w:t xml:space="preserve">. </w:t>
        </w:r>
        <w:r w:rsidRPr="002646CB">
          <w:rPr>
            <w:rFonts w:hint="eastAsia"/>
            <w:rPrChange w:id="7551" w:author="ETRI-김종원" w:date="2019-12-10T10:44:00Z">
              <w:rPr>
                <w:rFonts w:hint="eastAsia"/>
                <w:highlight w:val="yellow"/>
              </w:rPr>
            </w:rPrChange>
          </w:rPr>
          <w:t>에너지저장장치의</w:t>
        </w:r>
        <w:r w:rsidRPr="002646CB">
          <w:rPr>
            <w:rPrChange w:id="7552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7553" w:author="ETRI-김종원" w:date="2019-12-10T10:44:00Z">
              <w:rPr>
                <w:rFonts w:hint="eastAsia"/>
                <w:highlight w:val="yellow"/>
              </w:rPr>
            </w:rPrChange>
          </w:rPr>
          <w:t>경우</w:t>
        </w:r>
        <w:r w:rsidRPr="002646CB">
          <w:rPr>
            <w:rPrChange w:id="7554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7555" w:author="ETRI-김종원" w:date="2019-12-10T10:44:00Z">
              <w:rPr>
                <w:rFonts w:hint="eastAsia"/>
                <w:highlight w:val="yellow"/>
              </w:rPr>
            </w:rPrChange>
          </w:rPr>
          <w:t>충전시에는</w:t>
        </w:r>
        <w:r w:rsidRPr="002646CB">
          <w:rPr>
            <w:rPrChange w:id="7556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7557" w:author="ETRI-김종원" w:date="2019-12-10T10:44:00Z">
              <w:rPr>
                <w:rFonts w:hint="eastAsia"/>
                <w:highlight w:val="yellow"/>
              </w:rPr>
            </w:rPrChange>
          </w:rPr>
          <w:t>수전</w:t>
        </w:r>
        <w:r w:rsidRPr="002646CB">
          <w:rPr>
            <w:rPrChange w:id="7558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7559" w:author="ETRI-김종원" w:date="2019-12-10T10:44:00Z">
              <w:rPr>
                <w:rFonts w:hint="eastAsia"/>
                <w:highlight w:val="yellow"/>
              </w:rPr>
            </w:rPrChange>
          </w:rPr>
          <w:t>전력이</w:t>
        </w:r>
        <w:r w:rsidRPr="002646CB">
          <w:rPr>
            <w:rPrChange w:id="7560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7561" w:author="ETRI-김종원" w:date="2019-12-10T10:44:00Z">
              <w:rPr>
                <w:rFonts w:hint="eastAsia"/>
                <w:highlight w:val="yellow"/>
              </w:rPr>
            </w:rPrChange>
          </w:rPr>
          <w:t>증가하고</w:t>
        </w:r>
        <w:r w:rsidRPr="002646CB">
          <w:rPr>
            <w:rPrChange w:id="7562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7563" w:author="ETRI-김종원" w:date="2019-12-10T10:44:00Z">
              <w:rPr>
                <w:rFonts w:hint="eastAsia"/>
                <w:highlight w:val="yellow"/>
              </w:rPr>
            </w:rPrChange>
          </w:rPr>
          <w:t>방전시에는</w:t>
        </w:r>
        <w:r w:rsidRPr="002646CB">
          <w:rPr>
            <w:rPrChange w:id="7564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7565" w:author="ETRI-김종원" w:date="2019-12-10T10:44:00Z">
              <w:rPr>
                <w:rFonts w:hint="eastAsia"/>
                <w:highlight w:val="yellow"/>
              </w:rPr>
            </w:rPrChange>
          </w:rPr>
          <w:t>송전</w:t>
        </w:r>
        <w:r w:rsidRPr="002646CB">
          <w:rPr>
            <w:rPrChange w:id="7566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7567" w:author="ETRI-김종원" w:date="2019-12-10T10:44:00Z">
              <w:rPr>
                <w:rFonts w:hint="eastAsia"/>
                <w:highlight w:val="yellow"/>
              </w:rPr>
            </w:rPrChange>
          </w:rPr>
          <w:t>전력이</w:t>
        </w:r>
        <w:r w:rsidRPr="002646CB">
          <w:rPr>
            <w:rPrChange w:id="7568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7569" w:author="ETRI-김종원" w:date="2019-12-10T10:44:00Z">
              <w:rPr>
                <w:rFonts w:hint="eastAsia"/>
                <w:highlight w:val="yellow"/>
              </w:rPr>
            </w:rPrChange>
          </w:rPr>
          <w:t>증가하므로</w:t>
        </w:r>
        <w:r w:rsidRPr="002646CB">
          <w:rPr>
            <w:rPrChange w:id="7570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7571" w:author="ETRI-김종원" w:date="2019-12-10T10:44:00Z">
              <w:rPr>
                <w:rFonts w:hint="eastAsia"/>
                <w:highlight w:val="yellow"/>
              </w:rPr>
            </w:rPrChange>
          </w:rPr>
          <w:t>에너지저장장치의</w:t>
        </w:r>
        <w:r w:rsidRPr="002646CB">
          <w:rPr>
            <w:rPrChange w:id="7572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7573" w:author="ETRI-김종원" w:date="2019-12-10T10:44:00Z">
              <w:rPr>
                <w:rFonts w:hint="eastAsia"/>
                <w:highlight w:val="yellow"/>
              </w:rPr>
            </w:rPrChange>
          </w:rPr>
          <w:t>전력</w:t>
        </w:r>
      </w:ins>
      <w:ins w:id="7574" w:author="박 진상" w:date="2019-10-28T19:10:00Z">
        <w:r w:rsidR="00586833" w:rsidRPr="002646CB">
          <w:t>(</w:t>
        </w:r>
      </w:ins>
      <w:ins w:id="7575" w:author="Windows 사용자" w:date="2019-10-18T10:55:00Z">
        <w:del w:id="7576" w:author="박 진상" w:date="2019-10-28T19:10:00Z">
          <w:r w:rsidR="003F5679" w:rsidRPr="002646CB" w:rsidDel="00586833">
            <w:rPr>
              <w:rPrChange w:id="7577" w:author="ETRI-김종원" w:date="2019-12-10T10:44:00Z">
                <w:rPr>
                  <w:highlight w:val="green"/>
                </w:rPr>
              </w:rPrChange>
            </w:rPr>
            <w:delText xml:space="preserve"> </w:delText>
          </w:r>
        </w:del>
        <w:r w:rsidR="003F5679" w:rsidRPr="002646CB">
          <w:rPr>
            <w:rPrChange w:id="7578" w:author="ETRI-김종원" w:date="2019-12-10T10:44:00Z">
              <w:rPr>
                <w:highlight w:val="green"/>
              </w:rPr>
            </w:rPrChange>
          </w:rPr>
          <w:t>P</w:t>
        </w:r>
      </w:ins>
      <w:ins w:id="7579" w:author="박 진상" w:date="2019-10-28T19:22:00Z">
        <w:r w:rsidR="00743A9B" w:rsidRPr="002646CB">
          <w:t>O</w:t>
        </w:r>
      </w:ins>
      <w:ins w:id="7580" w:author="Windows 사용자" w:date="2019-10-18T10:55:00Z">
        <w:del w:id="7581" w:author="박 진상" w:date="2019-10-28T19:10:00Z">
          <w:r w:rsidR="003F5679" w:rsidRPr="002646CB" w:rsidDel="00586833">
            <w:rPr>
              <w:vertAlign w:val="subscript"/>
              <w:rPrChange w:id="7582" w:author="ETRI-김종원" w:date="2019-12-10T10:44:00Z">
                <w:rPr>
                  <w:highlight w:val="green"/>
                </w:rPr>
              </w:rPrChange>
            </w:rPr>
            <w:delText>e</w:delText>
          </w:r>
        </w:del>
      </w:ins>
      <w:ins w:id="7583" w:author="박 진상" w:date="2019-10-28T19:10:00Z">
        <w:r w:rsidR="00586833" w:rsidRPr="002646CB">
          <w:rPr>
            <w:vertAlign w:val="subscript"/>
            <w:rPrChange w:id="7584" w:author="ETRI-김종원" w:date="2019-12-10T10:44:00Z">
              <w:rPr/>
            </w:rPrChange>
          </w:rPr>
          <w:t>ESS</w:t>
        </w:r>
        <w:r w:rsidR="00586833" w:rsidRPr="002646CB">
          <w:t>)</w:t>
        </w:r>
      </w:ins>
      <w:ins w:id="7585" w:author="Windows 사용자" w:date="2019-10-18T10:55:00Z">
        <w:del w:id="7586" w:author="박 진상" w:date="2019-10-28T19:10:00Z">
          <w:r w:rsidR="003F5679" w:rsidRPr="002646CB" w:rsidDel="00586833">
            <w:rPr>
              <w:rPrChange w:id="7587" w:author="ETRI-김종원" w:date="2019-12-10T10:44:00Z">
                <w:rPr>
                  <w:highlight w:val="green"/>
                </w:rPr>
              </w:rPrChange>
            </w:rPr>
            <w:delText>ss</w:delText>
          </w:r>
        </w:del>
        <w:r w:rsidR="003F5679" w:rsidRPr="002646CB">
          <w:rPr>
            <w:rFonts w:hint="eastAsia"/>
            <w:rPrChange w:id="7588" w:author="ETRI-김종원" w:date="2019-12-10T10:44:00Z">
              <w:rPr>
                <w:rFonts w:hint="eastAsia"/>
                <w:highlight w:val="green"/>
              </w:rPr>
            </w:rPrChange>
          </w:rPr>
          <w:t>는</w:t>
        </w:r>
      </w:ins>
      <w:ins w:id="7589" w:author="Windows 사용자" w:date="2019-10-18T10:25:00Z">
        <w:r w:rsidRPr="002646CB">
          <w:rPr>
            <w:rPrChange w:id="7590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7591" w:author="ETRI-김종원" w:date="2019-12-10T10:44:00Z">
              <w:rPr>
                <w:rFonts w:hint="eastAsia"/>
                <w:highlight w:val="yellow"/>
              </w:rPr>
            </w:rPrChange>
          </w:rPr>
          <w:t>방전을</w:t>
        </w:r>
        <w:r w:rsidRPr="002646CB">
          <w:rPr>
            <w:rPrChange w:id="7592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7593" w:author="ETRI-김종원" w:date="2019-12-10T10:44:00Z">
              <w:rPr>
                <w:rFonts w:hint="eastAsia"/>
                <w:highlight w:val="yellow"/>
              </w:rPr>
            </w:rPrChange>
          </w:rPr>
          <w:t>기준으로</w:t>
        </w:r>
        <w:r w:rsidRPr="002646CB">
          <w:rPr>
            <w:rPrChange w:id="7594" w:author="ETRI-김종원" w:date="2019-12-10T10:44:00Z">
              <w:rPr>
                <w:highlight w:val="yellow"/>
              </w:rPr>
            </w:rPrChange>
          </w:rPr>
          <w:t xml:space="preserve"> </w:t>
        </w:r>
      </w:ins>
      <w:ins w:id="7595" w:author="Windows 사용자" w:date="2019-10-18T10:26:00Z">
        <w:r w:rsidRPr="002646CB">
          <w:rPr>
            <w:rFonts w:hint="eastAsia"/>
            <w:rPrChange w:id="7596" w:author="ETRI-김종원" w:date="2019-12-10T10:44:00Z">
              <w:rPr>
                <w:rFonts w:hint="eastAsia"/>
                <w:highlight w:val="yellow"/>
              </w:rPr>
            </w:rPrChange>
          </w:rPr>
          <w:t>송전</w:t>
        </w:r>
      </w:ins>
      <w:ins w:id="7597" w:author="Windows 사용자" w:date="2019-10-18T10:27:00Z">
        <w:r w:rsidRPr="002646CB">
          <w:rPr>
            <w:rPrChange w:id="7598" w:author="ETRI-김종원" w:date="2019-12-10T10:44:00Z">
              <w:rPr>
                <w:highlight w:val="yellow"/>
              </w:rPr>
            </w:rPrChange>
          </w:rPr>
          <w:t xml:space="preserve"> </w:t>
        </w:r>
      </w:ins>
      <w:ins w:id="7599" w:author="Windows 사용자" w:date="2019-10-18T10:26:00Z">
        <w:r w:rsidRPr="002646CB">
          <w:rPr>
            <w:rPrChange w:id="7600" w:author="ETRI-김종원" w:date="2019-12-10T10:44:00Z">
              <w:rPr>
                <w:highlight w:val="yellow"/>
              </w:rPr>
            </w:rPrChange>
          </w:rPr>
          <w:t>-</w:t>
        </w:r>
      </w:ins>
      <w:ins w:id="7601" w:author="Windows 사용자" w:date="2019-10-18T10:27:00Z">
        <w:r w:rsidRPr="002646CB">
          <w:rPr>
            <w:rPrChange w:id="7602" w:author="ETRI-김종원" w:date="2019-12-10T10:44:00Z">
              <w:rPr>
                <w:highlight w:val="yellow"/>
              </w:rPr>
            </w:rPrChange>
          </w:rPr>
          <w:t xml:space="preserve"> </w:t>
        </w:r>
      </w:ins>
      <w:ins w:id="7603" w:author="Windows 사용자" w:date="2019-10-18T10:26:00Z">
        <w:r w:rsidRPr="002646CB">
          <w:rPr>
            <w:rFonts w:hint="eastAsia"/>
            <w:rPrChange w:id="7604" w:author="ETRI-김종원" w:date="2019-12-10T10:44:00Z">
              <w:rPr>
                <w:rFonts w:hint="eastAsia"/>
                <w:highlight w:val="yellow"/>
              </w:rPr>
            </w:rPrChange>
          </w:rPr>
          <w:t>수전으로</w:t>
        </w:r>
        <w:r w:rsidRPr="002646CB">
          <w:rPr>
            <w:rPrChange w:id="7605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7606" w:author="ETRI-김종원" w:date="2019-12-10T10:44:00Z">
              <w:rPr>
                <w:rFonts w:hint="eastAsia"/>
                <w:highlight w:val="yellow"/>
              </w:rPr>
            </w:rPrChange>
          </w:rPr>
          <w:t>산정한다</w:t>
        </w:r>
        <w:r w:rsidRPr="002646CB">
          <w:rPr>
            <w:rPrChange w:id="7607" w:author="ETRI-김종원" w:date="2019-12-10T10:44:00Z">
              <w:rPr>
                <w:highlight w:val="yellow"/>
              </w:rPr>
            </w:rPrChange>
          </w:rPr>
          <w:t xml:space="preserve">. </w:t>
        </w:r>
        <w:r w:rsidRPr="002646CB">
          <w:rPr>
            <w:rFonts w:hint="eastAsia"/>
            <w:rPrChange w:id="7608" w:author="ETRI-김종원" w:date="2019-12-10T10:44:00Z">
              <w:rPr>
                <w:rFonts w:hint="eastAsia"/>
                <w:highlight w:val="yellow"/>
              </w:rPr>
            </w:rPrChange>
          </w:rPr>
          <w:t>따라서</w:t>
        </w:r>
        <w:r w:rsidRPr="002646CB">
          <w:rPr>
            <w:rPrChange w:id="7609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7610" w:author="ETRI-김종원" w:date="2019-12-10T10:44:00Z">
              <w:rPr>
                <w:rFonts w:hint="eastAsia"/>
                <w:highlight w:val="yellow"/>
              </w:rPr>
            </w:rPrChange>
          </w:rPr>
          <w:t>태양광발전의</w:t>
        </w:r>
        <w:r w:rsidRPr="002646CB">
          <w:rPr>
            <w:rPrChange w:id="7611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7612" w:author="ETRI-김종원" w:date="2019-12-10T10:44:00Z">
              <w:rPr>
                <w:rFonts w:hint="eastAsia"/>
                <w:highlight w:val="yellow"/>
              </w:rPr>
            </w:rPrChange>
          </w:rPr>
          <w:t>전력과</w:t>
        </w:r>
        <w:r w:rsidRPr="002646CB">
          <w:rPr>
            <w:rPrChange w:id="7613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7614" w:author="ETRI-김종원" w:date="2019-12-10T10:44:00Z">
              <w:rPr>
                <w:rFonts w:hint="eastAsia"/>
                <w:highlight w:val="yellow"/>
              </w:rPr>
            </w:rPrChange>
          </w:rPr>
          <w:t>달리</w:t>
        </w:r>
        <w:r w:rsidRPr="002646CB">
          <w:rPr>
            <w:rPrChange w:id="7615" w:author="ETRI-김종원" w:date="2019-12-10T10:44:00Z">
              <w:rPr>
                <w:highlight w:val="yellow"/>
              </w:rPr>
            </w:rPrChange>
          </w:rPr>
          <w:t xml:space="preserve"> 0 </w:t>
        </w:r>
        <w:r w:rsidRPr="002646CB">
          <w:rPr>
            <w:rFonts w:hint="eastAsia"/>
            <w:rPrChange w:id="7616" w:author="ETRI-김종원" w:date="2019-12-10T10:44:00Z">
              <w:rPr>
                <w:rFonts w:hint="eastAsia"/>
                <w:highlight w:val="yellow"/>
              </w:rPr>
            </w:rPrChange>
          </w:rPr>
          <w:t>이상</w:t>
        </w:r>
        <w:r w:rsidRPr="002646CB">
          <w:rPr>
            <w:rPrChange w:id="7617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7618" w:author="ETRI-김종원" w:date="2019-12-10T10:44:00Z">
              <w:rPr>
                <w:rFonts w:hint="eastAsia"/>
                <w:highlight w:val="yellow"/>
              </w:rPr>
            </w:rPrChange>
          </w:rPr>
          <w:t>또는</w:t>
        </w:r>
        <w:r w:rsidRPr="002646CB">
          <w:rPr>
            <w:rPrChange w:id="7619" w:author="ETRI-김종원" w:date="2019-12-10T10:44:00Z">
              <w:rPr>
                <w:highlight w:val="yellow"/>
              </w:rPr>
            </w:rPrChange>
          </w:rPr>
          <w:t xml:space="preserve"> </w:t>
        </w:r>
      </w:ins>
      <w:ins w:id="7620" w:author="Windows 사용자" w:date="2019-10-18T10:27:00Z">
        <w:r w:rsidRPr="002646CB">
          <w:rPr>
            <w:rPrChange w:id="7621" w:author="ETRI-김종원" w:date="2019-12-10T10:44:00Z">
              <w:rPr>
                <w:highlight w:val="yellow"/>
              </w:rPr>
            </w:rPrChange>
          </w:rPr>
          <w:t xml:space="preserve">0 </w:t>
        </w:r>
      </w:ins>
      <w:ins w:id="7622" w:author="Windows 사용자" w:date="2019-10-18T10:26:00Z">
        <w:r w:rsidRPr="002646CB">
          <w:rPr>
            <w:rFonts w:hint="eastAsia"/>
            <w:rPrChange w:id="7623" w:author="ETRI-김종원" w:date="2019-12-10T10:44:00Z">
              <w:rPr>
                <w:rFonts w:hint="eastAsia"/>
                <w:highlight w:val="yellow"/>
              </w:rPr>
            </w:rPrChange>
          </w:rPr>
          <w:t>이하의</w:t>
        </w:r>
        <w:r w:rsidRPr="002646CB">
          <w:rPr>
            <w:rPrChange w:id="7624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7625" w:author="ETRI-김종원" w:date="2019-12-10T10:44:00Z">
              <w:rPr>
                <w:rFonts w:hint="eastAsia"/>
                <w:highlight w:val="yellow"/>
              </w:rPr>
            </w:rPrChange>
          </w:rPr>
          <w:t>값을</w:t>
        </w:r>
        <w:r w:rsidRPr="002646CB">
          <w:rPr>
            <w:rPrChange w:id="7626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7627" w:author="ETRI-김종원" w:date="2019-12-10T10:44:00Z">
              <w:rPr>
                <w:rFonts w:hint="eastAsia"/>
                <w:highlight w:val="yellow"/>
              </w:rPr>
            </w:rPrChange>
          </w:rPr>
          <w:t>가질</w:t>
        </w:r>
        <w:r w:rsidRPr="002646CB">
          <w:rPr>
            <w:rPrChange w:id="7628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7629" w:author="ETRI-김종원" w:date="2019-12-10T10:44:00Z">
              <w:rPr>
                <w:rFonts w:hint="eastAsia"/>
                <w:highlight w:val="yellow"/>
              </w:rPr>
            </w:rPrChange>
          </w:rPr>
          <w:t>수</w:t>
        </w:r>
        <w:r w:rsidRPr="002646CB">
          <w:rPr>
            <w:rPrChange w:id="7630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7631" w:author="ETRI-김종원" w:date="2019-12-10T10:44:00Z">
              <w:rPr>
                <w:rFonts w:hint="eastAsia"/>
                <w:highlight w:val="yellow"/>
              </w:rPr>
            </w:rPrChange>
          </w:rPr>
          <w:t>있다</w:t>
        </w:r>
        <w:r w:rsidRPr="002646CB">
          <w:rPr>
            <w:rPrChange w:id="7632" w:author="ETRI-김종원" w:date="2019-12-10T10:44:00Z">
              <w:rPr>
                <w:highlight w:val="yellow"/>
              </w:rPr>
            </w:rPrChange>
          </w:rPr>
          <w:t xml:space="preserve">. </w:t>
        </w:r>
        <w:r w:rsidRPr="002646CB">
          <w:rPr>
            <w:rFonts w:hint="eastAsia"/>
            <w:rPrChange w:id="7633" w:author="ETRI-김종원" w:date="2019-12-10T10:44:00Z">
              <w:rPr>
                <w:rFonts w:hint="eastAsia"/>
                <w:highlight w:val="yellow"/>
              </w:rPr>
            </w:rPrChange>
          </w:rPr>
          <w:t>에너지저장장치의</w:t>
        </w:r>
        <w:r w:rsidRPr="002646CB">
          <w:rPr>
            <w:rPrChange w:id="7634" w:author="ETRI-김종원" w:date="2019-12-10T10:44:00Z">
              <w:rPr>
                <w:highlight w:val="yellow"/>
              </w:rPr>
            </w:rPrChange>
          </w:rPr>
          <w:t xml:space="preserve"> </w:t>
        </w:r>
      </w:ins>
      <w:ins w:id="7635" w:author="Windows 사용자" w:date="2019-10-18T10:27:00Z">
        <w:r w:rsidRPr="002646CB">
          <w:rPr>
            <w:rFonts w:hint="eastAsia"/>
            <w:rPrChange w:id="7636" w:author="ETRI-김종원" w:date="2019-12-10T10:44:00Z">
              <w:rPr>
                <w:rFonts w:hint="eastAsia"/>
                <w:highlight w:val="yellow"/>
              </w:rPr>
            </w:rPrChange>
          </w:rPr>
          <w:t>전력량</w:t>
        </w:r>
      </w:ins>
      <w:ins w:id="7637" w:author="박 진상" w:date="2019-10-28T19:11:00Z">
        <w:r w:rsidR="00586833" w:rsidRPr="002646CB">
          <w:t>(</w:t>
        </w:r>
      </w:ins>
      <w:ins w:id="7638" w:author="Windows 사용자" w:date="2019-10-18T10:55:00Z">
        <w:del w:id="7639" w:author="박 진상" w:date="2019-10-28T19:11:00Z">
          <w:r w:rsidR="003F5679" w:rsidRPr="002646CB" w:rsidDel="00586833">
            <w:rPr>
              <w:rPrChange w:id="7640" w:author="ETRI-김종원" w:date="2019-12-10T10:44:00Z">
                <w:rPr>
                  <w:highlight w:val="green"/>
                </w:rPr>
              </w:rPrChange>
            </w:rPr>
            <w:delText xml:space="preserve"> </w:delText>
          </w:r>
        </w:del>
        <w:r w:rsidR="003F5679" w:rsidRPr="002646CB">
          <w:rPr>
            <w:rPrChange w:id="7641" w:author="ETRI-김종원" w:date="2019-12-10T10:44:00Z">
              <w:rPr>
                <w:highlight w:val="green"/>
              </w:rPr>
            </w:rPrChange>
          </w:rPr>
          <w:t>E</w:t>
        </w:r>
      </w:ins>
      <w:ins w:id="7642" w:author="박 진상" w:date="2019-10-28T19:22:00Z">
        <w:r w:rsidR="00743A9B" w:rsidRPr="002646CB">
          <w:t>O</w:t>
        </w:r>
      </w:ins>
      <w:ins w:id="7643" w:author="박 진상" w:date="2019-10-28T19:11:00Z">
        <w:r w:rsidR="00586833" w:rsidRPr="002646CB">
          <w:rPr>
            <w:vertAlign w:val="subscript"/>
            <w:rPrChange w:id="7644" w:author="ETRI-김종원" w:date="2019-12-10T10:44:00Z">
              <w:rPr/>
            </w:rPrChange>
          </w:rPr>
          <w:t>E</w:t>
        </w:r>
      </w:ins>
      <w:ins w:id="7645" w:author="Windows 사용자" w:date="2019-10-18T10:55:00Z">
        <w:del w:id="7646" w:author="박 진상" w:date="2019-10-28T19:11:00Z">
          <w:r w:rsidR="003F5679" w:rsidRPr="002646CB" w:rsidDel="00586833">
            <w:rPr>
              <w:vertAlign w:val="subscript"/>
              <w:rPrChange w:id="7647" w:author="ETRI-김종원" w:date="2019-12-10T10:44:00Z">
                <w:rPr>
                  <w:highlight w:val="green"/>
                </w:rPr>
              </w:rPrChange>
            </w:rPr>
            <w:delText>e</w:delText>
          </w:r>
        </w:del>
      </w:ins>
      <w:ins w:id="7648" w:author="박 진상" w:date="2019-10-28T19:11:00Z">
        <w:r w:rsidR="00586833" w:rsidRPr="002646CB">
          <w:rPr>
            <w:vertAlign w:val="subscript"/>
            <w:rPrChange w:id="7649" w:author="ETRI-김종원" w:date="2019-12-10T10:44:00Z">
              <w:rPr/>
            </w:rPrChange>
          </w:rPr>
          <w:t>SS</w:t>
        </w:r>
      </w:ins>
      <w:ins w:id="7650" w:author="Windows 사용자" w:date="2019-10-18T10:55:00Z">
        <w:del w:id="7651" w:author="박 진상" w:date="2019-10-28T19:11:00Z">
          <w:r w:rsidR="003F5679" w:rsidRPr="002646CB" w:rsidDel="00586833">
            <w:rPr>
              <w:rPrChange w:id="7652" w:author="ETRI-김종원" w:date="2019-12-10T10:44:00Z">
                <w:rPr>
                  <w:highlight w:val="green"/>
                </w:rPr>
              </w:rPrChange>
            </w:rPr>
            <w:delText>ss</w:delText>
          </w:r>
        </w:del>
      </w:ins>
      <w:ins w:id="7653" w:author="박 진상" w:date="2019-10-28T19:11:00Z">
        <w:r w:rsidR="00586833" w:rsidRPr="002646CB">
          <w:t>)</w:t>
        </w:r>
      </w:ins>
      <w:ins w:id="7654" w:author="Windows 사용자" w:date="2019-10-18T10:27:00Z">
        <w:r w:rsidRPr="002646CB">
          <w:rPr>
            <w:rPrChange w:id="7655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7656" w:author="ETRI-김종원" w:date="2019-12-10T10:44:00Z">
              <w:rPr>
                <w:rFonts w:hint="eastAsia"/>
                <w:highlight w:val="yellow"/>
              </w:rPr>
            </w:rPrChange>
          </w:rPr>
          <w:t>또한</w:t>
        </w:r>
        <w:r w:rsidRPr="002646CB">
          <w:rPr>
            <w:rPrChange w:id="7657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7658" w:author="ETRI-김종원" w:date="2019-12-10T10:44:00Z">
              <w:rPr>
                <w:rFonts w:hint="eastAsia"/>
                <w:highlight w:val="yellow"/>
              </w:rPr>
            </w:rPrChange>
          </w:rPr>
          <w:t>송전</w:t>
        </w:r>
        <w:r w:rsidRPr="002646CB">
          <w:rPr>
            <w:rPrChange w:id="7659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7660" w:author="ETRI-김종원" w:date="2019-12-10T10:44:00Z">
              <w:rPr>
                <w:rFonts w:hint="eastAsia"/>
                <w:highlight w:val="yellow"/>
              </w:rPr>
            </w:rPrChange>
          </w:rPr>
          <w:t>전력량</w:t>
        </w:r>
        <w:r w:rsidRPr="002646CB">
          <w:rPr>
            <w:rPrChange w:id="7661" w:author="ETRI-김종원" w:date="2019-12-10T10:44:00Z">
              <w:rPr>
                <w:highlight w:val="yellow"/>
              </w:rPr>
            </w:rPrChange>
          </w:rPr>
          <w:t xml:space="preserve"> - </w:t>
        </w:r>
        <w:r w:rsidRPr="002646CB">
          <w:rPr>
            <w:rFonts w:hint="eastAsia"/>
            <w:rPrChange w:id="7662" w:author="ETRI-김종원" w:date="2019-12-10T10:44:00Z">
              <w:rPr>
                <w:rFonts w:hint="eastAsia"/>
                <w:highlight w:val="yellow"/>
              </w:rPr>
            </w:rPrChange>
          </w:rPr>
          <w:t>수전</w:t>
        </w:r>
        <w:r w:rsidRPr="002646CB">
          <w:rPr>
            <w:rPrChange w:id="7663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7664" w:author="ETRI-김종원" w:date="2019-12-10T10:44:00Z">
              <w:rPr>
                <w:rFonts w:hint="eastAsia"/>
                <w:highlight w:val="yellow"/>
              </w:rPr>
            </w:rPrChange>
          </w:rPr>
          <w:t>전력량으로</w:t>
        </w:r>
        <w:r w:rsidRPr="002646CB">
          <w:rPr>
            <w:rPrChange w:id="7665" w:author="ETRI-김종원" w:date="2019-12-10T10:44:00Z">
              <w:rPr>
                <w:highlight w:val="yellow"/>
              </w:rPr>
            </w:rPrChange>
          </w:rPr>
          <w:t xml:space="preserve"> </w:t>
        </w:r>
        <w:r w:rsidRPr="002646CB">
          <w:rPr>
            <w:rFonts w:hint="eastAsia"/>
            <w:rPrChange w:id="7666" w:author="ETRI-김종원" w:date="2019-12-10T10:44:00Z">
              <w:rPr>
                <w:rFonts w:hint="eastAsia"/>
                <w:highlight w:val="yellow"/>
              </w:rPr>
            </w:rPrChange>
          </w:rPr>
          <w:t>산정한다</w:t>
        </w:r>
        <w:r w:rsidRPr="002646CB">
          <w:rPr>
            <w:rPrChange w:id="7667" w:author="ETRI-김종원" w:date="2019-12-10T10:44:00Z">
              <w:rPr>
                <w:highlight w:val="yellow"/>
              </w:rPr>
            </w:rPrChange>
          </w:rPr>
          <w:t>.</w:t>
        </w:r>
      </w:ins>
    </w:p>
    <w:p w14:paraId="5C154489" w14:textId="7484BD60" w:rsidR="00027A15" w:rsidRPr="002646CB" w:rsidRDefault="00027A15">
      <w:pPr>
        <w:rPr>
          <w:ins w:id="7668" w:author="Windows 사용자" w:date="2019-10-18T10:28:00Z"/>
          <w:rPrChange w:id="7669" w:author="ETRI-김종원" w:date="2019-12-10T10:44:00Z">
            <w:rPr>
              <w:ins w:id="7670" w:author="Windows 사용자" w:date="2019-10-18T10:28:00Z"/>
              <w:highlight w:val="yellow"/>
            </w:rPr>
          </w:rPrChange>
        </w:rPr>
        <w:pPrChange w:id="7671" w:author="박 진상" w:date="2019-10-08T05:54:00Z">
          <w:pPr>
            <w:pStyle w:val="af6"/>
            <w:numPr>
              <w:numId w:val="44"/>
            </w:numPr>
            <w:wordWrap/>
            <w:autoSpaceDE/>
            <w:autoSpaceDN/>
            <w:spacing w:line="240" w:lineRule="auto"/>
            <w:ind w:leftChars="0" w:left="760" w:hanging="360"/>
          </w:pPr>
        </w:pPrChange>
      </w:pPr>
    </w:p>
    <w:p w14:paraId="2362033D" w14:textId="451B3C73" w:rsidR="00351139" w:rsidRPr="002646CB" w:rsidRDefault="00F2169F">
      <w:pPr>
        <w:rPr>
          <w:ins w:id="7672" w:author="Windows 사용자" w:date="2019-10-18T10:21:00Z"/>
          <w:rPrChange w:id="7673" w:author="ETRI-김종원" w:date="2019-12-10T10:44:00Z">
            <w:rPr>
              <w:ins w:id="7674" w:author="Windows 사용자" w:date="2019-10-18T10:21:00Z"/>
              <w:highlight w:val="yellow"/>
            </w:rPr>
          </w:rPrChange>
        </w:rPr>
        <w:pPrChange w:id="7675" w:author="박 진상" w:date="2019-10-08T05:54:00Z">
          <w:pPr>
            <w:pStyle w:val="af6"/>
            <w:numPr>
              <w:numId w:val="44"/>
            </w:numPr>
            <w:wordWrap/>
            <w:autoSpaceDE/>
            <w:autoSpaceDN/>
            <w:spacing w:line="240" w:lineRule="auto"/>
            <w:ind w:leftChars="0" w:left="760" w:hanging="360"/>
          </w:pPr>
        </w:pPrChange>
      </w:pPr>
      <w:ins w:id="7676" w:author="ETRI-김종원" w:date="2019-12-02T17:06:00Z">
        <w:r w:rsidRPr="002646CB">
          <w:rPr>
            <w:rFonts w:hint="eastAsia"/>
            <w:rPrChange w:id="7677" w:author="ETRI-김종원" w:date="2019-12-10T10:44:00Z">
              <w:rPr>
                <w:rFonts w:hint="eastAsia"/>
                <w:color w:val="FF0000"/>
              </w:rPr>
            </w:rPrChange>
          </w:rPr>
          <w:t>태양광발전</w:t>
        </w:r>
        <w:r w:rsidRPr="002646CB">
          <w:rPr>
            <w:rPrChange w:id="7678" w:author="ETRI-김종원" w:date="2019-12-10T10:44:00Z">
              <w:rPr>
                <w:color w:val="FF0000"/>
              </w:rPr>
            </w:rPrChange>
          </w:rPr>
          <w:t>-</w:t>
        </w:r>
        <w:r w:rsidRPr="002646CB">
          <w:rPr>
            <w:rFonts w:hint="eastAsia"/>
            <w:rPrChange w:id="7679" w:author="ETRI-김종원" w:date="2019-12-10T10:44:00Z">
              <w:rPr>
                <w:rFonts w:hint="eastAsia"/>
                <w:color w:val="FF0000"/>
              </w:rPr>
            </w:rPrChange>
          </w:rPr>
          <w:t>전기에너지저장장치</w:t>
        </w:r>
        <w:r w:rsidRPr="002646CB">
          <w:rPr>
            <w:rPrChange w:id="7680" w:author="ETRI-김종원" w:date="2019-12-10T10:44:00Z">
              <w:rPr>
                <w:color w:val="FF0000"/>
              </w:rPr>
            </w:rPrChange>
          </w:rPr>
          <w:t xml:space="preserve"> </w:t>
        </w:r>
        <w:r w:rsidRPr="002646CB">
          <w:rPr>
            <w:rFonts w:hint="eastAsia"/>
            <w:rPrChange w:id="7681" w:author="ETRI-김종원" w:date="2019-12-10T10:44:00Z">
              <w:rPr>
                <w:rFonts w:hint="eastAsia"/>
                <w:color w:val="FF0000"/>
              </w:rPr>
            </w:rPrChange>
          </w:rPr>
          <w:t>연계시스템</w:t>
        </w:r>
      </w:ins>
      <w:ins w:id="7682" w:author="Windows 사용자" w:date="2019-10-18T10:28:00Z">
        <w:del w:id="7683" w:author="ETRI-김종원" w:date="2019-12-02T17:06:00Z">
          <w:r w:rsidR="00351139" w:rsidRPr="002646CB" w:rsidDel="00F2169F">
            <w:rPr>
              <w:rFonts w:hint="eastAsia"/>
              <w:rPrChange w:id="7684" w:author="ETRI-김종원" w:date="2019-12-10T10:44:00Z">
                <w:rPr>
                  <w:rFonts w:hint="eastAsia"/>
                  <w:highlight w:val="yellow"/>
                </w:rPr>
              </w:rPrChange>
            </w:rPr>
            <w:delText>태양광발전</w:delText>
          </w:r>
          <w:r w:rsidR="00351139" w:rsidRPr="002646CB" w:rsidDel="00F2169F">
            <w:rPr>
              <w:rPrChange w:id="7685" w:author="ETRI-김종원" w:date="2019-12-10T10:44:00Z">
                <w:rPr>
                  <w:highlight w:val="yellow"/>
                </w:rPr>
              </w:rPrChange>
            </w:rPr>
            <w:delText>-</w:delText>
          </w:r>
          <w:r w:rsidR="00351139" w:rsidRPr="002646CB" w:rsidDel="00F2169F">
            <w:rPr>
              <w:rFonts w:hint="eastAsia"/>
              <w:rPrChange w:id="7686" w:author="ETRI-김종원" w:date="2019-12-10T10:44:00Z">
                <w:rPr>
                  <w:rFonts w:hint="eastAsia"/>
                  <w:highlight w:val="yellow"/>
                </w:rPr>
              </w:rPrChange>
            </w:rPr>
            <w:delText>에너지저장장치</w:delText>
          </w:r>
          <w:r w:rsidR="00351139" w:rsidRPr="002646CB" w:rsidDel="00F2169F">
            <w:rPr>
              <w:rPrChange w:id="7687" w:author="ETRI-김종원" w:date="2019-12-10T10:44:00Z">
                <w:rPr>
                  <w:highlight w:val="yellow"/>
                </w:rPr>
              </w:rPrChange>
            </w:rPr>
            <w:delText xml:space="preserve"> </w:delText>
          </w:r>
          <w:r w:rsidR="00351139" w:rsidRPr="002646CB" w:rsidDel="00F2169F">
            <w:rPr>
              <w:rFonts w:hint="eastAsia"/>
              <w:rPrChange w:id="7688" w:author="ETRI-김종원" w:date="2019-12-10T10:44:00Z">
                <w:rPr>
                  <w:rFonts w:hint="eastAsia"/>
                  <w:highlight w:val="yellow"/>
                </w:rPr>
              </w:rPrChange>
            </w:rPr>
            <w:delText>연계</w:delText>
          </w:r>
          <w:r w:rsidR="00351139" w:rsidRPr="002646CB" w:rsidDel="00F2169F">
            <w:rPr>
              <w:rPrChange w:id="7689" w:author="ETRI-김종원" w:date="2019-12-10T10:44:00Z">
                <w:rPr>
                  <w:highlight w:val="yellow"/>
                </w:rPr>
              </w:rPrChange>
            </w:rPr>
            <w:delText xml:space="preserve"> </w:delText>
          </w:r>
          <w:r w:rsidR="00351139" w:rsidRPr="002646CB" w:rsidDel="00F2169F">
            <w:rPr>
              <w:rFonts w:hint="eastAsia"/>
              <w:rPrChange w:id="7690" w:author="ETRI-김종원" w:date="2019-12-10T10:44:00Z">
                <w:rPr>
                  <w:rFonts w:hint="eastAsia"/>
                  <w:highlight w:val="yellow"/>
                </w:rPr>
              </w:rPrChange>
            </w:rPr>
            <w:delText>시스템</w:delText>
          </w:r>
        </w:del>
      </w:ins>
      <w:ins w:id="7691" w:author="박 진상" w:date="2019-10-28T18:28:00Z">
        <w:del w:id="7692" w:author="ETRI-김종원" w:date="2019-12-02T17:06:00Z">
          <w:r w:rsidR="00DC4888" w:rsidRPr="002646CB" w:rsidDel="00F2169F">
            <w:rPr>
              <w:rFonts w:hint="eastAsia"/>
            </w:rPr>
            <w:delText>연계시스템</w:delText>
          </w:r>
        </w:del>
      </w:ins>
      <w:ins w:id="7693" w:author="Windows 사용자" w:date="2019-10-18T10:28:00Z">
        <w:r w:rsidR="00351139" w:rsidRPr="002646CB">
          <w:rPr>
            <w:rFonts w:hint="eastAsia"/>
            <w:rPrChange w:id="7694" w:author="ETRI-김종원" w:date="2019-12-10T10:44:00Z">
              <w:rPr>
                <w:rFonts w:hint="eastAsia"/>
                <w:highlight w:val="yellow"/>
              </w:rPr>
            </w:rPrChange>
          </w:rPr>
          <w:t>의</w:t>
        </w:r>
        <w:r w:rsidR="00351139" w:rsidRPr="002646CB">
          <w:rPr>
            <w:rPrChange w:id="7695" w:author="ETRI-김종원" w:date="2019-12-10T10:44:00Z">
              <w:rPr>
                <w:highlight w:val="yellow"/>
              </w:rPr>
            </w:rPrChange>
          </w:rPr>
          <w:t xml:space="preserve"> </w:t>
        </w:r>
        <w:r w:rsidR="00351139" w:rsidRPr="002646CB">
          <w:rPr>
            <w:rFonts w:hint="eastAsia"/>
            <w:rPrChange w:id="7696" w:author="ETRI-김종원" w:date="2019-12-10T10:44:00Z">
              <w:rPr>
                <w:rFonts w:hint="eastAsia"/>
                <w:highlight w:val="yellow"/>
              </w:rPr>
            </w:rPrChange>
          </w:rPr>
          <w:t>전력</w:t>
        </w:r>
      </w:ins>
      <w:ins w:id="7697" w:author="박 진상" w:date="2019-10-28T19:12:00Z">
        <w:r w:rsidR="00586833" w:rsidRPr="002646CB">
          <w:t>(</w:t>
        </w:r>
      </w:ins>
      <w:ins w:id="7698" w:author="박 진상" w:date="2019-10-28T19:13:00Z">
        <w:r w:rsidR="00586833" w:rsidRPr="002646CB">
          <w:t>PO</w:t>
        </w:r>
        <w:r w:rsidR="00586833" w:rsidRPr="002646CB">
          <w:rPr>
            <w:vertAlign w:val="subscript"/>
            <w:rPrChange w:id="7699" w:author="ETRI-김종원" w:date="2019-12-10T10:44:00Z">
              <w:rPr/>
            </w:rPrChange>
          </w:rPr>
          <w:t>ACT</w:t>
        </w:r>
      </w:ins>
      <w:ins w:id="7700" w:author="Windows 사용자" w:date="2019-10-18T10:55:00Z">
        <w:del w:id="7701" w:author="박 진상" w:date="2019-10-28T19:12:00Z">
          <w:r w:rsidR="003F5679" w:rsidRPr="002646CB" w:rsidDel="00586833">
            <w:rPr>
              <w:rPrChange w:id="7702" w:author="ETRI-김종원" w:date="2019-12-10T10:44:00Z">
                <w:rPr>
                  <w:highlight w:val="green"/>
                </w:rPr>
              </w:rPrChange>
            </w:rPr>
            <w:delText xml:space="preserve"> </w:delText>
          </w:r>
        </w:del>
        <w:del w:id="7703" w:author="박 진상" w:date="2019-10-28T19:13:00Z">
          <w:r w:rsidR="003F5679" w:rsidRPr="002646CB" w:rsidDel="00586833">
            <w:rPr>
              <w:rPrChange w:id="7704" w:author="ETRI-김종원" w:date="2019-12-10T10:44:00Z">
                <w:rPr>
                  <w:highlight w:val="green"/>
                </w:rPr>
              </w:rPrChange>
            </w:rPr>
            <w:delText>Pout</w:delText>
          </w:r>
        </w:del>
      </w:ins>
      <w:ins w:id="7705" w:author="박 진상" w:date="2019-10-28T19:12:00Z">
        <w:r w:rsidR="00586833" w:rsidRPr="002646CB">
          <w:t>)</w:t>
        </w:r>
      </w:ins>
      <w:ins w:id="7706" w:author="Windows 사용자" w:date="2019-10-18T10:28:00Z">
        <w:r w:rsidR="00351139" w:rsidRPr="002646CB">
          <w:rPr>
            <w:rFonts w:hint="eastAsia"/>
            <w:rPrChange w:id="7707" w:author="ETRI-김종원" w:date="2019-12-10T10:44:00Z">
              <w:rPr>
                <w:rFonts w:hint="eastAsia"/>
                <w:highlight w:val="yellow"/>
              </w:rPr>
            </w:rPrChange>
          </w:rPr>
          <w:t>과</w:t>
        </w:r>
        <w:r w:rsidR="00351139" w:rsidRPr="002646CB">
          <w:rPr>
            <w:rPrChange w:id="7708" w:author="ETRI-김종원" w:date="2019-12-10T10:44:00Z">
              <w:rPr>
                <w:highlight w:val="yellow"/>
              </w:rPr>
            </w:rPrChange>
          </w:rPr>
          <w:t xml:space="preserve"> </w:t>
        </w:r>
        <w:r w:rsidR="00351139" w:rsidRPr="002646CB">
          <w:rPr>
            <w:rFonts w:hint="eastAsia"/>
            <w:rPrChange w:id="7709" w:author="ETRI-김종원" w:date="2019-12-10T10:44:00Z">
              <w:rPr>
                <w:rFonts w:hint="eastAsia"/>
                <w:highlight w:val="yellow"/>
              </w:rPr>
            </w:rPrChange>
          </w:rPr>
          <w:t>전력량</w:t>
        </w:r>
      </w:ins>
      <w:ins w:id="7710" w:author="박 진상" w:date="2019-10-28T19:12:00Z">
        <w:r w:rsidR="00586833" w:rsidRPr="002646CB">
          <w:t>(</w:t>
        </w:r>
      </w:ins>
      <w:ins w:id="7711" w:author="박 진상" w:date="2019-10-28T19:13:00Z">
        <w:r w:rsidR="00586833" w:rsidRPr="002646CB">
          <w:t>EO</w:t>
        </w:r>
        <w:r w:rsidR="00586833" w:rsidRPr="002646CB">
          <w:rPr>
            <w:vertAlign w:val="subscript"/>
            <w:rPrChange w:id="7712" w:author="ETRI-김종원" w:date="2019-12-10T10:44:00Z">
              <w:rPr/>
            </w:rPrChange>
          </w:rPr>
          <w:t>ACT</w:t>
        </w:r>
      </w:ins>
      <w:ins w:id="7713" w:author="Windows 사용자" w:date="2019-10-18T10:56:00Z">
        <w:del w:id="7714" w:author="박 진상" w:date="2019-10-28T19:12:00Z">
          <w:r w:rsidR="003F5679" w:rsidRPr="002646CB" w:rsidDel="00586833">
            <w:rPr>
              <w:rPrChange w:id="7715" w:author="ETRI-김종원" w:date="2019-12-10T10:44:00Z">
                <w:rPr>
                  <w:highlight w:val="green"/>
                </w:rPr>
              </w:rPrChange>
            </w:rPr>
            <w:delText xml:space="preserve"> </w:delText>
          </w:r>
        </w:del>
        <w:del w:id="7716" w:author="박 진상" w:date="2019-10-28T19:13:00Z">
          <w:r w:rsidR="003F5679" w:rsidRPr="002646CB" w:rsidDel="00586833">
            <w:rPr>
              <w:rPrChange w:id="7717" w:author="ETRI-김종원" w:date="2019-12-10T10:44:00Z">
                <w:rPr>
                  <w:highlight w:val="green"/>
                </w:rPr>
              </w:rPrChange>
            </w:rPr>
            <w:delText>Eout</w:delText>
          </w:r>
        </w:del>
      </w:ins>
      <w:ins w:id="7718" w:author="박 진상" w:date="2019-10-28T19:12:00Z">
        <w:r w:rsidR="00586833" w:rsidRPr="002646CB">
          <w:t>)</w:t>
        </w:r>
      </w:ins>
      <w:ins w:id="7719" w:author="Windows 사용자" w:date="2019-10-18T10:28:00Z">
        <w:r w:rsidR="00351139" w:rsidRPr="002646CB">
          <w:rPr>
            <w:rFonts w:hint="eastAsia"/>
            <w:rPrChange w:id="7720" w:author="ETRI-김종원" w:date="2019-12-10T10:44:00Z">
              <w:rPr>
                <w:rFonts w:hint="eastAsia"/>
                <w:highlight w:val="yellow"/>
              </w:rPr>
            </w:rPrChange>
          </w:rPr>
          <w:t>은</w:t>
        </w:r>
        <w:r w:rsidR="00351139" w:rsidRPr="002646CB">
          <w:rPr>
            <w:rPrChange w:id="7721" w:author="ETRI-김종원" w:date="2019-12-10T10:44:00Z">
              <w:rPr>
                <w:highlight w:val="yellow"/>
              </w:rPr>
            </w:rPrChange>
          </w:rPr>
          <w:t xml:space="preserve"> </w:t>
        </w:r>
        <w:r w:rsidR="00351139" w:rsidRPr="002646CB">
          <w:rPr>
            <w:rFonts w:hint="eastAsia"/>
            <w:rPrChange w:id="7722" w:author="ETRI-김종원" w:date="2019-12-10T10:44:00Z">
              <w:rPr>
                <w:rFonts w:hint="eastAsia"/>
                <w:highlight w:val="yellow"/>
              </w:rPr>
            </w:rPrChange>
          </w:rPr>
          <w:t>스마트미터</w:t>
        </w:r>
      </w:ins>
      <w:ins w:id="7723" w:author="박 진상" w:date="2019-10-28T19:13:00Z">
        <w:r w:rsidR="00586833" w:rsidRPr="002646CB">
          <w:t>(</w:t>
        </w:r>
      </w:ins>
      <w:ins w:id="7724" w:author="Windows 사용자" w:date="2019-10-18T10:54:00Z">
        <w:del w:id="7725" w:author="박 진상" w:date="2019-10-28T19:13:00Z">
          <w:r w:rsidR="003F5679" w:rsidRPr="002646CB" w:rsidDel="00586833">
            <w:rPr>
              <w:rPrChange w:id="7726" w:author="ETRI-김종원" w:date="2019-12-10T10:44:00Z">
                <w:rPr>
                  <w:highlight w:val="green"/>
                </w:rPr>
              </w:rPrChange>
            </w:rPr>
            <w:delText xml:space="preserve"> </w:delText>
          </w:r>
        </w:del>
        <w:r w:rsidR="003F5679" w:rsidRPr="002646CB">
          <w:rPr>
            <w:rPrChange w:id="7727" w:author="ETRI-김종원" w:date="2019-12-10T10:44:00Z">
              <w:rPr>
                <w:highlight w:val="green"/>
              </w:rPr>
            </w:rPrChange>
          </w:rPr>
          <w:t>SM</w:t>
        </w:r>
      </w:ins>
      <w:ins w:id="7728" w:author="Windows 사용자" w:date="2019-10-18T10:28:00Z">
        <w:r w:rsidR="00351139" w:rsidRPr="002646CB">
          <w:rPr>
            <w:rPrChange w:id="7729" w:author="ETRI-김종원" w:date="2019-12-10T10:44:00Z">
              <w:rPr>
                <w:highlight w:val="yellow"/>
              </w:rPr>
            </w:rPrChange>
          </w:rPr>
          <w:t>1</w:t>
        </w:r>
      </w:ins>
      <w:ins w:id="7730" w:author="박 진상" w:date="2019-10-28T19:13:00Z">
        <w:r w:rsidR="00586833" w:rsidRPr="002646CB">
          <w:t>)</w:t>
        </w:r>
      </w:ins>
      <w:ins w:id="7731" w:author="Windows 사용자" w:date="2019-10-18T10:28:00Z">
        <w:r w:rsidR="00351139" w:rsidRPr="002646CB">
          <w:rPr>
            <w:rFonts w:hint="eastAsia"/>
            <w:rPrChange w:id="7732" w:author="ETRI-김종원" w:date="2019-12-10T10:44:00Z">
              <w:rPr>
                <w:rFonts w:hint="eastAsia"/>
                <w:highlight w:val="yellow"/>
              </w:rPr>
            </w:rPrChange>
          </w:rPr>
          <w:t>에</w:t>
        </w:r>
        <w:r w:rsidR="00351139" w:rsidRPr="002646CB">
          <w:rPr>
            <w:rPrChange w:id="7733" w:author="ETRI-김종원" w:date="2019-12-10T10:44:00Z">
              <w:rPr>
                <w:highlight w:val="yellow"/>
              </w:rPr>
            </w:rPrChange>
          </w:rPr>
          <w:t xml:space="preserve"> </w:t>
        </w:r>
        <w:r w:rsidR="00351139" w:rsidRPr="002646CB">
          <w:rPr>
            <w:rFonts w:hint="eastAsia"/>
            <w:rPrChange w:id="7734" w:author="ETRI-김종원" w:date="2019-12-10T10:44:00Z">
              <w:rPr>
                <w:rFonts w:hint="eastAsia"/>
                <w:highlight w:val="yellow"/>
              </w:rPr>
            </w:rPrChange>
          </w:rPr>
          <w:t>의해</w:t>
        </w:r>
        <w:r w:rsidR="00351139" w:rsidRPr="002646CB">
          <w:rPr>
            <w:rPrChange w:id="7735" w:author="ETRI-김종원" w:date="2019-12-10T10:44:00Z">
              <w:rPr>
                <w:highlight w:val="yellow"/>
              </w:rPr>
            </w:rPrChange>
          </w:rPr>
          <w:t xml:space="preserve"> </w:t>
        </w:r>
        <w:r w:rsidR="00351139" w:rsidRPr="002646CB">
          <w:rPr>
            <w:rFonts w:hint="eastAsia"/>
            <w:rPrChange w:id="7736" w:author="ETRI-김종원" w:date="2019-12-10T10:44:00Z">
              <w:rPr>
                <w:rFonts w:hint="eastAsia"/>
                <w:highlight w:val="yellow"/>
              </w:rPr>
            </w:rPrChange>
          </w:rPr>
          <w:t>측정된다</w:t>
        </w:r>
        <w:r w:rsidR="00351139" w:rsidRPr="002646CB">
          <w:rPr>
            <w:rPrChange w:id="7737" w:author="ETRI-김종원" w:date="2019-12-10T10:44:00Z">
              <w:rPr>
                <w:highlight w:val="yellow"/>
              </w:rPr>
            </w:rPrChange>
          </w:rPr>
          <w:t xml:space="preserve">. </w:t>
        </w:r>
        <w:r w:rsidR="00351139" w:rsidRPr="002646CB">
          <w:rPr>
            <w:rFonts w:hint="eastAsia"/>
            <w:rPrChange w:id="7738" w:author="ETRI-김종원" w:date="2019-12-10T10:44:00Z">
              <w:rPr>
                <w:rFonts w:hint="eastAsia"/>
                <w:highlight w:val="yellow"/>
              </w:rPr>
            </w:rPrChange>
          </w:rPr>
          <w:t>에너지저장장치의</w:t>
        </w:r>
        <w:r w:rsidR="00351139" w:rsidRPr="002646CB">
          <w:rPr>
            <w:rPrChange w:id="7739" w:author="ETRI-김종원" w:date="2019-12-10T10:44:00Z">
              <w:rPr>
                <w:highlight w:val="yellow"/>
              </w:rPr>
            </w:rPrChange>
          </w:rPr>
          <w:t xml:space="preserve"> </w:t>
        </w:r>
        <w:r w:rsidR="00351139" w:rsidRPr="002646CB">
          <w:rPr>
            <w:rFonts w:hint="eastAsia"/>
            <w:rPrChange w:id="7740" w:author="ETRI-김종원" w:date="2019-12-10T10:44:00Z">
              <w:rPr>
                <w:rFonts w:hint="eastAsia"/>
                <w:highlight w:val="yellow"/>
              </w:rPr>
            </w:rPrChange>
          </w:rPr>
          <w:t>출력이</w:t>
        </w:r>
        <w:r w:rsidR="00351139" w:rsidRPr="002646CB">
          <w:rPr>
            <w:rPrChange w:id="7741" w:author="ETRI-김종원" w:date="2019-12-10T10:44:00Z">
              <w:rPr>
                <w:highlight w:val="yellow"/>
              </w:rPr>
            </w:rPrChange>
          </w:rPr>
          <w:t xml:space="preserve"> </w:t>
        </w:r>
      </w:ins>
      <w:ins w:id="7742" w:author="Windows 사용자" w:date="2019-10-18T10:29:00Z">
        <w:r w:rsidR="00351139" w:rsidRPr="002646CB">
          <w:rPr>
            <w:rFonts w:hint="eastAsia"/>
            <w:rPrChange w:id="7743" w:author="ETRI-김종원" w:date="2019-12-10T10:44:00Z">
              <w:rPr>
                <w:rFonts w:hint="eastAsia"/>
                <w:highlight w:val="yellow"/>
              </w:rPr>
            </w:rPrChange>
          </w:rPr>
          <w:t>제한되어</w:t>
        </w:r>
        <w:r w:rsidR="00351139" w:rsidRPr="002646CB">
          <w:rPr>
            <w:rPrChange w:id="7744" w:author="ETRI-김종원" w:date="2019-12-10T10:44:00Z">
              <w:rPr>
                <w:highlight w:val="yellow"/>
              </w:rPr>
            </w:rPrChange>
          </w:rPr>
          <w:t xml:space="preserve"> </w:t>
        </w:r>
        <w:r w:rsidR="00351139" w:rsidRPr="002646CB">
          <w:rPr>
            <w:rFonts w:hint="eastAsia"/>
            <w:rPrChange w:id="7745" w:author="ETRI-김종원" w:date="2019-12-10T10:44:00Z">
              <w:rPr>
                <w:rFonts w:hint="eastAsia"/>
                <w:highlight w:val="yellow"/>
              </w:rPr>
            </w:rPrChange>
          </w:rPr>
          <w:t>운영됨에</w:t>
        </w:r>
        <w:r w:rsidR="00351139" w:rsidRPr="002646CB">
          <w:rPr>
            <w:rPrChange w:id="7746" w:author="ETRI-김종원" w:date="2019-12-10T10:44:00Z">
              <w:rPr>
                <w:highlight w:val="yellow"/>
              </w:rPr>
            </w:rPrChange>
          </w:rPr>
          <w:t xml:space="preserve"> </w:t>
        </w:r>
        <w:r w:rsidR="00351139" w:rsidRPr="002646CB">
          <w:rPr>
            <w:rFonts w:hint="eastAsia"/>
            <w:rPrChange w:id="7747" w:author="ETRI-김종원" w:date="2019-12-10T10:44:00Z">
              <w:rPr>
                <w:rFonts w:hint="eastAsia"/>
                <w:highlight w:val="yellow"/>
              </w:rPr>
            </w:rPrChange>
          </w:rPr>
          <w:t>따라</w:t>
        </w:r>
        <w:r w:rsidR="00351139" w:rsidRPr="002646CB">
          <w:rPr>
            <w:rPrChange w:id="7748" w:author="ETRI-김종원" w:date="2019-12-10T10:44:00Z">
              <w:rPr>
                <w:highlight w:val="yellow"/>
              </w:rPr>
            </w:rPrChange>
          </w:rPr>
          <w:t xml:space="preserve">, </w:t>
        </w:r>
      </w:ins>
      <w:ins w:id="7749" w:author="Windows 사용자" w:date="2019-10-18T10:28:00Z">
        <w:r w:rsidR="00351139" w:rsidRPr="002646CB">
          <w:rPr>
            <w:rFonts w:hint="eastAsia"/>
            <w:rPrChange w:id="7750" w:author="ETRI-김종원" w:date="2019-12-10T10:44:00Z">
              <w:rPr>
                <w:rFonts w:hint="eastAsia"/>
                <w:highlight w:val="yellow"/>
              </w:rPr>
            </w:rPrChange>
          </w:rPr>
          <w:t>태양광</w:t>
        </w:r>
      </w:ins>
      <w:ins w:id="7751" w:author="Windows 사용자" w:date="2019-10-18T10:29:00Z">
        <w:r w:rsidR="00351139" w:rsidRPr="002646CB">
          <w:rPr>
            <w:rPrChange w:id="7752" w:author="ETRI-김종원" w:date="2019-12-10T10:44:00Z">
              <w:rPr>
                <w:highlight w:val="yellow"/>
              </w:rPr>
            </w:rPrChange>
          </w:rPr>
          <w:t xml:space="preserve"> </w:t>
        </w:r>
        <w:r w:rsidR="00351139" w:rsidRPr="002646CB">
          <w:rPr>
            <w:rFonts w:hint="eastAsia"/>
            <w:rPrChange w:id="7753" w:author="ETRI-김종원" w:date="2019-12-10T10:44:00Z">
              <w:rPr>
                <w:rFonts w:hint="eastAsia"/>
                <w:highlight w:val="yellow"/>
              </w:rPr>
            </w:rPrChange>
          </w:rPr>
          <w:t>발전</w:t>
        </w:r>
        <w:r w:rsidR="00351139" w:rsidRPr="002646CB">
          <w:rPr>
            <w:rPrChange w:id="7754" w:author="ETRI-김종원" w:date="2019-12-10T10:44:00Z">
              <w:rPr>
                <w:highlight w:val="yellow"/>
              </w:rPr>
            </w:rPrChange>
          </w:rPr>
          <w:t xml:space="preserve"> </w:t>
        </w:r>
        <w:r w:rsidR="00351139" w:rsidRPr="002646CB">
          <w:rPr>
            <w:rFonts w:hint="eastAsia"/>
            <w:rPrChange w:id="7755" w:author="ETRI-김종원" w:date="2019-12-10T10:44:00Z">
              <w:rPr>
                <w:rFonts w:hint="eastAsia"/>
                <w:highlight w:val="yellow"/>
              </w:rPr>
            </w:rPrChange>
          </w:rPr>
          <w:t>전력</w:t>
        </w:r>
        <w:r w:rsidR="00351139" w:rsidRPr="002646CB">
          <w:rPr>
            <w:rPrChange w:id="7756" w:author="ETRI-김종원" w:date="2019-12-10T10:44:00Z">
              <w:rPr>
                <w:highlight w:val="yellow"/>
              </w:rPr>
            </w:rPrChange>
          </w:rPr>
          <w:t xml:space="preserve"> </w:t>
        </w:r>
        <w:r w:rsidR="00351139" w:rsidRPr="002646CB">
          <w:rPr>
            <w:rFonts w:hint="eastAsia"/>
            <w:rPrChange w:id="7757" w:author="ETRI-김종원" w:date="2019-12-10T10:44:00Z">
              <w:rPr>
                <w:rFonts w:hint="eastAsia"/>
                <w:highlight w:val="yellow"/>
              </w:rPr>
            </w:rPrChange>
          </w:rPr>
          <w:t>이상</w:t>
        </w:r>
        <w:r w:rsidR="00351139" w:rsidRPr="002646CB">
          <w:rPr>
            <w:rPrChange w:id="7758" w:author="ETRI-김종원" w:date="2019-12-10T10:44:00Z">
              <w:rPr>
                <w:highlight w:val="yellow"/>
              </w:rPr>
            </w:rPrChange>
          </w:rPr>
          <w:t xml:space="preserve"> </w:t>
        </w:r>
        <w:r w:rsidR="00351139" w:rsidRPr="002646CB">
          <w:rPr>
            <w:rFonts w:hint="eastAsia"/>
            <w:rPrChange w:id="7759" w:author="ETRI-김종원" w:date="2019-12-10T10:44:00Z">
              <w:rPr>
                <w:rFonts w:hint="eastAsia"/>
                <w:highlight w:val="yellow"/>
              </w:rPr>
            </w:rPrChange>
          </w:rPr>
          <w:t>충전하지</w:t>
        </w:r>
        <w:r w:rsidR="00351139" w:rsidRPr="002646CB">
          <w:rPr>
            <w:rPrChange w:id="7760" w:author="ETRI-김종원" w:date="2019-12-10T10:44:00Z">
              <w:rPr>
                <w:highlight w:val="yellow"/>
              </w:rPr>
            </w:rPrChange>
          </w:rPr>
          <w:t xml:space="preserve"> </w:t>
        </w:r>
        <w:r w:rsidR="00351139" w:rsidRPr="002646CB">
          <w:rPr>
            <w:rFonts w:hint="eastAsia"/>
            <w:rPrChange w:id="7761" w:author="ETRI-김종원" w:date="2019-12-10T10:44:00Z">
              <w:rPr>
                <w:rFonts w:hint="eastAsia"/>
                <w:highlight w:val="yellow"/>
              </w:rPr>
            </w:rPrChange>
          </w:rPr>
          <w:t>못</w:t>
        </w:r>
      </w:ins>
      <w:ins w:id="7762" w:author="Windows 사용자" w:date="2019-10-18T10:30:00Z">
        <w:r w:rsidR="00351139" w:rsidRPr="002646CB">
          <w:rPr>
            <w:rFonts w:hint="eastAsia"/>
            <w:rPrChange w:id="7763" w:author="ETRI-김종원" w:date="2019-12-10T10:44:00Z">
              <w:rPr>
                <w:rFonts w:hint="eastAsia"/>
                <w:highlight w:val="yellow"/>
              </w:rPr>
            </w:rPrChange>
          </w:rPr>
          <w:t>하여</w:t>
        </w:r>
        <w:r w:rsidR="00351139" w:rsidRPr="002646CB">
          <w:rPr>
            <w:rPrChange w:id="7764" w:author="ETRI-김종원" w:date="2019-12-10T10:44:00Z">
              <w:rPr>
                <w:highlight w:val="yellow"/>
              </w:rPr>
            </w:rPrChange>
          </w:rPr>
          <w:t xml:space="preserve"> </w:t>
        </w:r>
        <w:r w:rsidR="00351139" w:rsidRPr="002646CB">
          <w:rPr>
            <w:rFonts w:hint="eastAsia"/>
            <w:rPrChange w:id="7765" w:author="ETRI-김종원" w:date="2019-12-10T10:44:00Z">
              <w:rPr>
                <w:rFonts w:hint="eastAsia"/>
                <w:highlight w:val="yellow"/>
              </w:rPr>
            </w:rPrChange>
          </w:rPr>
          <w:t>항상</w:t>
        </w:r>
        <w:r w:rsidR="00351139" w:rsidRPr="002646CB">
          <w:rPr>
            <w:rPrChange w:id="7766" w:author="ETRI-김종원" w:date="2019-12-10T10:44:00Z">
              <w:rPr>
                <w:highlight w:val="yellow"/>
              </w:rPr>
            </w:rPrChange>
          </w:rPr>
          <w:t xml:space="preserve"> 0 </w:t>
        </w:r>
        <w:r w:rsidR="00351139" w:rsidRPr="002646CB">
          <w:rPr>
            <w:rFonts w:hint="eastAsia"/>
            <w:rPrChange w:id="7767" w:author="ETRI-김종원" w:date="2019-12-10T10:44:00Z">
              <w:rPr>
                <w:rFonts w:hint="eastAsia"/>
                <w:highlight w:val="yellow"/>
              </w:rPr>
            </w:rPrChange>
          </w:rPr>
          <w:t>이상의</w:t>
        </w:r>
        <w:r w:rsidR="00351139" w:rsidRPr="002646CB">
          <w:rPr>
            <w:rPrChange w:id="7768" w:author="ETRI-김종원" w:date="2019-12-10T10:44:00Z">
              <w:rPr>
                <w:highlight w:val="yellow"/>
              </w:rPr>
            </w:rPrChange>
          </w:rPr>
          <w:t xml:space="preserve"> </w:t>
        </w:r>
        <w:r w:rsidR="00351139" w:rsidRPr="002646CB">
          <w:rPr>
            <w:rFonts w:hint="eastAsia"/>
            <w:rPrChange w:id="7769" w:author="ETRI-김종원" w:date="2019-12-10T10:44:00Z">
              <w:rPr>
                <w:rFonts w:hint="eastAsia"/>
                <w:highlight w:val="yellow"/>
              </w:rPr>
            </w:rPrChange>
          </w:rPr>
          <w:t>값을</w:t>
        </w:r>
        <w:r w:rsidR="00351139" w:rsidRPr="002646CB">
          <w:rPr>
            <w:rPrChange w:id="7770" w:author="ETRI-김종원" w:date="2019-12-10T10:44:00Z">
              <w:rPr>
                <w:highlight w:val="yellow"/>
              </w:rPr>
            </w:rPrChange>
          </w:rPr>
          <w:t xml:space="preserve"> </w:t>
        </w:r>
        <w:r w:rsidR="00351139" w:rsidRPr="002646CB">
          <w:rPr>
            <w:rFonts w:hint="eastAsia"/>
            <w:rPrChange w:id="7771" w:author="ETRI-김종원" w:date="2019-12-10T10:44:00Z">
              <w:rPr>
                <w:rFonts w:hint="eastAsia"/>
                <w:highlight w:val="yellow"/>
              </w:rPr>
            </w:rPrChange>
          </w:rPr>
          <w:t>가진다</w:t>
        </w:r>
        <w:r w:rsidR="00351139" w:rsidRPr="002646CB">
          <w:rPr>
            <w:rPrChange w:id="7772" w:author="ETRI-김종원" w:date="2019-12-10T10:44:00Z">
              <w:rPr>
                <w:highlight w:val="yellow"/>
              </w:rPr>
            </w:rPrChange>
          </w:rPr>
          <w:t xml:space="preserve">. </w:t>
        </w:r>
      </w:ins>
      <w:ins w:id="7773" w:author="Windows 사용자" w:date="2019-10-18T10:31:00Z">
        <w:del w:id="7774" w:author="박 진상" w:date="2019-10-28T18:28:00Z">
          <w:r w:rsidR="00351139" w:rsidRPr="002646CB" w:rsidDel="00DC4888">
            <w:rPr>
              <w:rFonts w:hint="eastAsia"/>
              <w:rPrChange w:id="7775" w:author="ETRI-김종원" w:date="2019-12-10T10:44:00Z">
                <w:rPr>
                  <w:rFonts w:hint="eastAsia"/>
                  <w:highlight w:val="yellow"/>
                </w:rPr>
              </w:rPrChange>
            </w:rPr>
            <w:delText>연계</w:delText>
          </w:r>
          <w:r w:rsidR="00351139" w:rsidRPr="002646CB" w:rsidDel="00DC4888">
            <w:rPr>
              <w:rPrChange w:id="7776" w:author="ETRI-김종원" w:date="2019-12-10T10:44:00Z">
                <w:rPr>
                  <w:highlight w:val="yellow"/>
                </w:rPr>
              </w:rPrChange>
            </w:rPr>
            <w:delText xml:space="preserve"> </w:delText>
          </w:r>
          <w:r w:rsidR="00351139" w:rsidRPr="002646CB" w:rsidDel="00DC4888">
            <w:rPr>
              <w:rFonts w:hint="eastAsia"/>
              <w:rPrChange w:id="7777" w:author="ETRI-김종원" w:date="2019-12-10T10:44:00Z">
                <w:rPr>
                  <w:rFonts w:hint="eastAsia"/>
                  <w:highlight w:val="yellow"/>
                </w:rPr>
              </w:rPrChange>
            </w:rPr>
            <w:delText>시스템</w:delText>
          </w:r>
        </w:del>
      </w:ins>
      <w:ins w:id="7778" w:author="박 진상" w:date="2019-10-28T18:28:00Z">
        <w:r w:rsidR="00DC4888" w:rsidRPr="002646CB">
          <w:rPr>
            <w:rFonts w:hint="eastAsia"/>
          </w:rPr>
          <w:t>연계시스템</w:t>
        </w:r>
      </w:ins>
      <w:ins w:id="7779" w:author="Windows 사용자" w:date="2019-10-18T10:31:00Z">
        <w:r w:rsidR="00351139" w:rsidRPr="002646CB">
          <w:rPr>
            <w:rFonts w:hint="eastAsia"/>
            <w:rPrChange w:id="7780" w:author="ETRI-김종원" w:date="2019-12-10T10:44:00Z">
              <w:rPr>
                <w:rFonts w:hint="eastAsia"/>
                <w:highlight w:val="yellow"/>
              </w:rPr>
            </w:rPrChange>
          </w:rPr>
          <w:t>의</w:t>
        </w:r>
        <w:r w:rsidR="00351139" w:rsidRPr="002646CB">
          <w:rPr>
            <w:rPrChange w:id="7781" w:author="ETRI-김종원" w:date="2019-12-10T10:44:00Z">
              <w:rPr>
                <w:highlight w:val="yellow"/>
              </w:rPr>
            </w:rPrChange>
          </w:rPr>
          <w:t xml:space="preserve"> </w:t>
        </w:r>
        <w:r w:rsidR="00351139" w:rsidRPr="002646CB">
          <w:rPr>
            <w:rFonts w:hint="eastAsia"/>
            <w:rPrChange w:id="7782" w:author="ETRI-김종원" w:date="2019-12-10T10:44:00Z">
              <w:rPr>
                <w:rFonts w:hint="eastAsia"/>
                <w:highlight w:val="yellow"/>
              </w:rPr>
            </w:rPrChange>
          </w:rPr>
          <w:t>전력은</w:t>
        </w:r>
        <w:r w:rsidR="00351139" w:rsidRPr="002646CB">
          <w:rPr>
            <w:rPrChange w:id="7783" w:author="ETRI-김종원" w:date="2019-12-10T10:44:00Z">
              <w:rPr>
                <w:highlight w:val="yellow"/>
              </w:rPr>
            </w:rPrChange>
          </w:rPr>
          <w:t xml:space="preserve"> </w:t>
        </w:r>
        <w:r w:rsidR="00351139" w:rsidRPr="002646CB">
          <w:rPr>
            <w:rFonts w:hint="eastAsia"/>
            <w:rPrChange w:id="7784" w:author="ETRI-김종원" w:date="2019-12-10T10:44:00Z">
              <w:rPr>
                <w:rFonts w:hint="eastAsia"/>
                <w:highlight w:val="yellow"/>
              </w:rPr>
            </w:rPrChange>
          </w:rPr>
          <w:t>태양광</w:t>
        </w:r>
        <w:r w:rsidR="00351139" w:rsidRPr="002646CB">
          <w:rPr>
            <w:rPrChange w:id="7785" w:author="ETRI-김종원" w:date="2019-12-10T10:44:00Z">
              <w:rPr>
                <w:highlight w:val="yellow"/>
              </w:rPr>
            </w:rPrChange>
          </w:rPr>
          <w:t xml:space="preserve"> </w:t>
        </w:r>
        <w:r w:rsidR="00351139" w:rsidRPr="002646CB">
          <w:rPr>
            <w:rFonts w:hint="eastAsia"/>
            <w:rPrChange w:id="7786" w:author="ETRI-김종원" w:date="2019-12-10T10:44:00Z">
              <w:rPr>
                <w:rFonts w:hint="eastAsia"/>
                <w:highlight w:val="yellow"/>
              </w:rPr>
            </w:rPrChange>
          </w:rPr>
          <w:t>발전의</w:t>
        </w:r>
        <w:r w:rsidR="00351139" w:rsidRPr="002646CB">
          <w:rPr>
            <w:rPrChange w:id="7787" w:author="ETRI-김종원" w:date="2019-12-10T10:44:00Z">
              <w:rPr>
                <w:highlight w:val="yellow"/>
              </w:rPr>
            </w:rPrChange>
          </w:rPr>
          <w:t xml:space="preserve"> </w:t>
        </w:r>
      </w:ins>
      <w:ins w:id="7788" w:author="ETRI-김종원" w:date="2019-12-02T17:31:00Z">
        <w:r w:rsidR="00647810" w:rsidRPr="002646CB">
          <w:rPr>
            <w:rFonts w:hint="eastAsia"/>
          </w:rPr>
          <w:t>발전</w:t>
        </w:r>
      </w:ins>
      <w:ins w:id="7789" w:author="Windows 사용자" w:date="2019-10-18T10:31:00Z">
        <w:del w:id="7790" w:author="ETRI-김종원" w:date="2019-12-02T17:31:00Z">
          <w:r w:rsidR="00351139" w:rsidRPr="002646CB" w:rsidDel="00647810">
            <w:rPr>
              <w:rFonts w:hint="eastAsia"/>
              <w:rPrChange w:id="7791" w:author="ETRI-김종원" w:date="2019-12-10T10:44:00Z">
                <w:rPr>
                  <w:rFonts w:hint="eastAsia"/>
                  <w:highlight w:val="yellow"/>
                </w:rPr>
              </w:rPrChange>
            </w:rPr>
            <w:delText>출력</w:delText>
          </w:r>
        </w:del>
        <w:r w:rsidR="00351139" w:rsidRPr="002646CB">
          <w:rPr>
            <w:rFonts w:hint="eastAsia"/>
            <w:rPrChange w:id="7792" w:author="ETRI-김종원" w:date="2019-12-10T10:44:00Z">
              <w:rPr>
                <w:rFonts w:hint="eastAsia"/>
                <w:highlight w:val="yellow"/>
              </w:rPr>
            </w:rPrChange>
          </w:rPr>
          <w:t>과</w:t>
        </w:r>
        <w:r w:rsidR="00351139" w:rsidRPr="002646CB">
          <w:rPr>
            <w:rPrChange w:id="7793" w:author="ETRI-김종원" w:date="2019-12-10T10:44:00Z">
              <w:rPr>
                <w:highlight w:val="yellow"/>
              </w:rPr>
            </w:rPrChange>
          </w:rPr>
          <w:t xml:space="preserve"> </w:t>
        </w:r>
        <w:r w:rsidR="00351139" w:rsidRPr="002646CB">
          <w:rPr>
            <w:rFonts w:hint="eastAsia"/>
            <w:rPrChange w:id="7794" w:author="ETRI-김종원" w:date="2019-12-10T10:44:00Z">
              <w:rPr>
                <w:rFonts w:hint="eastAsia"/>
                <w:highlight w:val="yellow"/>
              </w:rPr>
            </w:rPrChange>
          </w:rPr>
          <w:t>에너지</w:t>
        </w:r>
        <w:r w:rsidR="00351139" w:rsidRPr="002646CB">
          <w:rPr>
            <w:rPrChange w:id="7795" w:author="ETRI-김종원" w:date="2019-12-10T10:44:00Z">
              <w:rPr>
                <w:highlight w:val="yellow"/>
              </w:rPr>
            </w:rPrChange>
          </w:rPr>
          <w:t xml:space="preserve"> </w:t>
        </w:r>
        <w:r w:rsidR="00351139" w:rsidRPr="002646CB">
          <w:rPr>
            <w:rFonts w:hint="eastAsia"/>
            <w:rPrChange w:id="7796" w:author="ETRI-김종원" w:date="2019-12-10T10:44:00Z">
              <w:rPr>
                <w:rFonts w:hint="eastAsia"/>
                <w:highlight w:val="yellow"/>
              </w:rPr>
            </w:rPrChange>
          </w:rPr>
          <w:t>저장장치의</w:t>
        </w:r>
        <w:r w:rsidR="00351139" w:rsidRPr="002646CB">
          <w:rPr>
            <w:rPrChange w:id="7797" w:author="ETRI-김종원" w:date="2019-12-10T10:44:00Z">
              <w:rPr>
                <w:highlight w:val="yellow"/>
              </w:rPr>
            </w:rPrChange>
          </w:rPr>
          <w:t xml:space="preserve"> </w:t>
        </w:r>
        <w:r w:rsidR="00351139" w:rsidRPr="002646CB">
          <w:rPr>
            <w:rFonts w:hint="eastAsia"/>
            <w:rPrChange w:id="7798" w:author="ETRI-김종원" w:date="2019-12-10T10:44:00Z">
              <w:rPr>
                <w:rFonts w:hint="eastAsia"/>
                <w:highlight w:val="yellow"/>
              </w:rPr>
            </w:rPrChange>
          </w:rPr>
          <w:t>출력이</w:t>
        </w:r>
        <w:r w:rsidR="00351139" w:rsidRPr="002646CB">
          <w:rPr>
            <w:rPrChange w:id="7799" w:author="ETRI-김종원" w:date="2019-12-10T10:44:00Z">
              <w:rPr>
                <w:highlight w:val="yellow"/>
              </w:rPr>
            </w:rPrChange>
          </w:rPr>
          <w:t xml:space="preserve"> </w:t>
        </w:r>
        <w:r w:rsidR="00351139" w:rsidRPr="002646CB">
          <w:rPr>
            <w:rFonts w:hint="eastAsia"/>
            <w:rPrChange w:id="7800" w:author="ETRI-김종원" w:date="2019-12-10T10:44:00Z">
              <w:rPr>
                <w:rFonts w:hint="eastAsia"/>
                <w:highlight w:val="yellow"/>
              </w:rPr>
            </w:rPrChange>
          </w:rPr>
          <w:t>합쳐진</w:t>
        </w:r>
        <w:r w:rsidR="00351139" w:rsidRPr="002646CB">
          <w:rPr>
            <w:rPrChange w:id="7801" w:author="ETRI-김종원" w:date="2019-12-10T10:44:00Z">
              <w:rPr>
                <w:highlight w:val="yellow"/>
              </w:rPr>
            </w:rPrChange>
          </w:rPr>
          <w:t xml:space="preserve"> </w:t>
        </w:r>
        <w:r w:rsidR="00351139" w:rsidRPr="002646CB">
          <w:rPr>
            <w:rFonts w:hint="eastAsia"/>
            <w:rPrChange w:id="7802" w:author="ETRI-김종원" w:date="2019-12-10T10:44:00Z">
              <w:rPr>
                <w:rFonts w:hint="eastAsia"/>
                <w:highlight w:val="yellow"/>
              </w:rPr>
            </w:rPrChange>
          </w:rPr>
          <w:t>것</w:t>
        </w:r>
      </w:ins>
      <w:ins w:id="7803" w:author="Windows 사용자" w:date="2019-10-18T10:33:00Z">
        <w:r w:rsidR="000B5C06" w:rsidRPr="002646CB">
          <w:rPr>
            <w:rFonts w:hint="eastAsia"/>
            <w:rPrChange w:id="7804" w:author="ETRI-김종원" w:date="2019-12-10T10:44:00Z">
              <w:rPr>
                <w:rFonts w:hint="eastAsia"/>
                <w:highlight w:val="yellow"/>
              </w:rPr>
            </w:rPrChange>
          </w:rPr>
          <w:t>이다</w:t>
        </w:r>
        <w:r w:rsidR="000B5C06" w:rsidRPr="002646CB">
          <w:rPr>
            <w:rPrChange w:id="7805" w:author="ETRI-김종원" w:date="2019-12-10T10:44:00Z">
              <w:rPr>
                <w:highlight w:val="yellow"/>
              </w:rPr>
            </w:rPrChange>
          </w:rPr>
          <w:t xml:space="preserve">. </w:t>
        </w:r>
        <w:del w:id="7806" w:author="박 진상" w:date="2019-10-28T18:28:00Z">
          <w:r w:rsidR="000B5C06" w:rsidRPr="002646CB" w:rsidDel="00DC4888">
            <w:rPr>
              <w:rFonts w:hint="eastAsia"/>
              <w:rPrChange w:id="7807" w:author="ETRI-김종원" w:date="2019-12-10T10:44:00Z">
                <w:rPr>
                  <w:rFonts w:hint="eastAsia"/>
                  <w:highlight w:val="yellow"/>
                </w:rPr>
              </w:rPrChange>
            </w:rPr>
            <w:delText>연계</w:delText>
          </w:r>
          <w:r w:rsidR="000B5C06" w:rsidRPr="002646CB" w:rsidDel="00DC4888">
            <w:rPr>
              <w:rPrChange w:id="7808" w:author="ETRI-김종원" w:date="2019-12-10T10:44:00Z">
                <w:rPr>
                  <w:highlight w:val="yellow"/>
                </w:rPr>
              </w:rPrChange>
            </w:rPr>
            <w:delText xml:space="preserve"> </w:delText>
          </w:r>
          <w:r w:rsidR="000B5C06" w:rsidRPr="002646CB" w:rsidDel="00DC4888">
            <w:rPr>
              <w:rFonts w:hint="eastAsia"/>
              <w:rPrChange w:id="7809" w:author="ETRI-김종원" w:date="2019-12-10T10:44:00Z">
                <w:rPr>
                  <w:rFonts w:hint="eastAsia"/>
                  <w:highlight w:val="yellow"/>
                </w:rPr>
              </w:rPrChange>
            </w:rPr>
            <w:delText>시스템</w:delText>
          </w:r>
        </w:del>
      </w:ins>
      <w:ins w:id="7810" w:author="박 진상" w:date="2019-10-28T18:28:00Z">
        <w:r w:rsidR="00DC4888" w:rsidRPr="002646CB">
          <w:rPr>
            <w:rFonts w:hint="eastAsia"/>
          </w:rPr>
          <w:t>연계시스템</w:t>
        </w:r>
      </w:ins>
      <w:ins w:id="7811" w:author="Windows 사용자" w:date="2019-10-18T10:33:00Z">
        <w:r w:rsidR="000B5C06" w:rsidRPr="002646CB">
          <w:rPr>
            <w:rFonts w:hint="eastAsia"/>
            <w:rPrChange w:id="7812" w:author="ETRI-김종원" w:date="2019-12-10T10:44:00Z">
              <w:rPr>
                <w:rFonts w:hint="eastAsia"/>
                <w:highlight w:val="yellow"/>
              </w:rPr>
            </w:rPrChange>
          </w:rPr>
          <w:t>의</w:t>
        </w:r>
        <w:r w:rsidR="000B5C06" w:rsidRPr="002646CB">
          <w:rPr>
            <w:rPrChange w:id="7813" w:author="ETRI-김종원" w:date="2019-12-10T10:44:00Z">
              <w:rPr>
                <w:highlight w:val="yellow"/>
              </w:rPr>
            </w:rPrChange>
          </w:rPr>
          <w:t xml:space="preserve"> </w:t>
        </w:r>
        <w:r w:rsidR="000B5C06" w:rsidRPr="002646CB">
          <w:rPr>
            <w:rFonts w:hint="eastAsia"/>
            <w:rPrChange w:id="7814" w:author="ETRI-김종원" w:date="2019-12-10T10:44:00Z">
              <w:rPr>
                <w:rFonts w:hint="eastAsia"/>
                <w:highlight w:val="yellow"/>
              </w:rPr>
            </w:rPrChange>
          </w:rPr>
          <w:t>전력량은</w:t>
        </w:r>
        <w:r w:rsidR="000B5C06" w:rsidRPr="002646CB">
          <w:rPr>
            <w:rPrChange w:id="7815" w:author="ETRI-김종원" w:date="2019-12-10T10:44:00Z">
              <w:rPr>
                <w:highlight w:val="yellow"/>
              </w:rPr>
            </w:rPrChange>
          </w:rPr>
          <w:t xml:space="preserve"> </w:t>
        </w:r>
        <w:r w:rsidR="00F11B74" w:rsidRPr="002646CB">
          <w:rPr>
            <w:rFonts w:hint="eastAsia"/>
            <w:rPrChange w:id="7816" w:author="ETRI-김종원" w:date="2019-12-10T10:44:00Z">
              <w:rPr>
                <w:rFonts w:hint="eastAsia"/>
                <w:highlight w:val="yellow"/>
              </w:rPr>
            </w:rPrChange>
          </w:rPr>
          <w:t>두</w:t>
        </w:r>
        <w:r w:rsidR="00F11B74" w:rsidRPr="002646CB">
          <w:rPr>
            <w:rPrChange w:id="7817" w:author="ETRI-김종원" w:date="2019-12-10T10:44:00Z">
              <w:rPr>
                <w:highlight w:val="yellow"/>
              </w:rPr>
            </w:rPrChange>
          </w:rPr>
          <w:t xml:space="preserve"> </w:t>
        </w:r>
        <w:r w:rsidR="00F11B74" w:rsidRPr="002646CB">
          <w:rPr>
            <w:rFonts w:hint="eastAsia"/>
            <w:rPrChange w:id="7818" w:author="ETRI-김종원" w:date="2019-12-10T10:44:00Z">
              <w:rPr>
                <w:rFonts w:hint="eastAsia"/>
                <w:highlight w:val="yellow"/>
              </w:rPr>
            </w:rPrChange>
          </w:rPr>
          <w:t>출력의</w:t>
        </w:r>
        <w:r w:rsidR="00F11B74" w:rsidRPr="002646CB">
          <w:rPr>
            <w:rPrChange w:id="7819" w:author="ETRI-김종원" w:date="2019-12-10T10:44:00Z">
              <w:rPr>
                <w:highlight w:val="yellow"/>
              </w:rPr>
            </w:rPrChange>
          </w:rPr>
          <w:t xml:space="preserve"> </w:t>
        </w:r>
        <w:r w:rsidR="00F11B74" w:rsidRPr="002646CB">
          <w:rPr>
            <w:rFonts w:hint="eastAsia"/>
            <w:rPrChange w:id="7820" w:author="ETRI-김종원" w:date="2019-12-10T10:44:00Z">
              <w:rPr>
                <w:rFonts w:hint="eastAsia"/>
                <w:highlight w:val="yellow"/>
              </w:rPr>
            </w:rPrChange>
          </w:rPr>
          <w:t>합이</w:t>
        </w:r>
        <w:r w:rsidR="00F11B74" w:rsidRPr="002646CB">
          <w:rPr>
            <w:rPrChange w:id="7821" w:author="ETRI-김종원" w:date="2019-12-10T10:44:00Z">
              <w:rPr>
                <w:highlight w:val="yellow"/>
              </w:rPr>
            </w:rPrChange>
          </w:rPr>
          <w:t xml:space="preserve"> </w:t>
        </w:r>
        <w:r w:rsidR="00F11B74" w:rsidRPr="002646CB">
          <w:rPr>
            <w:rFonts w:hint="eastAsia"/>
            <w:rPrChange w:id="7822" w:author="ETRI-김종원" w:date="2019-12-10T10:44:00Z">
              <w:rPr>
                <w:rFonts w:hint="eastAsia"/>
                <w:highlight w:val="yellow"/>
              </w:rPr>
            </w:rPrChange>
          </w:rPr>
          <w:t>누적되는</w:t>
        </w:r>
        <w:r w:rsidR="00F11B74" w:rsidRPr="002646CB">
          <w:rPr>
            <w:rPrChange w:id="7823" w:author="ETRI-김종원" w:date="2019-12-10T10:44:00Z">
              <w:rPr>
                <w:highlight w:val="yellow"/>
              </w:rPr>
            </w:rPrChange>
          </w:rPr>
          <w:t xml:space="preserve"> </w:t>
        </w:r>
        <w:r w:rsidR="00F11B74" w:rsidRPr="002646CB">
          <w:rPr>
            <w:rFonts w:hint="eastAsia"/>
            <w:rPrChange w:id="7824" w:author="ETRI-김종원" w:date="2019-12-10T10:44:00Z">
              <w:rPr>
                <w:rFonts w:hint="eastAsia"/>
                <w:highlight w:val="yellow"/>
              </w:rPr>
            </w:rPrChange>
          </w:rPr>
          <w:t>값을</w:t>
        </w:r>
        <w:r w:rsidR="00F11B74" w:rsidRPr="002646CB">
          <w:rPr>
            <w:rPrChange w:id="7825" w:author="ETRI-김종원" w:date="2019-12-10T10:44:00Z">
              <w:rPr>
                <w:highlight w:val="yellow"/>
              </w:rPr>
            </w:rPrChange>
          </w:rPr>
          <w:t xml:space="preserve"> </w:t>
        </w:r>
        <w:r w:rsidR="00F11B74" w:rsidRPr="002646CB">
          <w:rPr>
            <w:rFonts w:hint="eastAsia"/>
            <w:rPrChange w:id="7826" w:author="ETRI-김종원" w:date="2019-12-10T10:44:00Z">
              <w:rPr>
                <w:rFonts w:hint="eastAsia"/>
                <w:highlight w:val="yellow"/>
              </w:rPr>
            </w:rPrChange>
          </w:rPr>
          <w:t>나타낸다</w:t>
        </w:r>
        <w:r w:rsidR="00F11B74" w:rsidRPr="002646CB">
          <w:rPr>
            <w:rPrChange w:id="7827" w:author="ETRI-김종원" w:date="2019-12-10T10:44:00Z">
              <w:rPr>
                <w:highlight w:val="yellow"/>
              </w:rPr>
            </w:rPrChange>
          </w:rPr>
          <w:t>.</w:t>
        </w:r>
      </w:ins>
    </w:p>
    <w:p w14:paraId="7FD43845" w14:textId="5DB352C5" w:rsidR="00027A15" w:rsidRPr="002646CB" w:rsidRDefault="00027A15">
      <w:pPr>
        <w:rPr>
          <w:ins w:id="7828" w:author="Windows 사용자" w:date="2019-10-18T10:33:00Z"/>
          <w:rPrChange w:id="7829" w:author="ETRI-김종원" w:date="2019-12-10T10:44:00Z">
            <w:rPr>
              <w:ins w:id="7830" w:author="Windows 사용자" w:date="2019-10-18T10:33:00Z"/>
              <w:highlight w:val="yellow"/>
            </w:rPr>
          </w:rPrChange>
        </w:rPr>
        <w:pPrChange w:id="7831" w:author="박 진상" w:date="2019-10-08T05:54:00Z">
          <w:pPr>
            <w:pStyle w:val="af6"/>
            <w:numPr>
              <w:numId w:val="44"/>
            </w:numPr>
            <w:wordWrap/>
            <w:autoSpaceDE/>
            <w:autoSpaceDN/>
            <w:spacing w:line="240" w:lineRule="auto"/>
            <w:ind w:leftChars="0" w:left="760" w:hanging="360"/>
          </w:pPr>
        </w:pPrChange>
      </w:pPr>
    </w:p>
    <w:p w14:paraId="7913A2A2" w14:textId="2FCA9B76" w:rsidR="002C63BA" w:rsidRPr="002646CB" w:rsidDel="005B462C" w:rsidRDefault="00F2169F">
      <w:pPr>
        <w:rPr>
          <w:del w:id="7832" w:author="Windows 사용자" w:date="2019-10-18T10:35:00Z"/>
        </w:rPr>
      </w:pPr>
      <w:ins w:id="7833" w:author="ETRI-김종원" w:date="2019-12-02T17:07:00Z">
        <w:r w:rsidRPr="002646CB">
          <w:rPr>
            <w:rFonts w:hint="eastAsia"/>
            <w:rPrChange w:id="7834" w:author="ETRI-김종원" w:date="2019-12-10T10:44:00Z">
              <w:rPr>
                <w:rFonts w:hint="eastAsia"/>
                <w:color w:val="FF0000"/>
              </w:rPr>
            </w:rPrChange>
          </w:rPr>
          <w:t>태양광발전</w:t>
        </w:r>
        <w:r w:rsidRPr="002646CB">
          <w:rPr>
            <w:rPrChange w:id="7835" w:author="ETRI-김종원" w:date="2019-12-10T10:44:00Z">
              <w:rPr>
                <w:color w:val="FF0000"/>
              </w:rPr>
            </w:rPrChange>
          </w:rPr>
          <w:t>-</w:t>
        </w:r>
        <w:r w:rsidRPr="002646CB">
          <w:rPr>
            <w:rFonts w:hint="eastAsia"/>
            <w:rPrChange w:id="7836" w:author="ETRI-김종원" w:date="2019-12-10T10:44:00Z">
              <w:rPr>
                <w:rFonts w:hint="eastAsia"/>
                <w:color w:val="FF0000"/>
              </w:rPr>
            </w:rPrChange>
          </w:rPr>
          <w:t>전기에너지저장장치</w:t>
        </w:r>
        <w:r w:rsidRPr="002646CB">
          <w:rPr>
            <w:rPrChange w:id="7837" w:author="ETRI-김종원" w:date="2019-12-10T10:44:00Z">
              <w:rPr>
                <w:color w:val="FF0000"/>
              </w:rPr>
            </w:rPrChange>
          </w:rPr>
          <w:t xml:space="preserve"> </w:t>
        </w:r>
        <w:r w:rsidRPr="002646CB">
          <w:rPr>
            <w:rFonts w:hint="eastAsia"/>
            <w:rPrChange w:id="7838" w:author="ETRI-김종원" w:date="2019-12-10T10:44:00Z">
              <w:rPr>
                <w:rFonts w:hint="eastAsia"/>
                <w:color w:val="FF0000"/>
              </w:rPr>
            </w:rPrChange>
          </w:rPr>
          <w:t>연계시스템</w:t>
        </w:r>
        <w:r w:rsidRPr="002646CB">
          <w:rPr>
            <w:rFonts w:hint="eastAsia"/>
          </w:rPr>
          <w:t>의</w:t>
        </w:r>
        <w:r w:rsidRPr="002646CB">
          <w:t xml:space="preserve"> </w:t>
        </w:r>
      </w:ins>
      <w:ins w:id="7839" w:author="Windows 사용자" w:date="2019-10-18T10:33:00Z">
        <w:del w:id="7840" w:author="ETRI-김종원" w:date="2019-12-02T17:06:00Z">
          <w:r w:rsidR="000B5C06" w:rsidRPr="002646CB" w:rsidDel="00F2169F">
            <w:rPr>
              <w:rFonts w:hint="eastAsia"/>
              <w:rPrChange w:id="7841" w:author="ETRI-김종원" w:date="2019-12-10T10:44:00Z">
                <w:rPr>
                  <w:rFonts w:hint="eastAsia"/>
                  <w:highlight w:val="yellow"/>
                </w:rPr>
              </w:rPrChange>
            </w:rPr>
            <w:delText>태양광발전</w:delText>
          </w:r>
          <w:r w:rsidR="000B5C06" w:rsidRPr="002646CB" w:rsidDel="00F2169F">
            <w:rPr>
              <w:rPrChange w:id="7842" w:author="ETRI-김종원" w:date="2019-12-10T10:44:00Z">
                <w:rPr>
                  <w:highlight w:val="yellow"/>
                </w:rPr>
              </w:rPrChange>
            </w:rPr>
            <w:delText>-</w:delText>
          </w:r>
          <w:r w:rsidR="000B5C06" w:rsidRPr="002646CB" w:rsidDel="00F2169F">
            <w:rPr>
              <w:rFonts w:hint="eastAsia"/>
              <w:rPrChange w:id="7843" w:author="ETRI-김종원" w:date="2019-12-10T10:44:00Z">
                <w:rPr>
                  <w:rFonts w:hint="eastAsia"/>
                  <w:highlight w:val="yellow"/>
                </w:rPr>
              </w:rPrChange>
            </w:rPr>
            <w:delText>에너지저장장치</w:delText>
          </w:r>
          <w:r w:rsidR="000B5C06" w:rsidRPr="002646CB" w:rsidDel="00F2169F">
            <w:rPr>
              <w:rPrChange w:id="7844" w:author="ETRI-김종원" w:date="2019-12-10T10:44:00Z">
                <w:rPr>
                  <w:highlight w:val="yellow"/>
                </w:rPr>
              </w:rPrChange>
            </w:rPr>
            <w:delText xml:space="preserve"> </w:delText>
          </w:r>
          <w:r w:rsidR="000B5C06" w:rsidRPr="002646CB" w:rsidDel="00F2169F">
            <w:rPr>
              <w:rFonts w:hint="eastAsia"/>
              <w:rPrChange w:id="7845" w:author="ETRI-김종원" w:date="2019-12-10T10:44:00Z">
                <w:rPr>
                  <w:rFonts w:hint="eastAsia"/>
                  <w:highlight w:val="yellow"/>
                </w:rPr>
              </w:rPrChange>
            </w:rPr>
            <w:delText>연계</w:delText>
          </w:r>
          <w:r w:rsidR="000B5C06" w:rsidRPr="002646CB" w:rsidDel="00F2169F">
            <w:rPr>
              <w:rPrChange w:id="7846" w:author="ETRI-김종원" w:date="2019-12-10T10:44:00Z">
                <w:rPr>
                  <w:highlight w:val="yellow"/>
                </w:rPr>
              </w:rPrChange>
            </w:rPr>
            <w:delText xml:space="preserve"> </w:delText>
          </w:r>
          <w:r w:rsidR="000B5C06" w:rsidRPr="002646CB" w:rsidDel="00F2169F">
            <w:rPr>
              <w:rFonts w:hint="eastAsia"/>
              <w:rPrChange w:id="7847" w:author="ETRI-김종원" w:date="2019-12-10T10:44:00Z">
                <w:rPr>
                  <w:rFonts w:hint="eastAsia"/>
                  <w:highlight w:val="yellow"/>
                </w:rPr>
              </w:rPrChange>
            </w:rPr>
            <w:delText>시스템</w:delText>
          </w:r>
        </w:del>
      </w:ins>
      <w:ins w:id="7848" w:author="박 진상" w:date="2019-10-28T18:28:00Z">
        <w:del w:id="7849" w:author="ETRI-김종원" w:date="2019-12-02T17:06:00Z">
          <w:r w:rsidR="00DC4888" w:rsidRPr="002646CB" w:rsidDel="00F2169F">
            <w:rPr>
              <w:rFonts w:hint="eastAsia"/>
            </w:rPr>
            <w:delText>연계시스템</w:delText>
          </w:r>
        </w:del>
      </w:ins>
      <w:ins w:id="7850" w:author="Windows 사용자" w:date="2019-10-18T10:33:00Z">
        <w:del w:id="7851" w:author="ETRI-김종원" w:date="2019-12-02T17:06:00Z">
          <w:r w:rsidR="000B5C06" w:rsidRPr="002646CB" w:rsidDel="00F2169F">
            <w:rPr>
              <w:rFonts w:hint="eastAsia"/>
              <w:rPrChange w:id="7852" w:author="ETRI-김종원" w:date="2019-12-10T10:44:00Z">
                <w:rPr>
                  <w:rFonts w:hint="eastAsia"/>
                  <w:highlight w:val="yellow"/>
                </w:rPr>
              </w:rPrChange>
            </w:rPr>
            <w:delText>의</w:delText>
          </w:r>
          <w:r w:rsidR="000B5C06" w:rsidRPr="002646CB" w:rsidDel="00F2169F">
            <w:rPr>
              <w:rPrChange w:id="7853" w:author="ETRI-김종원" w:date="2019-12-10T10:44:00Z">
                <w:rPr>
                  <w:highlight w:val="yellow"/>
                </w:rPr>
              </w:rPrChange>
            </w:rPr>
            <w:delText xml:space="preserve"> </w:delText>
          </w:r>
        </w:del>
      </w:ins>
      <w:ins w:id="7854" w:author="ETRI-김종원" w:date="2019-12-02T17:31:00Z">
        <w:r w:rsidR="00647810" w:rsidRPr="002646CB">
          <w:rPr>
            <w:rFonts w:hint="eastAsia"/>
          </w:rPr>
          <w:t>발전</w:t>
        </w:r>
      </w:ins>
      <w:ins w:id="7855" w:author="Windows 사용자" w:date="2019-10-18T10:33:00Z">
        <w:del w:id="7856" w:author="ETRI-김종원" w:date="2019-12-02T17:31:00Z">
          <w:r w:rsidR="000B5C06" w:rsidRPr="002646CB" w:rsidDel="00647810">
            <w:rPr>
              <w:rFonts w:hint="eastAsia"/>
              <w:rPrChange w:id="7857" w:author="ETRI-김종원" w:date="2019-12-10T10:44:00Z">
                <w:rPr>
                  <w:rFonts w:hint="eastAsia"/>
                  <w:highlight w:val="yellow"/>
                </w:rPr>
              </w:rPrChange>
            </w:rPr>
            <w:delText>출력</w:delText>
          </w:r>
        </w:del>
        <w:r w:rsidR="000B5C06" w:rsidRPr="002646CB">
          <w:rPr>
            <w:rFonts w:hint="eastAsia"/>
            <w:rPrChange w:id="7858" w:author="ETRI-김종원" w:date="2019-12-10T10:44:00Z">
              <w:rPr>
                <w:rFonts w:hint="eastAsia"/>
                <w:highlight w:val="yellow"/>
              </w:rPr>
            </w:rPrChange>
          </w:rPr>
          <w:t>은</w:t>
        </w:r>
        <w:r w:rsidR="000B5C06" w:rsidRPr="002646CB">
          <w:rPr>
            <w:rPrChange w:id="7859" w:author="ETRI-김종원" w:date="2019-12-10T10:44:00Z">
              <w:rPr>
                <w:highlight w:val="yellow"/>
              </w:rPr>
            </w:rPrChange>
          </w:rPr>
          <w:t xml:space="preserve"> </w:t>
        </w:r>
        <w:del w:id="7860" w:author="박 진상" w:date="2019-10-28T18:24:00Z">
          <w:r w:rsidR="000B5C06" w:rsidRPr="002646CB" w:rsidDel="00DC4888">
            <w:rPr>
              <w:rFonts w:hint="eastAsia"/>
              <w:rPrChange w:id="7861" w:author="ETRI-김종원" w:date="2019-12-10T10:44:00Z">
                <w:rPr>
                  <w:rFonts w:hint="eastAsia"/>
                  <w:highlight w:val="yellow"/>
                </w:rPr>
              </w:rPrChange>
            </w:rPr>
            <w:delText>신뢰성</w:delText>
          </w:r>
        </w:del>
      </w:ins>
      <w:ins w:id="7862" w:author="Windows 사용자" w:date="2019-10-18T10:34:00Z">
        <w:del w:id="7863" w:author="박 진상" w:date="2019-10-28T18:25:00Z">
          <w:r w:rsidR="00F11B74" w:rsidRPr="002646CB" w:rsidDel="00DC4888">
            <w:rPr>
              <w:rPrChange w:id="7864" w:author="ETRI-김종원" w:date="2019-12-10T10:44:00Z">
                <w:rPr>
                  <w:highlight w:val="yellow"/>
                </w:rPr>
              </w:rPrChange>
            </w:rPr>
            <w:delText xml:space="preserve"> </w:delText>
          </w:r>
          <w:r w:rsidR="00F11B74" w:rsidRPr="002646CB" w:rsidDel="00DC4888">
            <w:rPr>
              <w:rFonts w:hint="eastAsia"/>
              <w:rPrChange w:id="7865" w:author="ETRI-김종원" w:date="2019-12-10T10:44:00Z">
                <w:rPr>
                  <w:rFonts w:hint="eastAsia"/>
                  <w:highlight w:val="yellow"/>
                </w:rPr>
              </w:rPrChange>
            </w:rPr>
            <w:delText>지표</w:delText>
          </w:r>
        </w:del>
      </w:ins>
      <w:ins w:id="7866" w:author="박 진상" w:date="2019-10-28T18:25:00Z">
        <w:r w:rsidR="00DC4888" w:rsidRPr="002646CB">
          <w:rPr>
            <w:rFonts w:hint="eastAsia"/>
          </w:rPr>
          <w:t>신뢰지표</w:t>
        </w:r>
      </w:ins>
      <w:ins w:id="7867" w:author="박 진상" w:date="2019-10-28T19:15:00Z">
        <w:r w:rsidR="00586833" w:rsidRPr="002646CB">
          <w:t>(RI)</w:t>
        </w:r>
      </w:ins>
      <w:ins w:id="7868" w:author="Windows 사용자" w:date="2019-10-18T10:34:00Z">
        <w:r w:rsidR="00F11B74" w:rsidRPr="002646CB">
          <w:rPr>
            <w:rFonts w:hint="eastAsia"/>
            <w:rPrChange w:id="7869" w:author="ETRI-김종원" w:date="2019-12-10T10:44:00Z">
              <w:rPr>
                <w:rFonts w:hint="eastAsia"/>
                <w:highlight w:val="yellow"/>
              </w:rPr>
            </w:rPrChange>
          </w:rPr>
          <w:t>와</w:t>
        </w:r>
        <w:r w:rsidR="00F11B74" w:rsidRPr="002646CB">
          <w:rPr>
            <w:rPrChange w:id="7870" w:author="ETRI-김종원" w:date="2019-12-10T10:44:00Z">
              <w:rPr>
                <w:highlight w:val="yellow"/>
              </w:rPr>
            </w:rPrChange>
          </w:rPr>
          <w:t xml:space="preserve"> </w:t>
        </w:r>
        <w:del w:id="7871" w:author="박 진상" w:date="2019-10-28T18:24:00Z">
          <w:r w:rsidR="00F11B74" w:rsidRPr="002646CB" w:rsidDel="00DC4888">
            <w:rPr>
              <w:rFonts w:hint="eastAsia"/>
              <w:rPrChange w:id="7872" w:author="ETRI-김종원" w:date="2019-12-10T10:44:00Z">
                <w:rPr>
                  <w:rFonts w:hint="eastAsia"/>
                  <w:highlight w:val="yellow"/>
                </w:rPr>
              </w:rPrChange>
            </w:rPr>
            <w:delText>변동성</w:delText>
          </w:r>
        </w:del>
        <w:del w:id="7873" w:author="박 진상" w:date="2019-10-28T18:26:00Z">
          <w:r w:rsidR="00F11B74" w:rsidRPr="002646CB" w:rsidDel="00DC4888">
            <w:rPr>
              <w:rPrChange w:id="7874" w:author="ETRI-김종원" w:date="2019-12-10T10:44:00Z">
                <w:rPr>
                  <w:highlight w:val="yellow"/>
                </w:rPr>
              </w:rPrChange>
            </w:rPr>
            <w:delText xml:space="preserve"> </w:delText>
          </w:r>
          <w:r w:rsidR="00F11B74" w:rsidRPr="002646CB" w:rsidDel="00DC4888">
            <w:rPr>
              <w:rFonts w:hint="eastAsia"/>
              <w:rPrChange w:id="7875" w:author="ETRI-김종원" w:date="2019-12-10T10:44:00Z">
                <w:rPr>
                  <w:rFonts w:hint="eastAsia"/>
                  <w:highlight w:val="yellow"/>
                </w:rPr>
              </w:rPrChange>
            </w:rPr>
            <w:delText>지표</w:delText>
          </w:r>
        </w:del>
      </w:ins>
      <w:ins w:id="7876" w:author="박 진상" w:date="2019-10-28T18:26:00Z">
        <w:r w:rsidR="00DC4888" w:rsidRPr="002646CB">
          <w:rPr>
            <w:rFonts w:hint="eastAsia"/>
          </w:rPr>
          <w:t>변동지표</w:t>
        </w:r>
      </w:ins>
      <w:ins w:id="7877" w:author="박 진상" w:date="2019-10-28T19:15:00Z">
        <w:r w:rsidR="00586833" w:rsidRPr="002646CB">
          <w:t>(VI)</w:t>
        </w:r>
      </w:ins>
      <w:ins w:id="7878" w:author="Windows 사용자" w:date="2019-10-18T10:34:00Z">
        <w:r w:rsidR="00F11B74" w:rsidRPr="002646CB">
          <w:rPr>
            <w:rFonts w:hint="eastAsia"/>
            <w:rPrChange w:id="7879" w:author="ETRI-김종원" w:date="2019-12-10T10:44:00Z">
              <w:rPr>
                <w:rFonts w:hint="eastAsia"/>
                <w:highlight w:val="yellow"/>
              </w:rPr>
            </w:rPrChange>
          </w:rPr>
          <w:t>를</w:t>
        </w:r>
        <w:r w:rsidR="00F11B74" w:rsidRPr="002646CB">
          <w:rPr>
            <w:rPrChange w:id="7880" w:author="ETRI-김종원" w:date="2019-12-10T10:44:00Z">
              <w:rPr>
                <w:highlight w:val="yellow"/>
              </w:rPr>
            </w:rPrChange>
          </w:rPr>
          <w:t xml:space="preserve"> </w:t>
        </w:r>
        <w:r w:rsidR="00F11B74" w:rsidRPr="002646CB">
          <w:rPr>
            <w:rFonts w:hint="eastAsia"/>
            <w:rPrChange w:id="7881" w:author="ETRI-김종원" w:date="2019-12-10T10:44:00Z">
              <w:rPr>
                <w:rFonts w:hint="eastAsia"/>
                <w:highlight w:val="yellow"/>
              </w:rPr>
            </w:rPrChange>
          </w:rPr>
          <w:t>산정하는</w:t>
        </w:r>
        <w:r w:rsidR="00F11B74" w:rsidRPr="002646CB">
          <w:rPr>
            <w:rPrChange w:id="7882" w:author="ETRI-김종원" w:date="2019-12-10T10:44:00Z">
              <w:rPr>
                <w:highlight w:val="yellow"/>
              </w:rPr>
            </w:rPrChange>
          </w:rPr>
          <w:t xml:space="preserve"> </w:t>
        </w:r>
        <w:r w:rsidR="00F11B74" w:rsidRPr="002646CB">
          <w:rPr>
            <w:rFonts w:hint="eastAsia"/>
            <w:rPrChange w:id="7883" w:author="ETRI-김종원" w:date="2019-12-10T10:44:00Z">
              <w:rPr>
                <w:rFonts w:hint="eastAsia"/>
                <w:highlight w:val="yellow"/>
              </w:rPr>
            </w:rPrChange>
          </w:rPr>
          <w:t>대상으로서</w:t>
        </w:r>
        <w:r w:rsidR="00F11B74" w:rsidRPr="002646CB">
          <w:rPr>
            <w:rPrChange w:id="7884" w:author="ETRI-김종원" w:date="2019-12-10T10:44:00Z">
              <w:rPr>
                <w:highlight w:val="yellow"/>
              </w:rPr>
            </w:rPrChange>
          </w:rPr>
          <w:t xml:space="preserve">, </w:t>
        </w:r>
        <w:del w:id="7885" w:author="박 진상" w:date="2019-10-28T18:24:00Z">
          <w:r w:rsidR="00F11B74" w:rsidRPr="002646CB" w:rsidDel="00DC4888">
            <w:rPr>
              <w:rFonts w:hint="eastAsia"/>
              <w:rPrChange w:id="7886" w:author="ETRI-김종원" w:date="2019-12-10T10:44:00Z">
                <w:rPr>
                  <w:rFonts w:hint="eastAsia"/>
                  <w:highlight w:val="yellow"/>
                </w:rPr>
              </w:rPrChange>
            </w:rPr>
            <w:delText>신뢰성</w:delText>
          </w:r>
        </w:del>
        <w:del w:id="7887" w:author="박 진상" w:date="2019-10-28T18:25:00Z">
          <w:r w:rsidR="00F11B74" w:rsidRPr="002646CB" w:rsidDel="00DC4888">
            <w:rPr>
              <w:rPrChange w:id="7888" w:author="ETRI-김종원" w:date="2019-12-10T10:44:00Z">
                <w:rPr>
                  <w:highlight w:val="yellow"/>
                </w:rPr>
              </w:rPrChange>
            </w:rPr>
            <w:delText xml:space="preserve"> </w:delText>
          </w:r>
          <w:r w:rsidR="00F11B74" w:rsidRPr="002646CB" w:rsidDel="00DC4888">
            <w:rPr>
              <w:rFonts w:hint="eastAsia"/>
              <w:rPrChange w:id="7889" w:author="ETRI-김종원" w:date="2019-12-10T10:44:00Z">
                <w:rPr>
                  <w:rFonts w:hint="eastAsia"/>
                  <w:highlight w:val="yellow"/>
                </w:rPr>
              </w:rPrChange>
            </w:rPr>
            <w:delText>지표</w:delText>
          </w:r>
        </w:del>
      </w:ins>
      <w:ins w:id="7890" w:author="박 진상" w:date="2019-10-28T18:25:00Z">
        <w:r w:rsidR="00DC4888" w:rsidRPr="002646CB">
          <w:rPr>
            <w:rFonts w:hint="eastAsia"/>
          </w:rPr>
          <w:t>신뢰지표</w:t>
        </w:r>
      </w:ins>
      <w:ins w:id="7891" w:author="Windows 사용자" w:date="2019-10-18T10:34:00Z">
        <w:r w:rsidR="00F11B74" w:rsidRPr="002646CB">
          <w:rPr>
            <w:rFonts w:hint="eastAsia"/>
            <w:rPrChange w:id="7892" w:author="ETRI-김종원" w:date="2019-12-10T10:44:00Z">
              <w:rPr>
                <w:rFonts w:hint="eastAsia"/>
                <w:highlight w:val="yellow"/>
              </w:rPr>
            </w:rPrChange>
          </w:rPr>
          <w:t>를</w:t>
        </w:r>
        <w:r w:rsidR="00F11B74" w:rsidRPr="002646CB">
          <w:rPr>
            <w:rPrChange w:id="7893" w:author="ETRI-김종원" w:date="2019-12-10T10:44:00Z">
              <w:rPr>
                <w:highlight w:val="yellow"/>
              </w:rPr>
            </w:rPrChange>
          </w:rPr>
          <w:t xml:space="preserve"> </w:t>
        </w:r>
        <w:r w:rsidR="00F11B74" w:rsidRPr="002646CB">
          <w:rPr>
            <w:rFonts w:hint="eastAsia"/>
            <w:rPrChange w:id="7894" w:author="ETRI-김종원" w:date="2019-12-10T10:44:00Z">
              <w:rPr>
                <w:rFonts w:hint="eastAsia"/>
                <w:highlight w:val="yellow"/>
              </w:rPr>
            </w:rPrChange>
          </w:rPr>
          <w:t>위해</w:t>
        </w:r>
        <w:r w:rsidR="00F11B74" w:rsidRPr="002646CB">
          <w:rPr>
            <w:rPrChange w:id="7895" w:author="ETRI-김종원" w:date="2019-12-10T10:44:00Z">
              <w:rPr>
                <w:highlight w:val="yellow"/>
              </w:rPr>
            </w:rPrChange>
          </w:rPr>
          <w:t xml:space="preserve"> 5</w:t>
        </w:r>
        <w:r w:rsidR="00F11B74" w:rsidRPr="002646CB">
          <w:rPr>
            <w:rFonts w:hint="eastAsia"/>
            <w:rPrChange w:id="7896" w:author="ETRI-김종원" w:date="2019-12-10T10:44:00Z">
              <w:rPr>
                <w:rFonts w:hint="eastAsia"/>
                <w:highlight w:val="yellow"/>
              </w:rPr>
            </w:rPrChange>
          </w:rPr>
          <w:t>분</w:t>
        </w:r>
        <w:r w:rsidR="00F11B74" w:rsidRPr="002646CB">
          <w:rPr>
            <w:rPrChange w:id="7897" w:author="ETRI-김종원" w:date="2019-12-10T10:44:00Z">
              <w:rPr>
                <w:highlight w:val="yellow"/>
              </w:rPr>
            </w:rPrChange>
          </w:rPr>
          <w:t xml:space="preserve"> </w:t>
        </w:r>
        <w:r w:rsidR="00F11B74" w:rsidRPr="002646CB">
          <w:rPr>
            <w:rFonts w:hint="eastAsia"/>
            <w:rPrChange w:id="7898" w:author="ETRI-김종원" w:date="2019-12-10T10:44:00Z">
              <w:rPr>
                <w:rFonts w:hint="eastAsia"/>
                <w:highlight w:val="yellow"/>
              </w:rPr>
            </w:rPrChange>
          </w:rPr>
          <w:t>단위</w:t>
        </w:r>
        <w:r w:rsidR="00F11B74" w:rsidRPr="002646CB">
          <w:rPr>
            <w:rPrChange w:id="7899" w:author="ETRI-김종원" w:date="2019-12-10T10:44:00Z">
              <w:rPr>
                <w:highlight w:val="yellow"/>
              </w:rPr>
            </w:rPrChange>
          </w:rPr>
          <w:t xml:space="preserve"> </w:t>
        </w:r>
      </w:ins>
      <w:ins w:id="7900" w:author="ETRI-김종원" w:date="2019-12-02T17:20:00Z">
        <w:r w:rsidR="00D520F7" w:rsidRPr="002646CB">
          <w:rPr>
            <w:rFonts w:hint="eastAsia"/>
          </w:rPr>
          <w:t>발전전력량</w:t>
        </w:r>
      </w:ins>
      <w:ins w:id="7901" w:author="Windows 사용자" w:date="2019-10-18T10:34:00Z">
        <w:del w:id="7902" w:author="ETRI-김종원" w:date="2019-12-02T17:20:00Z">
          <w:r w:rsidR="00F11B74" w:rsidRPr="002646CB" w:rsidDel="00D520F7">
            <w:rPr>
              <w:rFonts w:hint="eastAsia"/>
              <w:rPrChange w:id="7903" w:author="ETRI-김종원" w:date="2019-12-10T10:44:00Z">
                <w:rPr>
                  <w:rFonts w:hint="eastAsia"/>
                  <w:highlight w:val="yellow"/>
                </w:rPr>
              </w:rPrChange>
            </w:rPr>
            <w:delText>출력전력</w:delText>
          </w:r>
        </w:del>
        <w:r w:rsidR="00F11B74" w:rsidRPr="002646CB">
          <w:rPr>
            <w:rFonts w:hint="eastAsia"/>
            <w:rPrChange w:id="7904" w:author="ETRI-김종원" w:date="2019-12-10T10:44:00Z">
              <w:rPr>
                <w:rFonts w:hint="eastAsia"/>
                <w:highlight w:val="yellow"/>
              </w:rPr>
            </w:rPrChange>
          </w:rPr>
          <w:t>과</w:t>
        </w:r>
        <w:r w:rsidR="00F11B74" w:rsidRPr="002646CB">
          <w:rPr>
            <w:rPrChange w:id="7905" w:author="ETRI-김종원" w:date="2019-12-10T10:44:00Z">
              <w:rPr>
                <w:highlight w:val="yellow"/>
              </w:rPr>
            </w:rPrChange>
          </w:rPr>
          <w:t xml:space="preserve"> </w:t>
        </w:r>
      </w:ins>
      <w:ins w:id="7906" w:author="ETRI-김종원" w:date="2019-11-04T20:37:00Z">
        <w:r w:rsidR="007B0A68" w:rsidRPr="002646CB">
          <w:rPr>
            <w:rFonts w:hint="eastAsia"/>
          </w:rPr>
          <w:t>변동</w:t>
        </w:r>
      </w:ins>
      <w:ins w:id="7907" w:author="Windows 사용자" w:date="2019-10-18T10:34:00Z">
        <w:del w:id="7908" w:author="ETRI-김종원" w:date="2019-11-04T20:37:00Z">
          <w:r w:rsidR="00F11B74" w:rsidRPr="002646CB" w:rsidDel="007B0A68">
            <w:rPr>
              <w:rFonts w:hint="eastAsia"/>
              <w:rPrChange w:id="7909" w:author="ETRI-김종원" w:date="2019-12-10T10:44:00Z">
                <w:rPr>
                  <w:rFonts w:hint="eastAsia"/>
                  <w:highlight w:val="yellow"/>
                </w:rPr>
              </w:rPrChange>
            </w:rPr>
            <w:delText>유연성</w:delText>
          </w:r>
          <w:r w:rsidR="00F11B74" w:rsidRPr="002646CB" w:rsidDel="007B0A68">
            <w:rPr>
              <w:rPrChange w:id="7910" w:author="ETRI-김종원" w:date="2019-12-10T10:44:00Z">
                <w:rPr>
                  <w:highlight w:val="yellow"/>
                </w:rPr>
              </w:rPrChange>
            </w:rPr>
            <w:delText xml:space="preserve"> </w:delText>
          </w:r>
        </w:del>
        <w:r w:rsidR="00F11B74" w:rsidRPr="002646CB">
          <w:rPr>
            <w:rFonts w:hint="eastAsia"/>
            <w:rPrChange w:id="7911" w:author="ETRI-김종원" w:date="2019-12-10T10:44:00Z">
              <w:rPr>
                <w:rFonts w:hint="eastAsia"/>
                <w:highlight w:val="yellow"/>
              </w:rPr>
            </w:rPrChange>
          </w:rPr>
          <w:t>지표를</w:t>
        </w:r>
        <w:r w:rsidR="00F11B74" w:rsidRPr="002646CB">
          <w:rPr>
            <w:rPrChange w:id="7912" w:author="ETRI-김종원" w:date="2019-12-10T10:44:00Z">
              <w:rPr>
                <w:highlight w:val="yellow"/>
              </w:rPr>
            </w:rPrChange>
          </w:rPr>
          <w:t xml:space="preserve"> </w:t>
        </w:r>
      </w:ins>
      <w:ins w:id="7913" w:author="Windows 사용자" w:date="2019-10-18T10:35:00Z">
        <w:r w:rsidR="00F11B74" w:rsidRPr="002646CB">
          <w:rPr>
            <w:rFonts w:hint="eastAsia"/>
            <w:rPrChange w:id="7914" w:author="ETRI-김종원" w:date="2019-12-10T10:44:00Z">
              <w:rPr>
                <w:rFonts w:hint="eastAsia"/>
                <w:highlight w:val="yellow"/>
              </w:rPr>
            </w:rPrChange>
          </w:rPr>
          <w:t>위해</w:t>
        </w:r>
        <w:r w:rsidR="00F11B74" w:rsidRPr="002646CB">
          <w:rPr>
            <w:rPrChange w:id="7915" w:author="ETRI-김종원" w:date="2019-12-10T10:44:00Z">
              <w:rPr>
                <w:highlight w:val="yellow"/>
              </w:rPr>
            </w:rPrChange>
          </w:rPr>
          <w:t xml:space="preserve"> 1</w:t>
        </w:r>
        <w:r w:rsidR="00F11B74" w:rsidRPr="002646CB">
          <w:rPr>
            <w:rFonts w:hint="eastAsia"/>
            <w:rPrChange w:id="7916" w:author="ETRI-김종원" w:date="2019-12-10T10:44:00Z">
              <w:rPr>
                <w:rFonts w:hint="eastAsia"/>
                <w:highlight w:val="yellow"/>
              </w:rPr>
            </w:rPrChange>
          </w:rPr>
          <w:t>분</w:t>
        </w:r>
        <w:r w:rsidR="00F11B74" w:rsidRPr="002646CB">
          <w:rPr>
            <w:rPrChange w:id="7917" w:author="ETRI-김종원" w:date="2019-12-10T10:44:00Z">
              <w:rPr>
                <w:highlight w:val="yellow"/>
              </w:rPr>
            </w:rPrChange>
          </w:rPr>
          <w:t xml:space="preserve"> </w:t>
        </w:r>
        <w:r w:rsidR="00F11B74" w:rsidRPr="002646CB">
          <w:rPr>
            <w:rFonts w:hint="eastAsia"/>
            <w:rPrChange w:id="7918" w:author="ETRI-김종원" w:date="2019-12-10T10:44:00Z">
              <w:rPr>
                <w:rFonts w:hint="eastAsia"/>
                <w:highlight w:val="yellow"/>
              </w:rPr>
            </w:rPrChange>
          </w:rPr>
          <w:t>단위</w:t>
        </w:r>
        <w:r w:rsidR="00F11B74" w:rsidRPr="002646CB">
          <w:rPr>
            <w:rPrChange w:id="7919" w:author="ETRI-김종원" w:date="2019-12-10T10:44:00Z">
              <w:rPr>
                <w:highlight w:val="yellow"/>
              </w:rPr>
            </w:rPrChange>
          </w:rPr>
          <w:t xml:space="preserve"> </w:t>
        </w:r>
      </w:ins>
      <w:ins w:id="7920" w:author="ETRI-김종원" w:date="2019-12-02T17:20:00Z">
        <w:r w:rsidR="00D520F7" w:rsidRPr="002646CB">
          <w:rPr>
            <w:rFonts w:hint="eastAsia"/>
          </w:rPr>
          <w:t>발전</w:t>
        </w:r>
      </w:ins>
      <w:ins w:id="7921" w:author="Windows 사용자" w:date="2019-10-18T10:35:00Z">
        <w:del w:id="7922" w:author="ETRI-김종원" w:date="2019-12-02T17:20:00Z">
          <w:r w:rsidR="00F11B74" w:rsidRPr="002646CB" w:rsidDel="00D520F7">
            <w:rPr>
              <w:rFonts w:hint="eastAsia"/>
              <w:rPrChange w:id="7923" w:author="ETRI-김종원" w:date="2019-12-10T10:44:00Z">
                <w:rPr>
                  <w:rFonts w:hint="eastAsia"/>
                  <w:highlight w:val="yellow"/>
                </w:rPr>
              </w:rPrChange>
            </w:rPr>
            <w:delText>출력</w:delText>
          </w:r>
        </w:del>
        <w:r w:rsidR="00F11B74" w:rsidRPr="002646CB">
          <w:rPr>
            <w:rFonts w:hint="eastAsia"/>
            <w:rPrChange w:id="7924" w:author="ETRI-김종원" w:date="2019-12-10T10:44:00Z">
              <w:rPr>
                <w:rFonts w:hint="eastAsia"/>
                <w:highlight w:val="yellow"/>
              </w:rPr>
            </w:rPrChange>
          </w:rPr>
          <w:t>전력</w:t>
        </w:r>
        <w:r w:rsidR="00F11B74" w:rsidRPr="002646CB">
          <w:rPr>
            <w:rPrChange w:id="7925" w:author="ETRI-김종원" w:date="2019-12-10T10:44:00Z">
              <w:rPr>
                <w:highlight w:val="yellow"/>
              </w:rPr>
            </w:rPrChange>
          </w:rPr>
          <w:t xml:space="preserve"> </w:t>
        </w:r>
        <w:r w:rsidR="00F11B74" w:rsidRPr="002646CB">
          <w:rPr>
            <w:rFonts w:hint="eastAsia"/>
            <w:rPrChange w:id="7926" w:author="ETRI-김종원" w:date="2019-12-10T10:44:00Z">
              <w:rPr>
                <w:rFonts w:hint="eastAsia"/>
                <w:highlight w:val="yellow"/>
              </w:rPr>
            </w:rPrChange>
          </w:rPr>
          <w:t>데이터가</w:t>
        </w:r>
        <w:r w:rsidR="00F11B74" w:rsidRPr="002646CB">
          <w:rPr>
            <w:rPrChange w:id="7927" w:author="ETRI-김종원" w:date="2019-12-10T10:44:00Z">
              <w:rPr>
                <w:highlight w:val="yellow"/>
              </w:rPr>
            </w:rPrChange>
          </w:rPr>
          <w:t xml:space="preserve"> </w:t>
        </w:r>
        <w:r w:rsidR="00F11B74" w:rsidRPr="002646CB">
          <w:rPr>
            <w:rFonts w:hint="eastAsia"/>
            <w:rPrChange w:id="7928" w:author="ETRI-김종원" w:date="2019-12-10T10:44:00Z">
              <w:rPr>
                <w:rFonts w:hint="eastAsia"/>
                <w:highlight w:val="yellow"/>
              </w:rPr>
            </w:rPrChange>
          </w:rPr>
          <w:t>사용된다</w:t>
        </w:r>
        <w:r w:rsidR="00F11B74" w:rsidRPr="002646CB">
          <w:rPr>
            <w:rPrChange w:id="7929" w:author="ETRI-김종원" w:date="2019-12-10T10:44:00Z">
              <w:rPr>
                <w:highlight w:val="yellow"/>
              </w:rPr>
            </w:rPrChange>
          </w:rPr>
          <w:t>.</w:t>
        </w:r>
      </w:ins>
      <w:ins w:id="7930" w:author="박 진상" w:date="2019-10-08T05:53:00Z">
        <w:del w:id="7931" w:author="Windows 사용자" w:date="2019-10-18T10:35:00Z">
          <w:r w:rsidR="002C63BA" w:rsidRPr="002646CB" w:rsidDel="00F11B74">
            <w:rPr>
              <w:rFonts w:hint="eastAsia"/>
              <w:rPrChange w:id="7932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태양광발전</w:delText>
          </w:r>
          <w:r w:rsidR="002C63BA" w:rsidRPr="002646CB" w:rsidDel="00F11B74">
            <w:rPr>
              <w:rPrChange w:id="7933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="002C63BA" w:rsidRPr="002646CB" w:rsidDel="00F11B74">
            <w:rPr>
              <w:rFonts w:hint="eastAsia"/>
              <w:rPrChange w:id="7934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전력</w:delText>
          </w:r>
          <w:r w:rsidR="002C63BA" w:rsidRPr="002646CB" w:rsidDel="00F11B74">
            <w:rPr>
              <w:rPrChange w:id="7935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P</w:delText>
          </w:r>
          <w:r w:rsidR="002C63BA" w:rsidRPr="002646CB" w:rsidDel="00F11B74">
            <w:rPr>
              <w:rPrChange w:id="7936" w:author="ETRI-김종원" w:date="2019-12-10T10:44:00Z">
                <w:rPr>
                  <w:rFonts w:eastAsiaTheme="minorEastAsia"/>
                  <w:color w:val="000000" w:themeColor="text1"/>
                  <w:vertAlign w:val="subscript"/>
                </w:rPr>
              </w:rPrChange>
            </w:rPr>
            <w:delText>PV</w:delText>
          </w:r>
          <w:r w:rsidR="002C63BA" w:rsidRPr="002646CB" w:rsidDel="00F11B74">
            <w:rPr>
              <w:rPrChange w:id="7937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: </w:delText>
          </w:r>
          <w:r w:rsidR="002C63BA" w:rsidRPr="002646CB" w:rsidDel="00F11B74">
            <w:rPr>
              <w:rFonts w:hint="eastAsia"/>
              <w:rPrChange w:id="7938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첨단</w:delText>
          </w:r>
          <w:r w:rsidR="002C63BA" w:rsidRPr="002646CB" w:rsidDel="00F11B74">
            <w:rPr>
              <w:rPrChange w:id="7939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="002C63BA" w:rsidRPr="002646CB" w:rsidDel="00F11B74">
            <w:rPr>
              <w:rFonts w:hint="eastAsia"/>
              <w:rPrChange w:id="7940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전력량계</w:delText>
          </w:r>
          <w:r w:rsidR="002C63BA" w:rsidRPr="002646CB" w:rsidDel="00F11B74">
            <w:rPr>
              <w:rPrChange w:id="7941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M3</w:delText>
          </w:r>
          <w:r w:rsidR="002C63BA" w:rsidRPr="002646CB" w:rsidDel="00F11B74">
            <w:rPr>
              <w:rFonts w:hint="eastAsia"/>
              <w:rPrChange w:id="7942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가</w:delText>
          </w:r>
          <w:r w:rsidR="002C63BA" w:rsidRPr="002646CB" w:rsidDel="00F11B74">
            <w:rPr>
              <w:rPrChange w:id="7943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="002C63BA" w:rsidRPr="002646CB" w:rsidDel="00F11B74">
            <w:rPr>
              <w:rFonts w:hint="eastAsia"/>
              <w:rPrChange w:id="7944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측정</w:delText>
          </w:r>
          <w:r w:rsidR="002C63BA" w:rsidRPr="002646CB" w:rsidDel="00F11B74">
            <w:rPr>
              <w:rPrChange w:id="7945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, </w:delText>
          </w:r>
          <w:r w:rsidR="002C63BA" w:rsidRPr="002646CB" w:rsidDel="00F11B74">
            <w:rPr>
              <w:rFonts w:hint="eastAsia"/>
              <w:rPrChange w:id="7946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단위는</w:delText>
          </w:r>
          <w:r w:rsidR="002C63BA" w:rsidRPr="002646CB" w:rsidDel="00F11B74">
            <w:rPr>
              <w:rPrChange w:id="7947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kW, </w:delText>
          </w:r>
          <w:r w:rsidR="002C63BA" w:rsidRPr="002646CB" w:rsidDel="00F11B74">
            <w:rPr>
              <w:rFonts w:hint="eastAsia"/>
              <w:rPrChange w:id="7948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값의</w:delText>
          </w:r>
          <w:r w:rsidR="002C63BA" w:rsidRPr="002646CB" w:rsidDel="00F11B74">
            <w:rPr>
              <w:rPrChange w:id="7949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="002C63BA" w:rsidRPr="002646CB" w:rsidDel="00F11B74">
            <w:rPr>
              <w:rFonts w:hint="eastAsia"/>
              <w:rPrChange w:id="7950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범위는</w:delText>
          </w:r>
          <w:r w:rsidR="002C63BA" w:rsidRPr="002646CB" w:rsidDel="00F11B74">
            <w:rPr>
              <w:rPrChange w:id="7951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0 </w:delText>
          </w:r>
          <w:r w:rsidR="002C63BA" w:rsidRPr="002646CB" w:rsidDel="00F11B74">
            <w:rPr>
              <w:rFonts w:hint="eastAsia"/>
              <w:rPrChange w:id="7952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이상</w:delText>
          </w:r>
        </w:del>
      </w:ins>
    </w:p>
    <w:p w14:paraId="4D064D26" w14:textId="05CA9296" w:rsidR="005B462C" w:rsidRPr="002646CB" w:rsidRDefault="005B462C">
      <w:pPr>
        <w:rPr>
          <w:ins w:id="7953" w:author="박 진상" w:date="2019-10-28T18:57:00Z"/>
        </w:rPr>
      </w:pPr>
    </w:p>
    <w:p w14:paraId="4766278F" w14:textId="35087317" w:rsidR="005B462C" w:rsidRPr="002646CB" w:rsidRDefault="005B462C">
      <w:pPr>
        <w:rPr>
          <w:ins w:id="7954" w:author="박 진상" w:date="2019-10-28T18:57:00Z"/>
        </w:rPr>
      </w:pPr>
    </w:p>
    <w:p w14:paraId="1B2CA917" w14:textId="2C230798" w:rsidR="005B462C" w:rsidRPr="002646CB" w:rsidRDefault="005B462C" w:rsidP="005B462C">
      <w:pPr>
        <w:jc w:val="center"/>
        <w:rPr>
          <w:ins w:id="7955" w:author="박 진상" w:date="2019-10-28T18:57:00Z"/>
          <w:b/>
          <w:bCs/>
        </w:rPr>
      </w:pPr>
      <w:ins w:id="7956" w:author="박 진상" w:date="2019-10-28T18:57:00Z">
        <w:r w:rsidRPr="002646CB">
          <w:rPr>
            <w:rFonts w:hint="eastAsia"/>
            <w:b/>
            <w:bCs/>
          </w:rPr>
          <w:t>표</w:t>
        </w:r>
        <w:r w:rsidRPr="002646CB">
          <w:rPr>
            <w:b/>
            <w:bCs/>
          </w:rPr>
          <w:t xml:space="preserve">1 – </w:t>
        </w:r>
        <w:r w:rsidRPr="002646CB">
          <w:rPr>
            <w:rFonts w:hint="eastAsia"/>
            <w:b/>
            <w:bCs/>
          </w:rPr>
          <w:t>측정데이터</w:t>
        </w:r>
      </w:ins>
      <w:ins w:id="7957" w:author="박 진상" w:date="2019-10-28T19:19:00Z">
        <w:r w:rsidR="00743A9B" w:rsidRPr="002646CB">
          <w:rPr>
            <w:b/>
            <w:bCs/>
          </w:rPr>
          <w:t xml:space="preserve"> </w:t>
        </w:r>
        <w:r w:rsidR="00743A9B" w:rsidRPr="002646CB">
          <w:rPr>
            <w:rFonts w:hint="eastAsia"/>
            <w:b/>
            <w:bCs/>
          </w:rPr>
          <w:t>및</w:t>
        </w:r>
        <w:r w:rsidR="00743A9B" w:rsidRPr="002646CB">
          <w:rPr>
            <w:b/>
            <w:bCs/>
          </w:rPr>
          <w:t xml:space="preserve"> </w:t>
        </w:r>
        <w:r w:rsidR="00743A9B" w:rsidRPr="002646CB">
          <w:rPr>
            <w:rFonts w:hint="eastAsia"/>
            <w:b/>
            <w:bCs/>
          </w:rPr>
          <w:t>측정값</w:t>
        </w:r>
      </w:ins>
    </w:p>
    <w:p w14:paraId="1B5F9DA4" w14:textId="2DF8D51E" w:rsidR="005B462C" w:rsidRPr="002646CB" w:rsidRDefault="005B462C" w:rsidP="005B462C">
      <w:pPr>
        <w:jc w:val="center"/>
        <w:rPr>
          <w:ins w:id="7958" w:author="박 진상" w:date="2019-10-28T19:22:00Z"/>
          <w:b/>
          <w:bCs/>
        </w:rPr>
      </w:pPr>
    </w:p>
    <w:tbl>
      <w:tblPr>
        <w:tblStyle w:val="aff0"/>
        <w:tblW w:w="0" w:type="auto"/>
        <w:tblInd w:w="250" w:type="dxa"/>
        <w:tblLook w:val="04A0" w:firstRow="1" w:lastRow="0" w:firstColumn="1" w:lastColumn="0" w:noHBand="0" w:noVBand="1"/>
      </w:tblPr>
      <w:tblGrid>
        <w:gridCol w:w="567"/>
        <w:gridCol w:w="2367"/>
        <w:gridCol w:w="1592"/>
        <w:gridCol w:w="1002"/>
        <w:gridCol w:w="2182"/>
        <w:gridCol w:w="1592"/>
      </w:tblGrid>
      <w:tr w:rsidR="002646CB" w:rsidRPr="002646CB" w14:paraId="53453E52" w14:textId="77777777" w:rsidTr="00FF0EC9">
        <w:trPr>
          <w:ins w:id="7959" w:author="박 진상" w:date="2019-10-28T19:23:00Z"/>
        </w:trPr>
        <w:tc>
          <w:tcPr>
            <w:tcW w:w="567" w:type="dxa"/>
          </w:tcPr>
          <w:p w14:paraId="0AEDD12D" w14:textId="61DB9833" w:rsidR="00743A9B" w:rsidRPr="002646CB" w:rsidRDefault="00743A9B">
            <w:pPr>
              <w:rPr>
                <w:ins w:id="7960" w:author="박 진상" w:date="2019-10-28T19:23:00Z"/>
                <w:rPrChange w:id="7961" w:author="ETRI-김종원" w:date="2019-12-10T10:44:00Z">
                  <w:rPr>
                    <w:ins w:id="7962" w:author="박 진상" w:date="2019-10-28T19:23:00Z"/>
                    <w:b/>
                    <w:bCs/>
                  </w:rPr>
                </w:rPrChange>
              </w:rPr>
              <w:pPrChange w:id="7963" w:author="박 진상" w:date="2019-10-28T19:24:00Z">
                <w:pPr>
                  <w:jc w:val="center"/>
                </w:pPr>
              </w:pPrChange>
            </w:pPr>
            <w:ins w:id="7964" w:author="박 진상" w:date="2019-10-28T19:24:00Z">
              <w:r w:rsidRPr="002646CB">
                <w:rPr>
                  <w:rPrChange w:id="7965" w:author="ETRI-김종원" w:date="2019-12-10T10:44:00Z">
                    <w:rPr>
                      <w:b/>
                      <w:bCs/>
                    </w:rPr>
                  </w:rPrChange>
                </w:rPr>
                <w:t>NO</w:t>
              </w:r>
            </w:ins>
          </w:p>
        </w:tc>
        <w:tc>
          <w:tcPr>
            <w:tcW w:w="2367" w:type="dxa"/>
          </w:tcPr>
          <w:p w14:paraId="607E553B" w14:textId="3D7BBD3C" w:rsidR="00743A9B" w:rsidRPr="002646CB" w:rsidRDefault="00743A9B" w:rsidP="005B462C">
            <w:pPr>
              <w:jc w:val="center"/>
              <w:rPr>
                <w:ins w:id="7966" w:author="박 진상" w:date="2019-10-28T19:23:00Z"/>
                <w:rPrChange w:id="7967" w:author="ETRI-김종원" w:date="2019-12-10T10:44:00Z">
                  <w:rPr>
                    <w:ins w:id="7968" w:author="박 진상" w:date="2019-10-28T19:23:00Z"/>
                    <w:b/>
                    <w:bCs/>
                  </w:rPr>
                </w:rPrChange>
              </w:rPr>
            </w:pPr>
            <w:ins w:id="7969" w:author="박 진상" w:date="2019-10-28T19:24:00Z">
              <w:r w:rsidRPr="002646CB">
                <w:rPr>
                  <w:rFonts w:hint="eastAsia"/>
                  <w:rPrChange w:id="7970" w:author="ETRI-김종원" w:date="2019-12-10T10:44:00Z">
                    <w:rPr>
                      <w:rFonts w:hint="eastAsia"/>
                      <w:b/>
                      <w:bCs/>
                    </w:rPr>
                  </w:rPrChange>
                </w:rPr>
                <w:t>측정데이터</w:t>
              </w:r>
            </w:ins>
          </w:p>
        </w:tc>
        <w:tc>
          <w:tcPr>
            <w:tcW w:w="1592" w:type="dxa"/>
          </w:tcPr>
          <w:p w14:paraId="6998A6E0" w14:textId="7D002863" w:rsidR="00743A9B" w:rsidRPr="002646CB" w:rsidRDefault="00743A9B" w:rsidP="005B462C">
            <w:pPr>
              <w:jc w:val="center"/>
              <w:rPr>
                <w:ins w:id="7971" w:author="박 진상" w:date="2019-10-28T19:23:00Z"/>
                <w:rPrChange w:id="7972" w:author="ETRI-김종원" w:date="2019-12-10T10:44:00Z">
                  <w:rPr>
                    <w:ins w:id="7973" w:author="박 진상" w:date="2019-10-28T19:23:00Z"/>
                    <w:b/>
                    <w:bCs/>
                  </w:rPr>
                </w:rPrChange>
              </w:rPr>
            </w:pPr>
            <w:ins w:id="7974" w:author="박 진상" w:date="2019-10-28T19:24:00Z">
              <w:r w:rsidRPr="002646CB">
                <w:rPr>
                  <w:rFonts w:hint="eastAsia"/>
                  <w:rPrChange w:id="7975" w:author="ETRI-김종원" w:date="2019-12-10T10:44:00Z">
                    <w:rPr>
                      <w:rFonts w:hint="eastAsia"/>
                      <w:b/>
                      <w:bCs/>
                    </w:rPr>
                  </w:rPrChange>
                </w:rPr>
                <w:t>약어</w:t>
              </w:r>
            </w:ins>
          </w:p>
        </w:tc>
        <w:tc>
          <w:tcPr>
            <w:tcW w:w="1002" w:type="dxa"/>
          </w:tcPr>
          <w:p w14:paraId="2046D58A" w14:textId="49659932" w:rsidR="00743A9B" w:rsidRPr="002646CB" w:rsidRDefault="00743A9B" w:rsidP="005B462C">
            <w:pPr>
              <w:jc w:val="center"/>
              <w:rPr>
                <w:ins w:id="7976" w:author="박 진상" w:date="2019-10-28T19:23:00Z"/>
                <w:rPrChange w:id="7977" w:author="ETRI-김종원" w:date="2019-12-10T10:44:00Z">
                  <w:rPr>
                    <w:ins w:id="7978" w:author="박 진상" w:date="2019-10-28T19:23:00Z"/>
                    <w:b/>
                    <w:bCs/>
                  </w:rPr>
                </w:rPrChange>
              </w:rPr>
            </w:pPr>
            <w:ins w:id="7979" w:author="박 진상" w:date="2019-10-28T19:24:00Z">
              <w:r w:rsidRPr="002646CB">
                <w:rPr>
                  <w:rFonts w:hint="eastAsia"/>
                  <w:rPrChange w:id="7980" w:author="ETRI-김종원" w:date="2019-12-10T10:44:00Z">
                    <w:rPr>
                      <w:rFonts w:hint="eastAsia"/>
                      <w:b/>
                      <w:bCs/>
                    </w:rPr>
                  </w:rPrChange>
                </w:rPr>
                <w:t>단위</w:t>
              </w:r>
            </w:ins>
          </w:p>
        </w:tc>
        <w:tc>
          <w:tcPr>
            <w:tcW w:w="2182" w:type="dxa"/>
          </w:tcPr>
          <w:p w14:paraId="587AD3C4" w14:textId="15F91CC8" w:rsidR="00743A9B" w:rsidRPr="002646CB" w:rsidRDefault="00743A9B" w:rsidP="005B462C">
            <w:pPr>
              <w:jc w:val="center"/>
              <w:rPr>
                <w:ins w:id="7981" w:author="박 진상" w:date="2019-10-28T19:23:00Z"/>
                <w:rPrChange w:id="7982" w:author="ETRI-김종원" w:date="2019-12-10T10:44:00Z">
                  <w:rPr>
                    <w:ins w:id="7983" w:author="박 진상" w:date="2019-10-28T19:23:00Z"/>
                    <w:b/>
                    <w:bCs/>
                  </w:rPr>
                </w:rPrChange>
              </w:rPr>
            </w:pPr>
            <w:ins w:id="7984" w:author="박 진상" w:date="2019-10-28T19:24:00Z">
              <w:r w:rsidRPr="002646CB">
                <w:rPr>
                  <w:rFonts w:hint="eastAsia"/>
                  <w:rPrChange w:id="7985" w:author="ETRI-김종원" w:date="2019-12-10T10:44:00Z">
                    <w:rPr>
                      <w:rFonts w:hint="eastAsia"/>
                      <w:b/>
                      <w:bCs/>
                    </w:rPr>
                  </w:rPrChange>
                </w:rPr>
                <w:t>값의</w:t>
              </w:r>
              <w:r w:rsidRPr="002646CB">
                <w:rPr>
                  <w:rPrChange w:id="7986" w:author="ETRI-김종원" w:date="2019-12-10T10:44:00Z">
                    <w:rPr>
                      <w:b/>
                      <w:bCs/>
                    </w:rPr>
                  </w:rPrChange>
                </w:rPr>
                <w:t xml:space="preserve"> </w:t>
              </w:r>
              <w:r w:rsidRPr="002646CB">
                <w:rPr>
                  <w:rFonts w:hint="eastAsia"/>
                  <w:rPrChange w:id="7987" w:author="ETRI-김종원" w:date="2019-12-10T10:44:00Z">
                    <w:rPr>
                      <w:rFonts w:hint="eastAsia"/>
                      <w:b/>
                      <w:bCs/>
                    </w:rPr>
                  </w:rPrChange>
                </w:rPr>
                <w:t>범위</w:t>
              </w:r>
            </w:ins>
          </w:p>
        </w:tc>
        <w:tc>
          <w:tcPr>
            <w:tcW w:w="1592" w:type="dxa"/>
          </w:tcPr>
          <w:p w14:paraId="7B1AEEBA" w14:textId="25C56176" w:rsidR="00743A9B" w:rsidRPr="002646CB" w:rsidRDefault="00743A9B">
            <w:pPr>
              <w:jc w:val="center"/>
              <w:rPr>
                <w:ins w:id="7988" w:author="박 진상" w:date="2019-10-28T19:23:00Z"/>
                <w:rPrChange w:id="7989" w:author="ETRI-김종원" w:date="2019-12-10T10:44:00Z">
                  <w:rPr>
                    <w:ins w:id="7990" w:author="박 진상" w:date="2019-10-28T19:23:00Z"/>
                    <w:b/>
                    <w:bCs/>
                  </w:rPr>
                </w:rPrChange>
              </w:rPr>
            </w:pPr>
            <w:ins w:id="7991" w:author="박 진상" w:date="2019-10-28T19:24:00Z">
              <w:r w:rsidRPr="002646CB">
                <w:rPr>
                  <w:rFonts w:hint="eastAsia"/>
                  <w:rPrChange w:id="7992" w:author="ETRI-김종원" w:date="2019-12-10T10:44:00Z">
                    <w:rPr>
                      <w:rFonts w:hint="eastAsia"/>
                      <w:b/>
                      <w:bCs/>
                    </w:rPr>
                  </w:rPrChange>
                </w:rPr>
                <w:t>측정지점</w:t>
              </w:r>
            </w:ins>
          </w:p>
        </w:tc>
      </w:tr>
      <w:tr w:rsidR="002646CB" w:rsidRPr="002646CB" w14:paraId="4EAA1E1E" w14:textId="77777777" w:rsidTr="00FF0EC9">
        <w:trPr>
          <w:ins w:id="7993" w:author="박 진상" w:date="2019-10-28T19:23:00Z"/>
        </w:trPr>
        <w:tc>
          <w:tcPr>
            <w:tcW w:w="567" w:type="dxa"/>
          </w:tcPr>
          <w:p w14:paraId="2274A73C" w14:textId="406AC760" w:rsidR="00743A9B" w:rsidRPr="002646CB" w:rsidRDefault="00743A9B" w:rsidP="005B462C">
            <w:pPr>
              <w:jc w:val="center"/>
              <w:rPr>
                <w:ins w:id="7994" w:author="박 진상" w:date="2019-10-28T19:23:00Z"/>
                <w:rPrChange w:id="7995" w:author="ETRI-김종원" w:date="2019-12-10T10:44:00Z">
                  <w:rPr>
                    <w:ins w:id="7996" w:author="박 진상" w:date="2019-10-28T19:23:00Z"/>
                    <w:b/>
                    <w:bCs/>
                  </w:rPr>
                </w:rPrChange>
              </w:rPr>
            </w:pPr>
            <w:ins w:id="7997" w:author="박 진상" w:date="2019-10-28T19:24:00Z">
              <w:r w:rsidRPr="002646CB">
                <w:rPr>
                  <w:rPrChange w:id="7998" w:author="ETRI-김종원" w:date="2019-12-10T10:44:00Z">
                    <w:rPr>
                      <w:b/>
                      <w:bCs/>
                    </w:rPr>
                  </w:rPrChange>
                </w:rPr>
                <w:t>1</w:t>
              </w:r>
            </w:ins>
          </w:p>
        </w:tc>
        <w:tc>
          <w:tcPr>
            <w:tcW w:w="2367" w:type="dxa"/>
          </w:tcPr>
          <w:p w14:paraId="70405B4C" w14:textId="5077F96C" w:rsidR="00743A9B" w:rsidRPr="002646CB" w:rsidRDefault="00743A9B" w:rsidP="005B462C">
            <w:pPr>
              <w:jc w:val="center"/>
              <w:rPr>
                <w:ins w:id="7999" w:author="박 진상" w:date="2019-10-28T19:23:00Z"/>
                <w:rPrChange w:id="8000" w:author="ETRI-김종원" w:date="2019-12-10T10:44:00Z">
                  <w:rPr>
                    <w:ins w:id="8001" w:author="박 진상" w:date="2019-10-28T19:23:00Z"/>
                    <w:b/>
                    <w:bCs/>
                  </w:rPr>
                </w:rPrChange>
              </w:rPr>
            </w:pPr>
            <w:ins w:id="8002" w:author="박 진상" w:date="2019-10-28T19:25:00Z">
              <w:r w:rsidRPr="002646CB">
                <w:rPr>
                  <w:rFonts w:hint="eastAsia"/>
                  <w:rPrChange w:id="8003" w:author="ETRI-김종원" w:date="2019-12-10T10:44:00Z">
                    <w:rPr>
                      <w:rFonts w:hint="eastAsia"/>
                      <w:b/>
                      <w:bCs/>
                    </w:rPr>
                  </w:rPrChange>
                </w:rPr>
                <w:t>태양광발전전력</w:t>
              </w:r>
            </w:ins>
          </w:p>
        </w:tc>
        <w:tc>
          <w:tcPr>
            <w:tcW w:w="1592" w:type="dxa"/>
          </w:tcPr>
          <w:p w14:paraId="6FFB5CC8" w14:textId="641969FC" w:rsidR="00743A9B" w:rsidRPr="002646CB" w:rsidRDefault="00743A9B" w:rsidP="005B462C">
            <w:pPr>
              <w:jc w:val="center"/>
              <w:rPr>
                <w:ins w:id="8004" w:author="박 진상" w:date="2019-10-28T19:23:00Z"/>
                <w:rPrChange w:id="8005" w:author="ETRI-김종원" w:date="2019-12-10T10:44:00Z">
                  <w:rPr>
                    <w:ins w:id="8006" w:author="박 진상" w:date="2019-10-28T19:23:00Z"/>
                    <w:b/>
                    <w:bCs/>
                  </w:rPr>
                </w:rPrChange>
              </w:rPr>
            </w:pPr>
            <w:ins w:id="8007" w:author="박 진상" w:date="2019-10-28T19:26:00Z">
              <w:r w:rsidRPr="002646CB">
                <w:t>PO</w:t>
              </w:r>
              <w:r w:rsidRPr="002646CB">
                <w:rPr>
                  <w:vertAlign w:val="subscript"/>
                </w:rPr>
                <w:t>PV</w:t>
              </w:r>
            </w:ins>
          </w:p>
        </w:tc>
        <w:tc>
          <w:tcPr>
            <w:tcW w:w="1002" w:type="dxa"/>
          </w:tcPr>
          <w:p w14:paraId="19234D55" w14:textId="7AE4B62B" w:rsidR="00743A9B" w:rsidRPr="002646CB" w:rsidRDefault="00743A9B" w:rsidP="005B462C">
            <w:pPr>
              <w:jc w:val="center"/>
              <w:rPr>
                <w:ins w:id="8008" w:author="박 진상" w:date="2019-10-28T19:23:00Z"/>
                <w:rPrChange w:id="8009" w:author="ETRI-김종원" w:date="2019-12-10T10:44:00Z">
                  <w:rPr>
                    <w:ins w:id="8010" w:author="박 진상" w:date="2019-10-28T19:23:00Z"/>
                    <w:b/>
                    <w:bCs/>
                  </w:rPr>
                </w:rPrChange>
              </w:rPr>
            </w:pPr>
            <w:ins w:id="8011" w:author="박 진상" w:date="2019-10-28T19:27:00Z">
              <w:r w:rsidRPr="002646CB">
                <w:t>kW</w:t>
              </w:r>
            </w:ins>
          </w:p>
        </w:tc>
        <w:tc>
          <w:tcPr>
            <w:tcW w:w="2182" w:type="dxa"/>
          </w:tcPr>
          <w:p w14:paraId="7A5A8646" w14:textId="24B0D07B" w:rsidR="00743A9B" w:rsidRPr="002646CB" w:rsidRDefault="00FF0EC9" w:rsidP="005B462C">
            <w:pPr>
              <w:jc w:val="center"/>
              <w:rPr>
                <w:ins w:id="8012" w:author="박 진상" w:date="2019-10-28T19:23:00Z"/>
                <w:rPrChange w:id="8013" w:author="ETRI-김종원" w:date="2019-12-10T10:44:00Z">
                  <w:rPr>
                    <w:ins w:id="8014" w:author="박 진상" w:date="2019-10-28T19:23:00Z"/>
                    <w:b/>
                    <w:bCs/>
                  </w:rPr>
                </w:rPrChange>
              </w:rPr>
            </w:pPr>
            <w:ins w:id="8015" w:author="박 진상" w:date="2019-10-28T19:27:00Z">
              <w:r w:rsidRPr="002646CB">
                <w:t xml:space="preserve">0 </w:t>
              </w:r>
              <w:r w:rsidRPr="002646CB">
                <w:rPr>
                  <w:rFonts w:hint="eastAsia"/>
                </w:rPr>
                <w:t>이상</w:t>
              </w:r>
            </w:ins>
          </w:p>
        </w:tc>
        <w:tc>
          <w:tcPr>
            <w:tcW w:w="1592" w:type="dxa"/>
          </w:tcPr>
          <w:p w14:paraId="7DDE27CF" w14:textId="5576F629" w:rsidR="00743A9B" w:rsidRPr="002646CB" w:rsidRDefault="00FF0EC9">
            <w:pPr>
              <w:jc w:val="center"/>
              <w:rPr>
                <w:ins w:id="8016" w:author="박 진상" w:date="2019-10-28T19:23:00Z"/>
                <w:rPrChange w:id="8017" w:author="ETRI-김종원" w:date="2019-12-10T10:44:00Z">
                  <w:rPr>
                    <w:ins w:id="8018" w:author="박 진상" w:date="2019-10-28T19:23:00Z"/>
                    <w:b/>
                    <w:bCs/>
                  </w:rPr>
                </w:rPrChange>
              </w:rPr>
            </w:pPr>
            <w:ins w:id="8019" w:author="박 진상" w:date="2019-10-28T19:28:00Z">
              <w:r w:rsidRPr="002646CB">
                <w:t>SM3</w:t>
              </w:r>
            </w:ins>
          </w:p>
        </w:tc>
      </w:tr>
      <w:tr w:rsidR="002646CB" w:rsidRPr="002646CB" w14:paraId="02BE6C63" w14:textId="77777777" w:rsidTr="00FF0EC9">
        <w:trPr>
          <w:ins w:id="8020" w:author="박 진상" w:date="2019-10-28T19:23:00Z"/>
        </w:trPr>
        <w:tc>
          <w:tcPr>
            <w:tcW w:w="567" w:type="dxa"/>
          </w:tcPr>
          <w:p w14:paraId="6F5250B8" w14:textId="5B6F8876" w:rsidR="00743A9B" w:rsidRPr="002646CB" w:rsidRDefault="00743A9B" w:rsidP="005B462C">
            <w:pPr>
              <w:jc w:val="center"/>
              <w:rPr>
                <w:ins w:id="8021" w:author="박 진상" w:date="2019-10-28T19:23:00Z"/>
                <w:rPrChange w:id="8022" w:author="ETRI-김종원" w:date="2019-12-10T10:44:00Z">
                  <w:rPr>
                    <w:ins w:id="8023" w:author="박 진상" w:date="2019-10-28T19:23:00Z"/>
                    <w:b/>
                    <w:bCs/>
                  </w:rPr>
                </w:rPrChange>
              </w:rPr>
            </w:pPr>
            <w:ins w:id="8024" w:author="박 진상" w:date="2019-10-28T19:24:00Z">
              <w:r w:rsidRPr="002646CB">
                <w:rPr>
                  <w:rPrChange w:id="8025" w:author="ETRI-김종원" w:date="2019-12-10T10:44:00Z">
                    <w:rPr>
                      <w:b/>
                      <w:bCs/>
                    </w:rPr>
                  </w:rPrChange>
                </w:rPr>
                <w:t>2</w:t>
              </w:r>
            </w:ins>
          </w:p>
        </w:tc>
        <w:tc>
          <w:tcPr>
            <w:tcW w:w="2367" w:type="dxa"/>
          </w:tcPr>
          <w:p w14:paraId="43EF8B4B" w14:textId="06421304" w:rsidR="00743A9B" w:rsidRPr="002646CB" w:rsidRDefault="00743A9B" w:rsidP="005B462C">
            <w:pPr>
              <w:jc w:val="center"/>
              <w:rPr>
                <w:ins w:id="8026" w:author="박 진상" w:date="2019-10-28T19:23:00Z"/>
                <w:rPrChange w:id="8027" w:author="ETRI-김종원" w:date="2019-12-10T10:44:00Z">
                  <w:rPr>
                    <w:ins w:id="8028" w:author="박 진상" w:date="2019-10-28T19:23:00Z"/>
                    <w:b/>
                    <w:bCs/>
                  </w:rPr>
                </w:rPrChange>
              </w:rPr>
            </w:pPr>
            <w:ins w:id="8029" w:author="박 진상" w:date="2019-10-28T19:25:00Z">
              <w:r w:rsidRPr="002646CB">
                <w:rPr>
                  <w:rFonts w:hint="eastAsia"/>
                  <w:rPrChange w:id="8030" w:author="ETRI-김종원" w:date="2019-12-10T10:44:00Z">
                    <w:rPr>
                      <w:rFonts w:hint="eastAsia"/>
                      <w:b/>
                      <w:bCs/>
                    </w:rPr>
                  </w:rPrChange>
                </w:rPr>
                <w:t>태양광발전</w:t>
              </w:r>
              <w:del w:id="8031" w:author="ETRI-김종원" w:date="2019-12-02T17:26:00Z">
                <w:r w:rsidRPr="002646CB" w:rsidDel="00647810">
                  <w:rPr>
                    <w:rPrChange w:id="8032" w:author="ETRI-김종원" w:date="2019-12-10T10:44:00Z">
                      <w:rPr>
                        <w:b/>
                        <w:bCs/>
                      </w:rPr>
                    </w:rPrChange>
                  </w:rPr>
                  <w:delText xml:space="preserve"> </w:delText>
                </w:r>
              </w:del>
              <w:r w:rsidRPr="002646CB">
                <w:rPr>
                  <w:rFonts w:hint="eastAsia"/>
                  <w:rPrChange w:id="8033" w:author="ETRI-김종원" w:date="2019-12-10T10:44:00Z">
                    <w:rPr>
                      <w:rFonts w:hint="eastAsia"/>
                      <w:b/>
                      <w:bCs/>
                    </w:rPr>
                  </w:rPrChange>
                </w:rPr>
                <w:t>전력량</w:t>
              </w:r>
            </w:ins>
          </w:p>
        </w:tc>
        <w:tc>
          <w:tcPr>
            <w:tcW w:w="1592" w:type="dxa"/>
          </w:tcPr>
          <w:p w14:paraId="57BF9E2D" w14:textId="27800364" w:rsidR="00743A9B" w:rsidRPr="002646CB" w:rsidRDefault="00743A9B" w:rsidP="005B462C">
            <w:pPr>
              <w:jc w:val="center"/>
              <w:rPr>
                <w:ins w:id="8034" w:author="박 진상" w:date="2019-10-28T19:23:00Z"/>
                <w:rPrChange w:id="8035" w:author="ETRI-김종원" w:date="2019-12-10T10:44:00Z">
                  <w:rPr>
                    <w:ins w:id="8036" w:author="박 진상" w:date="2019-10-28T19:23:00Z"/>
                    <w:b/>
                    <w:bCs/>
                  </w:rPr>
                </w:rPrChange>
              </w:rPr>
            </w:pPr>
            <w:ins w:id="8037" w:author="박 진상" w:date="2019-10-28T19:26:00Z">
              <w:r w:rsidRPr="002646CB">
                <w:t>EO</w:t>
              </w:r>
              <w:r w:rsidRPr="002646CB">
                <w:rPr>
                  <w:vertAlign w:val="subscript"/>
                </w:rPr>
                <w:t>PV</w:t>
              </w:r>
            </w:ins>
          </w:p>
        </w:tc>
        <w:tc>
          <w:tcPr>
            <w:tcW w:w="1002" w:type="dxa"/>
          </w:tcPr>
          <w:p w14:paraId="6D240DB2" w14:textId="6778D67D" w:rsidR="00743A9B" w:rsidRPr="002646CB" w:rsidRDefault="00743A9B" w:rsidP="005B462C">
            <w:pPr>
              <w:jc w:val="center"/>
              <w:rPr>
                <w:ins w:id="8038" w:author="박 진상" w:date="2019-10-28T19:23:00Z"/>
                <w:rPrChange w:id="8039" w:author="ETRI-김종원" w:date="2019-12-10T10:44:00Z">
                  <w:rPr>
                    <w:ins w:id="8040" w:author="박 진상" w:date="2019-10-28T19:23:00Z"/>
                    <w:b/>
                    <w:bCs/>
                  </w:rPr>
                </w:rPrChange>
              </w:rPr>
            </w:pPr>
            <w:ins w:id="8041" w:author="박 진상" w:date="2019-10-28T19:27:00Z">
              <w:r w:rsidRPr="002646CB">
                <w:t>kWh</w:t>
              </w:r>
            </w:ins>
          </w:p>
        </w:tc>
        <w:tc>
          <w:tcPr>
            <w:tcW w:w="2182" w:type="dxa"/>
          </w:tcPr>
          <w:p w14:paraId="1B2E4E57" w14:textId="223A83FD" w:rsidR="00743A9B" w:rsidRPr="002646CB" w:rsidRDefault="00FF0EC9" w:rsidP="005B462C">
            <w:pPr>
              <w:jc w:val="center"/>
              <w:rPr>
                <w:ins w:id="8042" w:author="박 진상" w:date="2019-10-28T19:23:00Z"/>
                <w:rPrChange w:id="8043" w:author="ETRI-김종원" w:date="2019-12-10T10:44:00Z">
                  <w:rPr>
                    <w:ins w:id="8044" w:author="박 진상" w:date="2019-10-28T19:23:00Z"/>
                    <w:b/>
                    <w:bCs/>
                  </w:rPr>
                </w:rPrChange>
              </w:rPr>
            </w:pPr>
            <w:ins w:id="8045" w:author="박 진상" w:date="2019-10-28T19:27:00Z">
              <w:r w:rsidRPr="002646CB">
                <w:t xml:space="preserve">0 </w:t>
              </w:r>
              <w:r w:rsidRPr="002646CB">
                <w:rPr>
                  <w:rFonts w:hint="eastAsia"/>
                </w:rPr>
                <w:t>이상</w:t>
              </w:r>
            </w:ins>
          </w:p>
        </w:tc>
        <w:tc>
          <w:tcPr>
            <w:tcW w:w="1592" w:type="dxa"/>
          </w:tcPr>
          <w:p w14:paraId="5A803001" w14:textId="30EE949C" w:rsidR="00743A9B" w:rsidRPr="002646CB" w:rsidRDefault="00FF0EC9">
            <w:pPr>
              <w:jc w:val="center"/>
              <w:rPr>
                <w:ins w:id="8046" w:author="박 진상" w:date="2019-10-28T19:23:00Z"/>
                <w:rPrChange w:id="8047" w:author="ETRI-김종원" w:date="2019-12-10T10:44:00Z">
                  <w:rPr>
                    <w:ins w:id="8048" w:author="박 진상" w:date="2019-10-28T19:23:00Z"/>
                    <w:b/>
                    <w:bCs/>
                  </w:rPr>
                </w:rPrChange>
              </w:rPr>
            </w:pPr>
            <w:ins w:id="8049" w:author="박 진상" w:date="2019-10-28T19:28:00Z">
              <w:r w:rsidRPr="002646CB">
                <w:t>SM3</w:t>
              </w:r>
            </w:ins>
          </w:p>
        </w:tc>
      </w:tr>
      <w:tr w:rsidR="002646CB" w:rsidRPr="002646CB" w14:paraId="3338AAC4" w14:textId="77777777" w:rsidTr="00FF0EC9">
        <w:trPr>
          <w:ins w:id="8050" w:author="박 진상" w:date="2019-10-28T19:23:00Z"/>
        </w:trPr>
        <w:tc>
          <w:tcPr>
            <w:tcW w:w="567" w:type="dxa"/>
          </w:tcPr>
          <w:p w14:paraId="5E50B328" w14:textId="60D307DB" w:rsidR="00743A9B" w:rsidRPr="002646CB" w:rsidRDefault="00743A9B" w:rsidP="005B462C">
            <w:pPr>
              <w:jc w:val="center"/>
              <w:rPr>
                <w:ins w:id="8051" w:author="박 진상" w:date="2019-10-28T19:23:00Z"/>
                <w:rPrChange w:id="8052" w:author="ETRI-김종원" w:date="2019-12-10T10:44:00Z">
                  <w:rPr>
                    <w:ins w:id="8053" w:author="박 진상" w:date="2019-10-28T19:23:00Z"/>
                    <w:b/>
                    <w:bCs/>
                  </w:rPr>
                </w:rPrChange>
              </w:rPr>
            </w:pPr>
            <w:ins w:id="8054" w:author="박 진상" w:date="2019-10-28T19:24:00Z">
              <w:r w:rsidRPr="002646CB">
                <w:rPr>
                  <w:rPrChange w:id="8055" w:author="ETRI-김종원" w:date="2019-12-10T10:44:00Z">
                    <w:rPr>
                      <w:b/>
                      <w:bCs/>
                    </w:rPr>
                  </w:rPrChange>
                </w:rPr>
                <w:t>3</w:t>
              </w:r>
            </w:ins>
          </w:p>
        </w:tc>
        <w:tc>
          <w:tcPr>
            <w:tcW w:w="2367" w:type="dxa"/>
          </w:tcPr>
          <w:p w14:paraId="58F5F147" w14:textId="1D3C577B" w:rsidR="00743A9B" w:rsidRPr="002646CB" w:rsidRDefault="00743A9B" w:rsidP="005B462C">
            <w:pPr>
              <w:jc w:val="center"/>
              <w:rPr>
                <w:ins w:id="8056" w:author="박 진상" w:date="2019-10-28T19:23:00Z"/>
                <w:rPrChange w:id="8057" w:author="ETRI-김종원" w:date="2019-12-10T10:44:00Z">
                  <w:rPr>
                    <w:ins w:id="8058" w:author="박 진상" w:date="2019-10-28T19:23:00Z"/>
                    <w:b/>
                    <w:bCs/>
                  </w:rPr>
                </w:rPrChange>
              </w:rPr>
            </w:pPr>
            <w:ins w:id="8059" w:author="박 진상" w:date="2019-10-28T19:25:00Z">
              <w:r w:rsidRPr="002646CB">
                <w:rPr>
                  <w:rFonts w:hint="eastAsia"/>
                  <w:rPrChange w:id="8060" w:author="ETRI-김종원" w:date="2019-12-10T10:44:00Z">
                    <w:rPr>
                      <w:rFonts w:hint="eastAsia"/>
                      <w:b/>
                      <w:bCs/>
                    </w:rPr>
                  </w:rPrChange>
                </w:rPr>
                <w:t>에너지저장장치</w:t>
              </w:r>
              <w:del w:id="8061" w:author="ETRI-김종원" w:date="2019-12-02T17:26:00Z">
                <w:r w:rsidRPr="002646CB" w:rsidDel="00647810">
                  <w:rPr>
                    <w:rPrChange w:id="8062" w:author="ETRI-김종원" w:date="2019-12-10T10:44:00Z">
                      <w:rPr>
                        <w:b/>
                        <w:bCs/>
                      </w:rPr>
                    </w:rPrChange>
                  </w:rPr>
                  <w:delText xml:space="preserve"> </w:delText>
                </w:r>
              </w:del>
              <w:r w:rsidRPr="002646CB">
                <w:rPr>
                  <w:rFonts w:hint="eastAsia"/>
                  <w:rPrChange w:id="8063" w:author="ETRI-김종원" w:date="2019-12-10T10:44:00Z">
                    <w:rPr>
                      <w:rFonts w:hint="eastAsia"/>
                      <w:b/>
                      <w:bCs/>
                    </w:rPr>
                  </w:rPrChange>
                </w:rPr>
                <w:t>전력</w:t>
              </w:r>
            </w:ins>
          </w:p>
        </w:tc>
        <w:tc>
          <w:tcPr>
            <w:tcW w:w="1592" w:type="dxa"/>
          </w:tcPr>
          <w:p w14:paraId="6E362946" w14:textId="620A9622" w:rsidR="00743A9B" w:rsidRPr="002646CB" w:rsidRDefault="00743A9B" w:rsidP="005B462C">
            <w:pPr>
              <w:jc w:val="center"/>
              <w:rPr>
                <w:ins w:id="8064" w:author="박 진상" w:date="2019-10-28T19:23:00Z"/>
                <w:rPrChange w:id="8065" w:author="ETRI-김종원" w:date="2019-12-10T10:44:00Z">
                  <w:rPr>
                    <w:ins w:id="8066" w:author="박 진상" w:date="2019-10-28T19:23:00Z"/>
                    <w:b/>
                    <w:bCs/>
                  </w:rPr>
                </w:rPrChange>
              </w:rPr>
            </w:pPr>
            <w:ins w:id="8067" w:author="박 진상" w:date="2019-10-28T19:26:00Z">
              <w:r w:rsidRPr="002646CB">
                <w:t>PO</w:t>
              </w:r>
              <w:r w:rsidRPr="002646CB">
                <w:rPr>
                  <w:vertAlign w:val="subscript"/>
                </w:rPr>
                <w:t>E</w:t>
              </w:r>
            </w:ins>
            <w:ins w:id="8068" w:author="ETRI-김종원" w:date="2019-11-04T20:37:00Z">
              <w:r w:rsidR="007B0A68" w:rsidRPr="002646CB">
                <w:rPr>
                  <w:vertAlign w:val="subscript"/>
                </w:rPr>
                <w:t>ES</w:t>
              </w:r>
            </w:ins>
            <w:ins w:id="8069" w:author="박 진상" w:date="2019-10-28T19:26:00Z">
              <w:del w:id="8070" w:author="ETRI-김종원" w:date="2019-11-04T20:37:00Z">
                <w:r w:rsidRPr="002646CB" w:rsidDel="007B0A68">
                  <w:rPr>
                    <w:vertAlign w:val="subscript"/>
                  </w:rPr>
                  <w:delText>SS</w:delText>
                </w:r>
              </w:del>
            </w:ins>
          </w:p>
        </w:tc>
        <w:tc>
          <w:tcPr>
            <w:tcW w:w="1002" w:type="dxa"/>
          </w:tcPr>
          <w:p w14:paraId="2EDA65A1" w14:textId="44EFFFE3" w:rsidR="00743A9B" w:rsidRPr="002646CB" w:rsidRDefault="00743A9B" w:rsidP="005B462C">
            <w:pPr>
              <w:jc w:val="center"/>
              <w:rPr>
                <w:ins w:id="8071" w:author="박 진상" w:date="2019-10-28T19:23:00Z"/>
                <w:rPrChange w:id="8072" w:author="ETRI-김종원" w:date="2019-12-10T10:44:00Z">
                  <w:rPr>
                    <w:ins w:id="8073" w:author="박 진상" w:date="2019-10-28T19:23:00Z"/>
                    <w:b/>
                    <w:bCs/>
                  </w:rPr>
                </w:rPrChange>
              </w:rPr>
            </w:pPr>
            <w:ins w:id="8074" w:author="박 진상" w:date="2019-10-28T19:27:00Z">
              <w:r w:rsidRPr="002646CB">
                <w:t>kW</w:t>
              </w:r>
            </w:ins>
          </w:p>
        </w:tc>
        <w:tc>
          <w:tcPr>
            <w:tcW w:w="2182" w:type="dxa"/>
          </w:tcPr>
          <w:p w14:paraId="0B79AD6E" w14:textId="78BB29DD" w:rsidR="00743A9B" w:rsidRPr="002646CB" w:rsidRDefault="00FF0EC9" w:rsidP="005B462C">
            <w:pPr>
              <w:jc w:val="center"/>
              <w:rPr>
                <w:ins w:id="8075" w:author="박 진상" w:date="2019-10-28T19:23:00Z"/>
                <w:rPrChange w:id="8076" w:author="ETRI-김종원" w:date="2019-12-10T10:44:00Z">
                  <w:rPr>
                    <w:ins w:id="8077" w:author="박 진상" w:date="2019-10-28T19:23:00Z"/>
                    <w:b/>
                    <w:bCs/>
                  </w:rPr>
                </w:rPrChange>
              </w:rPr>
            </w:pPr>
            <w:ins w:id="8078" w:author="박 진상" w:date="2019-10-28T19:27:00Z">
              <w:r w:rsidRPr="002646CB">
                <w:t xml:space="preserve">0 </w:t>
              </w:r>
            </w:ins>
            <w:ins w:id="8079" w:author="ETRI-김종원" w:date="2019-11-04T20:37:00Z">
              <w:r w:rsidR="007B0A68" w:rsidRPr="002646CB">
                <w:rPr>
                  <w:rFonts w:hint="eastAsia"/>
                </w:rPr>
                <w:t>이상</w:t>
              </w:r>
              <w:r w:rsidR="007B0A68" w:rsidRPr="002646CB">
                <w:t xml:space="preserve"> </w:t>
              </w:r>
            </w:ins>
            <w:ins w:id="8080" w:author="박 진상" w:date="2019-10-28T19:28:00Z">
              <w:r w:rsidRPr="002646CB">
                <w:rPr>
                  <w:rFonts w:hint="eastAsia"/>
                </w:rPr>
                <w:t>또는</w:t>
              </w:r>
              <w:r w:rsidRPr="002646CB">
                <w:t xml:space="preserve"> 0</w:t>
              </w:r>
            </w:ins>
            <w:ins w:id="8081" w:author="ETRI-김종원" w:date="2019-11-04T20:38:00Z">
              <w:r w:rsidR="007B0A68" w:rsidRPr="002646CB">
                <w:t xml:space="preserve"> </w:t>
              </w:r>
              <w:r w:rsidR="007B0A68" w:rsidRPr="002646CB">
                <w:rPr>
                  <w:rFonts w:hint="eastAsia"/>
                </w:rPr>
                <w:t>이하</w:t>
              </w:r>
            </w:ins>
            <w:ins w:id="8082" w:author="박 진상" w:date="2019-10-28T19:28:00Z">
              <w:del w:id="8083" w:author="ETRI-김종원" w:date="2019-11-04T20:38:00Z">
                <w:r w:rsidRPr="002646CB" w:rsidDel="007B0A68">
                  <w:rPr>
                    <w:rFonts w:hint="eastAsia"/>
                  </w:rPr>
                  <w:delText>이</w:delText>
                </w:r>
              </w:del>
              <w:del w:id="8084" w:author="ETRI-김종원" w:date="2019-11-04T20:37:00Z">
                <w:r w:rsidRPr="002646CB" w:rsidDel="007B0A68">
                  <w:rPr>
                    <w:rFonts w:hint="eastAsia"/>
                  </w:rPr>
                  <w:delText>상</w:delText>
                </w:r>
              </w:del>
            </w:ins>
          </w:p>
        </w:tc>
        <w:tc>
          <w:tcPr>
            <w:tcW w:w="1592" w:type="dxa"/>
          </w:tcPr>
          <w:p w14:paraId="55FF0391" w14:textId="6047F837" w:rsidR="00743A9B" w:rsidRPr="002646CB" w:rsidRDefault="00FF0EC9">
            <w:pPr>
              <w:jc w:val="center"/>
              <w:rPr>
                <w:ins w:id="8085" w:author="박 진상" w:date="2019-10-28T19:23:00Z"/>
                <w:rPrChange w:id="8086" w:author="ETRI-김종원" w:date="2019-12-10T10:44:00Z">
                  <w:rPr>
                    <w:ins w:id="8087" w:author="박 진상" w:date="2019-10-28T19:23:00Z"/>
                    <w:b/>
                    <w:bCs/>
                  </w:rPr>
                </w:rPrChange>
              </w:rPr>
            </w:pPr>
            <w:ins w:id="8088" w:author="박 진상" w:date="2019-10-28T19:28:00Z">
              <w:r w:rsidRPr="002646CB">
                <w:t>SM2</w:t>
              </w:r>
            </w:ins>
          </w:p>
        </w:tc>
      </w:tr>
      <w:tr w:rsidR="002646CB" w:rsidRPr="002646CB" w14:paraId="01E73A02" w14:textId="77777777" w:rsidTr="00FF0EC9">
        <w:trPr>
          <w:ins w:id="8089" w:author="박 진상" w:date="2019-10-28T19:23:00Z"/>
        </w:trPr>
        <w:tc>
          <w:tcPr>
            <w:tcW w:w="567" w:type="dxa"/>
          </w:tcPr>
          <w:p w14:paraId="1FFBF9EC" w14:textId="1AE15977" w:rsidR="00743A9B" w:rsidRPr="002646CB" w:rsidRDefault="00743A9B" w:rsidP="005B462C">
            <w:pPr>
              <w:jc w:val="center"/>
              <w:rPr>
                <w:ins w:id="8090" w:author="박 진상" w:date="2019-10-28T19:23:00Z"/>
                <w:rPrChange w:id="8091" w:author="ETRI-김종원" w:date="2019-12-10T10:44:00Z">
                  <w:rPr>
                    <w:ins w:id="8092" w:author="박 진상" w:date="2019-10-28T19:23:00Z"/>
                    <w:b/>
                    <w:bCs/>
                  </w:rPr>
                </w:rPrChange>
              </w:rPr>
            </w:pPr>
            <w:ins w:id="8093" w:author="박 진상" w:date="2019-10-28T19:24:00Z">
              <w:r w:rsidRPr="002646CB">
                <w:rPr>
                  <w:rPrChange w:id="8094" w:author="ETRI-김종원" w:date="2019-12-10T10:44:00Z">
                    <w:rPr>
                      <w:b/>
                      <w:bCs/>
                    </w:rPr>
                  </w:rPrChange>
                </w:rPr>
                <w:t>4</w:t>
              </w:r>
            </w:ins>
          </w:p>
        </w:tc>
        <w:tc>
          <w:tcPr>
            <w:tcW w:w="2367" w:type="dxa"/>
          </w:tcPr>
          <w:p w14:paraId="20AF889C" w14:textId="42B342EA" w:rsidR="00743A9B" w:rsidRPr="002646CB" w:rsidRDefault="00743A9B" w:rsidP="005B462C">
            <w:pPr>
              <w:jc w:val="center"/>
              <w:rPr>
                <w:ins w:id="8095" w:author="박 진상" w:date="2019-10-28T19:23:00Z"/>
                <w:rPrChange w:id="8096" w:author="ETRI-김종원" w:date="2019-12-10T10:44:00Z">
                  <w:rPr>
                    <w:ins w:id="8097" w:author="박 진상" w:date="2019-10-28T19:23:00Z"/>
                    <w:b/>
                    <w:bCs/>
                  </w:rPr>
                </w:rPrChange>
              </w:rPr>
            </w:pPr>
            <w:ins w:id="8098" w:author="박 진상" w:date="2019-10-28T19:25:00Z">
              <w:r w:rsidRPr="002646CB">
                <w:rPr>
                  <w:rFonts w:hint="eastAsia"/>
                  <w:rPrChange w:id="8099" w:author="ETRI-김종원" w:date="2019-12-10T10:44:00Z">
                    <w:rPr>
                      <w:rFonts w:hint="eastAsia"/>
                      <w:b/>
                      <w:bCs/>
                    </w:rPr>
                  </w:rPrChange>
                </w:rPr>
                <w:t>에너지저장장치</w:t>
              </w:r>
              <w:del w:id="8100" w:author="ETRI-김종원" w:date="2019-12-02T17:26:00Z">
                <w:r w:rsidRPr="002646CB" w:rsidDel="00647810">
                  <w:rPr>
                    <w:rPrChange w:id="8101" w:author="ETRI-김종원" w:date="2019-12-10T10:44:00Z">
                      <w:rPr>
                        <w:b/>
                        <w:bCs/>
                      </w:rPr>
                    </w:rPrChange>
                  </w:rPr>
                  <w:delText xml:space="preserve"> </w:delText>
                </w:r>
              </w:del>
              <w:r w:rsidRPr="002646CB">
                <w:rPr>
                  <w:rFonts w:hint="eastAsia"/>
                  <w:rPrChange w:id="8102" w:author="ETRI-김종원" w:date="2019-12-10T10:44:00Z">
                    <w:rPr>
                      <w:rFonts w:hint="eastAsia"/>
                      <w:b/>
                      <w:bCs/>
                    </w:rPr>
                  </w:rPrChange>
                </w:rPr>
                <w:t>전력량</w:t>
              </w:r>
            </w:ins>
          </w:p>
        </w:tc>
        <w:tc>
          <w:tcPr>
            <w:tcW w:w="1592" w:type="dxa"/>
          </w:tcPr>
          <w:p w14:paraId="09189327" w14:textId="6DA438FB" w:rsidR="00743A9B" w:rsidRPr="002646CB" w:rsidRDefault="00743A9B" w:rsidP="005B462C">
            <w:pPr>
              <w:jc w:val="center"/>
              <w:rPr>
                <w:ins w:id="8103" w:author="박 진상" w:date="2019-10-28T19:23:00Z"/>
                <w:rPrChange w:id="8104" w:author="ETRI-김종원" w:date="2019-12-10T10:44:00Z">
                  <w:rPr>
                    <w:ins w:id="8105" w:author="박 진상" w:date="2019-10-28T19:23:00Z"/>
                    <w:b/>
                    <w:bCs/>
                  </w:rPr>
                </w:rPrChange>
              </w:rPr>
            </w:pPr>
            <w:ins w:id="8106" w:author="박 진상" w:date="2019-10-28T19:26:00Z">
              <w:r w:rsidRPr="002646CB">
                <w:t>EO</w:t>
              </w:r>
              <w:r w:rsidRPr="002646CB">
                <w:rPr>
                  <w:vertAlign w:val="subscript"/>
                </w:rPr>
                <w:t>E</w:t>
              </w:r>
            </w:ins>
            <w:ins w:id="8107" w:author="ETRI-김종원" w:date="2019-11-04T20:37:00Z">
              <w:r w:rsidR="007B0A68" w:rsidRPr="002646CB">
                <w:rPr>
                  <w:vertAlign w:val="subscript"/>
                </w:rPr>
                <w:t>ES</w:t>
              </w:r>
            </w:ins>
            <w:ins w:id="8108" w:author="박 진상" w:date="2019-10-28T19:26:00Z">
              <w:del w:id="8109" w:author="ETRI-김종원" w:date="2019-11-04T20:37:00Z">
                <w:r w:rsidRPr="002646CB" w:rsidDel="007B0A68">
                  <w:rPr>
                    <w:vertAlign w:val="subscript"/>
                  </w:rPr>
                  <w:delText>SS</w:delText>
                </w:r>
              </w:del>
            </w:ins>
          </w:p>
        </w:tc>
        <w:tc>
          <w:tcPr>
            <w:tcW w:w="1002" w:type="dxa"/>
          </w:tcPr>
          <w:p w14:paraId="0ED207C7" w14:textId="741857B3" w:rsidR="00743A9B" w:rsidRPr="002646CB" w:rsidRDefault="00743A9B" w:rsidP="005B462C">
            <w:pPr>
              <w:jc w:val="center"/>
              <w:rPr>
                <w:ins w:id="8110" w:author="박 진상" w:date="2019-10-28T19:23:00Z"/>
                <w:rPrChange w:id="8111" w:author="ETRI-김종원" w:date="2019-12-10T10:44:00Z">
                  <w:rPr>
                    <w:ins w:id="8112" w:author="박 진상" w:date="2019-10-28T19:23:00Z"/>
                    <w:b/>
                    <w:bCs/>
                  </w:rPr>
                </w:rPrChange>
              </w:rPr>
            </w:pPr>
            <w:ins w:id="8113" w:author="박 진상" w:date="2019-10-28T19:27:00Z">
              <w:r w:rsidRPr="002646CB">
                <w:t>kWh</w:t>
              </w:r>
            </w:ins>
          </w:p>
        </w:tc>
        <w:tc>
          <w:tcPr>
            <w:tcW w:w="2182" w:type="dxa"/>
          </w:tcPr>
          <w:p w14:paraId="2A811125" w14:textId="3959C377" w:rsidR="00743A9B" w:rsidRPr="002646CB" w:rsidRDefault="007B0A68" w:rsidP="005B462C">
            <w:pPr>
              <w:jc w:val="center"/>
              <w:rPr>
                <w:ins w:id="8114" w:author="박 진상" w:date="2019-10-28T19:23:00Z"/>
                <w:rPrChange w:id="8115" w:author="ETRI-김종원" w:date="2019-12-10T10:44:00Z">
                  <w:rPr>
                    <w:ins w:id="8116" w:author="박 진상" w:date="2019-10-28T19:23:00Z"/>
                    <w:b/>
                    <w:bCs/>
                  </w:rPr>
                </w:rPrChange>
              </w:rPr>
            </w:pPr>
            <w:ins w:id="8117" w:author="ETRI-김종원" w:date="2019-11-04T20:38:00Z">
              <w:r w:rsidRPr="002646CB">
                <w:t xml:space="preserve">0 </w:t>
              </w:r>
              <w:r w:rsidRPr="002646CB">
                <w:rPr>
                  <w:rFonts w:hint="eastAsia"/>
                </w:rPr>
                <w:t>이상</w:t>
              </w:r>
              <w:r w:rsidRPr="002646CB">
                <w:t xml:space="preserve"> </w:t>
              </w:r>
              <w:r w:rsidRPr="002646CB">
                <w:rPr>
                  <w:rFonts w:hint="eastAsia"/>
                </w:rPr>
                <w:t>또는</w:t>
              </w:r>
              <w:r w:rsidRPr="002646CB">
                <w:t xml:space="preserve"> 0 </w:t>
              </w:r>
              <w:r w:rsidRPr="002646CB">
                <w:rPr>
                  <w:rFonts w:hint="eastAsia"/>
                </w:rPr>
                <w:t>이하</w:t>
              </w:r>
              <w:r w:rsidRPr="002646CB" w:rsidDel="007B0A68">
                <w:t xml:space="preserve"> </w:t>
              </w:r>
            </w:ins>
            <w:ins w:id="8118" w:author="박 진상" w:date="2019-10-28T19:28:00Z">
              <w:del w:id="8119" w:author="ETRI-김종원" w:date="2019-11-04T20:38:00Z">
                <w:r w:rsidR="00FF0EC9" w:rsidRPr="002646CB" w:rsidDel="007B0A68">
                  <w:delText xml:space="preserve">0 </w:delText>
                </w:r>
                <w:r w:rsidR="00FF0EC9" w:rsidRPr="002646CB" w:rsidDel="007B0A68">
                  <w:rPr>
                    <w:rFonts w:hint="eastAsia"/>
                  </w:rPr>
                  <w:delText>또는</w:delText>
                </w:r>
                <w:r w:rsidR="00FF0EC9" w:rsidRPr="002646CB" w:rsidDel="007B0A68">
                  <w:delText xml:space="preserve"> 0 </w:delText>
                </w:r>
                <w:r w:rsidR="00FF0EC9" w:rsidRPr="002646CB" w:rsidDel="007B0A68">
                  <w:rPr>
                    <w:rFonts w:hint="eastAsia"/>
                  </w:rPr>
                  <w:delText>이하</w:delText>
                </w:r>
              </w:del>
            </w:ins>
          </w:p>
        </w:tc>
        <w:tc>
          <w:tcPr>
            <w:tcW w:w="1592" w:type="dxa"/>
          </w:tcPr>
          <w:p w14:paraId="347B8698" w14:textId="3169833A" w:rsidR="00743A9B" w:rsidRPr="002646CB" w:rsidRDefault="00FF0EC9">
            <w:pPr>
              <w:jc w:val="center"/>
              <w:rPr>
                <w:ins w:id="8120" w:author="박 진상" w:date="2019-10-28T19:23:00Z"/>
                <w:rPrChange w:id="8121" w:author="ETRI-김종원" w:date="2019-12-10T10:44:00Z">
                  <w:rPr>
                    <w:ins w:id="8122" w:author="박 진상" w:date="2019-10-28T19:23:00Z"/>
                    <w:b/>
                    <w:bCs/>
                  </w:rPr>
                </w:rPrChange>
              </w:rPr>
            </w:pPr>
            <w:ins w:id="8123" w:author="박 진상" w:date="2019-10-28T19:28:00Z">
              <w:r w:rsidRPr="002646CB">
                <w:t>SM2</w:t>
              </w:r>
            </w:ins>
          </w:p>
        </w:tc>
      </w:tr>
      <w:tr w:rsidR="002646CB" w:rsidRPr="002646CB" w14:paraId="607CC186" w14:textId="77777777" w:rsidTr="00FF0EC9">
        <w:trPr>
          <w:ins w:id="8124" w:author="박 진상" w:date="2019-10-28T19:23:00Z"/>
        </w:trPr>
        <w:tc>
          <w:tcPr>
            <w:tcW w:w="567" w:type="dxa"/>
          </w:tcPr>
          <w:p w14:paraId="1EA90877" w14:textId="5231FC34" w:rsidR="00743A9B" w:rsidRPr="002646CB" w:rsidRDefault="00743A9B" w:rsidP="005B462C">
            <w:pPr>
              <w:jc w:val="center"/>
              <w:rPr>
                <w:ins w:id="8125" w:author="박 진상" w:date="2019-10-28T19:23:00Z"/>
                <w:rPrChange w:id="8126" w:author="ETRI-김종원" w:date="2019-12-10T10:44:00Z">
                  <w:rPr>
                    <w:ins w:id="8127" w:author="박 진상" w:date="2019-10-28T19:23:00Z"/>
                    <w:b/>
                    <w:bCs/>
                  </w:rPr>
                </w:rPrChange>
              </w:rPr>
            </w:pPr>
            <w:ins w:id="8128" w:author="박 진상" w:date="2019-10-28T19:24:00Z">
              <w:r w:rsidRPr="002646CB">
                <w:rPr>
                  <w:rPrChange w:id="8129" w:author="ETRI-김종원" w:date="2019-12-10T10:44:00Z">
                    <w:rPr>
                      <w:b/>
                      <w:bCs/>
                    </w:rPr>
                  </w:rPrChange>
                </w:rPr>
                <w:t>5</w:t>
              </w:r>
            </w:ins>
          </w:p>
        </w:tc>
        <w:tc>
          <w:tcPr>
            <w:tcW w:w="2367" w:type="dxa"/>
          </w:tcPr>
          <w:p w14:paraId="55B67760" w14:textId="6F42EA4A" w:rsidR="00743A9B" w:rsidRPr="002646CB" w:rsidRDefault="00743A9B" w:rsidP="005B462C">
            <w:pPr>
              <w:jc w:val="center"/>
              <w:rPr>
                <w:ins w:id="8130" w:author="박 진상" w:date="2019-10-28T19:23:00Z"/>
                <w:rPrChange w:id="8131" w:author="ETRI-김종원" w:date="2019-12-10T10:44:00Z">
                  <w:rPr>
                    <w:ins w:id="8132" w:author="박 진상" w:date="2019-10-28T19:23:00Z"/>
                    <w:b/>
                    <w:bCs/>
                  </w:rPr>
                </w:rPrChange>
              </w:rPr>
            </w:pPr>
            <w:ins w:id="8133" w:author="박 진상" w:date="2019-10-28T19:25:00Z">
              <w:r w:rsidRPr="002646CB">
                <w:rPr>
                  <w:rFonts w:hint="eastAsia"/>
                  <w:rPrChange w:id="8134" w:author="ETRI-김종원" w:date="2019-12-10T10:44:00Z">
                    <w:rPr>
                      <w:rFonts w:hint="eastAsia"/>
                      <w:b/>
                      <w:bCs/>
                    </w:rPr>
                  </w:rPrChange>
                </w:rPr>
                <w:t>연계시스템발전전력</w:t>
              </w:r>
            </w:ins>
          </w:p>
        </w:tc>
        <w:tc>
          <w:tcPr>
            <w:tcW w:w="1592" w:type="dxa"/>
          </w:tcPr>
          <w:p w14:paraId="540E8CEB" w14:textId="089327C7" w:rsidR="00743A9B" w:rsidRPr="002646CB" w:rsidRDefault="00743A9B" w:rsidP="005B462C">
            <w:pPr>
              <w:jc w:val="center"/>
              <w:rPr>
                <w:ins w:id="8135" w:author="박 진상" w:date="2019-10-28T19:23:00Z"/>
                <w:rPrChange w:id="8136" w:author="ETRI-김종원" w:date="2019-12-10T10:44:00Z">
                  <w:rPr>
                    <w:ins w:id="8137" w:author="박 진상" w:date="2019-10-28T19:23:00Z"/>
                    <w:b/>
                    <w:bCs/>
                  </w:rPr>
                </w:rPrChange>
              </w:rPr>
            </w:pPr>
            <w:ins w:id="8138" w:author="박 진상" w:date="2019-10-28T19:26:00Z">
              <w:r w:rsidRPr="002646CB">
                <w:t>PO</w:t>
              </w:r>
              <w:r w:rsidRPr="002646CB">
                <w:rPr>
                  <w:vertAlign w:val="subscript"/>
                </w:rPr>
                <w:t>ACT</w:t>
              </w:r>
            </w:ins>
          </w:p>
        </w:tc>
        <w:tc>
          <w:tcPr>
            <w:tcW w:w="1002" w:type="dxa"/>
          </w:tcPr>
          <w:p w14:paraId="4D40F48D" w14:textId="6A701C97" w:rsidR="00743A9B" w:rsidRPr="002646CB" w:rsidRDefault="00743A9B" w:rsidP="005B462C">
            <w:pPr>
              <w:jc w:val="center"/>
              <w:rPr>
                <w:ins w:id="8139" w:author="박 진상" w:date="2019-10-28T19:23:00Z"/>
                <w:rPrChange w:id="8140" w:author="ETRI-김종원" w:date="2019-12-10T10:44:00Z">
                  <w:rPr>
                    <w:ins w:id="8141" w:author="박 진상" w:date="2019-10-28T19:23:00Z"/>
                    <w:b/>
                    <w:bCs/>
                  </w:rPr>
                </w:rPrChange>
              </w:rPr>
            </w:pPr>
            <w:ins w:id="8142" w:author="박 진상" w:date="2019-10-28T19:27:00Z">
              <w:r w:rsidRPr="002646CB">
                <w:t>kW</w:t>
              </w:r>
            </w:ins>
          </w:p>
        </w:tc>
        <w:tc>
          <w:tcPr>
            <w:tcW w:w="2182" w:type="dxa"/>
          </w:tcPr>
          <w:p w14:paraId="4FF2B59D" w14:textId="4C55A5CC" w:rsidR="00743A9B" w:rsidRPr="002646CB" w:rsidRDefault="00FF0EC9" w:rsidP="005B462C">
            <w:pPr>
              <w:jc w:val="center"/>
              <w:rPr>
                <w:ins w:id="8143" w:author="박 진상" w:date="2019-10-28T19:23:00Z"/>
                <w:rPrChange w:id="8144" w:author="ETRI-김종원" w:date="2019-12-10T10:44:00Z">
                  <w:rPr>
                    <w:ins w:id="8145" w:author="박 진상" w:date="2019-10-28T19:23:00Z"/>
                    <w:b/>
                    <w:bCs/>
                  </w:rPr>
                </w:rPrChange>
              </w:rPr>
            </w:pPr>
            <w:ins w:id="8146" w:author="박 진상" w:date="2019-10-28T19:28:00Z">
              <w:r w:rsidRPr="002646CB">
                <w:t xml:space="preserve">0 </w:t>
              </w:r>
              <w:r w:rsidRPr="002646CB">
                <w:rPr>
                  <w:rFonts w:hint="eastAsia"/>
                </w:rPr>
                <w:t>이상</w:t>
              </w:r>
            </w:ins>
          </w:p>
        </w:tc>
        <w:tc>
          <w:tcPr>
            <w:tcW w:w="1592" w:type="dxa"/>
          </w:tcPr>
          <w:p w14:paraId="2D2E338F" w14:textId="4598D709" w:rsidR="00743A9B" w:rsidRPr="002646CB" w:rsidRDefault="00FF0EC9">
            <w:pPr>
              <w:jc w:val="center"/>
              <w:rPr>
                <w:ins w:id="8147" w:author="박 진상" w:date="2019-10-28T19:23:00Z"/>
                <w:rPrChange w:id="8148" w:author="ETRI-김종원" w:date="2019-12-10T10:44:00Z">
                  <w:rPr>
                    <w:ins w:id="8149" w:author="박 진상" w:date="2019-10-28T19:23:00Z"/>
                    <w:b/>
                    <w:bCs/>
                  </w:rPr>
                </w:rPrChange>
              </w:rPr>
            </w:pPr>
            <w:ins w:id="8150" w:author="박 진상" w:date="2019-10-28T19:28:00Z">
              <w:r w:rsidRPr="002646CB">
                <w:t>SM1</w:t>
              </w:r>
            </w:ins>
          </w:p>
        </w:tc>
      </w:tr>
      <w:tr w:rsidR="002646CB" w:rsidRPr="002646CB" w14:paraId="2126EA97" w14:textId="77777777" w:rsidTr="00FF0EC9">
        <w:trPr>
          <w:ins w:id="8151" w:author="박 진상" w:date="2019-10-28T19:23:00Z"/>
        </w:trPr>
        <w:tc>
          <w:tcPr>
            <w:tcW w:w="567" w:type="dxa"/>
          </w:tcPr>
          <w:p w14:paraId="2D1923F2" w14:textId="62A525CA" w:rsidR="00743A9B" w:rsidRPr="002646CB" w:rsidRDefault="00743A9B" w:rsidP="005B462C">
            <w:pPr>
              <w:jc w:val="center"/>
              <w:rPr>
                <w:ins w:id="8152" w:author="박 진상" w:date="2019-10-28T19:23:00Z"/>
                <w:rPrChange w:id="8153" w:author="ETRI-김종원" w:date="2019-12-10T10:44:00Z">
                  <w:rPr>
                    <w:ins w:id="8154" w:author="박 진상" w:date="2019-10-28T19:23:00Z"/>
                    <w:b/>
                    <w:bCs/>
                  </w:rPr>
                </w:rPrChange>
              </w:rPr>
            </w:pPr>
            <w:ins w:id="8155" w:author="박 진상" w:date="2019-10-28T19:24:00Z">
              <w:r w:rsidRPr="002646CB">
                <w:rPr>
                  <w:rPrChange w:id="8156" w:author="ETRI-김종원" w:date="2019-12-10T10:44:00Z">
                    <w:rPr>
                      <w:b/>
                      <w:bCs/>
                    </w:rPr>
                  </w:rPrChange>
                </w:rPr>
                <w:t>6</w:t>
              </w:r>
            </w:ins>
          </w:p>
        </w:tc>
        <w:tc>
          <w:tcPr>
            <w:tcW w:w="2367" w:type="dxa"/>
          </w:tcPr>
          <w:p w14:paraId="3884D4D4" w14:textId="18C0C0BB" w:rsidR="00743A9B" w:rsidRPr="002646CB" w:rsidRDefault="00743A9B" w:rsidP="005B462C">
            <w:pPr>
              <w:jc w:val="center"/>
              <w:rPr>
                <w:ins w:id="8157" w:author="박 진상" w:date="2019-10-28T19:23:00Z"/>
                <w:rPrChange w:id="8158" w:author="ETRI-김종원" w:date="2019-12-10T10:44:00Z">
                  <w:rPr>
                    <w:ins w:id="8159" w:author="박 진상" w:date="2019-10-28T19:23:00Z"/>
                    <w:b/>
                    <w:bCs/>
                  </w:rPr>
                </w:rPrChange>
              </w:rPr>
            </w:pPr>
            <w:ins w:id="8160" w:author="박 진상" w:date="2019-10-28T19:25:00Z">
              <w:r w:rsidRPr="002646CB">
                <w:rPr>
                  <w:rFonts w:hint="eastAsia"/>
                  <w:rPrChange w:id="8161" w:author="ETRI-김종원" w:date="2019-12-10T10:44:00Z">
                    <w:rPr>
                      <w:rFonts w:hint="eastAsia"/>
                      <w:b/>
                      <w:bCs/>
                    </w:rPr>
                  </w:rPrChange>
                </w:rPr>
                <w:t>연계시스템발전전력량</w:t>
              </w:r>
            </w:ins>
          </w:p>
        </w:tc>
        <w:tc>
          <w:tcPr>
            <w:tcW w:w="1592" w:type="dxa"/>
          </w:tcPr>
          <w:p w14:paraId="5AE5A1A8" w14:textId="2D103138" w:rsidR="00743A9B" w:rsidRPr="002646CB" w:rsidRDefault="00743A9B" w:rsidP="005B462C">
            <w:pPr>
              <w:jc w:val="center"/>
              <w:rPr>
                <w:ins w:id="8162" w:author="박 진상" w:date="2019-10-28T19:23:00Z"/>
                <w:rPrChange w:id="8163" w:author="ETRI-김종원" w:date="2019-12-10T10:44:00Z">
                  <w:rPr>
                    <w:ins w:id="8164" w:author="박 진상" w:date="2019-10-28T19:23:00Z"/>
                    <w:b/>
                    <w:bCs/>
                  </w:rPr>
                </w:rPrChange>
              </w:rPr>
            </w:pPr>
            <w:ins w:id="8165" w:author="박 진상" w:date="2019-10-28T19:26:00Z">
              <w:r w:rsidRPr="002646CB">
                <w:t>EO</w:t>
              </w:r>
              <w:r w:rsidRPr="002646CB">
                <w:rPr>
                  <w:vertAlign w:val="subscript"/>
                </w:rPr>
                <w:t>ACT</w:t>
              </w:r>
            </w:ins>
          </w:p>
        </w:tc>
        <w:tc>
          <w:tcPr>
            <w:tcW w:w="1002" w:type="dxa"/>
          </w:tcPr>
          <w:p w14:paraId="36777F4D" w14:textId="62FE2D72" w:rsidR="00743A9B" w:rsidRPr="002646CB" w:rsidRDefault="00743A9B" w:rsidP="005B462C">
            <w:pPr>
              <w:jc w:val="center"/>
              <w:rPr>
                <w:ins w:id="8166" w:author="박 진상" w:date="2019-10-28T19:23:00Z"/>
                <w:rPrChange w:id="8167" w:author="ETRI-김종원" w:date="2019-12-10T10:44:00Z">
                  <w:rPr>
                    <w:ins w:id="8168" w:author="박 진상" w:date="2019-10-28T19:23:00Z"/>
                    <w:b/>
                    <w:bCs/>
                  </w:rPr>
                </w:rPrChange>
              </w:rPr>
            </w:pPr>
            <w:ins w:id="8169" w:author="박 진상" w:date="2019-10-28T19:27:00Z">
              <w:r w:rsidRPr="002646CB">
                <w:t>kWh</w:t>
              </w:r>
            </w:ins>
          </w:p>
        </w:tc>
        <w:tc>
          <w:tcPr>
            <w:tcW w:w="2182" w:type="dxa"/>
          </w:tcPr>
          <w:p w14:paraId="215B7B93" w14:textId="5ACB64ED" w:rsidR="00743A9B" w:rsidRPr="002646CB" w:rsidRDefault="00FF0EC9" w:rsidP="005B462C">
            <w:pPr>
              <w:jc w:val="center"/>
              <w:rPr>
                <w:ins w:id="8170" w:author="박 진상" w:date="2019-10-28T19:23:00Z"/>
                <w:rPrChange w:id="8171" w:author="ETRI-김종원" w:date="2019-12-10T10:44:00Z">
                  <w:rPr>
                    <w:ins w:id="8172" w:author="박 진상" w:date="2019-10-28T19:23:00Z"/>
                    <w:b/>
                    <w:bCs/>
                  </w:rPr>
                </w:rPrChange>
              </w:rPr>
            </w:pPr>
            <w:ins w:id="8173" w:author="박 진상" w:date="2019-10-28T19:28:00Z">
              <w:r w:rsidRPr="002646CB">
                <w:t xml:space="preserve">0 </w:t>
              </w:r>
              <w:r w:rsidRPr="002646CB">
                <w:rPr>
                  <w:rFonts w:hint="eastAsia"/>
                </w:rPr>
                <w:t>이</w:t>
              </w:r>
            </w:ins>
            <w:ins w:id="8174" w:author="ETRI-김종원" w:date="2019-11-04T20:38:00Z">
              <w:r w:rsidR="007B0A68" w:rsidRPr="002646CB">
                <w:rPr>
                  <w:rFonts w:hint="eastAsia"/>
                </w:rPr>
                <w:t>상</w:t>
              </w:r>
            </w:ins>
            <w:ins w:id="8175" w:author="박 진상" w:date="2019-10-28T19:28:00Z">
              <w:del w:id="8176" w:author="ETRI-김종원" w:date="2019-11-04T20:38:00Z">
                <w:r w:rsidRPr="002646CB" w:rsidDel="007B0A68">
                  <w:rPr>
                    <w:rFonts w:hint="eastAsia"/>
                  </w:rPr>
                  <w:delText>하</w:delText>
                </w:r>
              </w:del>
            </w:ins>
          </w:p>
        </w:tc>
        <w:tc>
          <w:tcPr>
            <w:tcW w:w="1592" w:type="dxa"/>
          </w:tcPr>
          <w:p w14:paraId="4DA07EA2" w14:textId="7B30A9E8" w:rsidR="00743A9B" w:rsidRPr="002646CB" w:rsidRDefault="00FF0EC9">
            <w:pPr>
              <w:jc w:val="center"/>
              <w:rPr>
                <w:ins w:id="8177" w:author="박 진상" w:date="2019-10-28T19:23:00Z"/>
                <w:rPrChange w:id="8178" w:author="ETRI-김종원" w:date="2019-12-10T10:44:00Z">
                  <w:rPr>
                    <w:ins w:id="8179" w:author="박 진상" w:date="2019-10-28T19:23:00Z"/>
                    <w:b/>
                    <w:bCs/>
                  </w:rPr>
                </w:rPrChange>
              </w:rPr>
            </w:pPr>
            <w:ins w:id="8180" w:author="박 진상" w:date="2019-10-28T19:28:00Z">
              <w:r w:rsidRPr="002646CB">
                <w:t>SM1</w:t>
              </w:r>
            </w:ins>
          </w:p>
        </w:tc>
      </w:tr>
    </w:tbl>
    <w:p w14:paraId="3E14BB76" w14:textId="3C68765C" w:rsidR="00743A9B" w:rsidRPr="002646CB" w:rsidRDefault="00743A9B" w:rsidP="005B462C">
      <w:pPr>
        <w:jc w:val="center"/>
        <w:rPr>
          <w:ins w:id="8181" w:author="박 진상" w:date="2019-10-28T19:22:00Z"/>
          <w:rPrChange w:id="8182" w:author="ETRI-김종원" w:date="2019-12-10T10:44:00Z">
            <w:rPr>
              <w:ins w:id="8183" w:author="박 진상" w:date="2019-10-28T19:22:00Z"/>
              <w:b/>
              <w:bCs/>
            </w:rPr>
          </w:rPrChange>
        </w:rPr>
      </w:pPr>
    </w:p>
    <w:p w14:paraId="01530A0E" w14:textId="61146D1D" w:rsidR="002C63BA" w:rsidRPr="002646CB" w:rsidDel="00F11B74" w:rsidRDefault="002C63BA">
      <w:pPr>
        <w:rPr>
          <w:ins w:id="8184" w:author="박 진상" w:date="2019-10-08T05:53:00Z"/>
          <w:del w:id="8185" w:author="Windows 사용자" w:date="2019-10-18T10:35:00Z"/>
          <w:rPrChange w:id="8186" w:author="ETRI-김종원" w:date="2019-12-10T10:44:00Z">
            <w:rPr>
              <w:ins w:id="8187" w:author="박 진상" w:date="2019-10-08T05:53:00Z"/>
              <w:del w:id="8188" w:author="Windows 사용자" w:date="2019-10-18T10:35:00Z"/>
              <w:rFonts w:eastAsiaTheme="minorEastAsia"/>
              <w:color w:val="000000" w:themeColor="text1"/>
              <w:lang w:val="de-DE"/>
            </w:rPr>
          </w:rPrChange>
        </w:rPr>
        <w:pPrChange w:id="8189" w:author="Windows 사용자" w:date="2019-10-18T10:35:00Z">
          <w:pPr>
            <w:pStyle w:val="af6"/>
            <w:numPr>
              <w:numId w:val="44"/>
            </w:numPr>
            <w:wordWrap/>
            <w:autoSpaceDE/>
            <w:autoSpaceDN/>
            <w:spacing w:line="240" w:lineRule="auto"/>
            <w:ind w:leftChars="0" w:left="760" w:hanging="360"/>
          </w:pPr>
        </w:pPrChange>
      </w:pPr>
      <w:ins w:id="8190" w:author="박 진상" w:date="2019-10-08T05:53:00Z">
        <w:del w:id="8191" w:author="Windows 사용자" w:date="2019-10-18T10:35:00Z">
          <w:r w:rsidRPr="002646CB" w:rsidDel="00F11B74">
            <w:rPr>
              <w:rFonts w:hint="eastAsia"/>
              <w:rPrChange w:id="8192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태양광발전</w:delText>
          </w:r>
          <w:r w:rsidRPr="002646CB" w:rsidDel="00F11B74">
            <w:rPr>
              <w:rPrChange w:id="8193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8194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전력량</w:delText>
          </w:r>
          <w:r w:rsidRPr="002646CB" w:rsidDel="00F11B74">
            <w:rPr>
              <w:rPrChange w:id="8195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E</w:delText>
          </w:r>
          <w:r w:rsidRPr="002646CB" w:rsidDel="00F11B74">
            <w:rPr>
              <w:rPrChange w:id="8196" w:author="ETRI-김종원" w:date="2019-12-10T10:44:00Z">
                <w:rPr>
                  <w:rFonts w:eastAsiaTheme="minorEastAsia"/>
                  <w:color w:val="000000" w:themeColor="text1"/>
                  <w:vertAlign w:val="subscript"/>
                </w:rPr>
              </w:rPrChange>
            </w:rPr>
            <w:delText>PV</w:delText>
          </w:r>
          <w:r w:rsidRPr="002646CB" w:rsidDel="00F11B74">
            <w:rPr>
              <w:rPrChange w:id="8197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:</w:delText>
          </w:r>
          <w:r w:rsidRPr="002646CB" w:rsidDel="00F11B74">
            <w:rPr>
              <w:rPrChange w:id="8198" w:author="ETRI-김종원" w:date="2019-12-10T10:44:00Z">
                <w:rPr>
                  <w:rFonts w:eastAsiaTheme="minorEastAsia"/>
                  <w:color w:val="000000" w:themeColor="text1"/>
                  <w:vertAlign w:val="subscript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8199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첨단</w:delText>
          </w:r>
          <w:r w:rsidRPr="002646CB" w:rsidDel="00F11B74">
            <w:rPr>
              <w:rPrChange w:id="8200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8201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전력량계</w:delText>
          </w:r>
          <w:r w:rsidRPr="002646CB" w:rsidDel="00F11B74">
            <w:rPr>
              <w:rPrChange w:id="8202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M3</w:delText>
          </w:r>
          <w:r w:rsidRPr="002646CB" w:rsidDel="00F11B74">
            <w:rPr>
              <w:rFonts w:hint="eastAsia"/>
              <w:rPrChange w:id="8203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가</w:delText>
          </w:r>
          <w:r w:rsidRPr="002646CB" w:rsidDel="00F11B74">
            <w:rPr>
              <w:rPrChange w:id="8204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8205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측정</w:delText>
          </w:r>
          <w:r w:rsidRPr="002646CB" w:rsidDel="00F11B74">
            <w:rPr>
              <w:rPrChange w:id="8206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, </w:delText>
          </w:r>
          <w:r w:rsidRPr="002646CB" w:rsidDel="00F11B74">
            <w:rPr>
              <w:rFonts w:hint="eastAsia"/>
              <w:rPrChange w:id="8207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단위는</w:delText>
          </w:r>
          <w:r w:rsidRPr="002646CB" w:rsidDel="00F11B74">
            <w:rPr>
              <w:rPrChange w:id="8208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kWh, </w:delText>
          </w:r>
          <w:r w:rsidRPr="002646CB" w:rsidDel="00F11B74">
            <w:rPr>
              <w:rFonts w:hint="eastAsia"/>
              <w:rPrChange w:id="8209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값의</w:delText>
          </w:r>
          <w:r w:rsidRPr="002646CB" w:rsidDel="00F11B74">
            <w:rPr>
              <w:rPrChange w:id="8210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8211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범위는</w:delText>
          </w:r>
          <w:r w:rsidRPr="002646CB" w:rsidDel="00F11B74">
            <w:rPr>
              <w:rPrChange w:id="8212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0 </w:delText>
          </w:r>
          <w:r w:rsidRPr="002646CB" w:rsidDel="00F11B74">
            <w:rPr>
              <w:rFonts w:hint="eastAsia"/>
              <w:rPrChange w:id="8213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이상</w:delText>
          </w:r>
        </w:del>
      </w:ins>
    </w:p>
    <w:p w14:paraId="69B56F75" w14:textId="6BF31FCD" w:rsidR="002C63BA" w:rsidRPr="002646CB" w:rsidDel="00F11B74" w:rsidRDefault="002C63BA">
      <w:pPr>
        <w:rPr>
          <w:ins w:id="8214" w:author="박 진상" w:date="2019-10-08T05:53:00Z"/>
          <w:del w:id="8215" w:author="Windows 사용자" w:date="2019-10-18T10:35:00Z"/>
          <w:rPrChange w:id="8216" w:author="ETRI-김종원" w:date="2019-12-10T10:44:00Z">
            <w:rPr>
              <w:ins w:id="8217" w:author="박 진상" w:date="2019-10-08T05:53:00Z"/>
              <w:del w:id="8218" w:author="Windows 사용자" w:date="2019-10-18T10:35:00Z"/>
              <w:rFonts w:eastAsiaTheme="minorEastAsia"/>
              <w:color w:val="000000" w:themeColor="text1"/>
              <w:lang w:val="de-DE"/>
            </w:rPr>
          </w:rPrChange>
        </w:rPr>
        <w:pPrChange w:id="8219" w:author="Windows 사용자" w:date="2019-10-18T10:35:00Z">
          <w:pPr>
            <w:pStyle w:val="af6"/>
            <w:numPr>
              <w:numId w:val="44"/>
            </w:numPr>
            <w:wordWrap/>
            <w:autoSpaceDE/>
            <w:autoSpaceDN/>
            <w:spacing w:line="240" w:lineRule="auto"/>
            <w:ind w:leftChars="0" w:left="760" w:hanging="360"/>
          </w:pPr>
        </w:pPrChange>
      </w:pPr>
      <w:ins w:id="8220" w:author="박 진상" w:date="2019-10-08T05:53:00Z">
        <w:del w:id="8221" w:author="Windows 사용자" w:date="2019-10-18T10:35:00Z">
          <w:r w:rsidRPr="002646CB" w:rsidDel="00F11B74">
            <w:rPr>
              <w:rFonts w:hint="eastAsia"/>
              <w:rPrChange w:id="8222" w:author="ETRI-김종원" w:date="2019-12-10T10:44:00Z">
                <w:rPr>
                  <w:rFonts w:eastAsiaTheme="minorEastAsia" w:hint="eastAsia"/>
                  <w:color w:val="000000" w:themeColor="text1"/>
                  <w:lang w:val="de-DE"/>
                </w:rPr>
              </w:rPrChange>
            </w:rPr>
            <w:delText>에너지저장장치</w:delText>
          </w:r>
          <w:r w:rsidRPr="002646CB" w:rsidDel="00F11B74">
            <w:rPr>
              <w:rPrChange w:id="8223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8224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전력</w:delText>
          </w:r>
          <w:r w:rsidRPr="002646CB" w:rsidDel="00F11B74">
            <w:rPr>
              <w:rPrChange w:id="8225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P</w:delText>
          </w:r>
          <w:r w:rsidRPr="002646CB" w:rsidDel="00F11B74">
            <w:rPr>
              <w:rPrChange w:id="8226" w:author="ETRI-김종원" w:date="2019-12-10T10:44:00Z">
                <w:rPr>
                  <w:rFonts w:eastAsiaTheme="minorEastAsia"/>
                  <w:color w:val="000000" w:themeColor="text1"/>
                  <w:vertAlign w:val="subscript"/>
                </w:rPr>
              </w:rPrChange>
            </w:rPr>
            <w:delText>ESS</w:delText>
          </w:r>
          <w:r w:rsidRPr="002646CB" w:rsidDel="00F11B74">
            <w:rPr>
              <w:rPrChange w:id="8227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: </w:delText>
          </w:r>
          <w:r w:rsidRPr="002646CB" w:rsidDel="00F11B74">
            <w:rPr>
              <w:rFonts w:hint="eastAsia"/>
              <w:rPrChange w:id="8228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첨단</w:delText>
          </w:r>
          <w:r w:rsidRPr="002646CB" w:rsidDel="00F11B74">
            <w:rPr>
              <w:rPrChange w:id="8229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8230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전력량계</w:delText>
          </w:r>
          <w:r w:rsidRPr="002646CB" w:rsidDel="00F11B74">
            <w:rPr>
              <w:rPrChange w:id="8231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M2</w:delText>
          </w:r>
          <w:r w:rsidRPr="002646CB" w:rsidDel="00F11B74">
            <w:rPr>
              <w:rFonts w:hint="eastAsia"/>
              <w:rPrChange w:id="8232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가</w:delText>
          </w:r>
          <w:r w:rsidRPr="002646CB" w:rsidDel="00F11B74">
            <w:rPr>
              <w:rPrChange w:id="8233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8234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측정</w:delText>
          </w:r>
          <w:r w:rsidRPr="002646CB" w:rsidDel="00F11B74">
            <w:rPr>
              <w:rPrChange w:id="8235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>, M2</w:delText>
          </w:r>
          <w:r w:rsidRPr="002646CB" w:rsidDel="00F11B74">
            <w:rPr>
              <w:rFonts w:hint="eastAsia"/>
              <w:rPrChange w:id="8236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가</w:delText>
          </w:r>
          <w:r w:rsidRPr="002646CB" w:rsidDel="00F11B74">
            <w:rPr>
              <w:rPrChange w:id="8237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8238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측정하는</w:delText>
          </w:r>
          <w:r w:rsidRPr="002646CB" w:rsidDel="00F11B74">
            <w:rPr>
              <w:rPrChange w:id="8239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8240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전력은</w:delText>
          </w:r>
          <w:r w:rsidRPr="002646CB" w:rsidDel="00F11B74">
            <w:rPr>
              <w:rPrChange w:id="8241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8242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송전</w:delText>
          </w:r>
          <w:r w:rsidRPr="002646CB" w:rsidDel="00F11B74">
            <w:rPr>
              <w:rPrChange w:id="8243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8244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전력과</w:delText>
          </w:r>
          <w:r w:rsidRPr="002646CB" w:rsidDel="00F11B74">
            <w:rPr>
              <w:rPrChange w:id="8245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8246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수전</w:delText>
          </w:r>
          <w:r w:rsidRPr="002646CB" w:rsidDel="00F11B74">
            <w:rPr>
              <w:rPrChange w:id="8247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8248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전력으로</w:delText>
          </w:r>
          <w:r w:rsidRPr="002646CB" w:rsidDel="00F11B74">
            <w:rPr>
              <w:rPrChange w:id="8249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8250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구분하고</w:delText>
          </w:r>
          <w:r w:rsidRPr="002646CB" w:rsidDel="00F11B74">
            <w:rPr>
              <w:rPrChange w:id="8251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, </w:delText>
          </w:r>
          <w:r w:rsidRPr="002646CB" w:rsidDel="00F11B74">
            <w:rPr>
              <w:rFonts w:hint="eastAsia"/>
              <w:rPrChange w:id="8252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에너지저장장치</w:delText>
          </w:r>
          <w:r w:rsidRPr="002646CB" w:rsidDel="00F11B74">
            <w:rPr>
              <w:rPrChange w:id="8253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8254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전력은</w:delText>
          </w:r>
          <w:r w:rsidRPr="002646CB" w:rsidDel="00F11B74">
            <w:rPr>
              <w:rPrChange w:id="8255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8256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송전</w:delText>
          </w:r>
          <w:r w:rsidRPr="002646CB" w:rsidDel="00F11B74">
            <w:rPr>
              <w:rPrChange w:id="8257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8258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전력</w:delText>
          </w:r>
          <w:r w:rsidRPr="002646CB" w:rsidDel="00F11B74">
            <w:rPr>
              <w:rPrChange w:id="8259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– </w:delText>
          </w:r>
          <w:r w:rsidRPr="002646CB" w:rsidDel="00F11B74">
            <w:rPr>
              <w:rFonts w:hint="eastAsia"/>
              <w:rPrChange w:id="8260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수전</w:delText>
          </w:r>
          <w:r w:rsidRPr="002646CB" w:rsidDel="00F11B74">
            <w:rPr>
              <w:rPrChange w:id="8261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8262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전력으로</w:delText>
          </w:r>
          <w:r w:rsidRPr="002646CB" w:rsidDel="00F11B74">
            <w:rPr>
              <w:rPrChange w:id="8263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8264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정의함</w:delText>
          </w:r>
          <w:r w:rsidRPr="002646CB" w:rsidDel="00F11B74">
            <w:rPr>
              <w:rPrChange w:id="8265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, </w:delText>
          </w:r>
          <w:r w:rsidRPr="002646CB" w:rsidDel="00F11B74">
            <w:rPr>
              <w:rFonts w:hint="eastAsia"/>
              <w:rPrChange w:id="8266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단위는</w:delText>
          </w:r>
          <w:r w:rsidRPr="002646CB" w:rsidDel="00F11B74">
            <w:rPr>
              <w:rPrChange w:id="8267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kW, </w:delText>
          </w:r>
          <w:r w:rsidRPr="002646CB" w:rsidDel="00F11B74">
            <w:rPr>
              <w:rFonts w:hint="eastAsia"/>
              <w:rPrChange w:id="8268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값의</w:delText>
          </w:r>
          <w:r w:rsidRPr="002646CB" w:rsidDel="00F11B74">
            <w:rPr>
              <w:rPrChange w:id="8269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8270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범위는</w:delText>
          </w:r>
          <w:r w:rsidRPr="002646CB" w:rsidDel="00F11B74">
            <w:rPr>
              <w:rPrChange w:id="8271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0 </w:delText>
          </w:r>
          <w:r w:rsidRPr="002646CB" w:rsidDel="00F11B74">
            <w:rPr>
              <w:rFonts w:hint="eastAsia"/>
              <w:rPrChange w:id="8272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이상</w:delText>
          </w:r>
          <w:r w:rsidRPr="002646CB" w:rsidDel="00F11B74">
            <w:rPr>
              <w:rPrChange w:id="8273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8274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또는</w:delText>
          </w:r>
          <w:r w:rsidRPr="002646CB" w:rsidDel="00F11B74">
            <w:rPr>
              <w:rPrChange w:id="8275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0 </w:delText>
          </w:r>
          <w:r w:rsidRPr="002646CB" w:rsidDel="00F11B74">
            <w:rPr>
              <w:rFonts w:hint="eastAsia"/>
              <w:rPrChange w:id="8276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이하</w:delText>
          </w:r>
        </w:del>
      </w:ins>
    </w:p>
    <w:p w14:paraId="7081DA6E" w14:textId="73972D41" w:rsidR="002C63BA" w:rsidRPr="002646CB" w:rsidDel="00F11B74" w:rsidRDefault="002C63BA">
      <w:pPr>
        <w:rPr>
          <w:ins w:id="8277" w:author="박 진상" w:date="2019-10-08T05:53:00Z"/>
          <w:del w:id="8278" w:author="Windows 사용자" w:date="2019-10-18T10:35:00Z"/>
          <w:rPrChange w:id="8279" w:author="ETRI-김종원" w:date="2019-12-10T10:44:00Z">
            <w:rPr>
              <w:ins w:id="8280" w:author="박 진상" w:date="2019-10-08T05:53:00Z"/>
              <w:del w:id="8281" w:author="Windows 사용자" w:date="2019-10-18T10:35:00Z"/>
              <w:rFonts w:eastAsiaTheme="minorEastAsia"/>
              <w:color w:val="000000" w:themeColor="text1"/>
              <w:lang w:val="de-DE"/>
            </w:rPr>
          </w:rPrChange>
        </w:rPr>
        <w:pPrChange w:id="8282" w:author="Windows 사용자" w:date="2019-10-18T10:35:00Z">
          <w:pPr>
            <w:pStyle w:val="af6"/>
            <w:numPr>
              <w:numId w:val="44"/>
            </w:numPr>
            <w:wordWrap/>
            <w:autoSpaceDE/>
            <w:autoSpaceDN/>
            <w:spacing w:line="240" w:lineRule="auto"/>
            <w:ind w:leftChars="0" w:left="760" w:hanging="360"/>
          </w:pPr>
        </w:pPrChange>
      </w:pPr>
      <w:ins w:id="8283" w:author="박 진상" w:date="2019-10-08T05:53:00Z">
        <w:del w:id="8284" w:author="Windows 사용자" w:date="2019-10-18T10:35:00Z">
          <w:r w:rsidRPr="002646CB" w:rsidDel="00F11B74">
            <w:rPr>
              <w:rFonts w:hint="eastAsia"/>
              <w:rPrChange w:id="8285" w:author="ETRI-김종원" w:date="2019-12-10T10:44:00Z">
                <w:rPr>
                  <w:rFonts w:eastAsiaTheme="minorEastAsia" w:hint="eastAsia"/>
                  <w:color w:val="000000" w:themeColor="text1"/>
                  <w:lang w:val="de-DE"/>
                </w:rPr>
              </w:rPrChange>
            </w:rPr>
            <w:delText>에너지저장장치</w:delText>
          </w:r>
          <w:r w:rsidRPr="002646CB" w:rsidDel="00F11B74">
            <w:rPr>
              <w:rPrChange w:id="8286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8287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전력량</w:delText>
          </w:r>
          <w:r w:rsidRPr="002646CB" w:rsidDel="00F11B74">
            <w:rPr>
              <w:rPrChange w:id="8288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E</w:delText>
          </w:r>
          <w:r w:rsidRPr="002646CB" w:rsidDel="00F11B74">
            <w:rPr>
              <w:rPrChange w:id="8289" w:author="ETRI-김종원" w:date="2019-12-10T10:44:00Z">
                <w:rPr>
                  <w:rFonts w:eastAsiaTheme="minorEastAsia"/>
                  <w:color w:val="000000" w:themeColor="text1"/>
                  <w:vertAlign w:val="subscript"/>
                </w:rPr>
              </w:rPrChange>
            </w:rPr>
            <w:delText>ESS</w:delText>
          </w:r>
          <w:r w:rsidRPr="002646CB" w:rsidDel="00F11B74">
            <w:rPr>
              <w:rPrChange w:id="8290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:</w:delText>
          </w:r>
          <w:r w:rsidRPr="002646CB" w:rsidDel="00F11B74">
            <w:rPr>
              <w:rPrChange w:id="8291" w:author="ETRI-김종원" w:date="2019-12-10T10:44:00Z">
                <w:rPr>
                  <w:rFonts w:eastAsiaTheme="minorEastAsia"/>
                  <w:color w:val="000000" w:themeColor="text1"/>
                  <w:vertAlign w:val="subscript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8292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첨단</w:delText>
          </w:r>
          <w:r w:rsidRPr="002646CB" w:rsidDel="00F11B74">
            <w:rPr>
              <w:rPrChange w:id="8293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8294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전력량계</w:delText>
          </w:r>
          <w:r w:rsidRPr="002646CB" w:rsidDel="00F11B74">
            <w:rPr>
              <w:rPrChange w:id="8295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M2</w:delText>
          </w:r>
          <w:r w:rsidRPr="002646CB" w:rsidDel="00F11B74">
            <w:rPr>
              <w:rFonts w:hint="eastAsia"/>
              <w:rPrChange w:id="8296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가</w:delText>
          </w:r>
          <w:r w:rsidRPr="002646CB" w:rsidDel="00F11B74">
            <w:rPr>
              <w:rPrChange w:id="8297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8298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측정</w:delText>
          </w:r>
          <w:r w:rsidRPr="002646CB" w:rsidDel="00F11B74">
            <w:rPr>
              <w:rPrChange w:id="8299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>, M2</w:delText>
          </w:r>
          <w:r w:rsidRPr="002646CB" w:rsidDel="00F11B74">
            <w:rPr>
              <w:rFonts w:hint="eastAsia"/>
              <w:rPrChange w:id="8300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가</w:delText>
          </w:r>
          <w:r w:rsidRPr="002646CB" w:rsidDel="00F11B74">
            <w:rPr>
              <w:rPrChange w:id="8301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8302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측정하는</w:delText>
          </w:r>
          <w:r w:rsidRPr="002646CB" w:rsidDel="00F11B74">
            <w:rPr>
              <w:rPrChange w:id="8303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8304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전력량은</w:delText>
          </w:r>
          <w:r w:rsidRPr="002646CB" w:rsidDel="00F11B74">
            <w:rPr>
              <w:rPrChange w:id="8305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8306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송전</w:delText>
          </w:r>
          <w:r w:rsidRPr="002646CB" w:rsidDel="00F11B74">
            <w:rPr>
              <w:rPrChange w:id="8307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8308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전력량과</w:delText>
          </w:r>
          <w:r w:rsidRPr="002646CB" w:rsidDel="00F11B74">
            <w:rPr>
              <w:rPrChange w:id="8309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8310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수전</w:delText>
          </w:r>
          <w:r w:rsidRPr="002646CB" w:rsidDel="00F11B74">
            <w:rPr>
              <w:rPrChange w:id="8311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8312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전력량으로</w:delText>
          </w:r>
          <w:r w:rsidRPr="002646CB" w:rsidDel="00F11B74">
            <w:rPr>
              <w:rPrChange w:id="8313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8314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구분하고</w:delText>
          </w:r>
          <w:r w:rsidRPr="002646CB" w:rsidDel="00F11B74">
            <w:rPr>
              <w:rPrChange w:id="8315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, </w:delText>
          </w:r>
          <w:r w:rsidRPr="002646CB" w:rsidDel="00F11B74">
            <w:rPr>
              <w:rFonts w:hint="eastAsia"/>
              <w:rPrChange w:id="8316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에너지저장장치</w:delText>
          </w:r>
          <w:r w:rsidRPr="002646CB" w:rsidDel="00F11B74">
            <w:rPr>
              <w:rPrChange w:id="8317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8318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전력량은</w:delText>
          </w:r>
          <w:r w:rsidRPr="002646CB" w:rsidDel="00F11B74">
            <w:rPr>
              <w:rPrChange w:id="8319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8320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송전</w:delText>
          </w:r>
          <w:r w:rsidRPr="002646CB" w:rsidDel="00F11B74">
            <w:rPr>
              <w:rPrChange w:id="8321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8322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전력량</w:delText>
          </w:r>
          <w:r w:rsidRPr="002646CB" w:rsidDel="00F11B74">
            <w:rPr>
              <w:rPrChange w:id="8323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– </w:delText>
          </w:r>
          <w:r w:rsidRPr="002646CB" w:rsidDel="00F11B74">
            <w:rPr>
              <w:rFonts w:hint="eastAsia"/>
              <w:rPrChange w:id="8324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수전</w:delText>
          </w:r>
          <w:r w:rsidRPr="002646CB" w:rsidDel="00F11B74">
            <w:rPr>
              <w:rPrChange w:id="8325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8326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전력량으로</w:delText>
          </w:r>
          <w:r w:rsidRPr="002646CB" w:rsidDel="00F11B74">
            <w:rPr>
              <w:rPrChange w:id="8327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8328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정의함</w:delText>
          </w:r>
          <w:r w:rsidRPr="002646CB" w:rsidDel="00F11B74">
            <w:rPr>
              <w:rPrChange w:id="8329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, </w:delText>
          </w:r>
          <w:r w:rsidRPr="002646CB" w:rsidDel="00F11B74">
            <w:rPr>
              <w:rFonts w:hint="eastAsia"/>
              <w:rPrChange w:id="8330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단위는</w:delText>
          </w:r>
          <w:r w:rsidRPr="002646CB" w:rsidDel="00F11B74">
            <w:rPr>
              <w:rPrChange w:id="8331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kWh, </w:delText>
          </w:r>
          <w:r w:rsidRPr="002646CB" w:rsidDel="00F11B74">
            <w:rPr>
              <w:rFonts w:hint="eastAsia"/>
              <w:rPrChange w:id="8332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값의</w:delText>
          </w:r>
          <w:r w:rsidRPr="002646CB" w:rsidDel="00F11B74">
            <w:rPr>
              <w:rPrChange w:id="8333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8334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범위는</w:delText>
          </w:r>
          <w:r w:rsidRPr="002646CB" w:rsidDel="00F11B74">
            <w:rPr>
              <w:rPrChange w:id="8335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0 </w:delText>
          </w:r>
          <w:r w:rsidRPr="002646CB" w:rsidDel="00F11B74">
            <w:rPr>
              <w:rFonts w:hint="eastAsia"/>
              <w:rPrChange w:id="8336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이상</w:delText>
          </w:r>
          <w:r w:rsidRPr="002646CB" w:rsidDel="00F11B74">
            <w:rPr>
              <w:rPrChange w:id="8337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8338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또는</w:delText>
          </w:r>
          <w:r w:rsidRPr="002646CB" w:rsidDel="00F11B74">
            <w:rPr>
              <w:rPrChange w:id="8339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0 </w:delText>
          </w:r>
          <w:r w:rsidRPr="002646CB" w:rsidDel="00F11B74">
            <w:rPr>
              <w:rFonts w:hint="eastAsia"/>
              <w:rPrChange w:id="8340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이하</w:delText>
          </w:r>
        </w:del>
      </w:ins>
    </w:p>
    <w:p w14:paraId="40A5AE17" w14:textId="668ACAC2" w:rsidR="002C63BA" w:rsidRPr="002646CB" w:rsidDel="00F11B74" w:rsidRDefault="002C63BA">
      <w:pPr>
        <w:rPr>
          <w:ins w:id="8341" w:author="박 진상" w:date="2019-10-08T05:53:00Z"/>
          <w:del w:id="8342" w:author="Windows 사용자" w:date="2019-10-18T10:35:00Z"/>
          <w:rPrChange w:id="8343" w:author="ETRI-김종원" w:date="2019-12-10T10:44:00Z">
            <w:rPr>
              <w:ins w:id="8344" w:author="박 진상" w:date="2019-10-08T05:53:00Z"/>
              <w:del w:id="8345" w:author="Windows 사용자" w:date="2019-10-18T10:35:00Z"/>
              <w:rFonts w:eastAsiaTheme="minorEastAsia"/>
              <w:color w:val="000000" w:themeColor="text1"/>
              <w:lang w:val="de-DE"/>
            </w:rPr>
          </w:rPrChange>
        </w:rPr>
        <w:pPrChange w:id="8346" w:author="Windows 사용자" w:date="2019-10-18T10:35:00Z">
          <w:pPr>
            <w:pStyle w:val="af6"/>
            <w:numPr>
              <w:numId w:val="44"/>
            </w:numPr>
            <w:wordWrap/>
            <w:autoSpaceDE/>
            <w:autoSpaceDN/>
            <w:spacing w:line="240" w:lineRule="auto"/>
            <w:ind w:leftChars="0" w:left="760" w:hanging="360"/>
          </w:pPr>
        </w:pPrChange>
      </w:pPr>
      <w:ins w:id="8347" w:author="박 진상" w:date="2019-10-08T05:53:00Z">
        <w:del w:id="8348" w:author="Windows 사용자" w:date="2019-10-18T10:35:00Z">
          <w:r w:rsidRPr="002646CB" w:rsidDel="00F11B74">
            <w:rPr>
              <w:rFonts w:hint="eastAsia"/>
              <w:rPrChange w:id="8349" w:author="ETRI-김종원" w:date="2019-12-10T10:44:00Z">
                <w:rPr>
                  <w:rFonts w:eastAsiaTheme="minorEastAsia" w:hint="eastAsia"/>
                  <w:color w:val="000000" w:themeColor="text1"/>
                  <w:lang w:val="de-DE"/>
                </w:rPr>
              </w:rPrChange>
            </w:rPr>
            <w:delText>연계</w:delText>
          </w:r>
          <w:r w:rsidRPr="002646CB" w:rsidDel="00F11B74">
            <w:rPr>
              <w:rPrChange w:id="8350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8351" w:author="ETRI-김종원" w:date="2019-12-10T10:44:00Z">
                <w:rPr>
                  <w:rFonts w:eastAsiaTheme="minorEastAsia" w:hint="eastAsia"/>
                  <w:color w:val="000000" w:themeColor="text1"/>
                  <w:lang w:val="de-DE"/>
                </w:rPr>
              </w:rPrChange>
            </w:rPr>
            <w:delText>시스템</w:delText>
          </w:r>
          <w:r w:rsidRPr="002646CB" w:rsidDel="00F11B74">
            <w:rPr>
              <w:rPrChange w:id="8352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8353" w:author="ETRI-김종원" w:date="2019-12-10T10:44:00Z">
                <w:rPr>
                  <w:rFonts w:eastAsiaTheme="minorEastAsia" w:hint="eastAsia"/>
                  <w:color w:val="000000" w:themeColor="text1"/>
                  <w:lang w:val="de-DE"/>
                </w:rPr>
              </w:rPrChange>
            </w:rPr>
            <w:delText>발전</w:delText>
          </w:r>
          <w:r w:rsidRPr="002646CB" w:rsidDel="00F11B74">
            <w:rPr>
              <w:rPrChange w:id="8354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8355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전력</w:delText>
          </w:r>
          <w:r w:rsidRPr="002646CB" w:rsidDel="00F11B74">
            <w:rPr>
              <w:rPrChange w:id="8356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P</w:delText>
          </w:r>
          <w:r w:rsidRPr="002646CB" w:rsidDel="00F11B74">
            <w:rPr>
              <w:rPrChange w:id="8357" w:author="ETRI-김종원" w:date="2019-12-10T10:44:00Z">
                <w:rPr>
                  <w:rFonts w:eastAsiaTheme="minorEastAsia"/>
                  <w:color w:val="000000" w:themeColor="text1"/>
                  <w:vertAlign w:val="subscript"/>
                </w:rPr>
              </w:rPrChange>
            </w:rPr>
            <w:delText>act</w:delText>
          </w:r>
          <w:r w:rsidRPr="002646CB" w:rsidDel="00F11B74">
            <w:rPr>
              <w:rPrChange w:id="8358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: </w:delText>
          </w:r>
          <w:r w:rsidRPr="002646CB" w:rsidDel="00F11B74">
            <w:rPr>
              <w:rFonts w:hint="eastAsia"/>
              <w:rPrChange w:id="8359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첨단</w:delText>
          </w:r>
          <w:r w:rsidRPr="002646CB" w:rsidDel="00F11B74">
            <w:rPr>
              <w:rPrChange w:id="8360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8361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전력량계</w:delText>
          </w:r>
          <w:r w:rsidRPr="002646CB" w:rsidDel="00F11B74">
            <w:rPr>
              <w:rPrChange w:id="8362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M1</w:delText>
          </w:r>
          <w:r w:rsidRPr="002646CB" w:rsidDel="00F11B74">
            <w:rPr>
              <w:rFonts w:hint="eastAsia"/>
              <w:rPrChange w:id="8363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이</w:delText>
          </w:r>
          <w:r w:rsidRPr="002646CB" w:rsidDel="00F11B74">
            <w:rPr>
              <w:rPrChange w:id="8364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8365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측정</w:delText>
          </w:r>
          <w:r w:rsidRPr="002646CB" w:rsidDel="00F11B74">
            <w:rPr>
              <w:rPrChange w:id="8366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, </w:delText>
          </w:r>
          <w:r w:rsidRPr="002646CB" w:rsidDel="00F11B74">
            <w:rPr>
              <w:rFonts w:hint="eastAsia"/>
              <w:rPrChange w:id="8367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단위는</w:delText>
          </w:r>
          <w:r w:rsidRPr="002646CB" w:rsidDel="00F11B74">
            <w:rPr>
              <w:rPrChange w:id="8368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kW, </w:delText>
          </w:r>
          <w:r w:rsidRPr="002646CB" w:rsidDel="00F11B74">
            <w:rPr>
              <w:rFonts w:hint="eastAsia"/>
              <w:rPrChange w:id="8369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값의</w:delText>
          </w:r>
          <w:r w:rsidRPr="002646CB" w:rsidDel="00F11B74">
            <w:rPr>
              <w:rPrChange w:id="8370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8371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범위는</w:delText>
          </w:r>
          <w:r w:rsidRPr="002646CB" w:rsidDel="00F11B74">
            <w:rPr>
              <w:rPrChange w:id="8372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0 </w:delText>
          </w:r>
          <w:r w:rsidRPr="002646CB" w:rsidDel="00F11B74">
            <w:rPr>
              <w:rFonts w:hint="eastAsia"/>
              <w:rPrChange w:id="8373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이상</w:delText>
          </w:r>
        </w:del>
      </w:ins>
    </w:p>
    <w:p w14:paraId="2F147336" w14:textId="7A13D4B3" w:rsidR="002C63BA" w:rsidRPr="002646CB" w:rsidRDefault="002C63BA">
      <w:pPr>
        <w:rPr>
          <w:ins w:id="8374" w:author="박 진상" w:date="2019-10-08T05:53:00Z"/>
          <w:rPrChange w:id="8375" w:author="ETRI-김종원" w:date="2019-12-10T10:44:00Z">
            <w:rPr>
              <w:ins w:id="8376" w:author="박 진상" w:date="2019-10-08T05:53:00Z"/>
              <w:rFonts w:eastAsiaTheme="minorEastAsia"/>
              <w:color w:val="000000" w:themeColor="text1"/>
              <w:lang w:val="de-DE"/>
            </w:rPr>
          </w:rPrChange>
        </w:rPr>
        <w:pPrChange w:id="8377" w:author="Windows 사용자" w:date="2019-10-18T10:35:00Z">
          <w:pPr>
            <w:pStyle w:val="af6"/>
            <w:numPr>
              <w:numId w:val="44"/>
            </w:numPr>
            <w:wordWrap/>
            <w:autoSpaceDE/>
            <w:autoSpaceDN/>
            <w:spacing w:line="240" w:lineRule="auto"/>
            <w:ind w:leftChars="0" w:left="760" w:hanging="360"/>
          </w:pPr>
        </w:pPrChange>
      </w:pPr>
      <w:ins w:id="8378" w:author="박 진상" w:date="2019-10-08T05:53:00Z">
        <w:del w:id="8379" w:author="Windows 사용자" w:date="2019-10-18T10:35:00Z">
          <w:r w:rsidRPr="002646CB" w:rsidDel="00F11B74">
            <w:rPr>
              <w:rFonts w:hint="eastAsia"/>
              <w:rPrChange w:id="8380" w:author="ETRI-김종원" w:date="2019-12-10T10:44:00Z">
                <w:rPr>
                  <w:rFonts w:eastAsiaTheme="minorEastAsia" w:hint="eastAsia"/>
                  <w:color w:val="000000" w:themeColor="text1"/>
                  <w:lang w:val="de-DE"/>
                </w:rPr>
              </w:rPrChange>
            </w:rPr>
            <w:delText>연계</w:delText>
          </w:r>
          <w:r w:rsidRPr="002646CB" w:rsidDel="00F11B74">
            <w:rPr>
              <w:rPrChange w:id="8381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8382" w:author="ETRI-김종원" w:date="2019-12-10T10:44:00Z">
                <w:rPr>
                  <w:rFonts w:eastAsiaTheme="minorEastAsia" w:hint="eastAsia"/>
                  <w:color w:val="000000" w:themeColor="text1"/>
                  <w:lang w:val="de-DE"/>
                </w:rPr>
              </w:rPrChange>
            </w:rPr>
            <w:delText>시스템</w:delText>
          </w:r>
          <w:r w:rsidRPr="002646CB" w:rsidDel="00F11B74">
            <w:rPr>
              <w:rPrChange w:id="8383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8384" w:author="ETRI-김종원" w:date="2019-12-10T10:44:00Z">
                <w:rPr>
                  <w:rFonts w:eastAsiaTheme="minorEastAsia" w:hint="eastAsia"/>
                  <w:color w:val="000000" w:themeColor="text1"/>
                  <w:lang w:val="de-DE"/>
                </w:rPr>
              </w:rPrChange>
            </w:rPr>
            <w:delText>발전</w:delText>
          </w:r>
          <w:r w:rsidRPr="002646CB" w:rsidDel="00F11B74">
            <w:rPr>
              <w:rPrChange w:id="8385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8386" w:author="ETRI-김종원" w:date="2019-12-10T10:44:00Z">
                <w:rPr>
                  <w:rFonts w:eastAsiaTheme="minorEastAsia" w:hint="eastAsia"/>
                  <w:color w:val="000000" w:themeColor="text1"/>
                  <w:lang w:val="de-DE"/>
                </w:rPr>
              </w:rPrChange>
            </w:rPr>
            <w:delText>전력</w:delText>
          </w:r>
          <w:r w:rsidRPr="002646CB" w:rsidDel="00F11B74">
            <w:rPr>
              <w:rFonts w:hint="eastAsia"/>
              <w:rPrChange w:id="8387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량</w:delText>
          </w:r>
          <w:r w:rsidRPr="002646CB" w:rsidDel="00F11B74">
            <w:rPr>
              <w:rPrChange w:id="8388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E</w:delText>
          </w:r>
          <w:r w:rsidRPr="002646CB" w:rsidDel="00F11B74">
            <w:rPr>
              <w:rPrChange w:id="8389" w:author="ETRI-김종원" w:date="2019-12-10T10:44:00Z">
                <w:rPr>
                  <w:rFonts w:eastAsiaTheme="minorEastAsia"/>
                  <w:color w:val="000000" w:themeColor="text1"/>
                  <w:vertAlign w:val="subscript"/>
                </w:rPr>
              </w:rPrChange>
            </w:rPr>
            <w:delText>act</w:delText>
          </w:r>
          <w:r w:rsidRPr="002646CB" w:rsidDel="00F11B74">
            <w:rPr>
              <w:rPrChange w:id="8390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:</w:delText>
          </w:r>
          <w:r w:rsidRPr="002646CB" w:rsidDel="00F11B74">
            <w:rPr>
              <w:rPrChange w:id="8391" w:author="ETRI-김종원" w:date="2019-12-10T10:44:00Z">
                <w:rPr>
                  <w:rFonts w:eastAsiaTheme="minorEastAsia"/>
                  <w:color w:val="000000" w:themeColor="text1"/>
                  <w:vertAlign w:val="subscript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8392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첨단</w:delText>
          </w:r>
          <w:r w:rsidRPr="002646CB" w:rsidDel="00F11B74">
            <w:rPr>
              <w:rPrChange w:id="8393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8394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전력량계</w:delText>
          </w:r>
          <w:r w:rsidRPr="002646CB" w:rsidDel="00F11B74">
            <w:rPr>
              <w:rPrChange w:id="8395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M1</w:delText>
          </w:r>
          <w:r w:rsidRPr="002646CB" w:rsidDel="00F11B74">
            <w:rPr>
              <w:rFonts w:hint="eastAsia"/>
              <w:rPrChange w:id="8396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이</w:delText>
          </w:r>
          <w:r w:rsidRPr="002646CB" w:rsidDel="00F11B74">
            <w:rPr>
              <w:rPrChange w:id="8397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5</w:delText>
          </w:r>
          <w:r w:rsidRPr="002646CB" w:rsidDel="00F11B74">
            <w:rPr>
              <w:rFonts w:hint="eastAsia"/>
              <w:rPrChange w:id="8398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분</w:delText>
          </w:r>
          <w:r w:rsidRPr="002646CB" w:rsidDel="00F11B74">
            <w:rPr>
              <w:rPrChange w:id="8399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8400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단위</w:delText>
          </w:r>
          <w:r w:rsidRPr="002646CB" w:rsidDel="00F11B74">
            <w:rPr>
              <w:rPrChange w:id="8401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8402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측정</w:delText>
          </w:r>
          <w:r w:rsidRPr="002646CB" w:rsidDel="00F11B74">
            <w:rPr>
              <w:rPrChange w:id="8403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, </w:delText>
          </w:r>
          <w:r w:rsidRPr="002646CB" w:rsidDel="00F11B74">
            <w:rPr>
              <w:rFonts w:hint="eastAsia"/>
              <w:rPrChange w:id="8404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단위는</w:delText>
          </w:r>
          <w:r w:rsidRPr="002646CB" w:rsidDel="00F11B74">
            <w:rPr>
              <w:rPrChange w:id="8405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kWh, </w:delText>
          </w:r>
          <w:r w:rsidRPr="002646CB" w:rsidDel="00F11B74">
            <w:rPr>
              <w:rFonts w:hint="eastAsia"/>
              <w:rPrChange w:id="8406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값의</w:delText>
          </w:r>
          <w:r w:rsidRPr="002646CB" w:rsidDel="00F11B74">
            <w:rPr>
              <w:rPrChange w:id="8407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11B74">
            <w:rPr>
              <w:rFonts w:hint="eastAsia"/>
              <w:rPrChange w:id="8408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범위는</w:delText>
          </w:r>
          <w:r w:rsidRPr="002646CB" w:rsidDel="00F11B74">
            <w:rPr>
              <w:rPrChange w:id="8409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0 </w:delText>
          </w:r>
          <w:r w:rsidRPr="002646CB" w:rsidDel="00F11B74">
            <w:rPr>
              <w:rFonts w:hint="eastAsia"/>
              <w:rPrChange w:id="8410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이상</w:delText>
          </w:r>
        </w:del>
      </w:ins>
    </w:p>
    <w:p w14:paraId="17FBCEAD" w14:textId="3B3A2659" w:rsidR="00D00AD0" w:rsidRPr="002646CB" w:rsidRDefault="00D00AD0">
      <w:pPr>
        <w:widowControl/>
        <w:wordWrap/>
        <w:autoSpaceDE/>
        <w:autoSpaceDN/>
        <w:spacing w:line="240" w:lineRule="auto"/>
        <w:jc w:val="left"/>
        <w:rPr>
          <w:ins w:id="8411" w:author="박 진상" w:date="2019-10-08T07:02:00Z"/>
          <w:rFonts w:ascii="바탕" w:hAnsi="바탕"/>
          <w:lang w:val="de-DE"/>
        </w:rPr>
      </w:pPr>
      <w:ins w:id="8412" w:author="박 진상" w:date="2019-10-08T07:02:00Z">
        <w:r w:rsidRPr="002646CB">
          <w:rPr>
            <w:rFonts w:ascii="바탕" w:hAnsi="바탕"/>
            <w:lang w:val="de-DE"/>
          </w:rPr>
          <w:br w:type="page"/>
        </w:r>
      </w:ins>
    </w:p>
    <w:p w14:paraId="40DE025E" w14:textId="6B2D37B1" w:rsidR="002C63BA" w:rsidRPr="002646CB" w:rsidDel="00D00AD0" w:rsidRDefault="002C63BA" w:rsidP="001C4A1D">
      <w:pPr>
        <w:rPr>
          <w:del w:id="8413" w:author="박 진상" w:date="2019-10-08T07:02:00Z"/>
          <w:rFonts w:ascii="바탕" w:hAnsi="바탕"/>
          <w:lang w:val="de-DE"/>
          <w:rPrChange w:id="8414" w:author="ETRI-김종원" w:date="2019-12-10T10:44:00Z">
            <w:rPr>
              <w:del w:id="8415" w:author="박 진상" w:date="2019-10-08T07:02:00Z"/>
              <w:lang w:val="en-US"/>
            </w:rPr>
          </w:rPrChange>
        </w:rPr>
      </w:pPr>
      <w:bookmarkStart w:id="8416" w:name="_Toc21525172"/>
      <w:bookmarkStart w:id="8417" w:name="_Toc23142011"/>
      <w:bookmarkStart w:id="8418" w:name="_Toc23173257"/>
      <w:bookmarkStart w:id="8419" w:name="_Toc23189032"/>
      <w:bookmarkStart w:id="8420" w:name="_Toc23191410"/>
      <w:bookmarkStart w:id="8421" w:name="_Toc23244428"/>
      <w:bookmarkStart w:id="8422" w:name="_Toc23793958"/>
      <w:bookmarkStart w:id="8423" w:name="_Toc23794281"/>
      <w:bookmarkStart w:id="8424" w:name="_Toc23794604"/>
      <w:bookmarkStart w:id="8425" w:name="_Toc23795449"/>
      <w:bookmarkStart w:id="8426" w:name="_Toc23839826"/>
      <w:bookmarkStart w:id="8427" w:name="_Toc26200615"/>
      <w:bookmarkStart w:id="8428" w:name="_Toc26867712"/>
      <w:bookmarkEnd w:id="8416"/>
      <w:bookmarkEnd w:id="8417"/>
      <w:bookmarkEnd w:id="8418"/>
      <w:bookmarkEnd w:id="8419"/>
      <w:bookmarkEnd w:id="8420"/>
      <w:bookmarkEnd w:id="8421"/>
      <w:bookmarkEnd w:id="8422"/>
      <w:bookmarkEnd w:id="8423"/>
      <w:bookmarkEnd w:id="8424"/>
      <w:bookmarkEnd w:id="8425"/>
      <w:bookmarkEnd w:id="8426"/>
      <w:bookmarkEnd w:id="8427"/>
      <w:bookmarkEnd w:id="8428"/>
    </w:p>
    <w:p w14:paraId="166AB19E" w14:textId="1F6E35BE" w:rsidR="00EE0A78" w:rsidRPr="002646CB" w:rsidDel="002C63BA" w:rsidRDefault="00EE0A78" w:rsidP="00EE0865">
      <w:pPr>
        <w:rPr>
          <w:del w:id="8429" w:author="박 진상" w:date="2019-10-08T05:51:00Z"/>
          <w:rFonts w:ascii="바탕" w:hAnsi="바탕"/>
          <w:lang w:val="en-US"/>
          <w:rPrChange w:id="8430" w:author="ETRI-김종원" w:date="2019-12-10T10:44:00Z">
            <w:rPr>
              <w:del w:id="8431" w:author="박 진상" w:date="2019-10-08T05:51:00Z"/>
              <w:lang w:val="en-US"/>
            </w:rPr>
          </w:rPrChange>
        </w:rPr>
      </w:pPr>
      <w:bookmarkStart w:id="8432" w:name="_Toc21408658"/>
      <w:bookmarkStart w:id="8433" w:name="_Toc21525173"/>
      <w:bookmarkStart w:id="8434" w:name="_Toc23142012"/>
      <w:bookmarkStart w:id="8435" w:name="_Toc23173258"/>
      <w:bookmarkStart w:id="8436" w:name="_Toc23189033"/>
      <w:bookmarkStart w:id="8437" w:name="_Toc23191411"/>
      <w:bookmarkStart w:id="8438" w:name="_Toc23244429"/>
      <w:bookmarkStart w:id="8439" w:name="_Toc23793959"/>
      <w:bookmarkStart w:id="8440" w:name="_Toc23794282"/>
      <w:bookmarkStart w:id="8441" w:name="_Toc23794605"/>
      <w:bookmarkStart w:id="8442" w:name="_Toc23795450"/>
      <w:bookmarkStart w:id="8443" w:name="_Toc23839827"/>
      <w:bookmarkStart w:id="8444" w:name="_Toc26200616"/>
      <w:bookmarkStart w:id="8445" w:name="_Toc26867713"/>
      <w:bookmarkEnd w:id="8432"/>
      <w:bookmarkEnd w:id="8433"/>
      <w:bookmarkEnd w:id="8434"/>
      <w:bookmarkEnd w:id="8435"/>
      <w:bookmarkEnd w:id="8436"/>
      <w:bookmarkEnd w:id="8437"/>
      <w:bookmarkEnd w:id="8438"/>
      <w:bookmarkEnd w:id="8439"/>
      <w:bookmarkEnd w:id="8440"/>
      <w:bookmarkEnd w:id="8441"/>
      <w:bookmarkEnd w:id="8442"/>
      <w:bookmarkEnd w:id="8443"/>
      <w:bookmarkEnd w:id="8444"/>
      <w:bookmarkEnd w:id="8445"/>
    </w:p>
    <w:p w14:paraId="2AD5D53D" w14:textId="01409BB8" w:rsidR="002C63BA" w:rsidRPr="002646CB" w:rsidRDefault="007A34FF" w:rsidP="002C63BA">
      <w:pPr>
        <w:pStyle w:val="24"/>
        <w:rPr>
          <w:ins w:id="8446" w:author="박 진상" w:date="2019-10-08T05:52:00Z"/>
          <w:rFonts w:ascii="바탕" w:eastAsia="바탕" w:hAnsi="바탕"/>
          <w:rPrChange w:id="8447" w:author="ETRI-김종원" w:date="2019-12-10T10:44:00Z">
            <w:rPr>
              <w:ins w:id="8448" w:author="박 진상" w:date="2019-10-08T05:52:00Z"/>
            </w:rPr>
          </w:rPrChange>
        </w:rPr>
      </w:pPr>
      <w:bookmarkStart w:id="8449" w:name="_Toc26867714"/>
      <w:ins w:id="8450" w:author="박 진상" w:date="2019-10-28T08:05:00Z">
        <w:r w:rsidRPr="002646CB">
          <w:rPr>
            <w:rFonts w:ascii="바탕" w:eastAsia="바탕" w:hAnsi="바탕" w:hint="eastAsia"/>
            <w:lang w:eastAsia="ko-KR"/>
          </w:rPr>
          <w:t>매개변수</w:t>
        </w:r>
      </w:ins>
      <w:ins w:id="8451" w:author="박 진상" w:date="2019-10-28T18:10:00Z">
        <w:r w:rsidR="00EA0E6F" w:rsidRPr="002646CB">
          <w:rPr>
            <w:rFonts w:ascii="바탕" w:eastAsia="바탕" w:hAnsi="바탕"/>
            <w:lang w:eastAsia="ko-KR"/>
          </w:rPr>
          <w:t>(Parameter)</w:t>
        </w:r>
      </w:ins>
      <w:bookmarkEnd w:id="8449"/>
    </w:p>
    <w:p w14:paraId="68625DCC" w14:textId="77777777" w:rsidR="002C63BA" w:rsidRPr="002646CB" w:rsidRDefault="002C63BA" w:rsidP="002C63BA">
      <w:pPr>
        <w:rPr>
          <w:ins w:id="8452" w:author="박 진상" w:date="2019-10-08T05:52:00Z"/>
          <w:rFonts w:ascii="바탕" w:hAnsi="바탕"/>
          <w:lang w:val="en-US"/>
          <w:rPrChange w:id="8453" w:author="ETRI-김종원" w:date="2019-12-10T10:44:00Z">
            <w:rPr>
              <w:ins w:id="8454" w:author="박 진상" w:date="2019-10-08T05:52:00Z"/>
              <w:lang w:val="en-US"/>
            </w:rPr>
          </w:rPrChange>
        </w:rPr>
      </w:pPr>
    </w:p>
    <w:p w14:paraId="1BB220BF" w14:textId="5BEBD3B4" w:rsidR="002C63BA" w:rsidRPr="002646CB" w:rsidRDefault="00F2169F" w:rsidP="002C63BA">
      <w:pPr>
        <w:rPr>
          <w:ins w:id="8455" w:author="박 진상" w:date="2019-10-08T05:53:00Z"/>
          <w:rPrChange w:id="8456" w:author="ETRI-김종원" w:date="2019-12-10T10:44:00Z">
            <w:rPr>
              <w:ins w:id="8457" w:author="박 진상" w:date="2019-10-08T05:53:00Z"/>
              <w:noProof w:val="0"/>
              <w:lang w:val="de-DE"/>
            </w:rPr>
          </w:rPrChange>
        </w:rPr>
      </w:pPr>
      <w:ins w:id="8458" w:author="ETRI-김종원" w:date="2019-12-02T17:07:00Z">
        <w:r w:rsidRPr="002646CB">
          <w:rPr>
            <w:rFonts w:hint="eastAsia"/>
            <w:rPrChange w:id="8459" w:author="ETRI-김종원" w:date="2019-12-10T10:44:00Z">
              <w:rPr>
                <w:rFonts w:hint="eastAsia"/>
                <w:color w:val="FF0000"/>
              </w:rPr>
            </w:rPrChange>
          </w:rPr>
          <w:t>태양광발전</w:t>
        </w:r>
        <w:r w:rsidRPr="002646CB">
          <w:rPr>
            <w:rPrChange w:id="8460" w:author="ETRI-김종원" w:date="2019-12-10T10:44:00Z">
              <w:rPr>
                <w:color w:val="FF0000"/>
              </w:rPr>
            </w:rPrChange>
          </w:rPr>
          <w:t>-</w:t>
        </w:r>
        <w:r w:rsidRPr="002646CB">
          <w:rPr>
            <w:rFonts w:hint="eastAsia"/>
            <w:rPrChange w:id="8461" w:author="ETRI-김종원" w:date="2019-12-10T10:44:00Z">
              <w:rPr>
                <w:rFonts w:hint="eastAsia"/>
                <w:color w:val="FF0000"/>
              </w:rPr>
            </w:rPrChange>
          </w:rPr>
          <w:t>전기에너지저장장치</w:t>
        </w:r>
        <w:r w:rsidRPr="002646CB">
          <w:rPr>
            <w:rPrChange w:id="8462" w:author="ETRI-김종원" w:date="2019-12-10T10:44:00Z">
              <w:rPr>
                <w:color w:val="FF0000"/>
              </w:rPr>
            </w:rPrChange>
          </w:rPr>
          <w:t xml:space="preserve"> </w:t>
        </w:r>
        <w:r w:rsidRPr="002646CB">
          <w:rPr>
            <w:rFonts w:hint="eastAsia"/>
            <w:rPrChange w:id="8463" w:author="ETRI-김종원" w:date="2019-12-10T10:44:00Z">
              <w:rPr>
                <w:rFonts w:hint="eastAsia"/>
                <w:color w:val="FF0000"/>
              </w:rPr>
            </w:rPrChange>
          </w:rPr>
          <w:t>연계시스템</w:t>
        </w:r>
      </w:ins>
      <w:ins w:id="8464" w:author="박 진상" w:date="2019-10-08T05:53:00Z">
        <w:del w:id="8465" w:author="ETRI-김종원" w:date="2019-12-02T17:07:00Z">
          <w:r w:rsidR="002C63BA" w:rsidRPr="002646CB" w:rsidDel="00F2169F">
            <w:rPr>
              <w:rFonts w:hint="eastAsia"/>
              <w:rPrChange w:id="8466" w:author="ETRI-김종원" w:date="2019-12-10T10:44:00Z">
                <w:rPr>
                  <w:rFonts w:hint="eastAsia"/>
                  <w:color w:val="000000" w:themeColor="text1"/>
                  <w:lang w:bidi="ko-KR"/>
                </w:rPr>
              </w:rPrChange>
            </w:rPr>
            <w:delText>태양광발전</w:delText>
          </w:r>
          <w:r w:rsidR="002C63BA" w:rsidRPr="002646CB" w:rsidDel="00F2169F">
            <w:rPr>
              <w:rPrChange w:id="8467" w:author="ETRI-김종원" w:date="2019-12-10T10:44:00Z">
                <w:rPr>
                  <w:color w:val="000000" w:themeColor="text1"/>
                  <w:lang w:bidi="ko-KR"/>
                </w:rPr>
              </w:rPrChange>
            </w:rPr>
            <w:delText>-</w:delText>
          </w:r>
          <w:r w:rsidR="002C63BA" w:rsidRPr="002646CB" w:rsidDel="00F2169F">
            <w:rPr>
              <w:rFonts w:hint="eastAsia"/>
              <w:rPrChange w:id="8468" w:author="ETRI-김종원" w:date="2019-12-10T10:44:00Z">
                <w:rPr>
                  <w:rFonts w:hint="eastAsia"/>
                  <w:color w:val="000000" w:themeColor="text1"/>
                  <w:lang w:bidi="ko-KR"/>
                </w:rPr>
              </w:rPrChange>
            </w:rPr>
            <w:delText>에너지저장장치</w:delText>
          </w:r>
          <w:r w:rsidR="002C63BA" w:rsidRPr="002646CB" w:rsidDel="00F2169F">
            <w:rPr>
              <w:rPrChange w:id="8469" w:author="ETRI-김종원" w:date="2019-12-10T10:44:00Z">
                <w:rPr>
                  <w:color w:val="000000" w:themeColor="text1"/>
                  <w:lang w:bidi="ko-KR"/>
                </w:rPr>
              </w:rPrChange>
            </w:rPr>
            <w:delText xml:space="preserve"> </w:delText>
          </w:r>
        </w:del>
      </w:ins>
      <w:ins w:id="8470" w:author="박 진상" w:date="2019-10-28T18:28:00Z">
        <w:del w:id="8471" w:author="ETRI-김종원" w:date="2019-12-02T17:07:00Z">
          <w:r w:rsidR="00DC4888" w:rsidRPr="002646CB" w:rsidDel="00F2169F">
            <w:rPr>
              <w:rFonts w:hint="eastAsia"/>
            </w:rPr>
            <w:delText>연계시스템</w:delText>
          </w:r>
        </w:del>
      </w:ins>
      <w:ins w:id="8472" w:author="박 진상" w:date="2019-10-08T05:53:00Z">
        <w:r w:rsidR="002C63BA" w:rsidRPr="002646CB">
          <w:rPr>
            <w:rFonts w:hint="eastAsia"/>
            <w:rPrChange w:id="8473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에서</w:t>
        </w:r>
        <w:r w:rsidR="002C63BA" w:rsidRPr="002646CB">
          <w:rPr>
            <w:rPrChange w:id="8474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="002C63BA" w:rsidRPr="002646CB">
          <w:rPr>
            <w:rFonts w:hint="eastAsia"/>
            <w:rPrChange w:id="8475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사용하는</w:t>
        </w:r>
        <w:r w:rsidR="002C63BA" w:rsidRPr="002646CB">
          <w:rPr>
            <w:rPrChange w:id="8476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</w:ins>
      <w:ins w:id="8477" w:author="박 진상" w:date="2019-10-28T19:39:00Z">
        <w:r w:rsidR="00970C98" w:rsidRPr="002646CB">
          <w:rPr>
            <w:rFonts w:hint="eastAsia"/>
          </w:rPr>
          <w:t>매개변수</w:t>
        </w:r>
      </w:ins>
      <w:ins w:id="8478" w:author="박 진상" w:date="2019-10-08T05:53:00Z">
        <w:r w:rsidR="002C63BA" w:rsidRPr="002646CB">
          <w:rPr>
            <w:rFonts w:hint="eastAsia"/>
            <w:rPrChange w:id="8479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들은</w:t>
        </w:r>
        <w:r w:rsidR="002C63BA" w:rsidRPr="002646CB">
          <w:rPr>
            <w:rPrChange w:id="8480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="002C63BA" w:rsidRPr="002646CB">
          <w:rPr>
            <w:rFonts w:hint="eastAsia"/>
            <w:rPrChange w:id="8481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다음과</w:t>
        </w:r>
        <w:r w:rsidR="002C63BA" w:rsidRPr="002646CB">
          <w:rPr>
            <w:rPrChange w:id="8482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="002C63BA" w:rsidRPr="002646CB">
          <w:rPr>
            <w:rFonts w:hint="eastAsia"/>
            <w:rPrChange w:id="8483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같다</w:t>
        </w:r>
        <w:r w:rsidR="002C63BA" w:rsidRPr="002646CB">
          <w:rPr>
            <w:rPrChange w:id="8484" w:author="ETRI-김종원" w:date="2019-12-10T10:44:00Z">
              <w:rPr>
                <w:color w:val="000000" w:themeColor="text1"/>
                <w:lang w:bidi="ko-KR"/>
              </w:rPr>
            </w:rPrChange>
          </w:rPr>
          <w:t>.</w:t>
        </w:r>
      </w:ins>
    </w:p>
    <w:p w14:paraId="2AD4BC63" w14:textId="77777777" w:rsidR="00FF0EC9" w:rsidRPr="002646CB" w:rsidRDefault="00FF0EC9" w:rsidP="002C63BA">
      <w:pPr>
        <w:rPr>
          <w:ins w:id="8485" w:author="박 진상" w:date="2019-10-08T05:57:00Z"/>
        </w:rPr>
      </w:pPr>
    </w:p>
    <w:p w14:paraId="357EA8F3" w14:textId="052E5F21" w:rsidR="00970C98" w:rsidRPr="002646CB" w:rsidRDefault="007461CB" w:rsidP="002C63BA">
      <w:pPr>
        <w:rPr>
          <w:ins w:id="8486" w:author="박 진상" w:date="2019-10-28T19:40:00Z"/>
        </w:rPr>
      </w:pPr>
      <w:ins w:id="8487" w:author="Windows 사용자" w:date="2019-10-18T10:38:00Z">
        <w:r w:rsidRPr="002646CB">
          <w:rPr>
            <w:rFonts w:hint="eastAsia"/>
          </w:rPr>
          <w:t>태양광발전</w:t>
        </w:r>
      </w:ins>
      <w:ins w:id="8488" w:author="ETRI-김종원" w:date="2019-11-04T20:38:00Z">
        <w:r w:rsidR="007B0A68" w:rsidRPr="002646CB">
          <w:t xml:space="preserve"> </w:t>
        </w:r>
      </w:ins>
      <w:ins w:id="8489" w:author="Windows 사용자" w:date="2019-10-18T10:38:00Z">
        <w:del w:id="8490" w:author="ETRI-김종원" w:date="2019-11-04T20:38:00Z">
          <w:r w:rsidRPr="002646CB" w:rsidDel="007B0A68">
            <w:rPr>
              <w:rFonts w:hint="eastAsia"/>
            </w:rPr>
            <w:delText>의</w:delText>
          </w:r>
          <w:r w:rsidRPr="002646CB" w:rsidDel="007B0A68">
            <w:delText xml:space="preserve"> </w:delText>
          </w:r>
          <w:r w:rsidRPr="002646CB" w:rsidDel="007B0A68">
            <w:rPr>
              <w:rFonts w:hint="eastAsia"/>
            </w:rPr>
            <w:delText>발전</w:delText>
          </w:r>
        </w:del>
        <w:r w:rsidRPr="002646CB">
          <w:rPr>
            <w:rFonts w:hint="eastAsia"/>
          </w:rPr>
          <w:t>용량</w:t>
        </w:r>
      </w:ins>
      <w:ins w:id="8491" w:author="박 진상" w:date="2019-10-28T19:38:00Z">
        <w:r w:rsidR="00970C98" w:rsidRPr="002646CB">
          <w:t>(</w:t>
        </w:r>
      </w:ins>
      <w:ins w:id="8492" w:author="Windows 사용자" w:date="2019-10-18T10:51:00Z">
        <w:del w:id="8493" w:author="박 진상" w:date="2019-10-28T19:38:00Z">
          <w:r w:rsidR="00583173" w:rsidRPr="002646CB" w:rsidDel="00970C98">
            <w:rPr>
              <w:rPrChange w:id="8494" w:author="ETRI-김종원" w:date="2019-12-10T10:44:00Z">
                <w:rPr>
                  <w:highlight w:val="green"/>
                </w:rPr>
              </w:rPrChange>
            </w:rPr>
            <w:delText xml:space="preserve"> </w:delText>
          </w:r>
        </w:del>
        <w:r w:rsidR="00583173" w:rsidRPr="002646CB">
          <w:rPr>
            <w:rPrChange w:id="8495" w:author="ETRI-김종원" w:date="2019-12-10T10:44:00Z">
              <w:rPr>
                <w:highlight w:val="green"/>
              </w:rPr>
            </w:rPrChange>
          </w:rPr>
          <w:t>PV</w:t>
        </w:r>
        <w:del w:id="8496" w:author="박 진상" w:date="2019-10-28T19:41:00Z">
          <w:r w:rsidR="00583173" w:rsidRPr="002646CB" w:rsidDel="00970C98">
            <w:rPr>
              <w:vertAlign w:val="subscript"/>
              <w:rPrChange w:id="8497" w:author="ETRI-김종원" w:date="2019-12-10T10:44:00Z">
                <w:rPr>
                  <w:highlight w:val="green"/>
                </w:rPr>
              </w:rPrChange>
            </w:rPr>
            <w:delText>cap</w:delText>
          </w:r>
        </w:del>
      </w:ins>
      <w:ins w:id="8498" w:author="박 진상" w:date="2019-10-28T19:41:00Z">
        <w:r w:rsidR="00970C98" w:rsidRPr="002646CB">
          <w:rPr>
            <w:vertAlign w:val="subscript"/>
            <w:rPrChange w:id="8499" w:author="ETRI-김종원" w:date="2019-12-10T10:44:00Z">
              <w:rPr/>
            </w:rPrChange>
          </w:rPr>
          <w:t>CAP</w:t>
        </w:r>
      </w:ins>
      <w:ins w:id="8500" w:author="박 진상" w:date="2019-10-28T19:38:00Z">
        <w:r w:rsidR="00970C98" w:rsidRPr="002646CB">
          <w:t>)</w:t>
        </w:r>
      </w:ins>
      <w:ins w:id="8501" w:author="Windows 사용자" w:date="2019-10-18T10:38:00Z">
        <w:r w:rsidRPr="002646CB">
          <w:rPr>
            <w:rFonts w:hint="eastAsia"/>
          </w:rPr>
          <w:t>은</w:t>
        </w:r>
        <w:r w:rsidRPr="002646CB">
          <w:t xml:space="preserve"> </w:t>
        </w:r>
        <w:r w:rsidRPr="002646CB">
          <w:rPr>
            <w:rFonts w:hint="eastAsia"/>
          </w:rPr>
          <w:t>초기</w:t>
        </w:r>
        <w:r w:rsidRPr="002646CB">
          <w:t xml:space="preserve"> </w:t>
        </w:r>
        <w:r w:rsidRPr="002646CB">
          <w:rPr>
            <w:rFonts w:hint="eastAsia"/>
          </w:rPr>
          <w:t>설치시에</w:t>
        </w:r>
        <w:r w:rsidRPr="002646CB">
          <w:t xml:space="preserve"> </w:t>
        </w:r>
        <w:r w:rsidRPr="002646CB">
          <w:rPr>
            <w:rFonts w:hint="eastAsia"/>
          </w:rPr>
          <w:t>계통</w:t>
        </w:r>
        <w:r w:rsidRPr="002646CB">
          <w:t xml:space="preserve"> </w:t>
        </w:r>
        <w:r w:rsidRPr="002646CB">
          <w:rPr>
            <w:rFonts w:hint="eastAsia"/>
          </w:rPr>
          <w:t>연계</w:t>
        </w:r>
        <w:r w:rsidRPr="002646CB">
          <w:t xml:space="preserve"> </w:t>
        </w:r>
        <w:r w:rsidRPr="002646CB">
          <w:rPr>
            <w:rFonts w:hint="eastAsia"/>
          </w:rPr>
          <w:t>용량을</w:t>
        </w:r>
        <w:r w:rsidRPr="002646CB">
          <w:t xml:space="preserve"> </w:t>
        </w:r>
        <w:r w:rsidRPr="002646CB">
          <w:rPr>
            <w:rFonts w:hint="eastAsia"/>
          </w:rPr>
          <w:t>고려하여</w:t>
        </w:r>
        <w:r w:rsidRPr="002646CB">
          <w:t xml:space="preserve"> </w:t>
        </w:r>
        <w:r w:rsidRPr="002646CB">
          <w:rPr>
            <w:rFonts w:hint="eastAsia"/>
          </w:rPr>
          <w:t>산정된</w:t>
        </w:r>
        <w:r w:rsidRPr="002646CB">
          <w:t xml:space="preserve"> </w:t>
        </w:r>
        <w:r w:rsidRPr="002646CB">
          <w:rPr>
            <w:rFonts w:hint="eastAsia"/>
          </w:rPr>
          <w:t>값으로</w:t>
        </w:r>
      </w:ins>
      <w:ins w:id="8502" w:author="Windows 사용자" w:date="2019-10-18T10:39:00Z">
        <w:r w:rsidRPr="002646CB">
          <w:rPr>
            <w:rFonts w:hint="eastAsia"/>
          </w:rPr>
          <w:t>서</w:t>
        </w:r>
        <w:r w:rsidRPr="002646CB">
          <w:t xml:space="preserve">, </w:t>
        </w:r>
        <w:r w:rsidRPr="002646CB">
          <w:rPr>
            <w:rFonts w:hint="eastAsia"/>
          </w:rPr>
          <w:t>태양광</w:t>
        </w:r>
        <w:r w:rsidRPr="002646CB">
          <w:t xml:space="preserve"> </w:t>
        </w:r>
        <w:r w:rsidRPr="002646CB">
          <w:rPr>
            <w:rFonts w:hint="eastAsia"/>
          </w:rPr>
          <w:t>발전은</w:t>
        </w:r>
        <w:r w:rsidRPr="002646CB">
          <w:t xml:space="preserve"> </w:t>
        </w:r>
        <w:r w:rsidRPr="002646CB">
          <w:rPr>
            <w:rFonts w:hint="eastAsia"/>
          </w:rPr>
          <w:t>해당</w:t>
        </w:r>
        <w:r w:rsidRPr="002646CB">
          <w:t xml:space="preserve"> </w:t>
        </w:r>
        <w:r w:rsidRPr="002646CB">
          <w:rPr>
            <w:rFonts w:hint="eastAsia"/>
          </w:rPr>
          <w:t>용량</w:t>
        </w:r>
        <w:r w:rsidRPr="002646CB">
          <w:t xml:space="preserve"> </w:t>
        </w:r>
        <w:r w:rsidRPr="002646CB">
          <w:rPr>
            <w:rFonts w:hint="eastAsia"/>
          </w:rPr>
          <w:t>이상으로</w:t>
        </w:r>
        <w:r w:rsidRPr="002646CB">
          <w:t xml:space="preserve"> </w:t>
        </w:r>
        <w:r w:rsidRPr="002646CB">
          <w:rPr>
            <w:rFonts w:hint="eastAsia"/>
          </w:rPr>
          <w:t>발전할</w:t>
        </w:r>
        <w:r w:rsidRPr="002646CB">
          <w:t xml:space="preserve"> </w:t>
        </w:r>
        <w:r w:rsidRPr="002646CB">
          <w:rPr>
            <w:rFonts w:hint="eastAsia"/>
          </w:rPr>
          <w:t>수</w:t>
        </w:r>
        <w:r w:rsidRPr="002646CB">
          <w:t xml:space="preserve"> </w:t>
        </w:r>
        <w:r w:rsidRPr="002646CB">
          <w:rPr>
            <w:rFonts w:hint="eastAsia"/>
          </w:rPr>
          <w:t>없으므로</w:t>
        </w:r>
        <w:r w:rsidRPr="002646CB">
          <w:t xml:space="preserve"> </w:t>
        </w:r>
        <w:r w:rsidRPr="002646CB">
          <w:rPr>
            <w:rFonts w:hint="eastAsia"/>
          </w:rPr>
          <w:t>최대</w:t>
        </w:r>
        <w:r w:rsidRPr="002646CB">
          <w:t xml:space="preserve"> </w:t>
        </w:r>
      </w:ins>
      <w:ins w:id="8503" w:author="ETRI-김종원" w:date="2019-12-02T17:26:00Z">
        <w:r w:rsidR="00647810" w:rsidRPr="002646CB">
          <w:rPr>
            <w:rFonts w:hint="eastAsia"/>
          </w:rPr>
          <w:t>발전</w:t>
        </w:r>
      </w:ins>
      <w:ins w:id="8504" w:author="Windows 사용자" w:date="2019-10-18T10:39:00Z">
        <w:del w:id="8505" w:author="ETRI-김종원" w:date="2019-12-02T17:26:00Z">
          <w:r w:rsidRPr="002646CB" w:rsidDel="00647810">
            <w:rPr>
              <w:rFonts w:hint="eastAsia"/>
            </w:rPr>
            <w:delText>출력</w:delText>
          </w:r>
        </w:del>
        <w:r w:rsidRPr="002646CB">
          <w:rPr>
            <w:rFonts w:hint="eastAsia"/>
          </w:rPr>
          <w:t>전력을</w:t>
        </w:r>
        <w:r w:rsidRPr="002646CB">
          <w:t xml:space="preserve"> </w:t>
        </w:r>
        <w:r w:rsidRPr="002646CB">
          <w:rPr>
            <w:rFonts w:hint="eastAsia"/>
          </w:rPr>
          <w:t>의미한다</w:t>
        </w:r>
        <w:r w:rsidRPr="002646CB">
          <w:t xml:space="preserve">. </w:t>
        </w:r>
      </w:ins>
    </w:p>
    <w:p w14:paraId="2649AF6B" w14:textId="77777777" w:rsidR="00970C98" w:rsidRPr="002646CB" w:rsidRDefault="00970C98" w:rsidP="002C63BA">
      <w:pPr>
        <w:rPr>
          <w:ins w:id="8506" w:author="박 진상" w:date="2019-10-28T19:40:00Z"/>
        </w:rPr>
      </w:pPr>
    </w:p>
    <w:p w14:paraId="3311FEB6" w14:textId="389F1556" w:rsidR="00FD2450" w:rsidRPr="002646CB" w:rsidRDefault="007461CB" w:rsidP="002C63BA">
      <w:pPr>
        <w:rPr>
          <w:ins w:id="8507" w:author="박 진상" w:date="2019-10-28T19:40:00Z"/>
        </w:rPr>
      </w:pPr>
      <w:ins w:id="8508" w:author="Windows 사용자" w:date="2019-10-18T10:40:00Z">
        <w:r w:rsidRPr="002646CB">
          <w:rPr>
            <w:rFonts w:hint="eastAsia"/>
          </w:rPr>
          <w:t>에너지저장장치의</w:t>
        </w:r>
        <w:r w:rsidRPr="002646CB">
          <w:t xml:space="preserve"> </w:t>
        </w:r>
        <w:r w:rsidRPr="002646CB">
          <w:rPr>
            <w:rFonts w:hint="eastAsia"/>
          </w:rPr>
          <w:t>출력</w:t>
        </w:r>
        <w:r w:rsidRPr="002646CB">
          <w:t xml:space="preserve"> </w:t>
        </w:r>
        <w:r w:rsidRPr="002646CB">
          <w:rPr>
            <w:rFonts w:hint="eastAsia"/>
          </w:rPr>
          <w:t>장치에</w:t>
        </w:r>
        <w:r w:rsidRPr="002646CB">
          <w:t xml:space="preserve"> </w:t>
        </w:r>
        <w:r w:rsidRPr="002646CB">
          <w:rPr>
            <w:rFonts w:hint="eastAsia"/>
          </w:rPr>
          <w:t>해당하는</w:t>
        </w:r>
        <w:r w:rsidRPr="002646CB">
          <w:t xml:space="preserve"> </w:t>
        </w:r>
      </w:ins>
      <w:ins w:id="8509" w:author="Windows 사용자" w:date="2019-10-18T10:51:00Z">
        <w:r w:rsidR="00583173" w:rsidRPr="002646CB">
          <w:rPr>
            <w:rFonts w:hint="eastAsia"/>
            <w:rPrChange w:id="8510" w:author="ETRI-김종원" w:date="2019-12-10T10:44:00Z">
              <w:rPr>
                <w:rFonts w:hint="eastAsia"/>
                <w:highlight w:val="green"/>
              </w:rPr>
            </w:rPrChange>
          </w:rPr>
          <w:t>전력변환장치</w:t>
        </w:r>
        <w:r w:rsidR="00583173" w:rsidRPr="002646CB">
          <w:rPr>
            <w:rPrChange w:id="8511" w:author="ETRI-김종원" w:date="2019-12-10T10:44:00Z">
              <w:rPr>
                <w:highlight w:val="green"/>
              </w:rPr>
            </w:rPrChange>
          </w:rPr>
          <w:t xml:space="preserve"> </w:t>
        </w:r>
      </w:ins>
      <w:ins w:id="8512" w:author="Windows 사용자" w:date="2019-10-18T10:40:00Z">
        <w:r w:rsidRPr="002646CB">
          <w:rPr>
            <w:rFonts w:hint="eastAsia"/>
          </w:rPr>
          <w:t>용량</w:t>
        </w:r>
      </w:ins>
      <w:ins w:id="8513" w:author="박 진상" w:date="2019-10-28T19:40:00Z">
        <w:r w:rsidR="00970C98" w:rsidRPr="002646CB">
          <w:t>(</w:t>
        </w:r>
      </w:ins>
      <w:ins w:id="8514" w:author="Windows 사용자" w:date="2019-10-18T10:51:00Z">
        <w:del w:id="8515" w:author="박 진상" w:date="2019-10-28T19:40:00Z">
          <w:r w:rsidR="00583173" w:rsidRPr="002646CB" w:rsidDel="00970C98">
            <w:rPr>
              <w:rPrChange w:id="8516" w:author="ETRI-김종원" w:date="2019-12-10T10:44:00Z">
                <w:rPr>
                  <w:highlight w:val="green"/>
                </w:rPr>
              </w:rPrChange>
            </w:rPr>
            <w:delText xml:space="preserve"> </w:delText>
          </w:r>
        </w:del>
        <w:r w:rsidR="00583173" w:rsidRPr="002646CB">
          <w:rPr>
            <w:rPrChange w:id="8517" w:author="ETRI-김종원" w:date="2019-12-10T10:44:00Z">
              <w:rPr>
                <w:highlight w:val="green"/>
              </w:rPr>
            </w:rPrChange>
          </w:rPr>
          <w:t>PCS</w:t>
        </w:r>
      </w:ins>
      <w:ins w:id="8518" w:author="박 진상" w:date="2019-10-28T19:41:00Z">
        <w:r w:rsidR="00970C98" w:rsidRPr="002646CB">
          <w:rPr>
            <w:vertAlign w:val="subscript"/>
            <w:rPrChange w:id="8519" w:author="ETRI-김종원" w:date="2019-12-10T10:44:00Z">
              <w:rPr/>
            </w:rPrChange>
          </w:rPr>
          <w:t>CAP</w:t>
        </w:r>
      </w:ins>
      <w:ins w:id="8520" w:author="Windows 사용자" w:date="2019-10-18T10:51:00Z">
        <w:del w:id="8521" w:author="박 진상" w:date="2019-10-28T19:41:00Z">
          <w:r w:rsidR="00583173" w:rsidRPr="002646CB" w:rsidDel="00970C98">
            <w:rPr>
              <w:rPrChange w:id="8522" w:author="ETRI-김종원" w:date="2019-12-10T10:44:00Z">
                <w:rPr>
                  <w:highlight w:val="green"/>
                </w:rPr>
              </w:rPrChange>
            </w:rPr>
            <w:delText>cap</w:delText>
          </w:r>
        </w:del>
      </w:ins>
      <w:ins w:id="8523" w:author="박 진상" w:date="2019-10-28T19:40:00Z">
        <w:r w:rsidR="00970C98" w:rsidRPr="002646CB">
          <w:t>)</w:t>
        </w:r>
      </w:ins>
      <w:ins w:id="8524" w:author="Windows 사용자" w:date="2019-10-18T10:41:00Z">
        <w:r w:rsidRPr="002646CB">
          <w:rPr>
            <w:rFonts w:hint="eastAsia"/>
          </w:rPr>
          <w:t>은</w:t>
        </w:r>
        <w:r w:rsidRPr="002646CB">
          <w:t xml:space="preserve"> </w:t>
        </w:r>
      </w:ins>
      <w:ins w:id="8525" w:author="Windows 사용자" w:date="2019-10-18T10:42:00Z">
        <w:r w:rsidRPr="002646CB">
          <w:rPr>
            <w:rFonts w:hint="eastAsia"/>
          </w:rPr>
          <w:t>에너지저장장치가</w:t>
        </w:r>
        <w:r w:rsidRPr="002646CB">
          <w:t xml:space="preserve"> </w:t>
        </w:r>
        <w:r w:rsidRPr="002646CB">
          <w:rPr>
            <w:rFonts w:hint="eastAsia"/>
          </w:rPr>
          <w:t>충전</w:t>
        </w:r>
        <w:r w:rsidRPr="002646CB">
          <w:t xml:space="preserve"> </w:t>
        </w:r>
        <w:r w:rsidRPr="002646CB">
          <w:rPr>
            <w:rFonts w:hint="eastAsia"/>
          </w:rPr>
          <w:t>또는</w:t>
        </w:r>
        <w:r w:rsidRPr="002646CB">
          <w:t xml:space="preserve"> </w:t>
        </w:r>
        <w:r w:rsidRPr="002646CB">
          <w:rPr>
            <w:rFonts w:hint="eastAsia"/>
          </w:rPr>
          <w:t>방전하기</w:t>
        </w:r>
        <w:r w:rsidRPr="002646CB">
          <w:t xml:space="preserve"> </w:t>
        </w:r>
        <w:r w:rsidRPr="002646CB">
          <w:rPr>
            <w:rFonts w:hint="eastAsia"/>
          </w:rPr>
          <w:t>위해</w:t>
        </w:r>
        <w:r w:rsidRPr="002646CB">
          <w:t xml:space="preserve"> </w:t>
        </w:r>
        <w:r w:rsidRPr="002646CB">
          <w:rPr>
            <w:rFonts w:hint="eastAsia"/>
          </w:rPr>
          <w:t>출력하는</w:t>
        </w:r>
        <w:r w:rsidRPr="002646CB">
          <w:t xml:space="preserve"> </w:t>
        </w:r>
        <w:r w:rsidRPr="002646CB">
          <w:rPr>
            <w:rFonts w:hint="eastAsia"/>
          </w:rPr>
          <w:t>최대의</w:t>
        </w:r>
        <w:r w:rsidRPr="002646CB">
          <w:t xml:space="preserve"> </w:t>
        </w:r>
      </w:ins>
      <w:ins w:id="8526" w:author="ETRI-김종원" w:date="2019-12-02T17:26:00Z">
        <w:r w:rsidR="00647810" w:rsidRPr="002646CB">
          <w:rPr>
            <w:rFonts w:hint="eastAsia"/>
          </w:rPr>
          <w:t>발전</w:t>
        </w:r>
      </w:ins>
      <w:ins w:id="8527" w:author="Windows 사용자" w:date="2019-10-18T10:43:00Z">
        <w:del w:id="8528" w:author="ETRI-김종원" w:date="2019-12-02T17:26:00Z">
          <w:r w:rsidRPr="002646CB" w:rsidDel="00647810">
            <w:rPr>
              <w:rFonts w:hint="eastAsia"/>
            </w:rPr>
            <w:delText>출력</w:delText>
          </w:r>
        </w:del>
        <w:r w:rsidRPr="002646CB">
          <w:rPr>
            <w:rFonts w:hint="eastAsia"/>
          </w:rPr>
          <w:t>전력</w:t>
        </w:r>
      </w:ins>
      <w:ins w:id="8529" w:author="Windows 사용자" w:date="2019-10-18T10:42:00Z">
        <w:r w:rsidRPr="002646CB">
          <w:rPr>
            <w:rFonts w:hint="eastAsia"/>
          </w:rPr>
          <w:t>을</w:t>
        </w:r>
        <w:r w:rsidRPr="002646CB">
          <w:t xml:space="preserve"> </w:t>
        </w:r>
        <w:r w:rsidRPr="002646CB">
          <w:rPr>
            <w:rFonts w:hint="eastAsia"/>
          </w:rPr>
          <w:t>의미한다</w:t>
        </w:r>
        <w:r w:rsidRPr="002646CB">
          <w:t>.</w:t>
        </w:r>
      </w:ins>
    </w:p>
    <w:p w14:paraId="6891278E" w14:textId="77777777" w:rsidR="00970C98" w:rsidRPr="002646CB" w:rsidRDefault="00970C98" w:rsidP="002C63BA">
      <w:pPr>
        <w:rPr>
          <w:ins w:id="8530" w:author="Windows 사용자" w:date="2019-10-18T10:43:00Z"/>
        </w:rPr>
      </w:pPr>
    </w:p>
    <w:p w14:paraId="0BCFC815" w14:textId="23EB0457" w:rsidR="00970C98" w:rsidRPr="002646CB" w:rsidRDefault="007461CB" w:rsidP="002C63BA">
      <w:pPr>
        <w:rPr>
          <w:ins w:id="8531" w:author="박 진상" w:date="2019-10-28T19:41:00Z"/>
        </w:rPr>
      </w:pPr>
      <w:ins w:id="8532" w:author="Windows 사용자" w:date="2019-10-18T10:43:00Z">
        <w:r w:rsidRPr="002646CB">
          <w:rPr>
            <w:rFonts w:hint="eastAsia"/>
          </w:rPr>
          <w:t>태양광발전과</w:t>
        </w:r>
        <w:r w:rsidRPr="002646CB">
          <w:t xml:space="preserve"> </w:t>
        </w:r>
        <w:r w:rsidRPr="002646CB">
          <w:rPr>
            <w:rFonts w:hint="eastAsia"/>
          </w:rPr>
          <w:t>에너지저장장치</w:t>
        </w:r>
        <w:r w:rsidRPr="002646CB">
          <w:t xml:space="preserve"> </w:t>
        </w:r>
        <w:r w:rsidRPr="002646CB">
          <w:rPr>
            <w:rFonts w:hint="eastAsia"/>
          </w:rPr>
          <w:t>연계시스템의</w:t>
        </w:r>
        <w:r w:rsidRPr="002646CB">
          <w:t xml:space="preserve"> </w:t>
        </w:r>
      </w:ins>
      <w:ins w:id="8533" w:author="ETRI-김종원" w:date="2019-12-02T17:31:00Z">
        <w:r w:rsidR="00647810" w:rsidRPr="002646CB">
          <w:rPr>
            <w:rFonts w:hint="eastAsia"/>
          </w:rPr>
          <w:t>발전</w:t>
        </w:r>
      </w:ins>
      <w:ins w:id="8534" w:author="Windows 사용자" w:date="2019-10-18T10:43:00Z">
        <w:del w:id="8535" w:author="ETRI-김종원" w:date="2019-12-02T17:31:00Z">
          <w:r w:rsidRPr="002646CB" w:rsidDel="00647810">
            <w:rPr>
              <w:rFonts w:hint="eastAsia"/>
            </w:rPr>
            <w:delText>출력</w:delText>
          </w:r>
        </w:del>
        <w:r w:rsidRPr="002646CB">
          <w:rPr>
            <w:rFonts w:hint="eastAsia"/>
          </w:rPr>
          <w:t>은</w:t>
        </w:r>
        <w:r w:rsidRPr="002646CB">
          <w:t xml:space="preserve"> </w:t>
        </w:r>
        <w:r w:rsidR="00FD2450" w:rsidRPr="002646CB">
          <w:rPr>
            <w:rFonts w:hint="eastAsia"/>
          </w:rPr>
          <w:t>태양광발전의</w:t>
        </w:r>
        <w:r w:rsidR="00FD2450" w:rsidRPr="002646CB">
          <w:t xml:space="preserve"> </w:t>
        </w:r>
        <w:r w:rsidR="00FD2450" w:rsidRPr="002646CB">
          <w:rPr>
            <w:rFonts w:hint="eastAsia"/>
          </w:rPr>
          <w:t>전력</w:t>
        </w:r>
      </w:ins>
      <w:ins w:id="8536" w:author="ETRI-김종원" w:date="2019-12-02T17:38:00Z">
        <w:r w:rsidR="000A790F" w:rsidRPr="002646CB">
          <w:rPr>
            <w:rFonts w:hint="eastAsia"/>
          </w:rPr>
          <w:t>량</w:t>
        </w:r>
      </w:ins>
      <w:ins w:id="8537" w:author="Windows 사용자" w:date="2019-10-18T10:43:00Z">
        <w:r w:rsidR="00FD2450" w:rsidRPr="002646CB">
          <w:rPr>
            <w:rFonts w:hint="eastAsia"/>
          </w:rPr>
          <w:t>과</w:t>
        </w:r>
        <w:r w:rsidR="00FD2450" w:rsidRPr="002646CB">
          <w:t xml:space="preserve"> </w:t>
        </w:r>
        <w:r w:rsidR="00FD2450" w:rsidRPr="002646CB">
          <w:rPr>
            <w:rFonts w:hint="eastAsia"/>
          </w:rPr>
          <w:t>에너지저장장치의</w:t>
        </w:r>
        <w:r w:rsidR="00FD2450" w:rsidRPr="002646CB">
          <w:t xml:space="preserve"> </w:t>
        </w:r>
        <w:r w:rsidR="00FD2450" w:rsidRPr="002646CB">
          <w:rPr>
            <w:rFonts w:hint="eastAsia"/>
          </w:rPr>
          <w:t>전력</w:t>
        </w:r>
      </w:ins>
      <w:ins w:id="8538" w:author="ETRI-김종원" w:date="2019-12-02T17:38:00Z">
        <w:r w:rsidR="000A790F" w:rsidRPr="002646CB">
          <w:rPr>
            <w:rFonts w:hint="eastAsia"/>
          </w:rPr>
          <w:t>량</w:t>
        </w:r>
      </w:ins>
      <w:ins w:id="8539" w:author="Windows 사용자" w:date="2019-10-18T10:43:00Z">
        <w:r w:rsidR="00FD2450" w:rsidRPr="002646CB">
          <w:rPr>
            <w:rFonts w:hint="eastAsia"/>
          </w:rPr>
          <w:t>이</w:t>
        </w:r>
        <w:r w:rsidR="00FD2450" w:rsidRPr="002646CB">
          <w:t xml:space="preserve"> </w:t>
        </w:r>
        <w:r w:rsidR="00FD2450" w:rsidRPr="002646CB">
          <w:rPr>
            <w:rFonts w:hint="eastAsia"/>
          </w:rPr>
          <w:t>합쳐진</w:t>
        </w:r>
        <w:r w:rsidR="00FD2450" w:rsidRPr="002646CB">
          <w:t xml:space="preserve"> </w:t>
        </w:r>
        <w:r w:rsidR="00FD2450" w:rsidRPr="002646CB">
          <w:rPr>
            <w:rFonts w:hint="eastAsia"/>
          </w:rPr>
          <w:t>것으로서</w:t>
        </w:r>
        <w:r w:rsidR="00FD2450" w:rsidRPr="002646CB">
          <w:t xml:space="preserve">, </w:t>
        </w:r>
      </w:ins>
      <w:ins w:id="8540" w:author="Windows 사용자" w:date="2019-10-18T10:46:00Z">
        <w:r w:rsidR="00FD2450" w:rsidRPr="002646CB">
          <w:rPr>
            <w:rFonts w:hint="eastAsia"/>
          </w:rPr>
          <w:t>해당</w:t>
        </w:r>
        <w:r w:rsidR="00FD2450" w:rsidRPr="002646CB">
          <w:t xml:space="preserve"> </w:t>
        </w:r>
        <w:del w:id="8541" w:author="박 진상" w:date="2019-10-28T18:28:00Z">
          <w:r w:rsidR="00FD2450" w:rsidRPr="002646CB" w:rsidDel="00DC4888">
            <w:rPr>
              <w:rFonts w:hint="eastAsia"/>
            </w:rPr>
            <w:delText>연계</w:delText>
          </w:r>
          <w:r w:rsidR="00FD2450" w:rsidRPr="002646CB" w:rsidDel="00DC4888">
            <w:delText xml:space="preserve"> </w:delText>
          </w:r>
          <w:r w:rsidR="00FD2450" w:rsidRPr="002646CB" w:rsidDel="00DC4888">
            <w:rPr>
              <w:rFonts w:hint="eastAsia"/>
            </w:rPr>
            <w:delText>시스템</w:delText>
          </w:r>
        </w:del>
      </w:ins>
      <w:ins w:id="8542" w:author="박 진상" w:date="2019-10-28T18:28:00Z">
        <w:r w:rsidR="00DC4888" w:rsidRPr="002646CB">
          <w:rPr>
            <w:rFonts w:hint="eastAsia"/>
          </w:rPr>
          <w:t>연계시스템</w:t>
        </w:r>
      </w:ins>
      <w:ins w:id="8543" w:author="Windows 사용자" w:date="2019-10-18T10:46:00Z">
        <w:r w:rsidR="00FD2450" w:rsidRPr="002646CB">
          <w:rPr>
            <w:rFonts w:hint="eastAsia"/>
          </w:rPr>
          <w:t>의</w:t>
        </w:r>
        <w:r w:rsidR="00FD2450" w:rsidRPr="002646CB">
          <w:t xml:space="preserve"> </w:t>
        </w:r>
      </w:ins>
      <w:ins w:id="8544" w:author="Windows 사용자" w:date="2019-10-18T10:44:00Z">
        <w:r w:rsidR="00FD2450" w:rsidRPr="002646CB">
          <w:rPr>
            <w:rFonts w:hint="eastAsia"/>
          </w:rPr>
          <w:t>예상</w:t>
        </w:r>
        <w:r w:rsidR="00FD2450" w:rsidRPr="002646CB">
          <w:t xml:space="preserve"> </w:t>
        </w:r>
      </w:ins>
      <w:ins w:id="8545" w:author="ETRI-김종원" w:date="2019-12-02T17:32:00Z">
        <w:r w:rsidR="00647810" w:rsidRPr="002646CB">
          <w:rPr>
            <w:rFonts w:hint="eastAsia"/>
          </w:rPr>
          <w:t>발전</w:t>
        </w:r>
      </w:ins>
      <w:ins w:id="8546" w:author="Windows 사용자" w:date="2019-10-18T10:44:00Z">
        <w:del w:id="8547" w:author="ETRI-김종원" w:date="2019-12-02T17:32:00Z">
          <w:r w:rsidR="00FD2450" w:rsidRPr="002646CB" w:rsidDel="00647810">
            <w:rPr>
              <w:rFonts w:hint="eastAsia"/>
            </w:rPr>
            <w:delText>출력</w:delText>
          </w:r>
        </w:del>
        <w:r w:rsidR="00FD2450" w:rsidRPr="002646CB">
          <w:rPr>
            <w:rFonts w:hint="eastAsia"/>
          </w:rPr>
          <w:t>을</w:t>
        </w:r>
        <w:r w:rsidR="00FD2450" w:rsidRPr="002646CB">
          <w:t xml:space="preserve"> </w:t>
        </w:r>
        <w:r w:rsidR="00FD2450" w:rsidRPr="002646CB">
          <w:rPr>
            <w:rFonts w:hint="eastAsia"/>
          </w:rPr>
          <w:t>미리</w:t>
        </w:r>
        <w:r w:rsidR="00FD2450" w:rsidRPr="002646CB">
          <w:t xml:space="preserve"> </w:t>
        </w:r>
        <w:r w:rsidR="00FD2450" w:rsidRPr="002646CB">
          <w:rPr>
            <w:rFonts w:hint="eastAsia"/>
          </w:rPr>
          <w:t>결정</w:t>
        </w:r>
      </w:ins>
      <w:ins w:id="8548" w:author="Windows 사용자" w:date="2019-10-18T10:45:00Z">
        <w:r w:rsidR="00FD2450" w:rsidRPr="002646CB">
          <w:rPr>
            <w:rFonts w:hint="eastAsia"/>
          </w:rPr>
          <w:t>하여</w:t>
        </w:r>
        <w:r w:rsidR="00FD2450" w:rsidRPr="002646CB">
          <w:t xml:space="preserve"> 1</w:t>
        </w:r>
        <w:r w:rsidR="00FD2450" w:rsidRPr="002646CB">
          <w:rPr>
            <w:rFonts w:hint="eastAsia"/>
          </w:rPr>
          <w:t>시간</w:t>
        </w:r>
        <w:r w:rsidR="00FD2450" w:rsidRPr="002646CB">
          <w:t xml:space="preserve"> </w:t>
        </w:r>
        <w:r w:rsidR="00FD2450" w:rsidRPr="002646CB">
          <w:rPr>
            <w:rFonts w:hint="eastAsia"/>
          </w:rPr>
          <w:t>단위의</w:t>
        </w:r>
        <w:r w:rsidR="00FD2450" w:rsidRPr="002646CB">
          <w:t xml:space="preserve"> </w:t>
        </w:r>
        <w:r w:rsidR="00FD2450" w:rsidRPr="002646CB">
          <w:rPr>
            <w:rFonts w:hint="eastAsia"/>
          </w:rPr>
          <w:t>입찰전력</w:t>
        </w:r>
      </w:ins>
      <w:ins w:id="8549" w:author="ETRI-김종원" w:date="2019-12-02T17:38:00Z">
        <w:r w:rsidR="000A790F" w:rsidRPr="002646CB">
          <w:rPr>
            <w:rFonts w:hint="eastAsia"/>
          </w:rPr>
          <w:t>량</w:t>
        </w:r>
      </w:ins>
      <w:ins w:id="8550" w:author="박 진상" w:date="2019-10-28T19:40:00Z">
        <w:r w:rsidR="00970C98" w:rsidRPr="002646CB">
          <w:t>(</w:t>
        </w:r>
      </w:ins>
      <w:ins w:id="8551" w:author="Windows 사용자" w:date="2019-10-18T10:45:00Z">
        <w:del w:id="8552" w:author="박 진상" w:date="2019-10-28T19:40:00Z">
          <w:r w:rsidR="00FD2450" w:rsidRPr="002646CB" w:rsidDel="00970C98">
            <w:delText xml:space="preserve"> </w:delText>
          </w:r>
        </w:del>
      </w:ins>
      <w:ins w:id="8553" w:author="ETRI-김종원" w:date="2019-12-02T17:39:00Z">
        <w:r w:rsidR="000A790F" w:rsidRPr="002646CB">
          <w:t>E</w:t>
        </w:r>
      </w:ins>
      <w:ins w:id="8554" w:author="Windows 사용자" w:date="2019-10-18T10:45:00Z">
        <w:del w:id="8555" w:author="ETRI-김종원" w:date="2019-12-02T17:39:00Z">
          <w:r w:rsidR="00FD2450" w:rsidRPr="002646CB" w:rsidDel="000A790F">
            <w:delText>P</w:delText>
          </w:r>
        </w:del>
      </w:ins>
      <w:ins w:id="8556" w:author="박 진상" w:date="2019-10-28T19:41:00Z">
        <w:r w:rsidR="00970C98" w:rsidRPr="002646CB">
          <w:t>O</w:t>
        </w:r>
        <w:r w:rsidR="00970C98" w:rsidRPr="002646CB">
          <w:rPr>
            <w:vertAlign w:val="subscript"/>
            <w:rPrChange w:id="8557" w:author="ETRI-김종원" w:date="2019-12-10T10:44:00Z">
              <w:rPr/>
            </w:rPrChange>
          </w:rPr>
          <w:t>BID</w:t>
        </w:r>
      </w:ins>
      <w:ins w:id="8558" w:author="Windows 사용자" w:date="2019-10-18T10:45:00Z">
        <w:del w:id="8559" w:author="박 진상" w:date="2019-10-28T19:41:00Z">
          <w:r w:rsidR="00FD2450" w:rsidRPr="002646CB" w:rsidDel="00970C98">
            <w:delText>bid</w:delText>
          </w:r>
        </w:del>
      </w:ins>
      <w:ins w:id="8560" w:author="박 진상" w:date="2019-10-28T19:40:00Z">
        <w:r w:rsidR="00970C98" w:rsidRPr="002646CB">
          <w:t>)</w:t>
        </w:r>
      </w:ins>
      <w:ins w:id="8561" w:author="ETRI-김종원" w:date="2019-11-04T20:39:00Z">
        <w:r w:rsidR="007B0A68" w:rsidRPr="002646CB">
          <w:rPr>
            <w:rFonts w:hint="eastAsia"/>
          </w:rPr>
          <w:t>을</w:t>
        </w:r>
      </w:ins>
      <w:ins w:id="8562" w:author="Windows 사용자" w:date="2019-10-18T10:45:00Z">
        <w:del w:id="8563" w:author="ETRI-김종원" w:date="2019-11-04T20:39:00Z">
          <w:r w:rsidR="00FD2450" w:rsidRPr="002646CB" w:rsidDel="007B0A68">
            <w:rPr>
              <w:rFonts w:hint="eastAsia"/>
            </w:rPr>
            <w:delText>를</w:delText>
          </w:r>
        </w:del>
        <w:r w:rsidR="00FD2450" w:rsidRPr="002646CB">
          <w:t xml:space="preserve"> </w:t>
        </w:r>
        <w:r w:rsidR="00FD2450" w:rsidRPr="002646CB">
          <w:rPr>
            <w:rFonts w:hint="eastAsia"/>
          </w:rPr>
          <w:t>전력시장에</w:t>
        </w:r>
        <w:r w:rsidR="00FD2450" w:rsidRPr="002646CB">
          <w:t xml:space="preserve"> </w:t>
        </w:r>
        <w:r w:rsidR="00FD2450" w:rsidRPr="002646CB">
          <w:rPr>
            <w:rFonts w:hint="eastAsia"/>
          </w:rPr>
          <w:t>입찰</w:t>
        </w:r>
      </w:ins>
      <w:ins w:id="8564" w:author="Windows 사용자" w:date="2019-10-18T10:46:00Z">
        <w:r w:rsidR="00FD2450" w:rsidRPr="002646CB">
          <w:rPr>
            <w:rFonts w:hint="eastAsia"/>
          </w:rPr>
          <w:t>하게</w:t>
        </w:r>
        <w:r w:rsidR="00FD2450" w:rsidRPr="002646CB">
          <w:t xml:space="preserve"> </w:t>
        </w:r>
        <w:r w:rsidR="00FD2450" w:rsidRPr="002646CB">
          <w:rPr>
            <w:rFonts w:hint="eastAsia"/>
          </w:rPr>
          <w:t>된다</w:t>
        </w:r>
        <w:r w:rsidR="00FD2450" w:rsidRPr="002646CB">
          <w:t xml:space="preserve">. </w:t>
        </w:r>
      </w:ins>
    </w:p>
    <w:p w14:paraId="2E815E3B" w14:textId="77777777" w:rsidR="00970C98" w:rsidRPr="002646CB" w:rsidRDefault="00970C98" w:rsidP="002C63BA">
      <w:pPr>
        <w:rPr>
          <w:ins w:id="8565" w:author="박 진상" w:date="2019-10-28T19:41:00Z"/>
        </w:rPr>
      </w:pPr>
    </w:p>
    <w:p w14:paraId="4256E31C" w14:textId="06F450D2" w:rsidR="002C63BA" w:rsidRPr="002646CB" w:rsidDel="00970C98" w:rsidRDefault="00FD2450" w:rsidP="002C63BA">
      <w:pPr>
        <w:rPr>
          <w:ins w:id="8566" w:author="Windows 사용자" w:date="2019-10-18T10:47:00Z"/>
          <w:del w:id="8567" w:author="박 진상" w:date="2019-10-28T19:41:00Z"/>
        </w:rPr>
      </w:pPr>
      <w:ins w:id="8568" w:author="Windows 사용자" w:date="2019-10-18T10:46:00Z">
        <w:del w:id="8569" w:author="박 진상" w:date="2019-10-28T18:24:00Z">
          <w:r w:rsidRPr="002646CB" w:rsidDel="00DC4888">
            <w:rPr>
              <w:rFonts w:hint="eastAsia"/>
            </w:rPr>
            <w:delText>신뢰성</w:delText>
          </w:r>
        </w:del>
        <w:del w:id="8570" w:author="박 진상" w:date="2019-10-28T18:25:00Z">
          <w:r w:rsidRPr="002646CB" w:rsidDel="00DC4888">
            <w:delText xml:space="preserve"> </w:delText>
          </w:r>
          <w:r w:rsidRPr="002646CB" w:rsidDel="00DC4888">
            <w:rPr>
              <w:rFonts w:hint="eastAsia"/>
            </w:rPr>
            <w:delText>지표</w:delText>
          </w:r>
        </w:del>
      </w:ins>
      <w:ins w:id="8571" w:author="박 진상" w:date="2019-10-28T18:25:00Z">
        <w:r w:rsidR="00DC4888" w:rsidRPr="002646CB">
          <w:rPr>
            <w:rFonts w:hint="eastAsia"/>
          </w:rPr>
          <w:t>신뢰지표</w:t>
        </w:r>
      </w:ins>
      <w:ins w:id="8572" w:author="Windows 사용자" w:date="2019-10-18T10:46:00Z">
        <w:r w:rsidRPr="002646CB">
          <w:t xml:space="preserve"> </w:t>
        </w:r>
        <w:r w:rsidRPr="002646CB">
          <w:rPr>
            <w:rFonts w:hint="eastAsia"/>
          </w:rPr>
          <w:t>계산</w:t>
        </w:r>
      </w:ins>
      <w:ins w:id="8573" w:author="Windows 사용자" w:date="2019-10-18T10:52:00Z">
        <w:r w:rsidR="00583173" w:rsidRPr="002646CB">
          <w:rPr>
            <w:rPrChange w:id="8574" w:author="ETRI-김종원" w:date="2019-12-10T10:44:00Z">
              <w:rPr>
                <w:highlight w:val="green"/>
              </w:rPr>
            </w:rPrChange>
          </w:rPr>
          <w:t xml:space="preserve"> </w:t>
        </w:r>
        <w:r w:rsidR="00583173" w:rsidRPr="002646CB">
          <w:rPr>
            <w:rFonts w:hint="eastAsia"/>
            <w:rPrChange w:id="8575" w:author="ETRI-김종원" w:date="2019-12-10T10:44:00Z">
              <w:rPr>
                <w:rFonts w:hint="eastAsia"/>
                <w:highlight w:val="green"/>
              </w:rPr>
            </w:rPrChange>
          </w:rPr>
          <w:t>시에는</w:t>
        </w:r>
      </w:ins>
      <w:ins w:id="8576" w:author="Windows 사용자" w:date="2019-10-18T10:46:00Z">
        <w:r w:rsidRPr="002646CB">
          <w:t xml:space="preserve"> </w:t>
        </w:r>
        <w:r w:rsidRPr="002646CB">
          <w:rPr>
            <w:rFonts w:hint="eastAsia"/>
          </w:rPr>
          <w:t>입찰전력을</w:t>
        </w:r>
        <w:r w:rsidRPr="002646CB">
          <w:t xml:space="preserve"> </w:t>
        </w:r>
        <w:r w:rsidRPr="002646CB">
          <w:rPr>
            <w:rFonts w:hint="eastAsia"/>
          </w:rPr>
          <w:t>매</w:t>
        </w:r>
        <w:r w:rsidRPr="002646CB">
          <w:t xml:space="preserve"> 5</w:t>
        </w:r>
        <w:r w:rsidRPr="002646CB">
          <w:rPr>
            <w:rFonts w:hint="eastAsia"/>
          </w:rPr>
          <w:t>분마다</w:t>
        </w:r>
        <w:r w:rsidRPr="002646CB">
          <w:t xml:space="preserve"> </w:t>
        </w:r>
        <w:r w:rsidRPr="002646CB">
          <w:rPr>
            <w:rFonts w:hint="eastAsia"/>
          </w:rPr>
          <w:t>유지하는</w:t>
        </w:r>
        <w:r w:rsidRPr="002646CB">
          <w:t xml:space="preserve"> </w:t>
        </w:r>
      </w:ins>
      <w:ins w:id="8577" w:author="Windows 사용자" w:date="2019-10-18T10:47:00Z">
        <w:r w:rsidRPr="002646CB">
          <w:rPr>
            <w:rFonts w:hint="eastAsia"/>
          </w:rPr>
          <w:t>것을</w:t>
        </w:r>
        <w:r w:rsidRPr="002646CB">
          <w:t xml:space="preserve"> </w:t>
        </w:r>
        <w:r w:rsidRPr="002646CB">
          <w:rPr>
            <w:rFonts w:hint="eastAsia"/>
          </w:rPr>
          <w:t>기준으로</w:t>
        </w:r>
      </w:ins>
      <w:ins w:id="8578" w:author="Windows 사용자" w:date="2019-10-18T10:52:00Z">
        <w:r w:rsidR="00583173" w:rsidRPr="002646CB">
          <w:rPr>
            <w:rPrChange w:id="8579" w:author="ETRI-김종원" w:date="2019-12-10T10:44:00Z">
              <w:rPr>
                <w:highlight w:val="green"/>
              </w:rPr>
            </w:rPrChange>
          </w:rPr>
          <w:t xml:space="preserve"> </w:t>
        </w:r>
        <w:r w:rsidR="00583173" w:rsidRPr="002646CB">
          <w:rPr>
            <w:rFonts w:hint="eastAsia"/>
            <w:rPrChange w:id="8580" w:author="ETRI-김종원" w:date="2019-12-10T10:44:00Z">
              <w:rPr>
                <w:rFonts w:hint="eastAsia"/>
                <w:highlight w:val="green"/>
              </w:rPr>
            </w:rPrChange>
          </w:rPr>
          <w:t>하여</w:t>
        </w:r>
        <w:r w:rsidR="00583173" w:rsidRPr="002646CB">
          <w:rPr>
            <w:rPrChange w:id="8581" w:author="ETRI-김종원" w:date="2019-12-10T10:44:00Z">
              <w:rPr>
                <w:highlight w:val="green"/>
              </w:rPr>
            </w:rPrChange>
          </w:rPr>
          <w:t xml:space="preserve"> </w:t>
        </w:r>
        <w:r w:rsidR="00583173" w:rsidRPr="002646CB">
          <w:rPr>
            <w:rFonts w:hint="eastAsia"/>
            <w:rPrChange w:id="8582" w:author="ETRI-김종원" w:date="2019-12-10T10:44:00Z">
              <w:rPr>
                <w:rFonts w:hint="eastAsia"/>
                <w:highlight w:val="green"/>
              </w:rPr>
            </w:rPrChange>
          </w:rPr>
          <w:t>실제</w:t>
        </w:r>
        <w:r w:rsidR="00583173" w:rsidRPr="002646CB">
          <w:rPr>
            <w:rPrChange w:id="8583" w:author="ETRI-김종원" w:date="2019-12-10T10:44:00Z">
              <w:rPr>
                <w:highlight w:val="green"/>
              </w:rPr>
            </w:rPrChange>
          </w:rPr>
          <w:t xml:space="preserve"> </w:t>
        </w:r>
      </w:ins>
      <w:ins w:id="8584" w:author="ETRI-김종원" w:date="2019-12-02T17:26:00Z">
        <w:r w:rsidR="00647810" w:rsidRPr="002646CB">
          <w:rPr>
            <w:rFonts w:hint="eastAsia"/>
          </w:rPr>
          <w:t>발전</w:t>
        </w:r>
      </w:ins>
      <w:ins w:id="8585" w:author="Windows 사용자" w:date="2019-10-18T10:52:00Z">
        <w:del w:id="8586" w:author="ETRI-김종원" w:date="2019-12-02T17:26:00Z">
          <w:r w:rsidR="00583173" w:rsidRPr="002646CB" w:rsidDel="00647810">
            <w:rPr>
              <w:rFonts w:hint="eastAsia"/>
              <w:rPrChange w:id="8587" w:author="ETRI-김종원" w:date="2019-12-10T10:44:00Z">
                <w:rPr>
                  <w:rFonts w:hint="eastAsia"/>
                  <w:highlight w:val="green"/>
                </w:rPr>
              </w:rPrChange>
            </w:rPr>
            <w:delText>출력</w:delText>
          </w:r>
        </w:del>
        <w:r w:rsidR="00583173" w:rsidRPr="002646CB">
          <w:rPr>
            <w:rFonts w:hint="eastAsia"/>
            <w:rPrChange w:id="8588" w:author="ETRI-김종원" w:date="2019-12-10T10:44:00Z">
              <w:rPr>
                <w:rFonts w:hint="eastAsia"/>
                <w:highlight w:val="green"/>
              </w:rPr>
            </w:rPrChange>
          </w:rPr>
          <w:t>전력과</w:t>
        </w:r>
        <w:r w:rsidR="00583173" w:rsidRPr="002646CB">
          <w:rPr>
            <w:rPrChange w:id="8589" w:author="ETRI-김종원" w:date="2019-12-10T10:44:00Z">
              <w:rPr>
                <w:highlight w:val="green"/>
              </w:rPr>
            </w:rPrChange>
          </w:rPr>
          <w:t xml:space="preserve"> </w:t>
        </w:r>
        <w:r w:rsidR="00583173" w:rsidRPr="002646CB">
          <w:rPr>
            <w:rFonts w:hint="eastAsia"/>
            <w:rPrChange w:id="8590" w:author="ETRI-김종원" w:date="2019-12-10T10:44:00Z">
              <w:rPr>
                <w:rFonts w:hint="eastAsia"/>
                <w:highlight w:val="green"/>
              </w:rPr>
            </w:rPrChange>
          </w:rPr>
          <w:t>비교</w:t>
        </w:r>
      </w:ins>
      <w:ins w:id="8591" w:author="ETRI-김종원" w:date="2019-12-03T11:20:00Z">
        <w:r w:rsidR="00D352F4" w:rsidRPr="002646CB">
          <w:rPr>
            <w:rFonts w:hint="eastAsia"/>
          </w:rPr>
          <w:t>하고</w:t>
        </w:r>
        <w:r w:rsidR="00D352F4" w:rsidRPr="002646CB">
          <w:t xml:space="preserve">, </w:t>
        </w:r>
      </w:ins>
      <w:ins w:id="8592" w:author="Windows 사용자" w:date="2019-10-18T10:47:00Z">
        <w:del w:id="8593" w:author="ETRI-김종원" w:date="2019-12-03T11:19:00Z">
          <w:r w:rsidRPr="002646CB" w:rsidDel="00D352F4">
            <w:rPr>
              <w:rFonts w:hint="eastAsia"/>
            </w:rPr>
            <w:delText>한다</w:delText>
          </w:r>
          <w:r w:rsidRPr="002646CB" w:rsidDel="00D352F4">
            <w:delText>.</w:delText>
          </w:r>
        </w:del>
      </w:ins>
      <w:ins w:id="8594" w:author="박 진상" w:date="2019-10-28T19:41:00Z">
        <w:del w:id="8595" w:author="ETRI-김종원" w:date="2019-12-03T11:19:00Z">
          <w:r w:rsidR="00970C98" w:rsidRPr="002646CB" w:rsidDel="00D352F4">
            <w:delText xml:space="preserve"> </w:delText>
          </w:r>
        </w:del>
      </w:ins>
    </w:p>
    <w:p w14:paraId="6B16E737" w14:textId="1F5B952C" w:rsidR="00FD2450" w:rsidRPr="002646CB" w:rsidRDefault="00FD2450" w:rsidP="002C63BA">
      <w:pPr>
        <w:rPr>
          <w:ins w:id="8596" w:author="박 진상" w:date="2019-10-08T05:53:00Z"/>
          <w:rPrChange w:id="8597" w:author="ETRI-김종원" w:date="2019-12-10T10:44:00Z">
            <w:rPr>
              <w:ins w:id="8598" w:author="박 진상" w:date="2019-10-08T05:53:00Z"/>
              <w:color w:val="000000" w:themeColor="text1"/>
              <w:lang w:val="de-DE" w:bidi="ko-KR"/>
            </w:rPr>
          </w:rPrChange>
        </w:rPr>
      </w:pPr>
      <w:ins w:id="8599" w:author="Windows 사용자" w:date="2019-10-18T10:47:00Z">
        <w:del w:id="8600" w:author="ETRI-김종원" w:date="2019-12-03T11:19:00Z">
          <w:r w:rsidRPr="002646CB" w:rsidDel="00D352F4">
            <w:rPr>
              <w:rFonts w:hint="eastAsia"/>
            </w:rPr>
            <w:delText>한편</w:delText>
          </w:r>
        </w:del>
      </w:ins>
      <w:ins w:id="8601" w:author="Windows 사용자" w:date="2019-10-18T10:50:00Z">
        <w:del w:id="8602" w:author="ETRI-김종원" w:date="2019-12-03T11:19:00Z">
          <w:r w:rsidR="00583173" w:rsidRPr="002646CB" w:rsidDel="00D352F4">
            <w:rPr>
              <w:rPrChange w:id="8603" w:author="ETRI-김종원" w:date="2019-12-10T10:44:00Z">
                <w:rPr>
                  <w:highlight w:val="green"/>
                </w:rPr>
              </w:rPrChange>
            </w:rPr>
            <w:delText>,</w:delText>
          </w:r>
        </w:del>
      </w:ins>
      <w:ins w:id="8604" w:author="Windows 사용자" w:date="2019-10-18T10:47:00Z">
        <w:del w:id="8605" w:author="ETRI-김종원" w:date="2019-12-03T11:19:00Z">
          <w:r w:rsidRPr="002646CB" w:rsidDel="00D352F4">
            <w:delText xml:space="preserve"> </w:delText>
          </w:r>
        </w:del>
      </w:ins>
      <w:ins w:id="8606" w:author="ETRI-김종원" w:date="2019-12-03T11:17:00Z">
        <w:r w:rsidR="00D352F4" w:rsidRPr="002646CB">
          <w:rPr>
            <w:rFonts w:hint="eastAsia"/>
          </w:rPr>
          <w:t>변동지표는</w:t>
        </w:r>
        <w:r w:rsidR="00D352F4" w:rsidRPr="002646CB">
          <w:t xml:space="preserve"> </w:t>
        </w:r>
      </w:ins>
      <w:ins w:id="8607" w:author="Windows 사용자" w:date="2019-10-18T10:47:00Z">
        <w:del w:id="8608" w:author="ETRI-김종원" w:date="2019-12-03T11:17:00Z">
          <w:r w:rsidRPr="002646CB" w:rsidDel="00D352F4">
            <w:rPr>
              <w:rFonts w:hint="eastAsia"/>
            </w:rPr>
            <w:delText>입찰전력과</w:delText>
          </w:r>
          <w:r w:rsidRPr="002646CB" w:rsidDel="00D352F4">
            <w:delText xml:space="preserve"> </w:delText>
          </w:r>
          <w:r w:rsidRPr="002646CB" w:rsidDel="00D352F4">
            <w:rPr>
              <w:rFonts w:hint="eastAsia"/>
            </w:rPr>
            <w:delText>무관하게</w:delText>
          </w:r>
          <w:r w:rsidRPr="002646CB" w:rsidDel="00D352F4">
            <w:delText xml:space="preserve"> </w:delText>
          </w:r>
          <w:r w:rsidRPr="002646CB" w:rsidDel="00D352F4">
            <w:rPr>
              <w:rFonts w:hint="eastAsia"/>
            </w:rPr>
            <w:delText>연계</w:delText>
          </w:r>
          <w:r w:rsidRPr="002646CB" w:rsidDel="00D352F4">
            <w:delText xml:space="preserve"> </w:delText>
          </w:r>
          <w:r w:rsidRPr="002646CB" w:rsidDel="00D352F4">
            <w:rPr>
              <w:rFonts w:hint="eastAsia"/>
            </w:rPr>
            <w:delText>시스템</w:delText>
          </w:r>
        </w:del>
      </w:ins>
      <w:ins w:id="8609" w:author="박 진상" w:date="2019-10-28T18:28:00Z">
        <w:del w:id="8610" w:author="ETRI-김종원" w:date="2019-12-03T11:17:00Z">
          <w:r w:rsidR="00DC4888" w:rsidRPr="002646CB" w:rsidDel="00D352F4">
            <w:rPr>
              <w:rFonts w:hint="eastAsia"/>
            </w:rPr>
            <w:delText>연계시스템</w:delText>
          </w:r>
        </w:del>
      </w:ins>
      <w:ins w:id="8611" w:author="Windows 사용자" w:date="2019-10-18T10:47:00Z">
        <w:del w:id="8612" w:author="ETRI-김종원" w:date="2019-12-03T11:16:00Z">
          <w:r w:rsidRPr="002646CB" w:rsidDel="00860663">
            <w:rPr>
              <w:rFonts w:hint="eastAsia"/>
            </w:rPr>
            <w:delText>의</w:delText>
          </w:r>
          <w:r w:rsidRPr="002646CB" w:rsidDel="00860663">
            <w:delText xml:space="preserve"> </w:delText>
          </w:r>
        </w:del>
        <w:del w:id="8613" w:author="ETRI-김종원" w:date="2019-12-02T17:26:00Z">
          <w:r w:rsidRPr="002646CB" w:rsidDel="00647810">
            <w:rPr>
              <w:rFonts w:hint="eastAsia"/>
            </w:rPr>
            <w:delText>출력</w:delText>
          </w:r>
        </w:del>
        <w:del w:id="8614" w:author="ETRI-김종원" w:date="2019-12-03T11:17:00Z">
          <w:r w:rsidRPr="002646CB" w:rsidDel="00D352F4">
            <w:rPr>
              <w:rFonts w:hint="eastAsia"/>
            </w:rPr>
            <w:delText>의</w:delText>
          </w:r>
          <w:r w:rsidRPr="002646CB" w:rsidDel="00D352F4">
            <w:delText xml:space="preserve"> </w:delText>
          </w:r>
          <w:r w:rsidRPr="002646CB" w:rsidDel="00D352F4">
            <w:rPr>
              <w:rFonts w:hint="eastAsia"/>
            </w:rPr>
            <w:delText>변화</w:delText>
          </w:r>
        </w:del>
      </w:ins>
      <w:ins w:id="8615" w:author="Windows 사용자" w:date="2019-10-18T10:48:00Z">
        <w:del w:id="8616" w:author="ETRI-김종원" w:date="2019-12-03T11:17:00Z">
          <w:r w:rsidRPr="002646CB" w:rsidDel="00D352F4">
            <w:rPr>
              <w:rFonts w:hint="eastAsia"/>
            </w:rPr>
            <w:delText>인</w:delText>
          </w:r>
          <w:r w:rsidRPr="002646CB" w:rsidDel="00D352F4">
            <w:delText xml:space="preserve"> </w:delText>
          </w:r>
          <w:r w:rsidRPr="002646CB" w:rsidDel="00D352F4">
            <w:rPr>
              <w:rFonts w:hint="eastAsia"/>
            </w:rPr>
            <w:delText>발전전력변화량</w:delText>
          </w:r>
        </w:del>
      </w:ins>
      <w:ins w:id="8617" w:author="박 진상" w:date="2019-10-28T19:42:00Z">
        <w:del w:id="8618" w:author="ETRI-김종원" w:date="2019-12-03T11:17:00Z">
          <w:r w:rsidR="00970C98" w:rsidRPr="002646CB" w:rsidDel="00D352F4">
            <w:delText>(</w:delText>
          </w:r>
        </w:del>
      </w:ins>
      <w:ins w:id="8619" w:author="Windows 사용자" w:date="2019-10-18T10:48:00Z">
        <w:del w:id="8620" w:author="ETRI-김종원" w:date="2019-12-03T11:17:00Z">
          <w:r w:rsidRPr="002646CB" w:rsidDel="00D352F4">
            <w:delText xml:space="preserve"> DP</w:delText>
          </w:r>
        </w:del>
      </w:ins>
      <w:ins w:id="8621" w:author="박 진상" w:date="2019-10-28T19:42:00Z">
        <w:del w:id="8622" w:author="ETRI-김종원" w:date="2019-12-03T11:17:00Z">
          <w:r w:rsidR="00970C98" w:rsidRPr="002646CB" w:rsidDel="00D352F4">
            <w:rPr>
              <w:vertAlign w:val="subscript"/>
              <w:rPrChange w:id="8623" w:author="ETRI-김종원" w:date="2019-12-10T10:44:00Z">
                <w:rPr/>
              </w:rPrChange>
            </w:rPr>
            <w:delText>OUT</w:delText>
          </w:r>
        </w:del>
      </w:ins>
      <w:ins w:id="8624" w:author="Windows 사용자" w:date="2019-10-18T10:53:00Z">
        <w:del w:id="8625" w:author="ETRI-김종원" w:date="2019-12-03T11:17:00Z">
          <w:r w:rsidR="00583173" w:rsidRPr="002646CB" w:rsidDel="00D352F4">
            <w:rPr>
              <w:rPrChange w:id="8626" w:author="ETRI-김종원" w:date="2019-12-10T10:44:00Z">
                <w:rPr>
                  <w:highlight w:val="green"/>
                </w:rPr>
              </w:rPrChange>
            </w:rPr>
            <w:delText>out</w:delText>
          </w:r>
        </w:del>
      </w:ins>
      <w:ins w:id="8627" w:author="박 진상" w:date="2019-10-28T19:42:00Z">
        <w:del w:id="8628" w:author="ETRI-김종원" w:date="2019-12-03T11:17:00Z">
          <w:r w:rsidR="00970C98" w:rsidRPr="002646CB" w:rsidDel="00860663">
            <w:delText>)</w:delText>
          </w:r>
        </w:del>
      </w:ins>
      <w:ins w:id="8629" w:author="Windows 사용자" w:date="2019-10-18T10:53:00Z">
        <w:del w:id="8630" w:author="ETRI-김종원" w:date="2019-12-03T11:17:00Z">
          <w:r w:rsidR="00583173" w:rsidRPr="002646CB" w:rsidDel="00860663">
            <w:rPr>
              <w:rFonts w:hint="eastAsia"/>
              <w:rPrChange w:id="8631" w:author="ETRI-김종원" w:date="2019-12-10T10:44:00Z">
                <w:rPr>
                  <w:rFonts w:hint="eastAsia"/>
                  <w:highlight w:val="green"/>
                </w:rPr>
              </w:rPrChange>
            </w:rPr>
            <w:delText>을</w:delText>
          </w:r>
        </w:del>
      </w:ins>
      <w:ins w:id="8632" w:author="Windows 사용자" w:date="2019-10-18T10:48:00Z">
        <w:del w:id="8633" w:author="ETRI-김종원" w:date="2019-12-03T11:17:00Z">
          <w:r w:rsidRPr="002646CB" w:rsidDel="00D352F4">
            <w:delText xml:space="preserve"> </w:delText>
          </w:r>
          <w:r w:rsidRPr="002646CB" w:rsidDel="00D352F4">
            <w:rPr>
              <w:rFonts w:hint="eastAsia"/>
            </w:rPr>
            <w:delText>확인하여</w:delText>
          </w:r>
          <w:r w:rsidRPr="002646CB" w:rsidDel="00D352F4">
            <w:delText xml:space="preserve"> </w:delText>
          </w:r>
          <w:r w:rsidRPr="002646CB" w:rsidDel="00D352F4">
            <w:rPr>
              <w:rFonts w:hint="eastAsia"/>
            </w:rPr>
            <w:delText>변동성</w:delText>
          </w:r>
          <w:r w:rsidRPr="002646CB" w:rsidDel="00D352F4">
            <w:delText xml:space="preserve"> </w:delText>
          </w:r>
          <w:r w:rsidRPr="002646CB" w:rsidDel="00D352F4">
            <w:rPr>
              <w:rFonts w:hint="eastAsia"/>
            </w:rPr>
            <w:delText>지표</w:delText>
          </w:r>
        </w:del>
      </w:ins>
      <w:ins w:id="8634" w:author="박 진상" w:date="2019-10-28T18:26:00Z">
        <w:del w:id="8635" w:author="ETRI-김종원" w:date="2019-12-03T11:17:00Z">
          <w:r w:rsidR="00DC4888" w:rsidRPr="002646CB" w:rsidDel="00D352F4">
            <w:rPr>
              <w:rFonts w:hint="eastAsia"/>
            </w:rPr>
            <w:delText>변동지표</w:delText>
          </w:r>
        </w:del>
      </w:ins>
      <w:ins w:id="8636" w:author="Windows 사용자" w:date="2019-10-18T10:48:00Z">
        <w:del w:id="8637" w:author="ETRI-김종원" w:date="2019-12-03T11:17:00Z">
          <w:r w:rsidRPr="002646CB" w:rsidDel="00D352F4">
            <w:rPr>
              <w:rFonts w:hint="eastAsia"/>
            </w:rPr>
            <w:delText>를</w:delText>
          </w:r>
          <w:r w:rsidRPr="002646CB" w:rsidDel="00D352F4">
            <w:delText xml:space="preserve"> </w:delText>
          </w:r>
          <w:r w:rsidRPr="002646CB" w:rsidDel="00D352F4">
            <w:rPr>
              <w:rFonts w:hint="eastAsia"/>
            </w:rPr>
            <w:delText>산정할</w:delText>
          </w:r>
          <w:r w:rsidRPr="002646CB" w:rsidDel="00D352F4">
            <w:delText xml:space="preserve"> </w:delText>
          </w:r>
          <w:r w:rsidRPr="002646CB" w:rsidDel="00D352F4">
            <w:rPr>
              <w:rFonts w:hint="eastAsia"/>
            </w:rPr>
            <w:delText>수</w:delText>
          </w:r>
          <w:r w:rsidRPr="002646CB" w:rsidDel="00D352F4">
            <w:delText xml:space="preserve"> </w:delText>
          </w:r>
          <w:r w:rsidRPr="002646CB" w:rsidDel="00D352F4">
            <w:rPr>
              <w:rFonts w:hint="eastAsia"/>
            </w:rPr>
            <w:delText>있으며</w:delText>
          </w:r>
          <w:r w:rsidRPr="002646CB" w:rsidDel="00D352F4">
            <w:delText xml:space="preserve">, </w:delText>
          </w:r>
        </w:del>
        <w:r w:rsidRPr="002646CB">
          <w:t>1</w:t>
        </w:r>
        <w:r w:rsidRPr="002646CB">
          <w:rPr>
            <w:rFonts w:hint="eastAsia"/>
          </w:rPr>
          <w:t>분</w:t>
        </w:r>
        <w:r w:rsidRPr="002646CB">
          <w:t xml:space="preserve"> </w:t>
        </w:r>
        <w:r w:rsidRPr="002646CB">
          <w:rPr>
            <w:rFonts w:hint="eastAsia"/>
          </w:rPr>
          <w:t>단위로</w:t>
        </w:r>
        <w:r w:rsidRPr="002646CB">
          <w:t xml:space="preserve"> </w:t>
        </w:r>
      </w:ins>
      <w:ins w:id="8638" w:author="Windows 사용자" w:date="2019-10-18T10:49:00Z">
        <w:r w:rsidRPr="002646CB">
          <w:rPr>
            <w:rFonts w:hint="eastAsia"/>
          </w:rPr>
          <w:t>연계시스템</w:t>
        </w:r>
        <w:del w:id="8639" w:author="ETRI-김종원" w:date="2019-12-03T11:18:00Z">
          <w:r w:rsidRPr="002646CB" w:rsidDel="00D352F4">
            <w:rPr>
              <w:rFonts w:hint="eastAsia"/>
            </w:rPr>
            <w:delText>의</w:delText>
          </w:r>
          <w:r w:rsidRPr="002646CB" w:rsidDel="00D352F4">
            <w:delText xml:space="preserve"> </w:delText>
          </w:r>
        </w:del>
      </w:ins>
      <w:ins w:id="8640" w:author="ETRI-김종원" w:date="2019-12-02T17:26:00Z">
        <w:r w:rsidR="00647810" w:rsidRPr="002646CB">
          <w:rPr>
            <w:rFonts w:hint="eastAsia"/>
          </w:rPr>
          <w:t>발전</w:t>
        </w:r>
      </w:ins>
      <w:ins w:id="8641" w:author="Windows 사용자" w:date="2019-10-18T10:49:00Z">
        <w:del w:id="8642" w:author="ETRI-김종원" w:date="2019-12-02T17:26:00Z">
          <w:r w:rsidRPr="002646CB" w:rsidDel="00647810">
            <w:rPr>
              <w:rFonts w:hint="eastAsia"/>
            </w:rPr>
            <w:delText>출력</w:delText>
          </w:r>
        </w:del>
      </w:ins>
      <w:ins w:id="8643" w:author="Windows 사용자" w:date="2019-10-18T10:48:00Z">
        <w:r w:rsidRPr="002646CB">
          <w:rPr>
            <w:rFonts w:hint="eastAsia"/>
          </w:rPr>
          <w:t>전력</w:t>
        </w:r>
      </w:ins>
      <w:ins w:id="8644" w:author="ETRI-김종원" w:date="2019-12-03T11:18:00Z">
        <w:r w:rsidR="00D352F4" w:rsidRPr="002646CB">
          <w:t>(PO</w:t>
        </w:r>
        <w:r w:rsidR="00D352F4" w:rsidRPr="002646CB">
          <w:rPr>
            <w:vertAlign w:val="subscript"/>
            <w:rPrChange w:id="8645" w:author="ETRI-김종원" w:date="2019-12-10T10:44:00Z">
              <w:rPr/>
            </w:rPrChange>
          </w:rPr>
          <w:t>ACT</w:t>
        </w:r>
        <w:r w:rsidR="00D352F4" w:rsidRPr="002646CB">
          <w:t>)</w:t>
        </w:r>
      </w:ins>
      <w:ins w:id="8646" w:author="Windows 사용자" w:date="2019-10-18T10:49:00Z">
        <w:r w:rsidRPr="002646CB">
          <w:rPr>
            <w:rFonts w:hint="eastAsia"/>
          </w:rPr>
          <w:t>의</w:t>
        </w:r>
        <w:r w:rsidRPr="002646CB">
          <w:t xml:space="preserve"> </w:t>
        </w:r>
      </w:ins>
      <w:ins w:id="8647" w:author="Windows 사용자" w:date="2019-10-18T10:48:00Z">
        <w:r w:rsidRPr="002646CB">
          <w:rPr>
            <w:rFonts w:hint="eastAsia"/>
          </w:rPr>
          <w:t>변</w:t>
        </w:r>
      </w:ins>
      <w:ins w:id="8648" w:author="Windows 사용자" w:date="2019-10-18T10:49:00Z">
        <w:r w:rsidRPr="002646CB">
          <w:rPr>
            <w:rFonts w:hint="eastAsia"/>
          </w:rPr>
          <w:t>화를</w:t>
        </w:r>
        <w:r w:rsidRPr="002646CB">
          <w:t xml:space="preserve"> </w:t>
        </w:r>
        <w:r w:rsidRPr="002646CB">
          <w:rPr>
            <w:rFonts w:hint="eastAsia"/>
          </w:rPr>
          <w:t>측정하여</w:t>
        </w:r>
        <w:r w:rsidRPr="002646CB">
          <w:t xml:space="preserve"> </w:t>
        </w:r>
        <w:del w:id="8649" w:author="ETRI-김종원" w:date="2019-12-03T11:19:00Z">
          <w:r w:rsidRPr="002646CB" w:rsidDel="00D352F4">
            <w:rPr>
              <w:rFonts w:hint="eastAsia"/>
            </w:rPr>
            <w:delText>발전전력변화량을</w:delText>
          </w:r>
          <w:r w:rsidRPr="002646CB" w:rsidDel="00D352F4">
            <w:delText xml:space="preserve"> </w:delText>
          </w:r>
        </w:del>
        <w:r w:rsidRPr="002646CB">
          <w:rPr>
            <w:rFonts w:hint="eastAsia"/>
          </w:rPr>
          <w:t>계산한다</w:t>
        </w:r>
        <w:r w:rsidRPr="002646CB">
          <w:t>.</w:t>
        </w:r>
      </w:ins>
    </w:p>
    <w:p w14:paraId="750831DC" w14:textId="4FF9D36B" w:rsidR="007461CB" w:rsidRPr="002646CB" w:rsidDel="00D352F4" w:rsidRDefault="007461CB">
      <w:pPr>
        <w:rPr>
          <w:ins w:id="8650" w:author="Windows 사용자" w:date="2019-10-18T10:35:00Z"/>
          <w:del w:id="8651" w:author="ETRI-김종원" w:date="2019-12-03T11:20:00Z"/>
          <w:highlight w:val="yellow"/>
        </w:rPr>
        <w:pPrChange w:id="8652" w:author="박 진상" w:date="2019-10-08T05:54:00Z">
          <w:pPr>
            <w:pStyle w:val="af6"/>
            <w:numPr>
              <w:numId w:val="44"/>
            </w:numPr>
            <w:wordWrap/>
            <w:autoSpaceDE/>
            <w:autoSpaceDN/>
            <w:spacing w:line="240" w:lineRule="auto"/>
            <w:ind w:leftChars="0" w:left="760" w:hanging="360"/>
          </w:pPr>
        </w:pPrChange>
      </w:pPr>
    </w:p>
    <w:p w14:paraId="2EA59B3F" w14:textId="77777777" w:rsidR="00970C98" w:rsidRPr="002646CB" w:rsidRDefault="00970C98" w:rsidP="00970C98">
      <w:pPr>
        <w:rPr>
          <w:ins w:id="8653" w:author="박 진상" w:date="2019-10-28T19:39:00Z"/>
        </w:rPr>
      </w:pPr>
    </w:p>
    <w:p w14:paraId="224179BC" w14:textId="77777777" w:rsidR="00970C98" w:rsidRPr="002646CB" w:rsidRDefault="00970C98" w:rsidP="00970C98">
      <w:pPr>
        <w:jc w:val="center"/>
        <w:rPr>
          <w:ins w:id="8654" w:author="박 진상" w:date="2019-10-28T19:39:00Z"/>
          <w:b/>
          <w:bCs/>
        </w:rPr>
      </w:pPr>
      <w:ins w:id="8655" w:author="박 진상" w:date="2019-10-28T19:39:00Z">
        <w:r w:rsidRPr="002646CB">
          <w:rPr>
            <w:rFonts w:hint="eastAsia"/>
            <w:b/>
            <w:bCs/>
          </w:rPr>
          <w:t>표</w:t>
        </w:r>
        <w:r w:rsidRPr="002646CB">
          <w:rPr>
            <w:b/>
            <w:bCs/>
          </w:rPr>
          <w:t xml:space="preserve">2 – </w:t>
        </w:r>
        <w:r w:rsidRPr="002646CB">
          <w:rPr>
            <w:rFonts w:hint="eastAsia"/>
            <w:b/>
            <w:bCs/>
          </w:rPr>
          <w:t>측정데이터</w:t>
        </w:r>
        <w:r w:rsidRPr="002646CB">
          <w:rPr>
            <w:b/>
            <w:bCs/>
          </w:rPr>
          <w:t xml:space="preserve"> </w:t>
        </w:r>
        <w:r w:rsidRPr="002646CB">
          <w:rPr>
            <w:rFonts w:hint="eastAsia"/>
            <w:b/>
            <w:bCs/>
          </w:rPr>
          <w:t>연계</w:t>
        </w:r>
        <w:r w:rsidRPr="002646CB">
          <w:rPr>
            <w:b/>
            <w:bCs/>
          </w:rPr>
          <w:t xml:space="preserve"> </w:t>
        </w:r>
        <w:r w:rsidRPr="002646CB">
          <w:rPr>
            <w:rFonts w:hint="eastAsia"/>
            <w:b/>
            <w:bCs/>
          </w:rPr>
          <w:t>파라미터</w:t>
        </w:r>
      </w:ins>
    </w:p>
    <w:p w14:paraId="44E7DD77" w14:textId="77777777" w:rsidR="00970C98" w:rsidRPr="002646CB" w:rsidRDefault="00970C98" w:rsidP="00970C98">
      <w:pPr>
        <w:rPr>
          <w:ins w:id="8656" w:author="박 진상" w:date="2019-10-28T19:39:00Z"/>
        </w:rPr>
      </w:pPr>
    </w:p>
    <w:tbl>
      <w:tblPr>
        <w:tblStyle w:val="aff0"/>
        <w:tblW w:w="0" w:type="auto"/>
        <w:tblInd w:w="250" w:type="dxa"/>
        <w:tblLook w:val="04A0" w:firstRow="1" w:lastRow="0" w:firstColumn="1" w:lastColumn="0" w:noHBand="0" w:noVBand="1"/>
      </w:tblPr>
      <w:tblGrid>
        <w:gridCol w:w="567"/>
        <w:gridCol w:w="2126"/>
        <w:gridCol w:w="1134"/>
        <w:gridCol w:w="851"/>
        <w:gridCol w:w="3118"/>
        <w:gridCol w:w="1506"/>
      </w:tblGrid>
      <w:tr w:rsidR="002646CB" w:rsidRPr="002646CB" w14:paraId="15FE809F" w14:textId="77777777" w:rsidTr="007B0A68">
        <w:trPr>
          <w:ins w:id="8657" w:author="박 진상" w:date="2019-10-28T19:39:00Z"/>
        </w:trPr>
        <w:tc>
          <w:tcPr>
            <w:tcW w:w="567" w:type="dxa"/>
          </w:tcPr>
          <w:p w14:paraId="0E27F29A" w14:textId="77777777" w:rsidR="00970C98" w:rsidRPr="002646CB" w:rsidRDefault="00970C98" w:rsidP="005D6AAC">
            <w:pPr>
              <w:rPr>
                <w:ins w:id="8658" w:author="박 진상" w:date="2019-10-28T19:39:00Z"/>
              </w:rPr>
            </w:pPr>
            <w:ins w:id="8659" w:author="박 진상" w:date="2019-10-28T19:39:00Z">
              <w:r w:rsidRPr="002646CB">
                <w:t>NO</w:t>
              </w:r>
            </w:ins>
          </w:p>
        </w:tc>
        <w:tc>
          <w:tcPr>
            <w:tcW w:w="2126" w:type="dxa"/>
          </w:tcPr>
          <w:p w14:paraId="2D92C5A7" w14:textId="77777777" w:rsidR="00970C98" w:rsidRPr="002646CB" w:rsidRDefault="00970C98" w:rsidP="005D6AAC">
            <w:pPr>
              <w:jc w:val="center"/>
              <w:rPr>
                <w:ins w:id="8660" w:author="박 진상" w:date="2019-10-28T19:39:00Z"/>
              </w:rPr>
            </w:pPr>
            <w:ins w:id="8661" w:author="박 진상" w:date="2019-10-28T19:39:00Z">
              <w:r w:rsidRPr="002646CB">
                <w:rPr>
                  <w:rFonts w:hint="eastAsia"/>
                </w:rPr>
                <w:t>매개변수명</w:t>
              </w:r>
            </w:ins>
          </w:p>
        </w:tc>
        <w:tc>
          <w:tcPr>
            <w:tcW w:w="1134" w:type="dxa"/>
          </w:tcPr>
          <w:p w14:paraId="72B56AFC" w14:textId="77777777" w:rsidR="00970C98" w:rsidRPr="002646CB" w:rsidRDefault="00970C98" w:rsidP="005D6AAC">
            <w:pPr>
              <w:jc w:val="center"/>
              <w:rPr>
                <w:ins w:id="8662" w:author="박 진상" w:date="2019-10-28T19:39:00Z"/>
              </w:rPr>
            </w:pPr>
            <w:ins w:id="8663" w:author="박 진상" w:date="2019-10-28T19:39:00Z">
              <w:r w:rsidRPr="002646CB">
                <w:rPr>
                  <w:rFonts w:hint="eastAsia"/>
                </w:rPr>
                <w:t>약어</w:t>
              </w:r>
            </w:ins>
          </w:p>
        </w:tc>
        <w:tc>
          <w:tcPr>
            <w:tcW w:w="851" w:type="dxa"/>
          </w:tcPr>
          <w:p w14:paraId="34D64527" w14:textId="77777777" w:rsidR="00970C98" w:rsidRPr="002646CB" w:rsidRDefault="00970C98" w:rsidP="005D6AAC">
            <w:pPr>
              <w:jc w:val="center"/>
              <w:rPr>
                <w:ins w:id="8664" w:author="박 진상" w:date="2019-10-28T19:39:00Z"/>
              </w:rPr>
            </w:pPr>
            <w:ins w:id="8665" w:author="박 진상" w:date="2019-10-28T19:39:00Z">
              <w:r w:rsidRPr="002646CB">
                <w:rPr>
                  <w:rFonts w:hint="eastAsia"/>
                </w:rPr>
                <w:t>단위</w:t>
              </w:r>
            </w:ins>
          </w:p>
        </w:tc>
        <w:tc>
          <w:tcPr>
            <w:tcW w:w="3118" w:type="dxa"/>
          </w:tcPr>
          <w:p w14:paraId="1B27A989" w14:textId="77777777" w:rsidR="00970C98" w:rsidRPr="002646CB" w:rsidRDefault="00970C98" w:rsidP="005D6AAC">
            <w:pPr>
              <w:jc w:val="center"/>
              <w:rPr>
                <w:ins w:id="8666" w:author="박 진상" w:date="2019-10-28T19:39:00Z"/>
              </w:rPr>
            </w:pPr>
            <w:ins w:id="8667" w:author="박 진상" w:date="2019-10-28T19:39:00Z">
              <w:r w:rsidRPr="002646CB">
                <w:rPr>
                  <w:rFonts w:hint="eastAsia"/>
                </w:rPr>
                <w:t>값의</w:t>
              </w:r>
              <w:r w:rsidRPr="002646CB">
                <w:t xml:space="preserve"> </w:t>
              </w:r>
              <w:r w:rsidRPr="002646CB">
                <w:rPr>
                  <w:rFonts w:hint="eastAsia"/>
                </w:rPr>
                <w:t>범위</w:t>
              </w:r>
            </w:ins>
          </w:p>
        </w:tc>
        <w:tc>
          <w:tcPr>
            <w:tcW w:w="1506" w:type="dxa"/>
          </w:tcPr>
          <w:p w14:paraId="5B9FA15E" w14:textId="77777777" w:rsidR="00970C98" w:rsidRPr="002646CB" w:rsidRDefault="00970C98" w:rsidP="005D6AAC">
            <w:pPr>
              <w:jc w:val="center"/>
              <w:rPr>
                <w:ins w:id="8668" w:author="박 진상" w:date="2019-10-28T19:39:00Z"/>
              </w:rPr>
            </w:pPr>
            <w:ins w:id="8669" w:author="박 진상" w:date="2019-10-28T19:39:00Z">
              <w:r w:rsidRPr="002646CB">
                <w:rPr>
                  <w:rFonts w:hint="eastAsia"/>
                </w:rPr>
                <w:t>매개변수유형</w:t>
              </w:r>
            </w:ins>
          </w:p>
        </w:tc>
      </w:tr>
      <w:tr w:rsidR="002646CB" w:rsidRPr="002646CB" w14:paraId="00FC2B18" w14:textId="77777777" w:rsidTr="007B0A68">
        <w:trPr>
          <w:ins w:id="8670" w:author="박 진상" w:date="2019-10-28T19:39:00Z"/>
        </w:trPr>
        <w:tc>
          <w:tcPr>
            <w:tcW w:w="567" w:type="dxa"/>
          </w:tcPr>
          <w:p w14:paraId="5F9915B2" w14:textId="77777777" w:rsidR="00970C98" w:rsidRPr="002646CB" w:rsidRDefault="00970C98" w:rsidP="005D6AAC">
            <w:pPr>
              <w:jc w:val="center"/>
              <w:rPr>
                <w:ins w:id="8671" w:author="박 진상" w:date="2019-10-28T19:39:00Z"/>
              </w:rPr>
            </w:pPr>
            <w:ins w:id="8672" w:author="박 진상" w:date="2019-10-28T19:39:00Z">
              <w:r w:rsidRPr="002646CB">
                <w:t>1</w:t>
              </w:r>
            </w:ins>
          </w:p>
        </w:tc>
        <w:tc>
          <w:tcPr>
            <w:tcW w:w="2126" w:type="dxa"/>
          </w:tcPr>
          <w:p w14:paraId="0EE247E0" w14:textId="500AB4C9" w:rsidR="00970C98" w:rsidRPr="002646CB" w:rsidRDefault="007B0A68" w:rsidP="005D6AAC">
            <w:pPr>
              <w:jc w:val="center"/>
              <w:rPr>
                <w:ins w:id="8673" w:author="박 진상" w:date="2019-10-28T19:39:00Z"/>
              </w:rPr>
            </w:pPr>
            <w:ins w:id="8674" w:author="ETRI-김종원" w:date="2019-11-04T20:39:00Z">
              <w:r w:rsidRPr="002646CB">
                <w:rPr>
                  <w:rFonts w:hint="eastAsia"/>
                </w:rPr>
                <w:t>태양광</w:t>
              </w:r>
            </w:ins>
            <w:ins w:id="8675" w:author="박 진상" w:date="2019-10-28T19:39:00Z">
              <w:del w:id="8676" w:author="ETRI-김종원" w:date="2019-11-04T20:39:00Z">
                <w:r w:rsidR="00970C98" w:rsidRPr="002646CB" w:rsidDel="007B0A68">
                  <w:delText>PV</w:delText>
                </w:r>
              </w:del>
              <w:r w:rsidR="00970C98" w:rsidRPr="002646CB">
                <w:rPr>
                  <w:rFonts w:hint="eastAsia"/>
                </w:rPr>
                <w:t>발전</w:t>
              </w:r>
            </w:ins>
            <w:ins w:id="8677" w:author="ETRI-김종원" w:date="2019-11-04T21:20:00Z">
              <w:r w:rsidR="0080687A" w:rsidRPr="002646CB">
                <w:t xml:space="preserve"> </w:t>
              </w:r>
            </w:ins>
            <w:ins w:id="8678" w:author="박 진상" w:date="2019-10-28T19:39:00Z">
              <w:r w:rsidR="00970C98" w:rsidRPr="002646CB">
                <w:rPr>
                  <w:rFonts w:hint="eastAsia"/>
                </w:rPr>
                <w:t>용량</w:t>
              </w:r>
            </w:ins>
          </w:p>
        </w:tc>
        <w:tc>
          <w:tcPr>
            <w:tcW w:w="1134" w:type="dxa"/>
          </w:tcPr>
          <w:p w14:paraId="19EC19AB" w14:textId="77777777" w:rsidR="00970C98" w:rsidRPr="002646CB" w:rsidRDefault="00970C98" w:rsidP="005D6AAC">
            <w:pPr>
              <w:jc w:val="center"/>
              <w:rPr>
                <w:ins w:id="8679" w:author="박 진상" w:date="2019-10-28T19:39:00Z"/>
              </w:rPr>
            </w:pPr>
            <w:ins w:id="8680" w:author="박 진상" w:date="2019-10-28T19:39:00Z">
              <w:r w:rsidRPr="002646CB">
                <w:t>PV</w:t>
              </w:r>
              <w:r w:rsidRPr="002646CB">
                <w:rPr>
                  <w:vertAlign w:val="subscript"/>
                </w:rPr>
                <w:t>CAP</w:t>
              </w:r>
            </w:ins>
          </w:p>
        </w:tc>
        <w:tc>
          <w:tcPr>
            <w:tcW w:w="851" w:type="dxa"/>
          </w:tcPr>
          <w:p w14:paraId="11A17EEE" w14:textId="77777777" w:rsidR="00970C98" w:rsidRPr="002646CB" w:rsidRDefault="00970C98" w:rsidP="005D6AAC">
            <w:pPr>
              <w:jc w:val="center"/>
              <w:rPr>
                <w:ins w:id="8681" w:author="박 진상" w:date="2019-10-28T19:39:00Z"/>
              </w:rPr>
            </w:pPr>
            <w:ins w:id="8682" w:author="박 진상" w:date="2019-10-28T19:39:00Z">
              <w:r w:rsidRPr="002646CB">
                <w:t>kW</w:t>
              </w:r>
            </w:ins>
          </w:p>
        </w:tc>
        <w:tc>
          <w:tcPr>
            <w:tcW w:w="3118" w:type="dxa"/>
          </w:tcPr>
          <w:p w14:paraId="7B8F20B6" w14:textId="77777777" w:rsidR="00970C98" w:rsidRPr="002646CB" w:rsidRDefault="00970C98" w:rsidP="005D6AAC">
            <w:pPr>
              <w:jc w:val="center"/>
              <w:rPr>
                <w:ins w:id="8683" w:author="박 진상" w:date="2019-10-28T19:39:00Z"/>
              </w:rPr>
            </w:pPr>
            <w:ins w:id="8684" w:author="박 진상" w:date="2019-10-28T19:39:00Z">
              <w:r w:rsidRPr="002646CB">
                <w:t xml:space="preserve">0 </w:t>
              </w:r>
              <w:r w:rsidRPr="002646CB">
                <w:rPr>
                  <w:rFonts w:hint="eastAsia"/>
                </w:rPr>
                <w:t>이상</w:t>
              </w:r>
            </w:ins>
          </w:p>
        </w:tc>
        <w:tc>
          <w:tcPr>
            <w:tcW w:w="1506" w:type="dxa"/>
          </w:tcPr>
          <w:p w14:paraId="3CE6E56C" w14:textId="77777777" w:rsidR="00970C98" w:rsidRPr="002646CB" w:rsidRDefault="00970C98" w:rsidP="005D6AAC">
            <w:pPr>
              <w:jc w:val="center"/>
              <w:rPr>
                <w:ins w:id="8685" w:author="박 진상" w:date="2019-10-28T19:39:00Z"/>
              </w:rPr>
            </w:pPr>
            <w:ins w:id="8686" w:author="박 진상" w:date="2019-10-28T19:39:00Z">
              <w:r w:rsidRPr="002646CB">
                <w:rPr>
                  <w:rFonts w:hint="eastAsia"/>
                </w:rPr>
                <w:t>고정형</w:t>
              </w:r>
            </w:ins>
          </w:p>
        </w:tc>
      </w:tr>
      <w:tr w:rsidR="002646CB" w:rsidRPr="002646CB" w14:paraId="2AEE6CCD" w14:textId="77777777" w:rsidTr="007B0A68">
        <w:trPr>
          <w:ins w:id="8687" w:author="박 진상" w:date="2019-10-28T19:39:00Z"/>
        </w:trPr>
        <w:tc>
          <w:tcPr>
            <w:tcW w:w="567" w:type="dxa"/>
          </w:tcPr>
          <w:p w14:paraId="650DD670" w14:textId="77777777" w:rsidR="00970C98" w:rsidRPr="002646CB" w:rsidRDefault="00970C98" w:rsidP="005D6AAC">
            <w:pPr>
              <w:jc w:val="center"/>
              <w:rPr>
                <w:ins w:id="8688" w:author="박 진상" w:date="2019-10-28T19:39:00Z"/>
              </w:rPr>
            </w:pPr>
            <w:ins w:id="8689" w:author="박 진상" w:date="2019-10-28T19:39:00Z">
              <w:r w:rsidRPr="002646CB">
                <w:t>2</w:t>
              </w:r>
            </w:ins>
          </w:p>
        </w:tc>
        <w:tc>
          <w:tcPr>
            <w:tcW w:w="2126" w:type="dxa"/>
          </w:tcPr>
          <w:p w14:paraId="5EE872A9" w14:textId="77777777" w:rsidR="00970C98" w:rsidRPr="002646CB" w:rsidRDefault="00970C98" w:rsidP="005D6AAC">
            <w:pPr>
              <w:jc w:val="center"/>
              <w:rPr>
                <w:ins w:id="8690" w:author="박 진상" w:date="2019-10-28T19:39:00Z"/>
              </w:rPr>
            </w:pPr>
            <w:ins w:id="8691" w:author="박 진상" w:date="2019-10-28T19:39:00Z">
              <w:r w:rsidRPr="002646CB">
                <w:t xml:space="preserve">ESS PCS </w:t>
              </w:r>
              <w:r w:rsidRPr="002646CB">
                <w:rPr>
                  <w:rFonts w:hint="eastAsia"/>
                </w:rPr>
                <w:t>용량</w:t>
              </w:r>
            </w:ins>
          </w:p>
        </w:tc>
        <w:tc>
          <w:tcPr>
            <w:tcW w:w="1134" w:type="dxa"/>
          </w:tcPr>
          <w:p w14:paraId="168398E3" w14:textId="77777777" w:rsidR="00970C98" w:rsidRPr="002646CB" w:rsidRDefault="00970C98" w:rsidP="005D6AAC">
            <w:pPr>
              <w:jc w:val="center"/>
              <w:rPr>
                <w:ins w:id="8692" w:author="박 진상" w:date="2019-10-28T19:39:00Z"/>
              </w:rPr>
            </w:pPr>
            <w:ins w:id="8693" w:author="박 진상" w:date="2019-10-28T19:39:00Z">
              <w:r w:rsidRPr="002646CB">
                <w:t>PCS</w:t>
              </w:r>
              <w:r w:rsidRPr="002646CB">
                <w:rPr>
                  <w:vertAlign w:val="subscript"/>
                </w:rPr>
                <w:t>CAP</w:t>
              </w:r>
            </w:ins>
          </w:p>
        </w:tc>
        <w:tc>
          <w:tcPr>
            <w:tcW w:w="851" w:type="dxa"/>
          </w:tcPr>
          <w:p w14:paraId="518CE79F" w14:textId="77777777" w:rsidR="00970C98" w:rsidRPr="002646CB" w:rsidRDefault="00970C98" w:rsidP="005D6AAC">
            <w:pPr>
              <w:jc w:val="center"/>
              <w:rPr>
                <w:ins w:id="8694" w:author="박 진상" w:date="2019-10-28T19:39:00Z"/>
              </w:rPr>
            </w:pPr>
            <w:ins w:id="8695" w:author="박 진상" w:date="2019-10-28T19:39:00Z">
              <w:r w:rsidRPr="002646CB">
                <w:t>kW</w:t>
              </w:r>
              <w:del w:id="8696" w:author="ETRI-김종원" w:date="2019-12-02T17:40:00Z">
                <w:r w:rsidRPr="002646CB" w:rsidDel="000A790F">
                  <w:delText>h</w:delText>
                </w:r>
              </w:del>
            </w:ins>
          </w:p>
        </w:tc>
        <w:tc>
          <w:tcPr>
            <w:tcW w:w="3118" w:type="dxa"/>
          </w:tcPr>
          <w:p w14:paraId="259EB094" w14:textId="77777777" w:rsidR="00970C98" w:rsidRPr="002646CB" w:rsidRDefault="00970C98" w:rsidP="005D6AAC">
            <w:pPr>
              <w:jc w:val="center"/>
              <w:rPr>
                <w:ins w:id="8697" w:author="박 진상" w:date="2019-10-28T19:39:00Z"/>
              </w:rPr>
            </w:pPr>
            <w:ins w:id="8698" w:author="박 진상" w:date="2019-10-28T19:39:00Z">
              <w:r w:rsidRPr="002646CB">
                <w:t xml:space="preserve">0 </w:t>
              </w:r>
              <w:r w:rsidRPr="002646CB">
                <w:rPr>
                  <w:rFonts w:hint="eastAsia"/>
                </w:rPr>
                <w:t>이상</w:t>
              </w:r>
            </w:ins>
          </w:p>
        </w:tc>
        <w:tc>
          <w:tcPr>
            <w:tcW w:w="1506" w:type="dxa"/>
          </w:tcPr>
          <w:p w14:paraId="53E8F43B" w14:textId="77777777" w:rsidR="00970C98" w:rsidRPr="002646CB" w:rsidRDefault="00970C98" w:rsidP="005D6AAC">
            <w:pPr>
              <w:jc w:val="center"/>
              <w:rPr>
                <w:ins w:id="8699" w:author="박 진상" w:date="2019-10-28T19:39:00Z"/>
              </w:rPr>
            </w:pPr>
            <w:ins w:id="8700" w:author="박 진상" w:date="2019-10-28T19:39:00Z">
              <w:r w:rsidRPr="002646CB">
                <w:rPr>
                  <w:rFonts w:hint="eastAsia"/>
                </w:rPr>
                <w:t>고정형</w:t>
              </w:r>
            </w:ins>
          </w:p>
        </w:tc>
      </w:tr>
      <w:tr w:rsidR="002646CB" w:rsidRPr="002646CB" w14:paraId="444E49E5" w14:textId="77777777" w:rsidTr="007B0A68">
        <w:trPr>
          <w:ins w:id="8701" w:author="박 진상" w:date="2019-10-28T19:39:00Z"/>
        </w:trPr>
        <w:tc>
          <w:tcPr>
            <w:tcW w:w="567" w:type="dxa"/>
          </w:tcPr>
          <w:p w14:paraId="17D0C77F" w14:textId="77777777" w:rsidR="00970C98" w:rsidRPr="002646CB" w:rsidRDefault="00970C98" w:rsidP="005D6AAC">
            <w:pPr>
              <w:jc w:val="center"/>
              <w:rPr>
                <w:ins w:id="8702" w:author="박 진상" w:date="2019-10-28T19:39:00Z"/>
              </w:rPr>
            </w:pPr>
            <w:ins w:id="8703" w:author="박 진상" w:date="2019-10-28T19:39:00Z">
              <w:r w:rsidRPr="002646CB">
                <w:t>3</w:t>
              </w:r>
            </w:ins>
          </w:p>
        </w:tc>
        <w:tc>
          <w:tcPr>
            <w:tcW w:w="2126" w:type="dxa"/>
          </w:tcPr>
          <w:p w14:paraId="3F821081" w14:textId="77777777" w:rsidR="00970C98" w:rsidRPr="002646CB" w:rsidRDefault="00970C98" w:rsidP="005D6AAC">
            <w:pPr>
              <w:jc w:val="center"/>
              <w:rPr>
                <w:ins w:id="8704" w:author="박 진상" w:date="2019-10-28T19:39:00Z"/>
              </w:rPr>
            </w:pPr>
            <w:ins w:id="8705" w:author="박 진상" w:date="2019-10-28T19:39:00Z">
              <w:r w:rsidRPr="002646CB">
                <w:rPr>
                  <w:rFonts w:hint="eastAsia"/>
                </w:rPr>
                <w:t>입찰전력</w:t>
              </w:r>
            </w:ins>
          </w:p>
        </w:tc>
        <w:tc>
          <w:tcPr>
            <w:tcW w:w="1134" w:type="dxa"/>
          </w:tcPr>
          <w:p w14:paraId="7BBFF5A2" w14:textId="77777777" w:rsidR="00970C98" w:rsidRPr="002646CB" w:rsidRDefault="00970C98" w:rsidP="005D6AAC">
            <w:pPr>
              <w:jc w:val="center"/>
              <w:rPr>
                <w:ins w:id="8706" w:author="박 진상" w:date="2019-10-28T19:39:00Z"/>
              </w:rPr>
            </w:pPr>
            <w:ins w:id="8707" w:author="박 진상" w:date="2019-10-28T19:39:00Z">
              <w:r w:rsidRPr="002646CB">
                <w:t>PO</w:t>
              </w:r>
              <w:r w:rsidRPr="002646CB">
                <w:rPr>
                  <w:vertAlign w:val="subscript"/>
                </w:rPr>
                <w:t>BID</w:t>
              </w:r>
            </w:ins>
          </w:p>
        </w:tc>
        <w:tc>
          <w:tcPr>
            <w:tcW w:w="851" w:type="dxa"/>
          </w:tcPr>
          <w:p w14:paraId="0E3F40B7" w14:textId="77777777" w:rsidR="00970C98" w:rsidRPr="002646CB" w:rsidRDefault="00970C98" w:rsidP="005D6AAC">
            <w:pPr>
              <w:jc w:val="center"/>
              <w:rPr>
                <w:ins w:id="8708" w:author="박 진상" w:date="2019-10-28T19:39:00Z"/>
              </w:rPr>
            </w:pPr>
            <w:ins w:id="8709" w:author="박 진상" w:date="2019-10-28T19:39:00Z">
              <w:r w:rsidRPr="002646CB">
                <w:t>kW</w:t>
              </w:r>
            </w:ins>
          </w:p>
        </w:tc>
        <w:tc>
          <w:tcPr>
            <w:tcW w:w="3118" w:type="dxa"/>
          </w:tcPr>
          <w:p w14:paraId="2BA25F82" w14:textId="6AB2E4D0" w:rsidR="00970C98" w:rsidRPr="002646CB" w:rsidRDefault="00970C98" w:rsidP="005D6AAC">
            <w:pPr>
              <w:jc w:val="center"/>
              <w:rPr>
                <w:ins w:id="8710" w:author="박 진상" w:date="2019-10-28T19:39:00Z"/>
              </w:rPr>
            </w:pPr>
            <w:ins w:id="8711" w:author="박 진상" w:date="2019-10-28T19:39:00Z">
              <w:r w:rsidRPr="002646CB">
                <w:t xml:space="preserve">0 </w:t>
              </w:r>
              <w:r w:rsidRPr="002646CB">
                <w:rPr>
                  <w:rFonts w:hint="eastAsia"/>
                </w:rPr>
                <w:t>이상</w:t>
              </w:r>
              <w:r w:rsidRPr="002646CB">
                <w:t xml:space="preserve">, </w:t>
              </w:r>
            </w:ins>
            <w:ins w:id="8712" w:author="ETRI-김종원" w:date="2019-11-04T20:40:00Z">
              <w:r w:rsidR="007B0A68" w:rsidRPr="002646CB">
                <w:rPr>
                  <w:rFonts w:hint="eastAsia"/>
                </w:rPr>
                <w:t>태양광</w:t>
              </w:r>
            </w:ins>
            <w:ins w:id="8713" w:author="박 진상" w:date="2019-10-28T19:39:00Z">
              <w:del w:id="8714" w:author="ETRI-김종원" w:date="2019-11-04T20:39:00Z">
                <w:r w:rsidRPr="002646CB" w:rsidDel="007B0A68">
                  <w:delText>PV</w:delText>
                </w:r>
              </w:del>
              <w:r w:rsidRPr="002646CB">
                <w:rPr>
                  <w:rFonts w:hint="eastAsia"/>
                </w:rPr>
                <w:t>발전</w:t>
              </w:r>
            </w:ins>
            <w:ins w:id="8715" w:author="ETRI-김종원" w:date="2019-11-04T21:20:00Z">
              <w:r w:rsidR="0080687A" w:rsidRPr="002646CB">
                <w:t xml:space="preserve"> </w:t>
              </w:r>
            </w:ins>
            <w:ins w:id="8716" w:author="박 진상" w:date="2019-10-28T19:39:00Z">
              <w:r w:rsidRPr="002646CB">
                <w:rPr>
                  <w:rFonts w:hint="eastAsia"/>
                </w:rPr>
                <w:t>용량</w:t>
              </w:r>
            </w:ins>
            <w:ins w:id="8717" w:author="ETRI-김종원" w:date="2019-11-04T20:39:00Z">
              <w:r w:rsidR="007B0A68" w:rsidRPr="002646CB">
                <w:t xml:space="preserve"> </w:t>
              </w:r>
            </w:ins>
            <w:ins w:id="8718" w:author="박 진상" w:date="2019-10-28T19:39:00Z">
              <w:r w:rsidRPr="002646CB">
                <w:rPr>
                  <w:rFonts w:hint="eastAsia"/>
                </w:rPr>
                <w:t>이하</w:t>
              </w:r>
            </w:ins>
          </w:p>
        </w:tc>
        <w:tc>
          <w:tcPr>
            <w:tcW w:w="1506" w:type="dxa"/>
          </w:tcPr>
          <w:p w14:paraId="0F36CC74" w14:textId="77777777" w:rsidR="00970C98" w:rsidRPr="002646CB" w:rsidRDefault="00970C98" w:rsidP="005D6AAC">
            <w:pPr>
              <w:jc w:val="center"/>
              <w:rPr>
                <w:ins w:id="8719" w:author="박 진상" w:date="2019-10-28T19:39:00Z"/>
              </w:rPr>
            </w:pPr>
            <w:ins w:id="8720" w:author="박 진상" w:date="2019-10-28T19:39:00Z">
              <w:r w:rsidRPr="002646CB">
                <w:rPr>
                  <w:rFonts w:hint="eastAsia"/>
                </w:rPr>
                <w:t>변동형</w:t>
              </w:r>
            </w:ins>
          </w:p>
        </w:tc>
      </w:tr>
      <w:tr w:rsidR="002646CB" w:rsidRPr="002646CB" w14:paraId="3280DC87" w14:textId="77777777" w:rsidTr="007B0A68">
        <w:trPr>
          <w:ins w:id="8721" w:author="박 진상" w:date="2019-10-28T19:39:00Z"/>
        </w:trPr>
        <w:tc>
          <w:tcPr>
            <w:tcW w:w="567" w:type="dxa"/>
          </w:tcPr>
          <w:p w14:paraId="0A75A22C" w14:textId="77777777" w:rsidR="00970C98" w:rsidRPr="002646CB" w:rsidRDefault="00970C98" w:rsidP="005D6AAC">
            <w:pPr>
              <w:jc w:val="center"/>
              <w:rPr>
                <w:ins w:id="8722" w:author="박 진상" w:date="2019-10-28T19:39:00Z"/>
              </w:rPr>
            </w:pPr>
            <w:ins w:id="8723" w:author="박 진상" w:date="2019-10-28T19:39:00Z">
              <w:r w:rsidRPr="002646CB">
                <w:t>4</w:t>
              </w:r>
            </w:ins>
          </w:p>
        </w:tc>
        <w:tc>
          <w:tcPr>
            <w:tcW w:w="2126" w:type="dxa"/>
          </w:tcPr>
          <w:p w14:paraId="5DDB2C80" w14:textId="77777777" w:rsidR="00970C98" w:rsidRPr="002646CB" w:rsidRDefault="00970C98" w:rsidP="005D6AAC">
            <w:pPr>
              <w:jc w:val="center"/>
              <w:rPr>
                <w:ins w:id="8724" w:author="박 진상" w:date="2019-10-28T19:39:00Z"/>
              </w:rPr>
            </w:pPr>
            <w:ins w:id="8725" w:author="박 진상" w:date="2019-10-28T19:39:00Z">
              <w:r w:rsidRPr="002646CB">
                <w:rPr>
                  <w:rFonts w:hint="eastAsia"/>
                </w:rPr>
                <w:t>입찰전력량</w:t>
              </w:r>
            </w:ins>
          </w:p>
        </w:tc>
        <w:tc>
          <w:tcPr>
            <w:tcW w:w="1134" w:type="dxa"/>
          </w:tcPr>
          <w:p w14:paraId="3C472562" w14:textId="77777777" w:rsidR="00970C98" w:rsidRPr="002646CB" w:rsidRDefault="00970C98" w:rsidP="005D6AAC">
            <w:pPr>
              <w:jc w:val="center"/>
              <w:rPr>
                <w:ins w:id="8726" w:author="박 진상" w:date="2019-10-28T19:39:00Z"/>
              </w:rPr>
            </w:pPr>
            <w:ins w:id="8727" w:author="박 진상" w:date="2019-10-28T19:39:00Z">
              <w:r w:rsidRPr="002646CB">
                <w:t>EO</w:t>
              </w:r>
              <w:r w:rsidRPr="002646CB">
                <w:rPr>
                  <w:vertAlign w:val="subscript"/>
                </w:rPr>
                <w:t>BID</w:t>
              </w:r>
            </w:ins>
          </w:p>
        </w:tc>
        <w:tc>
          <w:tcPr>
            <w:tcW w:w="851" w:type="dxa"/>
          </w:tcPr>
          <w:p w14:paraId="1071F63F" w14:textId="77777777" w:rsidR="00970C98" w:rsidRPr="002646CB" w:rsidRDefault="00970C98" w:rsidP="005D6AAC">
            <w:pPr>
              <w:jc w:val="center"/>
              <w:rPr>
                <w:ins w:id="8728" w:author="박 진상" w:date="2019-10-28T19:39:00Z"/>
              </w:rPr>
            </w:pPr>
            <w:ins w:id="8729" w:author="박 진상" w:date="2019-10-28T19:39:00Z">
              <w:r w:rsidRPr="002646CB">
                <w:t>kWh</w:t>
              </w:r>
            </w:ins>
          </w:p>
        </w:tc>
        <w:tc>
          <w:tcPr>
            <w:tcW w:w="3118" w:type="dxa"/>
          </w:tcPr>
          <w:p w14:paraId="7F0099F6" w14:textId="77777777" w:rsidR="00970C98" w:rsidRPr="002646CB" w:rsidRDefault="00970C98" w:rsidP="005D6AAC">
            <w:pPr>
              <w:jc w:val="center"/>
              <w:rPr>
                <w:ins w:id="8730" w:author="박 진상" w:date="2019-10-28T19:39:00Z"/>
              </w:rPr>
            </w:pPr>
            <w:ins w:id="8731" w:author="박 진상" w:date="2019-10-28T19:39:00Z">
              <w:r w:rsidRPr="002646CB">
                <w:t xml:space="preserve">0 </w:t>
              </w:r>
              <w:r w:rsidRPr="002646CB">
                <w:rPr>
                  <w:rFonts w:hint="eastAsia"/>
                </w:rPr>
                <w:t>이상</w:t>
              </w:r>
            </w:ins>
          </w:p>
        </w:tc>
        <w:tc>
          <w:tcPr>
            <w:tcW w:w="1506" w:type="dxa"/>
          </w:tcPr>
          <w:p w14:paraId="551F72B8" w14:textId="77777777" w:rsidR="00970C98" w:rsidRPr="002646CB" w:rsidRDefault="00970C98" w:rsidP="005D6AAC">
            <w:pPr>
              <w:jc w:val="center"/>
              <w:rPr>
                <w:ins w:id="8732" w:author="박 진상" w:date="2019-10-28T19:39:00Z"/>
              </w:rPr>
            </w:pPr>
            <w:ins w:id="8733" w:author="박 진상" w:date="2019-10-28T19:39:00Z">
              <w:r w:rsidRPr="002646CB">
                <w:rPr>
                  <w:rFonts w:hint="eastAsia"/>
                </w:rPr>
                <w:t>변동형</w:t>
              </w:r>
            </w:ins>
          </w:p>
        </w:tc>
      </w:tr>
      <w:tr w:rsidR="00FB0ADC" w:rsidRPr="002646CB" w14:paraId="6D38CBDD" w14:textId="77777777" w:rsidTr="007B0A68">
        <w:trPr>
          <w:ins w:id="8734" w:author="Windows 사용자" w:date="2019-12-11T11:56:00Z"/>
        </w:trPr>
        <w:tc>
          <w:tcPr>
            <w:tcW w:w="567" w:type="dxa"/>
          </w:tcPr>
          <w:p w14:paraId="4E3D7C6A" w14:textId="46C58006" w:rsidR="00FB0ADC" w:rsidRPr="002646CB" w:rsidRDefault="00FB0ADC" w:rsidP="00FB0ADC">
            <w:pPr>
              <w:jc w:val="center"/>
              <w:rPr>
                <w:ins w:id="8735" w:author="Windows 사용자" w:date="2019-12-11T11:56:00Z"/>
              </w:rPr>
            </w:pPr>
            <w:ins w:id="8736" w:author="Windows 사용자" w:date="2019-12-11T11:56:00Z">
              <w:r>
                <w:t>5</w:t>
              </w:r>
            </w:ins>
          </w:p>
        </w:tc>
        <w:tc>
          <w:tcPr>
            <w:tcW w:w="2126" w:type="dxa"/>
          </w:tcPr>
          <w:p w14:paraId="27DABB29" w14:textId="4C7A67FB" w:rsidR="00FB0ADC" w:rsidRPr="002646CB" w:rsidRDefault="00FB0ADC" w:rsidP="00FB0ADC">
            <w:pPr>
              <w:jc w:val="center"/>
              <w:rPr>
                <w:ins w:id="8737" w:author="Windows 사용자" w:date="2019-12-11T11:56:00Z"/>
              </w:rPr>
            </w:pPr>
            <w:ins w:id="8738" w:author="Windows 사용자" w:date="2019-12-11T11:56:00Z">
              <w:r>
                <w:rPr>
                  <w:rFonts w:hint="eastAsia"/>
                </w:rPr>
                <w:t>출력</w:t>
              </w:r>
              <w:r w:rsidRPr="002646CB">
                <w:rPr>
                  <w:rFonts w:hint="eastAsia"/>
                </w:rPr>
                <w:t>전력</w:t>
              </w:r>
            </w:ins>
          </w:p>
        </w:tc>
        <w:tc>
          <w:tcPr>
            <w:tcW w:w="1134" w:type="dxa"/>
          </w:tcPr>
          <w:p w14:paraId="0D4AE6C5" w14:textId="4851FEBE" w:rsidR="00FB0ADC" w:rsidRPr="002646CB" w:rsidRDefault="00FB0ADC">
            <w:pPr>
              <w:jc w:val="center"/>
              <w:rPr>
                <w:ins w:id="8739" w:author="Windows 사용자" w:date="2019-12-11T11:56:00Z"/>
              </w:rPr>
            </w:pPr>
            <w:ins w:id="8740" w:author="Windows 사용자" w:date="2019-12-11T11:56:00Z">
              <w:r w:rsidRPr="002646CB">
                <w:t>PO</w:t>
              </w:r>
              <w:r>
                <w:rPr>
                  <w:rFonts w:hint="eastAsia"/>
                  <w:vertAlign w:val="subscript"/>
                </w:rPr>
                <w:t>ACT</w:t>
              </w:r>
            </w:ins>
          </w:p>
        </w:tc>
        <w:tc>
          <w:tcPr>
            <w:tcW w:w="851" w:type="dxa"/>
          </w:tcPr>
          <w:p w14:paraId="0D83C300" w14:textId="6EFEC88B" w:rsidR="00FB0ADC" w:rsidRPr="002646CB" w:rsidRDefault="00FB0ADC" w:rsidP="00FB0ADC">
            <w:pPr>
              <w:jc w:val="center"/>
              <w:rPr>
                <w:ins w:id="8741" w:author="Windows 사용자" w:date="2019-12-11T11:56:00Z"/>
              </w:rPr>
            </w:pPr>
            <w:ins w:id="8742" w:author="Windows 사용자" w:date="2019-12-11T11:56:00Z">
              <w:r w:rsidRPr="002646CB">
                <w:t>kW</w:t>
              </w:r>
            </w:ins>
          </w:p>
        </w:tc>
        <w:tc>
          <w:tcPr>
            <w:tcW w:w="3118" w:type="dxa"/>
          </w:tcPr>
          <w:p w14:paraId="12DC89A8" w14:textId="3F607FA0" w:rsidR="00FB0ADC" w:rsidRPr="002646CB" w:rsidRDefault="00FB0ADC" w:rsidP="00FB0ADC">
            <w:pPr>
              <w:jc w:val="center"/>
              <w:rPr>
                <w:ins w:id="8743" w:author="Windows 사용자" w:date="2019-12-11T11:56:00Z"/>
              </w:rPr>
            </w:pPr>
            <w:ins w:id="8744" w:author="Windows 사용자" w:date="2019-12-11T11:56:00Z">
              <w:r w:rsidRPr="002646CB">
                <w:t xml:space="preserve">0 </w:t>
              </w:r>
              <w:r w:rsidRPr="002646CB">
                <w:rPr>
                  <w:rFonts w:hint="eastAsia"/>
                </w:rPr>
                <w:t>이상</w:t>
              </w:r>
              <w:r w:rsidRPr="002646CB">
                <w:t xml:space="preserve">, </w:t>
              </w:r>
              <w:r w:rsidRPr="002646CB">
                <w:rPr>
                  <w:rFonts w:hint="eastAsia"/>
                </w:rPr>
                <w:t>태양광발전</w:t>
              </w:r>
              <w:r w:rsidRPr="002646CB">
                <w:t xml:space="preserve"> </w:t>
              </w:r>
              <w:r w:rsidRPr="002646CB">
                <w:rPr>
                  <w:rFonts w:hint="eastAsia"/>
                </w:rPr>
                <w:t>용량</w:t>
              </w:r>
              <w:r w:rsidRPr="002646CB">
                <w:t xml:space="preserve"> </w:t>
              </w:r>
              <w:r w:rsidRPr="002646CB">
                <w:rPr>
                  <w:rFonts w:hint="eastAsia"/>
                </w:rPr>
                <w:t>이하</w:t>
              </w:r>
            </w:ins>
          </w:p>
        </w:tc>
        <w:tc>
          <w:tcPr>
            <w:tcW w:w="1506" w:type="dxa"/>
          </w:tcPr>
          <w:p w14:paraId="31999D6A" w14:textId="740CE2BB" w:rsidR="00FB0ADC" w:rsidRPr="002646CB" w:rsidRDefault="00FB0ADC" w:rsidP="00FB0ADC">
            <w:pPr>
              <w:jc w:val="center"/>
              <w:rPr>
                <w:ins w:id="8745" w:author="Windows 사용자" w:date="2019-12-11T11:56:00Z"/>
              </w:rPr>
            </w:pPr>
            <w:ins w:id="8746" w:author="Windows 사용자" w:date="2019-12-11T11:56:00Z">
              <w:r w:rsidRPr="002646CB">
                <w:rPr>
                  <w:rFonts w:hint="eastAsia"/>
                </w:rPr>
                <w:t>변동형</w:t>
              </w:r>
            </w:ins>
          </w:p>
        </w:tc>
      </w:tr>
      <w:tr w:rsidR="00FB0ADC" w:rsidRPr="002646CB" w14:paraId="359394C2" w14:textId="77777777" w:rsidTr="007B0A68">
        <w:trPr>
          <w:ins w:id="8747" w:author="Windows 사용자" w:date="2019-12-11T11:56:00Z"/>
        </w:trPr>
        <w:tc>
          <w:tcPr>
            <w:tcW w:w="567" w:type="dxa"/>
          </w:tcPr>
          <w:p w14:paraId="080FE9C8" w14:textId="6AFC0E8D" w:rsidR="00FB0ADC" w:rsidRPr="002646CB" w:rsidRDefault="00FB0ADC" w:rsidP="00FB0ADC">
            <w:pPr>
              <w:jc w:val="center"/>
              <w:rPr>
                <w:ins w:id="8748" w:author="Windows 사용자" w:date="2019-12-11T11:56:00Z"/>
              </w:rPr>
            </w:pPr>
            <w:ins w:id="8749" w:author="Windows 사용자" w:date="2019-12-11T11:56:00Z">
              <w:r>
                <w:t>6</w:t>
              </w:r>
            </w:ins>
          </w:p>
        </w:tc>
        <w:tc>
          <w:tcPr>
            <w:tcW w:w="2126" w:type="dxa"/>
          </w:tcPr>
          <w:p w14:paraId="65885B52" w14:textId="72F2EBCF" w:rsidR="00FB0ADC" w:rsidRPr="002646CB" w:rsidRDefault="00FB0ADC" w:rsidP="00FB0ADC">
            <w:pPr>
              <w:jc w:val="center"/>
              <w:rPr>
                <w:ins w:id="8750" w:author="Windows 사용자" w:date="2019-12-11T11:56:00Z"/>
              </w:rPr>
            </w:pPr>
            <w:ins w:id="8751" w:author="Windows 사용자" w:date="2019-12-11T11:56:00Z">
              <w:r>
                <w:rPr>
                  <w:rFonts w:hint="eastAsia"/>
                </w:rPr>
                <w:t>출력</w:t>
              </w:r>
              <w:r w:rsidRPr="002646CB">
                <w:rPr>
                  <w:rFonts w:hint="eastAsia"/>
                </w:rPr>
                <w:t>전력량</w:t>
              </w:r>
            </w:ins>
          </w:p>
        </w:tc>
        <w:tc>
          <w:tcPr>
            <w:tcW w:w="1134" w:type="dxa"/>
          </w:tcPr>
          <w:p w14:paraId="3B244570" w14:textId="1053E13C" w:rsidR="00FB0ADC" w:rsidRPr="002646CB" w:rsidRDefault="00FB0ADC">
            <w:pPr>
              <w:jc w:val="center"/>
              <w:rPr>
                <w:ins w:id="8752" w:author="Windows 사용자" w:date="2019-12-11T11:56:00Z"/>
              </w:rPr>
            </w:pPr>
            <w:ins w:id="8753" w:author="Windows 사용자" w:date="2019-12-11T11:56:00Z">
              <w:r w:rsidRPr="002646CB">
                <w:t>EO</w:t>
              </w:r>
              <w:r>
                <w:rPr>
                  <w:vertAlign w:val="subscript"/>
                </w:rPr>
                <w:t>ACT</w:t>
              </w:r>
            </w:ins>
          </w:p>
        </w:tc>
        <w:tc>
          <w:tcPr>
            <w:tcW w:w="851" w:type="dxa"/>
          </w:tcPr>
          <w:p w14:paraId="79889BB2" w14:textId="1B0429B9" w:rsidR="00FB0ADC" w:rsidRPr="002646CB" w:rsidRDefault="00FB0ADC" w:rsidP="00FB0ADC">
            <w:pPr>
              <w:jc w:val="center"/>
              <w:rPr>
                <w:ins w:id="8754" w:author="Windows 사용자" w:date="2019-12-11T11:56:00Z"/>
              </w:rPr>
            </w:pPr>
            <w:ins w:id="8755" w:author="Windows 사용자" w:date="2019-12-11T11:56:00Z">
              <w:r w:rsidRPr="002646CB">
                <w:t>kWh</w:t>
              </w:r>
            </w:ins>
          </w:p>
        </w:tc>
        <w:tc>
          <w:tcPr>
            <w:tcW w:w="3118" w:type="dxa"/>
          </w:tcPr>
          <w:p w14:paraId="08C9FCD8" w14:textId="09C16AF0" w:rsidR="00FB0ADC" w:rsidRPr="002646CB" w:rsidRDefault="00FB0ADC" w:rsidP="00FB0ADC">
            <w:pPr>
              <w:jc w:val="center"/>
              <w:rPr>
                <w:ins w:id="8756" w:author="Windows 사용자" w:date="2019-12-11T11:56:00Z"/>
              </w:rPr>
            </w:pPr>
            <w:ins w:id="8757" w:author="Windows 사용자" w:date="2019-12-11T11:56:00Z">
              <w:r w:rsidRPr="002646CB">
                <w:t xml:space="preserve">0 </w:t>
              </w:r>
              <w:r w:rsidRPr="002646CB">
                <w:rPr>
                  <w:rFonts w:hint="eastAsia"/>
                </w:rPr>
                <w:t>이상</w:t>
              </w:r>
            </w:ins>
          </w:p>
        </w:tc>
        <w:tc>
          <w:tcPr>
            <w:tcW w:w="1506" w:type="dxa"/>
          </w:tcPr>
          <w:p w14:paraId="47F5A3A4" w14:textId="5C302CA9" w:rsidR="00FB0ADC" w:rsidRPr="002646CB" w:rsidRDefault="00FB0ADC" w:rsidP="00FB0ADC">
            <w:pPr>
              <w:jc w:val="center"/>
              <w:rPr>
                <w:ins w:id="8758" w:author="Windows 사용자" w:date="2019-12-11T11:56:00Z"/>
              </w:rPr>
            </w:pPr>
            <w:ins w:id="8759" w:author="Windows 사용자" w:date="2019-12-11T11:56:00Z">
              <w:r w:rsidRPr="002646CB">
                <w:rPr>
                  <w:rFonts w:hint="eastAsia"/>
                </w:rPr>
                <w:t>변동형</w:t>
              </w:r>
            </w:ins>
          </w:p>
        </w:tc>
      </w:tr>
      <w:tr w:rsidR="00FB0ADC" w:rsidRPr="002646CB" w:rsidDel="00860663" w14:paraId="1D223B46" w14:textId="77777777" w:rsidTr="007B0A68">
        <w:trPr>
          <w:ins w:id="8760" w:author="박 진상" w:date="2019-10-28T19:39:00Z"/>
          <w:del w:id="8761" w:author="ETRI-김종원" w:date="2019-12-03T11:14:00Z"/>
        </w:trPr>
        <w:tc>
          <w:tcPr>
            <w:tcW w:w="567" w:type="dxa"/>
          </w:tcPr>
          <w:p w14:paraId="1498FF29" w14:textId="1ED609CD" w:rsidR="00FB0ADC" w:rsidRPr="002646CB" w:rsidDel="00860663" w:rsidRDefault="00FB0ADC" w:rsidP="00FB0ADC">
            <w:pPr>
              <w:jc w:val="center"/>
              <w:rPr>
                <w:ins w:id="8762" w:author="박 진상" w:date="2019-10-28T19:39:00Z"/>
                <w:del w:id="8763" w:author="ETRI-김종원" w:date="2019-12-03T11:14:00Z"/>
              </w:rPr>
            </w:pPr>
            <w:ins w:id="8764" w:author="박 진상" w:date="2019-10-28T19:39:00Z">
              <w:del w:id="8765" w:author="ETRI-김종원" w:date="2019-12-03T11:14:00Z">
                <w:r w:rsidRPr="002646CB" w:rsidDel="00860663">
                  <w:delText>5</w:delText>
                </w:r>
              </w:del>
            </w:ins>
          </w:p>
        </w:tc>
        <w:tc>
          <w:tcPr>
            <w:tcW w:w="2126" w:type="dxa"/>
          </w:tcPr>
          <w:p w14:paraId="4C8192BF" w14:textId="603A2D0A" w:rsidR="00FB0ADC" w:rsidRPr="002646CB" w:rsidDel="00860663" w:rsidRDefault="00FB0ADC" w:rsidP="00FB0ADC">
            <w:pPr>
              <w:jc w:val="center"/>
              <w:rPr>
                <w:ins w:id="8766" w:author="박 진상" w:date="2019-10-28T19:39:00Z"/>
                <w:del w:id="8767" w:author="ETRI-김종원" w:date="2019-12-03T11:14:00Z"/>
              </w:rPr>
            </w:pPr>
            <w:ins w:id="8768" w:author="박 진상" w:date="2019-10-28T19:39:00Z">
              <w:del w:id="8769" w:author="ETRI-김종원" w:date="2019-12-03T11:14:00Z">
                <w:r w:rsidRPr="002646CB" w:rsidDel="00860663">
                  <w:rPr>
                    <w:rFonts w:hint="eastAsia"/>
                  </w:rPr>
                  <w:delText>발전전력변화량</w:delText>
                </w:r>
              </w:del>
            </w:ins>
          </w:p>
        </w:tc>
        <w:tc>
          <w:tcPr>
            <w:tcW w:w="1134" w:type="dxa"/>
          </w:tcPr>
          <w:p w14:paraId="21E794D6" w14:textId="10019B47" w:rsidR="00FB0ADC" w:rsidRPr="002646CB" w:rsidDel="00860663" w:rsidRDefault="00FB0ADC" w:rsidP="00FB0ADC">
            <w:pPr>
              <w:jc w:val="center"/>
              <w:rPr>
                <w:ins w:id="8770" w:author="박 진상" w:date="2019-10-28T19:39:00Z"/>
                <w:del w:id="8771" w:author="ETRI-김종원" w:date="2019-12-03T11:14:00Z"/>
              </w:rPr>
            </w:pPr>
            <w:ins w:id="8772" w:author="박 진상" w:date="2019-10-28T19:39:00Z">
              <w:del w:id="8773" w:author="ETRI-김종원" w:date="2019-12-03T11:14:00Z">
                <w:r w:rsidRPr="002646CB" w:rsidDel="00860663">
                  <w:delText>DP</w:delText>
                </w:r>
                <w:r w:rsidRPr="002646CB" w:rsidDel="00860663">
                  <w:rPr>
                    <w:vertAlign w:val="subscript"/>
                  </w:rPr>
                  <w:delText>ACT</w:delText>
                </w:r>
              </w:del>
            </w:ins>
          </w:p>
        </w:tc>
        <w:tc>
          <w:tcPr>
            <w:tcW w:w="851" w:type="dxa"/>
          </w:tcPr>
          <w:p w14:paraId="4C459B5A" w14:textId="10261EF7" w:rsidR="00FB0ADC" w:rsidRPr="002646CB" w:rsidDel="00860663" w:rsidRDefault="00FB0ADC" w:rsidP="00FB0ADC">
            <w:pPr>
              <w:jc w:val="center"/>
              <w:rPr>
                <w:ins w:id="8774" w:author="박 진상" w:date="2019-10-28T19:39:00Z"/>
                <w:del w:id="8775" w:author="ETRI-김종원" w:date="2019-12-03T11:14:00Z"/>
              </w:rPr>
            </w:pPr>
            <w:ins w:id="8776" w:author="박 진상" w:date="2019-10-28T19:39:00Z">
              <w:del w:id="8777" w:author="ETRI-김종원" w:date="2019-12-03T11:14:00Z">
                <w:r w:rsidRPr="002646CB" w:rsidDel="00860663">
                  <w:delText>kW</w:delText>
                </w:r>
              </w:del>
            </w:ins>
          </w:p>
        </w:tc>
        <w:tc>
          <w:tcPr>
            <w:tcW w:w="3118" w:type="dxa"/>
          </w:tcPr>
          <w:p w14:paraId="25659BB8" w14:textId="1616001C" w:rsidR="00FB0ADC" w:rsidRPr="002646CB" w:rsidDel="00860663" w:rsidRDefault="00FB0ADC" w:rsidP="00FB0ADC">
            <w:pPr>
              <w:jc w:val="center"/>
              <w:rPr>
                <w:ins w:id="8778" w:author="박 진상" w:date="2019-10-28T19:39:00Z"/>
                <w:del w:id="8779" w:author="ETRI-김종원" w:date="2019-12-03T11:14:00Z"/>
              </w:rPr>
            </w:pPr>
            <w:ins w:id="8780" w:author="박 진상" w:date="2019-10-28T19:39:00Z">
              <w:del w:id="8781" w:author="ETRI-김종원" w:date="2019-12-03T11:14:00Z">
                <w:r w:rsidRPr="002646CB" w:rsidDel="00860663">
                  <w:delText xml:space="preserve">0 </w:delText>
                </w:r>
                <w:r w:rsidRPr="002646CB" w:rsidDel="00860663">
                  <w:rPr>
                    <w:rFonts w:hint="eastAsia"/>
                  </w:rPr>
                  <w:delText>이하</w:delText>
                </w:r>
                <w:r w:rsidRPr="002646CB" w:rsidDel="00860663">
                  <w:delText xml:space="preserve"> </w:delText>
                </w:r>
                <w:r w:rsidRPr="002646CB" w:rsidDel="00860663">
                  <w:rPr>
                    <w:rFonts w:hint="eastAsia"/>
                  </w:rPr>
                  <w:delText>또는</w:delText>
                </w:r>
                <w:r w:rsidRPr="002646CB" w:rsidDel="00860663">
                  <w:delText xml:space="preserve"> 0 </w:delText>
                </w:r>
                <w:r w:rsidRPr="002646CB" w:rsidDel="00860663">
                  <w:rPr>
                    <w:rFonts w:hint="eastAsia"/>
                  </w:rPr>
                  <w:delText>이하</w:delText>
                </w:r>
              </w:del>
            </w:ins>
          </w:p>
        </w:tc>
        <w:tc>
          <w:tcPr>
            <w:tcW w:w="1506" w:type="dxa"/>
          </w:tcPr>
          <w:p w14:paraId="4613BB62" w14:textId="08E02AB9" w:rsidR="00FB0ADC" w:rsidRPr="002646CB" w:rsidDel="00860663" w:rsidRDefault="00FB0ADC" w:rsidP="00FB0ADC">
            <w:pPr>
              <w:jc w:val="center"/>
              <w:rPr>
                <w:ins w:id="8782" w:author="박 진상" w:date="2019-10-28T19:39:00Z"/>
                <w:del w:id="8783" w:author="ETRI-김종원" w:date="2019-12-03T11:14:00Z"/>
              </w:rPr>
            </w:pPr>
            <w:ins w:id="8784" w:author="박 진상" w:date="2019-10-28T19:39:00Z">
              <w:del w:id="8785" w:author="ETRI-김종원" w:date="2019-12-03T11:14:00Z">
                <w:r w:rsidRPr="002646CB" w:rsidDel="00860663">
                  <w:rPr>
                    <w:rFonts w:hint="eastAsia"/>
                  </w:rPr>
                  <w:delText>변동형</w:delText>
                </w:r>
              </w:del>
            </w:ins>
          </w:p>
        </w:tc>
      </w:tr>
      <w:tr w:rsidR="00FB0ADC" w:rsidRPr="002646CB" w:rsidDel="007B0A68" w14:paraId="4548A500" w14:textId="77777777" w:rsidTr="007B0A68">
        <w:trPr>
          <w:ins w:id="8786" w:author="박 진상" w:date="2019-10-28T19:39:00Z"/>
          <w:del w:id="8787" w:author="ETRI-김종원" w:date="2019-11-04T20:39:00Z"/>
        </w:trPr>
        <w:tc>
          <w:tcPr>
            <w:tcW w:w="567" w:type="dxa"/>
          </w:tcPr>
          <w:p w14:paraId="265A74B7" w14:textId="3CDDFE1E" w:rsidR="00FB0ADC" w:rsidRPr="002646CB" w:rsidDel="007B0A68" w:rsidRDefault="00FB0ADC" w:rsidP="00FB0ADC">
            <w:pPr>
              <w:jc w:val="center"/>
              <w:rPr>
                <w:ins w:id="8788" w:author="박 진상" w:date="2019-10-28T19:39:00Z"/>
                <w:del w:id="8789" w:author="ETRI-김종원" w:date="2019-11-04T20:39:00Z"/>
              </w:rPr>
            </w:pPr>
            <w:ins w:id="8790" w:author="박 진상" w:date="2019-10-28T19:39:00Z">
              <w:del w:id="8791" w:author="ETRI-김종원" w:date="2019-11-04T20:39:00Z">
                <w:r w:rsidRPr="002646CB" w:rsidDel="007B0A68">
                  <w:delText>6</w:delText>
                </w:r>
              </w:del>
            </w:ins>
          </w:p>
        </w:tc>
        <w:tc>
          <w:tcPr>
            <w:tcW w:w="2126" w:type="dxa"/>
          </w:tcPr>
          <w:p w14:paraId="773C5D47" w14:textId="2E76943F" w:rsidR="00FB0ADC" w:rsidRPr="002646CB" w:rsidDel="007B0A68" w:rsidRDefault="00FB0ADC" w:rsidP="00FB0ADC">
            <w:pPr>
              <w:jc w:val="center"/>
              <w:rPr>
                <w:ins w:id="8792" w:author="박 진상" w:date="2019-10-28T19:39:00Z"/>
                <w:del w:id="8793" w:author="ETRI-김종원" w:date="2019-11-04T20:39:00Z"/>
              </w:rPr>
            </w:pPr>
            <w:ins w:id="8794" w:author="박 진상" w:date="2019-10-28T19:39:00Z">
              <w:del w:id="8795" w:author="ETRI-김종원" w:date="2019-11-04T20:39:00Z">
                <w:r w:rsidRPr="002646CB" w:rsidDel="007B0A68">
                  <w:rPr>
                    <w:rFonts w:hint="eastAsia"/>
                  </w:rPr>
                  <w:delText>연계시스템발전전력량</w:delText>
                </w:r>
              </w:del>
            </w:ins>
          </w:p>
        </w:tc>
        <w:tc>
          <w:tcPr>
            <w:tcW w:w="1134" w:type="dxa"/>
          </w:tcPr>
          <w:p w14:paraId="61D373F6" w14:textId="7B1C39A7" w:rsidR="00FB0ADC" w:rsidRPr="002646CB" w:rsidDel="007B0A68" w:rsidRDefault="00FB0ADC" w:rsidP="00FB0ADC">
            <w:pPr>
              <w:jc w:val="center"/>
              <w:rPr>
                <w:ins w:id="8796" w:author="박 진상" w:date="2019-10-28T19:39:00Z"/>
                <w:del w:id="8797" w:author="ETRI-김종원" w:date="2019-11-04T20:39:00Z"/>
              </w:rPr>
            </w:pPr>
            <w:ins w:id="8798" w:author="박 진상" w:date="2019-10-28T19:39:00Z">
              <w:del w:id="8799" w:author="ETRI-김종원" w:date="2019-11-04T20:39:00Z">
                <w:r w:rsidRPr="002646CB" w:rsidDel="007B0A68">
                  <w:delText>E</w:delText>
                </w:r>
              </w:del>
            </w:ins>
            <w:ins w:id="8800" w:author="박 진상" w:date="2019-10-28T19:47:00Z">
              <w:del w:id="8801" w:author="ETRI-김종원" w:date="2019-11-04T20:39:00Z">
                <w:r w:rsidRPr="002646CB" w:rsidDel="007B0A68">
                  <w:delText>O</w:delText>
                </w:r>
              </w:del>
            </w:ins>
            <w:ins w:id="8802" w:author="박 진상" w:date="2019-10-28T19:39:00Z">
              <w:del w:id="8803" w:author="ETRI-김종원" w:date="2019-11-04T20:39:00Z">
                <w:r w:rsidRPr="002646CB" w:rsidDel="007B0A68">
                  <w:rPr>
                    <w:vertAlign w:val="subscript"/>
                  </w:rPr>
                  <w:delText>ACT</w:delText>
                </w:r>
              </w:del>
            </w:ins>
          </w:p>
        </w:tc>
        <w:tc>
          <w:tcPr>
            <w:tcW w:w="851" w:type="dxa"/>
          </w:tcPr>
          <w:p w14:paraId="08149849" w14:textId="7CBC6345" w:rsidR="00FB0ADC" w:rsidRPr="002646CB" w:rsidDel="007B0A68" w:rsidRDefault="00FB0ADC" w:rsidP="00FB0ADC">
            <w:pPr>
              <w:jc w:val="center"/>
              <w:rPr>
                <w:ins w:id="8804" w:author="박 진상" w:date="2019-10-28T19:39:00Z"/>
                <w:del w:id="8805" w:author="ETRI-김종원" w:date="2019-11-04T20:39:00Z"/>
              </w:rPr>
            </w:pPr>
            <w:ins w:id="8806" w:author="박 진상" w:date="2019-10-28T19:39:00Z">
              <w:del w:id="8807" w:author="ETRI-김종원" w:date="2019-11-04T20:39:00Z">
                <w:r w:rsidRPr="002646CB" w:rsidDel="007B0A68">
                  <w:delText>kWh</w:delText>
                </w:r>
              </w:del>
            </w:ins>
          </w:p>
        </w:tc>
        <w:tc>
          <w:tcPr>
            <w:tcW w:w="3118" w:type="dxa"/>
          </w:tcPr>
          <w:p w14:paraId="1922DBEC" w14:textId="5C6B4716" w:rsidR="00FB0ADC" w:rsidRPr="002646CB" w:rsidDel="007B0A68" w:rsidRDefault="00FB0ADC" w:rsidP="00FB0ADC">
            <w:pPr>
              <w:jc w:val="center"/>
              <w:rPr>
                <w:ins w:id="8808" w:author="박 진상" w:date="2019-10-28T19:39:00Z"/>
                <w:del w:id="8809" w:author="ETRI-김종원" w:date="2019-11-04T20:39:00Z"/>
              </w:rPr>
            </w:pPr>
            <w:ins w:id="8810" w:author="박 진상" w:date="2019-10-28T19:39:00Z">
              <w:del w:id="8811" w:author="ETRI-김종원" w:date="2019-11-04T20:39:00Z">
                <w:r w:rsidRPr="002646CB" w:rsidDel="007B0A68">
                  <w:delText xml:space="preserve">0 </w:delText>
                </w:r>
                <w:r w:rsidRPr="002646CB" w:rsidDel="007B0A68">
                  <w:rPr>
                    <w:rFonts w:hint="eastAsia"/>
                  </w:rPr>
                  <w:delText>이상</w:delText>
                </w:r>
              </w:del>
            </w:ins>
          </w:p>
        </w:tc>
        <w:tc>
          <w:tcPr>
            <w:tcW w:w="1506" w:type="dxa"/>
          </w:tcPr>
          <w:p w14:paraId="695BB770" w14:textId="145E73D6" w:rsidR="00FB0ADC" w:rsidRPr="002646CB" w:rsidDel="007B0A68" w:rsidRDefault="00FB0ADC" w:rsidP="00FB0ADC">
            <w:pPr>
              <w:jc w:val="center"/>
              <w:rPr>
                <w:ins w:id="8812" w:author="박 진상" w:date="2019-10-28T19:39:00Z"/>
                <w:del w:id="8813" w:author="ETRI-김종원" w:date="2019-11-04T20:39:00Z"/>
              </w:rPr>
            </w:pPr>
            <w:ins w:id="8814" w:author="박 진상" w:date="2019-10-28T19:39:00Z">
              <w:del w:id="8815" w:author="ETRI-김종원" w:date="2019-11-04T20:39:00Z">
                <w:r w:rsidRPr="002646CB" w:rsidDel="007B0A68">
                  <w:rPr>
                    <w:rFonts w:hint="eastAsia"/>
                  </w:rPr>
                  <w:delText>변동형</w:delText>
                </w:r>
              </w:del>
            </w:ins>
          </w:p>
        </w:tc>
      </w:tr>
    </w:tbl>
    <w:p w14:paraId="539B6F61" w14:textId="77777777" w:rsidR="00970C98" w:rsidRPr="002646CB" w:rsidRDefault="00970C98" w:rsidP="00970C98">
      <w:pPr>
        <w:rPr>
          <w:ins w:id="8816" w:author="박 진상" w:date="2019-10-28T19:39:00Z"/>
        </w:rPr>
      </w:pPr>
    </w:p>
    <w:p w14:paraId="0865BCB0" w14:textId="56F1616B" w:rsidR="007461CB" w:rsidRPr="002646CB" w:rsidRDefault="007461CB">
      <w:pPr>
        <w:rPr>
          <w:ins w:id="8817" w:author="박 진상" w:date="2019-10-28T19:39:00Z"/>
          <w:highlight w:val="yellow"/>
        </w:rPr>
      </w:pPr>
    </w:p>
    <w:p w14:paraId="053337C4" w14:textId="18EF1147" w:rsidR="00970C98" w:rsidRPr="002646CB" w:rsidRDefault="00970C98">
      <w:pPr>
        <w:rPr>
          <w:ins w:id="8818" w:author="박 진상" w:date="2019-10-28T19:39:00Z"/>
          <w:highlight w:val="yellow"/>
        </w:rPr>
      </w:pPr>
    </w:p>
    <w:p w14:paraId="267697AD" w14:textId="77777777" w:rsidR="00970C98" w:rsidRPr="002646CB" w:rsidRDefault="00970C98">
      <w:pPr>
        <w:rPr>
          <w:ins w:id="8819" w:author="Windows 사용자" w:date="2019-10-18T10:35:00Z"/>
          <w:highlight w:val="yellow"/>
        </w:rPr>
        <w:pPrChange w:id="8820" w:author="박 진상" w:date="2019-10-08T05:54:00Z">
          <w:pPr>
            <w:pStyle w:val="af6"/>
            <w:numPr>
              <w:numId w:val="44"/>
            </w:numPr>
            <w:wordWrap/>
            <w:autoSpaceDE/>
            <w:autoSpaceDN/>
            <w:spacing w:line="240" w:lineRule="auto"/>
            <w:ind w:leftChars="0" w:left="760" w:hanging="360"/>
          </w:pPr>
        </w:pPrChange>
      </w:pPr>
    </w:p>
    <w:p w14:paraId="3B8A3D73" w14:textId="3F35B794" w:rsidR="002C63BA" w:rsidRPr="002646CB" w:rsidDel="00FD2450" w:rsidRDefault="002C63BA">
      <w:pPr>
        <w:rPr>
          <w:ins w:id="8821" w:author="박 진상" w:date="2019-10-08T05:53:00Z"/>
          <w:del w:id="8822" w:author="Windows 사용자" w:date="2019-10-18T10:50:00Z"/>
          <w:highlight w:val="yellow"/>
          <w:rPrChange w:id="8823" w:author="ETRI-김종원" w:date="2019-12-10T10:44:00Z">
            <w:rPr>
              <w:ins w:id="8824" w:author="박 진상" w:date="2019-10-08T05:53:00Z"/>
              <w:del w:id="8825" w:author="Windows 사용자" w:date="2019-10-18T10:50:00Z"/>
              <w:rFonts w:eastAsiaTheme="minorEastAsia"/>
              <w:color w:val="000000" w:themeColor="text1"/>
              <w:lang w:val="de-DE" w:bidi="ko-KR"/>
            </w:rPr>
          </w:rPrChange>
        </w:rPr>
        <w:pPrChange w:id="8826" w:author="박 진상" w:date="2019-10-08T05:54:00Z">
          <w:pPr>
            <w:pStyle w:val="af6"/>
            <w:numPr>
              <w:numId w:val="44"/>
            </w:numPr>
            <w:wordWrap/>
            <w:autoSpaceDE/>
            <w:autoSpaceDN/>
            <w:spacing w:line="240" w:lineRule="auto"/>
            <w:ind w:leftChars="0" w:left="760" w:hanging="360"/>
          </w:pPr>
        </w:pPrChange>
      </w:pPr>
      <w:ins w:id="8827" w:author="박 진상" w:date="2019-10-08T05:53:00Z">
        <w:del w:id="8828" w:author="Windows 사용자" w:date="2019-10-18T10:50:00Z">
          <w:r w:rsidRPr="002646CB" w:rsidDel="00FD2450">
            <w:rPr>
              <w:rFonts w:hint="eastAsia"/>
              <w:highlight w:val="yellow"/>
              <w:rPrChange w:id="8829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태양광발전</w:delText>
          </w:r>
          <w:r w:rsidRPr="002646CB" w:rsidDel="00FD2450">
            <w:rPr>
              <w:highlight w:val="yellow"/>
              <w:rPrChange w:id="8830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D2450">
            <w:rPr>
              <w:rFonts w:hint="eastAsia"/>
              <w:highlight w:val="yellow"/>
              <w:rPrChange w:id="8831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용량</w:delText>
          </w:r>
          <w:r w:rsidRPr="002646CB" w:rsidDel="00FD2450">
            <w:rPr>
              <w:highlight w:val="yellow"/>
              <w:rPrChange w:id="8832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PV</w:delText>
          </w:r>
          <w:r w:rsidRPr="002646CB" w:rsidDel="00FD2450">
            <w:rPr>
              <w:highlight w:val="yellow"/>
              <w:rPrChange w:id="8833" w:author="ETRI-김종원" w:date="2019-12-10T10:44:00Z">
                <w:rPr>
                  <w:rFonts w:eastAsiaTheme="minorEastAsia"/>
                  <w:color w:val="000000" w:themeColor="text1"/>
                  <w:vertAlign w:val="subscript"/>
                </w:rPr>
              </w:rPrChange>
            </w:rPr>
            <w:delText>cap</w:delText>
          </w:r>
          <w:r w:rsidRPr="002646CB" w:rsidDel="00FD2450">
            <w:rPr>
              <w:highlight w:val="yellow"/>
              <w:rPrChange w:id="8834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: </w:delText>
          </w:r>
          <w:r w:rsidRPr="002646CB" w:rsidDel="00FD2450">
            <w:rPr>
              <w:rFonts w:hint="eastAsia"/>
              <w:highlight w:val="yellow"/>
              <w:rPrChange w:id="8835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고정형</w:delText>
          </w:r>
          <w:r w:rsidRPr="002646CB" w:rsidDel="00FD2450">
            <w:rPr>
              <w:highlight w:val="yellow"/>
              <w:rPrChange w:id="8836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D2450">
            <w:rPr>
              <w:rFonts w:hint="eastAsia"/>
              <w:highlight w:val="yellow"/>
              <w:rPrChange w:id="8837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파라미터</w:delText>
          </w:r>
          <w:r w:rsidRPr="002646CB" w:rsidDel="00FD2450">
            <w:rPr>
              <w:highlight w:val="yellow"/>
              <w:rPrChange w:id="8838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, </w:delText>
          </w:r>
          <w:r w:rsidRPr="002646CB" w:rsidDel="00FD2450">
            <w:rPr>
              <w:rFonts w:hint="eastAsia"/>
              <w:highlight w:val="yellow"/>
              <w:rPrChange w:id="8839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단위는</w:delText>
          </w:r>
          <w:r w:rsidRPr="002646CB" w:rsidDel="00FD2450">
            <w:rPr>
              <w:highlight w:val="yellow"/>
              <w:rPrChange w:id="8840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kW, </w:delText>
          </w:r>
          <w:r w:rsidRPr="002646CB" w:rsidDel="00FD2450">
            <w:rPr>
              <w:rFonts w:hint="eastAsia"/>
              <w:highlight w:val="yellow"/>
              <w:rPrChange w:id="8841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값의</w:delText>
          </w:r>
          <w:r w:rsidRPr="002646CB" w:rsidDel="00FD2450">
            <w:rPr>
              <w:highlight w:val="yellow"/>
              <w:rPrChange w:id="8842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D2450">
            <w:rPr>
              <w:rFonts w:hint="eastAsia"/>
              <w:highlight w:val="yellow"/>
              <w:rPrChange w:id="8843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범위는</w:delText>
          </w:r>
          <w:r w:rsidRPr="002646CB" w:rsidDel="00FD2450">
            <w:rPr>
              <w:highlight w:val="yellow"/>
              <w:rPrChange w:id="8844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0 </w:delText>
          </w:r>
          <w:r w:rsidRPr="002646CB" w:rsidDel="00FD2450">
            <w:rPr>
              <w:rFonts w:hint="eastAsia"/>
              <w:highlight w:val="yellow"/>
              <w:rPrChange w:id="8845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이상</w:delText>
          </w:r>
        </w:del>
      </w:ins>
    </w:p>
    <w:p w14:paraId="41643A58" w14:textId="26140534" w:rsidR="002C63BA" w:rsidRPr="002646CB" w:rsidDel="00FD2450" w:rsidRDefault="002C63BA">
      <w:pPr>
        <w:rPr>
          <w:ins w:id="8846" w:author="박 진상" w:date="2019-10-08T05:53:00Z"/>
          <w:del w:id="8847" w:author="Windows 사용자" w:date="2019-10-18T10:50:00Z"/>
          <w:highlight w:val="yellow"/>
          <w:rPrChange w:id="8848" w:author="ETRI-김종원" w:date="2019-12-10T10:44:00Z">
            <w:rPr>
              <w:ins w:id="8849" w:author="박 진상" w:date="2019-10-08T05:53:00Z"/>
              <w:del w:id="8850" w:author="Windows 사용자" w:date="2019-10-18T10:50:00Z"/>
              <w:rFonts w:eastAsiaTheme="minorEastAsia"/>
              <w:color w:val="000000" w:themeColor="text1"/>
              <w:lang w:val="de-DE"/>
            </w:rPr>
          </w:rPrChange>
        </w:rPr>
        <w:pPrChange w:id="8851" w:author="박 진상" w:date="2019-10-08T05:54:00Z">
          <w:pPr>
            <w:pStyle w:val="af6"/>
            <w:numPr>
              <w:numId w:val="44"/>
            </w:numPr>
            <w:wordWrap/>
            <w:autoSpaceDE/>
            <w:autoSpaceDN/>
            <w:spacing w:line="240" w:lineRule="auto"/>
            <w:ind w:leftChars="0" w:left="760" w:hanging="360"/>
          </w:pPr>
        </w:pPrChange>
      </w:pPr>
      <w:ins w:id="8852" w:author="박 진상" w:date="2019-10-08T05:53:00Z">
        <w:del w:id="8853" w:author="Windows 사용자" w:date="2019-10-18T10:50:00Z">
          <w:r w:rsidRPr="002646CB" w:rsidDel="00FD2450">
            <w:rPr>
              <w:rFonts w:hint="eastAsia"/>
              <w:highlight w:val="yellow"/>
              <w:rPrChange w:id="8854" w:author="ETRI-김종원" w:date="2019-12-10T10:44:00Z">
                <w:rPr>
                  <w:rFonts w:eastAsiaTheme="minorEastAsia" w:hint="eastAsia"/>
                  <w:color w:val="000000" w:themeColor="text1"/>
                  <w:lang w:val="de-DE"/>
                </w:rPr>
              </w:rPrChange>
            </w:rPr>
            <w:delText>에너지저장장치</w:delText>
          </w:r>
          <w:r w:rsidRPr="002646CB" w:rsidDel="00FD2450">
            <w:rPr>
              <w:highlight w:val="yellow"/>
              <w:rPrChange w:id="8855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 xml:space="preserve"> </w:delText>
          </w:r>
          <w:r w:rsidRPr="002646CB" w:rsidDel="00FD2450">
            <w:rPr>
              <w:rFonts w:hint="eastAsia"/>
              <w:highlight w:val="yellow"/>
              <w:rPrChange w:id="8856" w:author="ETRI-김종원" w:date="2019-12-10T10:44:00Z">
                <w:rPr>
                  <w:rFonts w:eastAsiaTheme="minorEastAsia" w:hint="eastAsia"/>
                  <w:color w:val="000000" w:themeColor="text1"/>
                  <w:lang w:val="de-DE"/>
                </w:rPr>
              </w:rPrChange>
            </w:rPr>
            <w:delText>전력변환장치</w:delText>
          </w:r>
          <w:r w:rsidRPr="002646CB" w:rsidDel="00FD2450">
            <w:rPr>
              <w:highlight w:val="yellow"/>
              <w:rPrChange w:id="8857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>(PCS)</w:delText>
          </w:r>
          <w:r w:rsidRPr="002646CB" w:rsidDel="00FD2450">
            <w:rPr>
              <w:highlight w:val="yellow"/>
              <w:rPrChange w:id="8858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D2450">
            <w:rPr>
              <w:rFonts w:hint="eastAsia"/>
              <w:highlight w:val="yellow"/>
              <w:rPrChange w:id="8859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용량</w:delText>
          </w:r>
          <w:r w:rsidRPr="002646CB" w:rsidDel="00FD2450">
            <w:rPr>
              <w:highlight w:val="yellow"/>
              <w:rPrChange w:id="8860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PCS</w:delText>
          </w:r>
          <w:r w:rsidRPr="002646CB" w:rsidDel="00FD2450">
            <w:rPr>
              <w:highlight w:val="yellow"/>
              <w:rPrChange w:id="8861" w:author="ETRI-김종원" w:date="2019-12-10T10:44:00Z">
                <w:rPr>
                  <w:rFonts w:eastAsiaTheme="minorEastAsia"/>
                  <w:color w:val="000000" w:themeColor="text1"/>
                  <w:vertAlign w:val="subscript"/>
                </w:rPr>
              </w:rPrChange>
            </w:rPr>
            <w:delText>cap</w:delText>
          </w:r>
          <w:r w:rsidRPr="002646CB" w:rsidDel="00FD2450">
            <w:rPr>
              <w:highlight w:val="yellow"/>
              <w:rPrChange w:id="8862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: </w:delText>
          </w:r>
          <w:r w:rsidRPr="002646CB" w:rsidDel="00FD2450">
            <w:rPr>
              <w:rFonts w:hint="eastAsia"/>
              <w:highlight w:val="yellow"/>
              <w:rPrChange w:id="8863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고정형</w:delText>
          </w:r>
          <w:r w:rsidRPr="002646CB" w:rsidDel="00FD2450">
            <w:rPr>
              <w:highlight w:val="yellow"/>
              <w:rPrChange w:id="8864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D2450">
            <w:rPr>
              <w:rFonts w:hint="eastAsia"/>
              <w:highlight w:val="yellow"/>
              <w:rPrChange w:id="8865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파라미터</w:delText>
          </w:r>
          <w:r w:rsidRPr="002646CB" w:rsidDel="00FD2450">
            <w:rPr>
              <w:highlight w:val="yellow"/>
              <w:rPrChange w:id="8866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, </w:delText>
          </w:r>
          <w:r w:rsidRPr="002646CB" w:rsidDel="00FD2450">
            <w:rPr>
              <w:rFonts w:hint="eastAsia"/>
              <w:highlight w:val="yellow"/>
              <w:rPrChange w:id="8867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단위는</w:delText>
          </w:r>
          <w:r w:rsidRPr="002646CB" w:rsidDel="00FD2450">
            <w:rPr>
              <w:highlight w:val="yellow"/>
              <w:rPrChange w:id="8868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kW, </w:delText>
          </w:r>
          <w:r w:rsidRPr="002646CB" w:rsidDel="00FD2450">
            <w:rPr>
              <w:rFonts w:hint="eastAsia"/>
              <w:highlight w:val="yellow"/>
              <w:rPrChange w:id="8869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값의</w:delText>
          </w:r>
          <w:r w:rsidRPr="002646CB" w:rsidDel="00FD2450">
            <w:rPr>
              <w:highlight w:val="yellow"/>
              <w:rPrChange w:id="8870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D2450">
            <w:rPr>
              <w:rFonts w:hint="eastAsia"/>
              <w:highlight w:val="yellow"/>
              <w:rPrChange w:id="8871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범위는</w:delText>
          </w:r>
          <w:r w:rsidRPr="002646CB" w:rsidDel="00FD2450">
            <w:rPr>
              <w:highlight w:val="yellow"/>
              <w:rPrChange w:id="8872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0 </w:delText>
          </w:r>
          <w:r w:rsidRPr="002646CB" w:rsidDel="00FD2450">
            <w:rPr>
              <w:rFonts w:hint="eastAsia"/>
              <w:highlight w:val="yellow"/>
              <w:rPrChange w:id="8873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이상</w:delText>
          </w:r>
        </w:del>
      </w:ins>
    </w:p>
    <w:p w14:paraId="3D1F2C71" w14:textId="0328CB81" w:rsidR="002C63BA" w:rsidRPr="002646CB" w:rsidDel="00FD2450" w:rsidRDefault="002C63BA">
      <w:pPr>
        <w:rPr>
          <w:ins w:id="8874" w:author="박 진상" w:date="2019-10-08T05:53:00Z"/>
          <w:del w:id="8875" w:author="Windows 사용자" w:date="2019-10-18T10:50:00Z"/>
          <w:highlight w:val="yellow"/>
          <w:rPrChange w:id="8876" w:author="ETRI-김종원" w:date="2019-12-10T10:44:00Z">
            <w:rPr>
              <w:ins w:id="8877" w:author="박 진상" w:date="2019-10-08T05:53:00Z"/>
              <w:del w:id="8878" w:author="Windows 사용자" w:date="2019-10-18T10:50:00Z"/>
              <w:rFonts w:eastAsiaTheme="minorEastAsia"/>
              <w:color w:val="000000" w:themeColor="text1"/>
              <w:lang w:val="de-DE"/>
            </w:rPr>
          </w:rPrChange>
        </w:rPr>
        <w:pPrChange w:id="8879" w:author="박 진상" w:date="2019-10-08T05:54:00Z">
          <w:pPr>
            <w:pStyle w:val="af6"/>
            <w:numPr>
              <w:numId w:val="44"/>
            </w:numPr>
            <w:wordWrap/>
            <w:autoSpaceDE/>
            <w:autoSpaceDN/>
            <w:spacing w:line="240" w:lineRule="auto"/>
            <w:ind w:leftChars="0" w:left="760" w:hanging="360"/>
          </w:pPr>
        </w:pPrChange>
      </w:pPr>
      <w:ins w:id="8880" w:author="박 진상" w:date="2019-10-08T05:53:00Z">
        <w:del w:id="8881" w:author="Windows 사용자" w:date="2019-10-18T10:50:00Z">
          <w:r w:rsidRPr="002646CB" w:rsidDel="00FD2450">
            <w:rPr>
              <w:rFonts w:hint="eastAsia"/>
              <w:highlight w:val="yellow"/>
              <w:rPrChange w:id="8882" w:author="ETRI-김종원" w:date="2019-12-10T10:44:00Z">
                <w:rPr>
                  <w:rFonts w:eastAsiaTheme="minorEastAsia" w:hint="eastAsia"/>
                  <w:color w:val="000000" w:themeColor="text1"/>
                  <w:lang w:val="de-DE"/>
                </w:rPr>
              </w:rPrChange>
            </w:rPr>
            <w:delText>입찰</w:delText>
          </w:r>
          <w:r w:rsidRPr="002646CB" w:rsidDel="00FD2450">
            <w:rPr>
              <w:highlight w:val="yellow"/>
              <w:rPrChange w:id="8883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 xml:space="preserve"> </w:delText>
          </w:r>
          <w:r w:rsidRPr="002646CB" w:rsidDel="00FD2450">
            <w:rPr>
              <w:rFonts w:hint="eastAsia"/>
              <w:highlight w:val="yellow"/>
              <w:rPrChange w:id="8884" w:author="ETRI-김종원" w:date="2019-12-10T10:44:00Z">
                <w:rPr>
                  <w:rFonts w:eastAsiaTheme="minorEastAsia" w:hint="eastAsia"/>
                  <w:color w:val="000000" w:themeColor="text1"/>
                  <w:lang w:val="de-DE"/>
                </w:rPr>
              </w:rPrChange>
            </w:rPr>
            <w:delText>전력</w:delText>
          </w:r>
          <w:r w:rsidRPr="002646CB" w:rsidDel="00FD2450">
            <w:rPr>
              <w:highlight w:val="yellow"/>
              <w:rPrChange w:id="8885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 xml:space="preserve"> P</w:delText>
          </w:r>
          <w:r w:rsidRPr="002646CB" w:rsidDel="00FD2450">
            <w:rPr>
              <w:highlight w:val="yellow"/>
              <w:rPrChange w:id="8886" w:author="ETRI-김종원" w:date="2019-12-10T10:44:00Z">
                <w:rPr>
                  <w:rFonts w:eastAsiaTheme="minorEastAsia"/>
                  <w:color w:val="000000" w:themeColor="text1"/>
                  <w:vertAlign w:val="subscript"/>
                  <w:lang w:val="de-DE"/>
                </w:rPr>
              </w:rPrChange>
            </w:rPr>
            <w:delText>bid</w:delText>
          </w:r>
          <w:r w:rsidRPr="002646CB" w:rsidDel="00FD2450">
            <w:rPr>
              <w:highlight w:val="yellow"/>
              <w:rPrChange w:id="8887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 xml:space="preserve"> : </w:delText>
          </w:r>
          <w:r w:rsidRPr="002646CB" w:rsidDel="00FD2450">
            <w:rPr>
              <w:highlight w:val="yellow"/>
              <w:rPrChange w:id="8888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>1</w:delText>
          </w:r>
          <w:r w:rsidRPr="002646CB" w:rsidDel="00FD2450">
            <w:rPr>
              <w:rFonts w:hint="eastAsia"/>
              <w:highlight w:val="yellow"/>
              <w:rPrChange w:id="8889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시간</w:delText>
          </w:r>
          <w:r w:rsidRPr="002646CB" w:rsidDel="00FD2450">
            <w:rPr>
              <w:highlight w:val="yellow"/>
              <w:rPrChange w:id="8890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D2450">
            <w:rPr>
              <w:rFonts w:hint="eastAsia"/>
              <w:highlight w:val="yellow"/>
              <w:rPrChange w:id="8891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단위</w:delText>
          </w:r>
          <w:r w:rsidRPr="002646CB" w:rsidDel="00FD2450">
            <w:rPr>
              <w:highlight w:val="yellow"/>
              <w:rPrChange w:id="8892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D2450">
            <w:rPr>
              <w:rFonts w:hint="eastAsia"/>
              <w:highlight w:val="yellow"/>
              <w:rPrChange w:id="8893" w:author="ETRI-김종원" w:date="2019-12-10T10:44:00Z">
                <w:rPr>
                  <w:rFonts w:eastAsiaTheme="minorEastAsia" w:hint="eastAsia"/>
                  <w:color w:val="000000" w:themeColor="text1"/>
                  <w:lang w:val="de-DE"/>
                </w:rPr>
              </w:rPrChange>
            </w:rPr>
            <w:delText>변동형</w:delText>
          </w:r>
          <w:r w:rsidRPr="002646CB" w:rsidDel="00FD2450">
            <w:rPr>
              <w:highlight w:val="yellow"/>
              <w:rPrChange w:id="8894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 xml:space="preserve"> </w:delText>
          </w:r>
          <w:r w:rsidRPr="002646CB" w:rsidDel="00FD2450">
            <w:rPr>
              <w:rFonts w:hint="eastAsia"/>
              <w:highlight w:val="yellow"/>
              <w:rPrChange w:id="8895" w:author="ETRI-김종원" w:date="2019-12-10T10:44:00Z">
                <w:rPr>
                  <w:rFonts w:eastAsiaTheme="minorEastAsia" w:hint="eastAsia"/>
                  <w:color w:val="000000" w:themeColor="text1"/>
                  <w:lang w:val="de-DE"/>
                </w:rPr>
              </w:rPrChange>
            </w:rPr>
            <w:delText>파라미터</w:delText>
          </w:r>
          <w:r w:rsidRPr="002646CB" w:rsidDel="00FD2450">
            <w:rPr>
              <w:highlight w:val="yellow"/>
              <w:rPrChange w:id="8896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 xml:space="preserve">, </w:delText>
          </w:r>
          <w:r w:rsidRPr="002646CB" w:rsidDel="00FD2450">
            <w:rPr>
              <w:rFonts w:hint="eastAsia"/>
              <w:highlight w:val="yellow"/>
              <w:rPrChange w:id="8897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단위는</w:delText>
          </w:r>
          <w:r w:rsidRPr="002646CB" w:rsidDel="00FD2450">
            <w:rPr>
              <w:highlight w:val="yellow"/>
              <w:rPrChange w:id="8898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kW, </w:delText>
          </w:r>
          <w:r w:rsidRPr="002646CB" w:rsidDel="00FD2450">
            <w:rPr>
              <w:rFonts w:hint="eastAsia"/>
              <w:highlight w:val="yellow"/>
              <w:rPrChange w:id="8899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값의</w:delText>
          </w:r>
          <w:r w:rsidRPr="002646CB" w:rsidDel="00FD2450">
            <w:rPr>
              <w:highlight w:val="yellow"/>
              <w:rPrChange w:id="8900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D2450">
            <w:rPr>
              <w:rFonts w:hint="eastAsia"/>
              <w:highlight w:val="yellow"/>
              <w:rPrChange w:id="8901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범위는</w:delText>
          </w:r>
          <w:r w:rsidRPr="002646CB" w:rsidDel="00FD2450">
            <w:rPr>
              <w:highlight w:val="yellow"/>
              <w:rPrChange w:id="8902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0 </w:delText>
          </w:r>
          <w:r w:rsidRPr="002646CB" w:rsidDel="00FD2450">
            <w:rPr>
              <w:rFonts w:hint="eastAsia"/>
              <w:highlight w:val="yellow"/>
              <w:rPrChange w:id="8903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이상이고</w:delText>
          </w:r>
          <w:r w:rsidRPr="002646CB" w:rsidDel="00FD2450">
            <w:rPr>
              <w:highlight w:val="yellow"/>
              <w:rPrChange w:id="8904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D2450">
            <w:rPr>
              <w:rFonts w:hint="eastAsia"/>
              <w:highlight w:val="yellow"/>
              <w:rPrChange w:id="8905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태양광발전</w:delText>
          </w:r>
          <w:r w:rsidRPr="002646CB" w:rsidDel="00FD2450">
            <w:rPr>
              <w:highlight w:val="yellow"/>
              <w:rPrChange w:id="8906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D2450">
            <w:rPr>
              <w:rFonts w:hint="eastAsia"/>
              <w:highlight w:val="yellow"/>
              <w:rPrChange w:id="8907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용량</w:delText>
          </w:r>
          <w:r w:rsidRPr="002646CB" w:rsidDel="00FD2450">
            <w:rPr>
              <w:highlight w:val="yellow"/>
              <w:rPrChange w:id="8908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PV</w:delText>
          </w:r>
          <w:r w:rsidRPr="002646CB" w:rsidDel="00FD2450">
            <w:rPr>
              <w:highlight w:val="yellow"/>
              <w:rPrChange w:id="8909" w:author="ETRI-김종원" w:date="2019-12-10T10:44:00Z">
                <w:rPr>
                  <w:rFonts w:eastAsiaTheme="minorEastAsia"/>
                  <w:color w:val="000000" w:themeColor="text1"/>
                  <w:vertAlign w:val="subscript"/>
                </w:rPr>
              </w:rPrChange>
            </w:rPr>
            <w:delText>cap</w:delText>
          </w:r>
          <w:r w:rsidRPr="002646CB" w:rsidDel="00FD2450">
            <w:rPr>
              <w:highlight w:val="yellow"/>
              <w:rPrChange w:id="8910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D2450">
            <w:rPr>
              <w:rFonts w:hint="eastAsia"/>
              <w:highlight w:val="yellow"/>
              <w:rPrChange w:id="8911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이내</w:delText>
          </w:r>
        </w:del>
      </w:ins>
    </w:p>
    <w:p w14:paraId="6FF8C928" w14:textId="7F2F0477" w:rsidR="002C63BA" w:rsidRPr="002646CB" w:rsidDel="00FD2450" w:rsidRDefault="002C63BA">
      <w:pPr>
        <w:rPr>
          <w:ins w:id="8912" w:author="박 진상" w:date="2019-10-08T05:53:00Z"/>
          <w:del w:id="8913" w:author="Windows 사용자" w:date="2019-10-18T10:50:00Z"/>
          <w:highlight w:val="yellow"/>
          <w:rPrChange w:id="8914" w:author="ETRI-김종원" w:date="2019-12-10T10:44:00Z">
            <w:rPr>
              <w:ins w:id="8915" w:author="박 진상" w:date="2019-10-08T05:53:00Z"/>
              <w:del w:id="8916" w:author="Windows 사용자" w:date="2019-10-18T10:50:00Z"/>
              <w:rFonts w:eastAsiaTheme="minorEastAsia"/>
              <w:color w:val="000000" w:themeColor="text1"/>
              <w:lang w:val="de-DE"/>
            </w:rPr>
          </w:rPrChange>
        </w:rPr>
        <w:pPrChange w:id="8917" w:author="박 진상" w:date="2019-10-08T05:54:00Z">
          <w:pPr>
            <w:pStyle w:val="af6"/>
            <w:numPr>
              <w:numId w:val="44"/>
            </w:numPr>
            <w:wordWrap/>
            <w:autoSpaceDE/>
            <w:autoSpaceDN/>
            <w:spacing w:line="240" w:lineRule="auto"/>
            <w:ind w:leftChars="0" w:left="760" w:hanging="360"/>
          </w:pPr>
        </w:pPrChange>
      </w:pPr>
      <w:ins w:id="8918" w:author="박 진상" w:date="2019-10-08T05:53:00Z">
        <w:del w:id="8919" w:author="Windows 사용자" w:date="2019-10-18T10:50:00Z">
          <w:r w:rsidRPr="002646CB" w:rsidDel="00FD2450">
            <w:rPr>
              <w:rFonts w:hint="eastAsia"/>
              <w:highlight w:val="yellow"/>
              <w:rPrChange w:id="8920" w:author="ETRI-김종원" w:date="2019-12-10T10:44:00Z">
                <w:rPr>
                  <w:rFonts w:eastAsiaTheme="minorEastAsia" w:hint="eastAsia"/>
                  <w:color w:val="000000" w:themeColor="text1"/>
                  <w:lang w:val="de-DE"/>
                </w:rPr>
              </w:rPrChange>
            </w:rPr>
            <w:delText>입찰</w:delText>
          </w:r>
          <w:r w:rsidRPr="002646CB" w:rsidDel="00FD2450">
            <w:rPr>
              <w:highlight w:val="yellow"/>
              <w:rPrChange w:id="8921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 xml:space="preserve"> </w:delText>
          </w:r>
          <w:r w:rsidRPr="002646CB" w:rsidDel="00FD2450">
            <w:rPr>
              <w:rFonts w:hint="eastAsia"/>
              <w:highlight w:val="yellow"/>
              <w:rPrChange w:id="8922" w:author="ETRI-김종원" w:date="2019-12-10T10:44:00Z">
                <w:rPr>
                  <w:rFonts w:eastAsiaTheme="minorEastAsia" w:hint="eastAsia"/>
                  <w:color w:val="000000" w:themeColor="text1"/>
                  <w:lang w:val="de-DE"/>
                </w:rPr>
              </w:rPrChange>
            </w:rPr>
            <w:delText>전력량</w:delText>
          </w:r>
          <w:r w:rsidRPr="002646CB" w:rsidDel="00FD2450">
            <w:rPr>
              <w:highlight w:val="yellow"/>
              <w:rPrChange w:id="8923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 xml:space="preserve"> E</w:delText>
          </w:r>
          <w:r w:rsidRPr="002646CB" w:rsidDel="00FD2450">
            <w:rPr>
              <w:highlight w:val="yellow"/>
              <w:rPrChange w:id="8924" w:author="ETRI-김종원" w:date="2019-12-10T10:44:00Z">
                <w:rPr>
                  <w:rFonts w:eastAsiaTheme="minorEastAsia"/>
                  <w:color w:val="000000" w:themeColor="text1"/>
                  <w:vertAlign w:val="subscript"/>
                  <w:lang w:val="de-DE"/>
                </w:rPr>
              </w:rPrChange>
            </w:rPr>
            <w:delText>bid</w:delText>
          </w:r>
          <w:r w:rsidRPr="002646CB" w:rsidDel="00FD2450">
            <w:rPr>
              <w:highlight w:val="yellow"/>
              <w:rPrChange w:id="8925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 xml:space="preserve"> : </w:delText>
          </w:r>
          <w:r w:rsidRPr="002646CB" w:rsidDel="00FD2450">
            <w:rPr>
              <w:highlight w:val="yellow"/>
              <w:rPrChange w:id="8926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>5</w:delText>
          </w:r>
          <w:r w:rsidRPr="002646CB" w:rsidDel="00FD2450">
            <w:rPr>
              <w:rFonts w:hint="eastAsia"/>
              <w:highlight w:val="yellow"/>
              <w:rPrChange w:id="8927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분</w:delText>
          </w:r>
          <w:r w:rsidRPr="002646CB" w:rsidDel="00FD2450">
            <w:rPr>
              <w:highlight w:val="yellow"/>
              <w:rPrChange w:id="8928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D2450">
            <w:rPr>
              <w:rFonts w:hint="eastAsia"/>
              <w:highlight w:val="yellow"/>
              <w:rPrChange w:id="8929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단위</w:delText>
          </w:r>
          <w:r w:rsidRPr="002646CB" w:rsidDel="00FD2450">
            <w:rPr>
              <w:highlight w:val="yellow"/>
              <w:rPrChange w:id="8930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D2450">
            <w:rPr>
              <w:rFonts w:hint="eastAsia"/>
              <w:highlight w:val="yellow"/>
              <w:rPrChange w:id="8931" w:author="ETRI-김종원" w:date="2019-12-10T10:44:00Z">
                <w:rPr>
                  <w:rFonts w:eastAsiaTheme="minorEastAsia" w:hint="eastAsia"/>
                  <w:color w:val="000000" w:themeColor="text1"/>
                  <w:lang w:val="de-DE"/>
                </w:rPr>
              </w:rPrChange>
            </w:rPr>
            <w:delText>변동형</w:delText>
          </w:r>
          <w:r w:rsidRPr="002646CB" w:rsidDel="00FD2450">
            <w:rPr>
              <w:highlight w:val="yellow"/>
              <w:rPrChange w:id="8932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 xml:space="preserve"> </w:delText>
          </w:r>
          <w:r w:rsidRPr="002646CB" w:rsidDel="00FD2450">
            <w:rPr>
              <w:rFonts w:hint="eastAsia"/>
              <w:highlight w:val="yellow"/>
              <w:rPrChange w:id="8933" w:author="ETRI-김종원" w:date="2019-12-10T10:44:00Z">
                <w:rPr>
                  <w:rFonts w:eastAsiaTheme="minorEastAsia" w:hint="eastAsia"/>
                  <w:color w:val="000000" w:themeColor="text1"/>
                  <w:lang w:val="de-DE"/>
                </w:rPr>
              </w:rPrChange>
            </w:rPr>
            <w:delText>파라미터</w:delText>
          </w:r>
          <w:r w:rsidRPr="002646CB" w:rsidDel="00FD2450">
            <w:rPr>
              <w:highlight w:val="yellow"/>
              <w:rPrChange w:id="8934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 xml:space="preserve">, </w:delText>
          </w:r>
          <w:r w:rsidRPr="002646CB" w:rsidDel="00FD2450">
            <w:rPr>
              <w:rFonts w:hint="eastAsia"/>
              <w:highlight w:val="yellow"/>
              <w:rPrChange w:id="8935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단위는</w:delText>
          </w:r>
          <w:r w:rsidRPr="002646CB" w:rsidDel="00FD2450">
            <w:rPr>
              <w:highlight w:val="yellow"/>
              <w:rPrChange w:id="8936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kWh, </w:delText>
          </w:r>
          <w:r w:rsidRPr="002646CB" w:rsidDel="00FD2450">
            <w:rPr>
              <w:rFonts w:hint="eastAsia"/>
              <w:highlight w:val="yellow"/>
              <w:rPrChange w:id="8937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값의</w:delText>
          </w:r>
          <w:r w:rsidRPr="002646CB" w:rsidDel="00FD2450">
            <w:rPr>
              <w:highlight w:val="yellow"/>
              <w:rPrChange w:id="8938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D2450">
            <w:rPr>
              <w:rFonts w:hint="eastAsia"/>
              <w:highlight w:val="yellow"/>
              <w:rPrChange w:id="8939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범위는</w:delText>
          </w:r>
          <w:r w:rsidRPr="002646CB" w:rsidDel="00FD2450">
            <w:rPr>
              <w:highlight w:val="yellow"/>
              <w:rPrChange w:id="8940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0 </w:delText>
          </w:r>
          <w:r w:rsidRPr="002646CB" w:rsidDel="00FD2450">
            <w:rPr>
              <w:rFonts w:hint="eastAsia"/>
              <w:highlight w:val="yellow"/>
              <w:rPrChange w:id="8941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이상</w:delText>
          </w:r>
        </w:del>
      </w:ins>
    </w:p>
    <w:p w14:paraId="364A0921" w14:textId="772DBB16" w:rsidR="002C63BA" w:rsidRPr="002646CB" w:rsidDel="00FD2450" w:rsidRDefault="002C63BA">
      <w:pPr>
        <w:rPr>
          <w:ins w:id="8942" w:author="박 진상" w:date="2019-10-08T05:53:00Z"/>
          <w:del w:id="8943" w:author="Windows 사용자" w:date="2019-10-18T10:50:00Z"/>
          <w:rPrChange w:id="8944" w:author="ETRI-김종원" w:date="2019-12-10T10:44:00Z">
            <w:rPr>
              <w:ins w:id="8945" w:author="박 진상" w:date="2019-10-08T05:53:00Z"/>
              <w:del w:id="8946" w:author="Windows 사용자" w:date="2019-10-18T10:50:00Z"/>
              <w:rFonts w:eastAsiaTheme="minorEastAsia"/>
              <w:color w:val="000000" w:themeColor="text1"/>
              <w:lang w:val="de-DE"/>
            </w:rPr>
          </w:rPrChange>
        </w:rPr>
        <w:pPrChange w:id="8947" w:author="박 진상" w:date="2019-10-08T05:54:00Z">
          <w:pPr>
            <w:pStyle w:val="af6"/>
            <w:numPr>
              <w:numId w:val="44"/>
            </w:numPr>
            <w:wordWrap/>
            <w:autoSpaceDE/>
            <w:autoSpaceDN/>
            <w:spacing w:line="240" w:lineRule="auto"/>
            <w:ind w:leftChars="0" w:left="760" w:hanging="360"/>
          </w:pPr>
        </w:pPrChange>
      </w:pPr>
      <w:ins w:id="8948" w:author="박 진상" w:date="2019-10-08T05:53:00Z">
        <w:del w:id="8949" w:author="Windows 사용자" w:date="2019-10-18T10:50:00Z">
          <w:r w:rsidRPr="002646CB" w:rsidDel="00FD2450">
            <w:rPr>
              <w:rFonts w:hint="eastAsia"/>
              <w:highlight w:val="yellow"/>
              <w:rPrChange w:id="8950" w:author="ETRI-김종원" w:date="2019-12-10T10:44:00Z">
                <w:rPr>
                  <w:rFonts w:eastAsiaTheme="minorEastAsia" w:hint="eastAsia"/>
                  <w:color w:val="000000" w:themeColor="text1"/>
                  <w:lang w:val="de-DE"/>
                </w:rPr>
              </w:rPrChange>
            </w:rPr>
            <w:delText>전력</w:delText>
          </w:r>
          <w:r w:rsidRPr="002646CB" w:rsidDel="00FD2450">
            <w:rPr>
              <w:highlight w:val="yellow"/>
              <w:rPrChange w:id="8951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 xml:space="preserve"> </w:delText>
          </w:r>
          <w:r w:rsidRPr="002646CB" w:rsidDel="00FD2450">
            <w:rPr>
              <w:rFonts w:hint="eastAsia"/>
              <w:highlight w:val="yellow"/>
              <w:rPrChange w:id="8952" w:author="ETRI-김종원" w:date="2019-12-10T10:44:00Z">
                <w:rPr>
                  <w:rFonts w:eastAsiaTheme="minorEastAsia" w:hint="eastAsia"/>
                  <w:color w:val="000000" w:themeColor="text1"/>
                  <w:lang w:val="de-DE"/>
                </w:rPr>
              </w:rPrChange>
            </w:rPr>
            <w:delText>계통으로</w:delText>
          </w:r>
          <w:r w:rsidRPr="002646CB" w:rsidDel="00FD2450">
            <w:rPr>
              <w:highlight w:val="yellow"/>
              <w:rPrChange w:id="8953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 xml:space="preserve"> </w:delText>
          </w:r>
          <w:r w:rsidRPr="002646CB" w:rsidDel="00FD2450">
            <w:rPr>
              <w:rFonts w:hint="eastAsia"/>
              <w:highlight w:val="yellow"/>
              <w:rPrChange w:id="8954" w:author="ETRI-김종원" w:date="2019-12-10T10:44:00Z">
                <w:rPr>
                  <w:rFonts w:eastAsiaTheme="minorEastAsia" w:hint="eastAsia"/>
                  <w:color w:val="000000" w:themeColor="text1"/>
                  <w:lang w:val="de-DE"/>
                </w:rPr>
              </w:rPrChange>
            </w:rPr>
            <w:delText>출력되는</w:delText>
          </w:r>
          <w:r w:rsidRPr="002646CB" w:rsidDel="00FD2450">
            <w:rPr>
              <w:highlight w:val="yellow"/>
              <w:rPrChange w:id="8955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 xml:space="preserve"> </w:delText>
          </w:r>
          <w:r w:rsidRPr="002646CB" w:rsidDel="00FD2450">
            <w:rPr>
              <w:rFonts w:hint="eastAsia"/>
              <w:highlight w:val="yellow"/>
              <w:rPrChange w:id="8956" w:author="ETRI-김종원" w:date="2019-12-10T10:44:00Z">
                <w:rPr>
                  <w:rFonts w:eastAsiaTheme="minorEastAsia" w:hint="eastAsia"/>
                  <w:color w:val="000000" w:themeColor="text1"/>
                  <w:lang w:val="de-DE"/>
                </w:rPr>
              </w:rPrChange>
            </w:rPr>
            <w:delText>분당</w:delText>
          </w:r>
          <w:r w:rsidRPr="002646CB" w:rsidDel="00FD2450">
            <w:rPr>
              <w:highlight w:val="yellow"/>
              <w:rPrChange w:id="8957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 xml:space="preserve"> </w:delText>
          </w:r>
          <w:r w:rsidRPr="002646CB" w:rsidDel="00FD2450">
            <w:rPr>
              <w:rFonts w:hint="eastAsia"/>
              <w:highlight w:val="yellow"/>
              <w:rPrChange w:id="8958" w:author="ETRI-김종원" w:date="2019-12-10T10:44:00Z">
                <w:rPr>
                  <w:rFonts w:eastAsiaTheme="minorEastAsia" w:hint="eastAsia"/>
                  <w:color w:val="000000" w:themeColor="text1"/>
                  <w:lang w:val="de-DE"/>
                </w:rPr>
              </w:rPrChange>
            </w:rPr>
            <w:delText>연계</w:delText>
          </w:r>
          <w:r w:rsidRPr="002646CB" w:rsidDel="00FD2450">
            <w:rPr>
              <w:highlight w:val="yellow"/>
              <w:rPrChange w:id="8959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 xml:space="preserve"> </w:delText>
          </w:r>
          <w:r w:rsidRPr="002646CB" w:rsidDel="00FD2450">
            <w:rPr>
              <w:rFonts w:hint="eastAsia"/>
              <w:highlight w:val="yellow"/>
              <w:rPrChange w:id="8960" w:author="ETRI-김종원" w:date="2019-12-10T10:44:00Z">
                <w:rPr>
                  <w:rFonts w:eastAsiaTheme="minorEastAsia" w:hint="eastAsia"/>
                  <w:color w:val="000000" w:themeColor="text1"/>
                  <w:lang w:val="de-DE"/>
                </w:rPr>
              </w:rPrChange>
            </w:rPr>
            <w:delText>시스템</w:delText>
          </w:r>
          <w:r w:rsidRPr="002646CB" w:rsidDel="00FD2450">
            <w:rPr>
              <w:highlight w:val="yellow"/>
              <w:rPrChange w:id="8961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 xml:space="preserve"> </w:delText>
          </w:r>
          <w:r w:rsidRPr="002646CB" w:rsidDel="00FD2450">
            <w:rPr>
              <w:rFonts w:hint="eastAsia"/>
              <w:highlight w:val="yellow"/>
              <w:rPrChange w:id="8962" w:author="ETRI-김종원" w:date="2019-12-10T10:44:00Z">
                <w:rPr>
                  <w:rFonts w:eastAsiaTheme="minorEastAsia" w:hint="eastAsia"/>
                  <w:color w:val="000000" w:themeColor="text1"/>
                  <w:lang w:val="de-DE"/>
                </w:rPr>
              </w:rPrChange>
            </w:rPr>
            <w:delText>발전</w:delText>
          </w:r>
          <w:r w:rsidRPr="002646CB" w:rsidDel="00FD2450">
            <w:rPr>
              <w:highlight w:val="yellow"/>
              <w:rPrChange w:id="8963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 xml:space="preserve"> </w:delText>
          </w:r>
          <w:r w:rsidRPr="002646CB" w:rsidDel="00FD2450">
            <w:rPr>
              <w:rFonts w:hint="eastAsia"/>
              <w:highlight w:val="yellow"/>
              <w:rPrChange w:id="8964" w:author="ETRI-김종원" w:date="2019-12-10T10:44:00Z">
                <w:rPr>
                  <w:rFonts w:eastAsiaTheme="minorEastAsia" w:hint="eastAsia"/>
                  <w:color w:val="000000" w:themeColor="text1"/>
                  <w:lang w:val="de-DE"/>
                </w:rPr>
              </w:rPrChange>
            </w:rPr>
            <w:delText>전력의</w:delText>
          </w:r>
          <w:r w:rsidRPr="002646CB" w:rsidDel="00FD2450">
            <w:rPr>
              <w:highlight w:val="yellow"/>
              <w:rPrChange w:id="8965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 xml:space="preserve"> </w:delText>
          </w:r>
          <w:r w:rsidRPr="002646CB" w:rsidDel="00FD2450">
            <w:rPr>
              <w:rFonts w:hint="eastAsia"/>
              <w:highlight w:val="yellow"/>
              <w:rPrChange w:id="8966" w:author="ETRI-김종원" w:date="2019-12-10T10:44:00Z">
                <w:rPr>
                  <w:rFonts w:eastAsiaTheme="minorEastAsia" w:hint="eastAsia"/>
                  <w:color w:val="000000" w:themeColor="text1"/>
                  <w:lang w:val="de-DE"/>
                </w:rPr>
              </w:rPrChange>
            </w:rPr>
            <w:delText>변화량</w:delText>
          </w:r>
          <w:r w:rsidRPr="002646CB" w:rsidDel="00FD2450">
            <w:rPr>
              <w:highlight w:val="yellow"/>
              <w:rPrChange w:id="8967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 xml:space="preserve"> </w:delText>
          </w:r>
          <w:r w:rsidRPr="002646CB" w:rsidDel="00FD2450">
            <w:rPr>
              <w:highlight w:val="yellow"/>
              <w:rPrChange w:id="8968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sym w:font="Symbol" w:char="F044"/>
          </w:r>
          <w:r w:rsidRPr="002646CB" w:rsidDel="00FD2450">
            <w:rPr>
              <w:highlight w:val="yellow"/>
              <w:rPrChange w:id="8969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>P</w:delText>
          </w:r>
          <w:r w:rsidRPr="002646CB" w:rsidDel="00FD2450">
            <w:rPr>
              <w:highlight w:val="yellow"/>
              <w:rPrChange w:id="8970" w:author="ETRI-김종원" w:date="2019-12-10T10:44:00Z">
                <w:rPr>
                  <w:rFonts w:eastAsiaTheme="minorEastAsia"/>
                  <w:color w:val="000000" w:themeColor="text1"/>
                  <w:vertAlign w:val="subscript"/>
                  <w:lang w:val="de-DE"/>
                </w:rPr>
              </w:rPrChange>
            </w:rPr>
            <w:delText>act</w:delText>
          </w:r>
          <w:r w:rsidRPr="002646CB" w:rsidDel="00FD2450">
            <w:rPr>
              <w:highlight w:val="yellow"/>
              <w:rPrChange w:id="8971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 xml:space="preserve"> :</w:delText>
          </w:r>
          <w:r w:rsidRPr="002646CB" w:rsidDel="00FD2450">
            <w:rPr>
              <w:highlight w:val="yellow"/>
              <w:rPrChange w:id="8972" w:author="ETRI-김종원" w:date="2019-12-10T10:44:00Z">
                <w:rPr>
                  <w:rFonts w:eastAsiaTheme="minorEastAsia"/>
                  <w:color w:val="000000" w:themeColor="text1"/>
                  <w:vertAlign w:val="subscript"/>
                  <w:lang w:val="de-DE"/>
                </w:rPr>
              </w:rPrChange>
            </w:rPr>
            <w:delText xml:space="preserve"> </w:delText>
          </w:r>
          <w:r w:rsidRPr="002646CB" w:rsidDel="00FD2450">
            <w:rPr>
              <w:highlight w:val="yellow"/>
              <w:rPrChange w:id="8973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>1</w:delText>
          </w:r>
          <w:r w:rsidRPr="002646CB" w:rsidDel="00FD2450">
            <w:rPr>
              <w:rFonts w:hint="eastAsia"/>
              <w:highlight w:val="yellow"/>
              <w:rPrChange w:id="8974" w:author="ETRI-김종원" w:date="2019-12-10T10:44:00Z">
                <w:rPr>
                  <w:rFonts w:eastAsiaTheme="minorEastAsia" w:hint="eastAsia"/>
                  <w:color w:val="000000" w:themeColor="text1"/>
                  <w:lang w:val="de-DE"/>
                </w:rPr>
              </w:rPrChange>
            </w:rPr>
            <w:delText>분</w:delText>
          </w:r>
          <w:r w:rsidRPr="002646CB" w:rsidDel="00FD2450">
            <w:rPr>
              <w:highlight w:val="yellow"/>
              <w:rPrChange w:id="8975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 xml:space="preserve"> </w:delText>
          </w:r>
          <w:r w:rsidRPr="002646CB" w:rsidDel="00FD2450">
            <w:rPr>
              <w:rFonts w:hint="eastAsia"/>
              <w:highlight w:val="yellow"/>
              <w:rPrChange w:id="8976" w:author="ETRI-김종원" w:date="2019-12-10T10:44:00Z">
                <w:rPr>
                  <w:rFonts w:eastAsiaTheme="minorEastAsia" w:hint="eastAsia"/>
                  <w:color w:val="000000" w:themeColor="text1"/>
                  <w:lang w:val="de-DE"/>
                </w:rPr>
              </w:rPrChange>
            </w:rPr>
            <w:delText>단위</w:delText>
          </w:r>
          <w:r w:rsidRPr="002646CB" w:rsidDel="00FD2450">
            <w:rPr>
              <w:highlight w:val="yellow"/>
              <w:rPrChange w:id="8977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 xml:space="preserve"> </w:delText>
          </w:r>
          <w:r w:rsidRPr="002646CB" w:rsidDel="00FD2450">
            <w:rPr>
              <w:rFonts w:hint="eastAsia"/>
              <w:highlight w:val="yellow"/>
              <w:rPrChange w:id="8978" w:author="ETRI-김종원" w:date="2019-12-10T10:44:00Z">
                <w:rPr>
                  <w:rFonts w:eastAsiaTheme="minorEastAsia" w:hint="eastAsia"/>
                  <w:color w:val="000000" w:themeColor="text1"/>
                  <w:lang w:val="de-DE"/>
                </w:rPr>
              </w:rPrChange>
            </w:rPr>
            <w:delText>변동형</w:delText>
          </w:r>
          <w:r w:rsidRPr="002646CB" w:rsidDel="00FD2450">
            <w:rPr>
              <w:highlight w:val="yellow"/>
              <w:rPrChange w:id="8979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 xml:space="preserve"> </w:delText>
          </w:r>
          <w:r w:rsidRPr="002646CB" w:rsidDel="00FD2450">
            <w:rPr>
              <w:rFonts w:hint="eastAsia"/>
              <w:highlight w:val="yellow"/>
              <w:rPrChange w:id="8980" w:author="ETRI-김종원" w:date="2019-12-10T10:44:00Z">
                <w:rPr>
                  <w:rFonts w:eastAsiaTheme="minorEastAsia" w:hint="eastAsia"/>
                  <w:color w:val="000000" w:themeColor="text1"/>
                  <w:lang w:val="de-DE"/>
                </w:rPr>
              </w:rPrChange>
            </w:rPr>
            <w:delText>파라미터</w:delText>
          </w:r>
          <w:r w:rsidRPr="002646CB" w:rsidDel="00FD2450">
            <w:rPr>
              <w:highlight w:val="yellow"/>
              <w:rPrChange w:id="8981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 xml:space="preserve">, </w:delText>
          </w:r>
          <w:r w:rsidRPr="002646CB" w:rsidDel="00FD2450">
            <w:rPr>
              <w:rFonts w:hint="eastAsia"/>
              <w:highlight w:val="yellow"/>
              <w:rPrChange w:id="8982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단위는</w:delText>
          </w:r>
          <w:r w:rsidRPr="002646CB" w:rsidDel="00FD2450">
            <w:rPr>
              <w:highlight w:val="yellow"/>
              <w:rPrChange w:id="8983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kW, </w:delText>
          </w:r>
          <w:r w:rsidRPr="002646CB" w:rsidDel="00FD2450">
            <w:rPr>
              <w:rFonts w:hint="eastAsia"/>
              <w:highlight w:val="yellow"/>
              <w:rPrChange w:id="8984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값의</w:delText>
          </w:r>
          <w:r w:rsidRPr="002646CB" w:rsidDel="00FD2450">
            <w:rPr>
              <w:highlight w:val="yellow"/>
              <w:rPrChange w:id="8985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D2450">
            <w:rPr>
              <w:rFonts w:hint="eastAsia"/>
              <w:highlight w:val="yellow"/>
              <w:rPrChange w:id="8986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범위는</w:delText>
          </w:r>
          <w:r w:rsidRPr="002646CB" w:rsidDel="00FD2450">
            <w:rPr>
              <w:highlight w:val="yellow"/>
              <w:rPrChange w:id="8987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0 </w:delText>
          </w:r>
          <w:r w:rsidRPr="002646CB" w:rsidDel="00FD2450">
            <w:rPr>
              <w:rFonts w:hint="eastAsia"/>
              <w:highlight w:val="yellow"/>
              <w:rPrChange w:id="8988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이상</w:delText>
          </w:r>
          <w:r w:rsidRPr="002646CB" w:rsidDel="00FD2450">
            <w:rPr>
              <w:highlight w:val="yellow"/>
              <w:rPrChange w:id="8989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</w:delText>
          </w:r>
          <w:r w:rsidRPr="002646CB" w:rsidDel="00FD2450">
            <w:rPr>
              <w:rFonts w:hint="eastAsia"/>
              <w:highlight w:val="yellow"/>
              <w:rPrChange w:id="8990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또는</w:delText>
          </w:r>
          <w:r w:rsidRPr="002646CB" w:rsidDel="00FD2450">
            <w:rPr>
              <w:highlight w:val="yellow"/>
              <w:rPrChange w:id="8991" w:author="ETRI-김종원" w:date="2019-12-10T10:44:00Z">
                <w:rPr>
                  <w:rFonts w:eastAsiaTheme="minorEastAsia"/>
                  <w:color w:val="000000" w:themeColor="text1"/>
                </w:rPr>
              </w:rPrChange>
            </w:rPr>
            <w:delText xml:space="preserve"> 0 </w:delText>
          </w:r>
          <w:r w:rsidRPr="002646CB" w:rsidDel="00FD2450">
            <w:rPr>
              <w:rFonts w:hint="eastAsia"/>
              <w:highlight w:val="yellow"/>
              <w:rPrChange w:id="8992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이하</w:delText>
          </w:r>
        </w:del>
      </w:ins>
    </w:p>
    <w:p w14:paraId="4BE3E777" w14:textId="306F2325" w:rsidR="002C63BA" w:rsidRPr="002646CB" w:rsidDel="00FD2450" w:rsidRDefault="002C63BA" w:rsidP="001C4A1D">
      <w:pPr>
        <w:rPr>
          <w:ins w:id="8993" w:author="박 진상" w:date="2019-10-08T05:52:00Z"/>
          <w:del w:id="8994" w:author="Windows 사용자" w:date="2019-10-18T10:50:00Z"/>
          <w:lang w:val="de-DE"/>
          <w:rPrChange w:id="8995" w:author="ETRI-김종원" w:date="2019-12-10T10:44:00Z">
            <w:rPr>
              <w:ins w:id="8996" w:author="박 진상" w:date="2019-10-08T05:52:00Z"/>
              <w:del w:id="8997" w:author="Windows 사용자" w:date="2019-10-18T10:50:00Z"/>
              <w:lang w:val="en-US"/>
            </w:rPr>
          </w:rPrChange>
        </w:rPr>
      </w:pPr>
    </w:p>
    <w:p w14:paraId="33AD5615" w14:textId="5BA7D191" w:rsidR="00087689" w:rsidRPr="002646CB" w:rsidRDefault="00087689">
      <w:pPr>
        <w:widowControl/>
        <w:wordWrap/>
        <w:autoSpaceDE/>
        <w:autoSpaceDN/>
        <w:spacing w:line="240" w:lineRule="auto"/>
        <w:jc w:val="left"/>
        <w:rPr>
          <w:ins w:id="8998" w:author="박 진상" w:date="2019-10-08T06:10:00Z"/>
          <w:lang w:val="en-US"/>
        </w:rPr>
      </w:pPr>
      <w:ins w:id="8999" w:author="박 진상" w:date="2019-10-08T06:10:00Z">
        <w:r w:rsidRPr="002646CB">
          <w:rPr>
            <w:lang w:val="en-US"/>
          </w:rPr>
          <w:br w:type="page"/>
        </w:r>
      </w:ins>
    </w:p>
    <w:p w14:paraId="501F97B1" w14:textId="77777777" w:rsidR="002C63BA" w:rsidRPr="002646CB" w:rsidRDefault="002C63BA" w:rsidP="001C4A1D">
      <w:pPr>
        <w:rPr>
          <w:ins w:id="9000" w:author="박 진상" w:date="2019-10-08T05:52:00Z"/>
          <w:lang w:val="en-US"/>
        </w:rPr>
      </w:pPr>
    </w:p>
    <w:p w14:paraId="162CB0CD" w14:textId="30776D0E" w:rsidR="00C201F0" w:rsidRPr="002646CB" w:rsidDel="002C63BA" w:rsidRDefault="00C201F0" w:rsidP="00EA0A0A">
      <w:pPr>
        <w:pStyle w:val="44"/>
        <w:rPr>
          <w:del w:id="9001" w:author="박 진상" w:date="2019-10-08T05:51:00Z"/>
        </w:rPr>
      </w:pPr>
      <w:del w:id="9002" w:author="박 진상" w:date="2019-10-08T05:51:00Z">
        <w:r w:rsidRPr="002646CB" w:rsidDel="002C63BA">
          <w:rPr>
            <w:rFonts w:hint="eastAsia"/>
            <w:b w:val="0"/>
          </w:rPr>
          <w:delText>무효전력</w:delText>
        </w:r>
        <w:r w:rsidRPr="002646CB" w:rsidDel="002C63BA">
          <w:rPr>
            <w:b w:val="0"/>
          </w:rPr>
          <w:delText xml:space="preserve"> </w:delText>
        </w:r>
        <w:r w:rsidRPr="002646CB" w:rsidDel="002C63BA">
          <w:rPr>
            <w:rFonts w:hint="eastAsia"/>
            <w:b w:val="0"/>
          </w:rPr>
          <w:delText>제어</w:delText>
        </w:r>
        <w:r w:rsidRPr="002646CB" w:rsidDel="002C63BA">
          <w:rPr>
            <w:b w:val="0"/>
          </w:rPr>
          <w:delText xml:space="preserve"> </w:delText>
        </w:r>
        <w:r w:rsidRPr="002646CB" w:rsidDel="002C63BA">
          <w:rPr>
            <w:rFonts w:hint="eastAsia"/>
            <w:b w:val="0"/>
          </w:rPr>
          <w:delText>및</w:delText>
        </w:r>
        <w:r w:rsidRPr="002646CB" w:rsidDel="002C63BA">
          <w:rPr>
            <w:b w:val="0"/>
          </w:rPr>
          <w:delText xml:space="preserve"> </w:delText>
        </w:r>
        <w:r w:rsidRPr="002646CB" w:rsidDel="002C63BA">
          <w:rPr>
            <w:rFonts w:hint="eastAsia"/>
            <w:b w:val="0"/>
          </w:rPr>
          <w:delText>전압</w:delText>
        </w:r>
        <w:r w:rsidRPr="002646CB" w:rsidDel="002C63BA">
          <w:rPr>
            <w:b w:val="0"/>
          </w:rPr>
          <w:delText xml:space="preserve"> </w:delText>
        </w:r>
        <w:r w:rsidRPr="002646CB" w:rsidDel="002C63BA">
          <w:rPr>
            <w:rFonts w:hint="eastAsia"/>
            <w:b w:val="0"/>
          </w:rPr>
          <w:delText>제어</w:delText>
        </w:r>
        <w:bookmarkStart w:id="9003" w:name="_Toc21408660"/>
        <w:bookmarkStart w:id="9004" w:name="_Toc21525175"/>
        <w:bookmarkStart w:id="9005" w:name="_Toc23142014"/>
        <w:bookmarkStart w:id="9006" w:name="_Toc23173260"/>
        <w:bookmarkStart w:id="9007" w:name="_Toc23189035"/>
        <w:bookmarkStart w:id="9008" w:name="_Toc23191413"/>
        <w:bookmarkStart w:id="9009" w:name="_Toc23244431"/>
        <w:bookmarkStart w:id="9010" w:name="_Toc23793961"/>
        <w:bookmarkStart w:id="9011" w:name="_Toc23794284"/>
        <w:bookmarkStart w:id="9012" w:name="_Toc23794607"/>
        <w:bookmarkStart w:id="9013" w:name="_Toc23795452"/>
        <w:bookmarkStart w:id="9014" w:name="_Toc23839829"/>
        <w:bookmarkStart w:id="9015" w:name="_Toc26200618"/>
        <w:bookmarkStart w:id="9016" w:name="_Toc26867715"/>
        <w:bookmarkEnd w:id="9003"/>
        <w:bookmarkEnd w:id="9004"/>
        <w:bookmarkEnd w:id="9005"/>
        <w:bookmarkEnd w:id="9006"/>
        <w:bookmarkEnd w:id="9007"/>
        <w:bookmarkEnd w:id="9008"/>
        <w:bookmarkEnd w:id="9009"/>
        <w:bookmarkEnd w:id="9010"/>
        <w:bookmarkEnd w:id="9011"/>
        <w:bookmarkEnd w:id="9012"/>
        <w:bookmarkEnd w:id="9013"/>
        <w:bookmarkEnd w:id="9014"/>
        <w:bookmarkEnd w:id="9015"/>
        <w:bookmarkEnd w:id="9016"/>
      </w:del>
    </w:p>
    <w:p w14:paraId="4B875701" w14:textId="709F8D0C" w:rsidR="00C201F0" w:rsidRPr="002646CB" w:rsidDel="002C63BA" w:rsidRDefault="00C201F0" w:rsidP="00C201F0">
      <w:pPr>
        <w:rPr>
          <w:del w:id="9017" w:author="박 진상" w:date="2019-10-08T05:51:00Z"/>
          <w:lang w:val="en-US"/>
        </w:rPr>
      </w:pPr>
      <w:bookmarkStart w:id="9018" w:name="_Toc21408661"/>
      <w:bookmarkStart w:id="9019" w:name="_Toc21525176"/>
      <w:bookmarkStart w:id="9020" w:name="_Toc23142015"/>
      <w:bookmarkStart w:id="9021" w:name="_Toc23173261"/>
      <w:bookmarkStart w:id="9022" w:name="_Toc23189036"/>
      <w:bookmarkStart w:id="9023" w:name="_Toc23191414"/>
      <w:bookmarkStart w:id="9024" w:name="_Toc23244432"/>
      <w:bookmarkStart w:id="9025" w:name="_Toc23793962"/>
      <w:bookmarkStart w:id="9026" w:name="_Toc23794285"/>
      <w:bookmarkStart w:id="9027" w:name="_Toc23794608"/>
      <w:bookmarkStart w:id="9028" w:name="_Toc23795453"/>
      <w:bookmarkStart w:id="9029" w:name="_Toc23839830"/>
      <w:bookmarkStart w:id="9030" w:name="_Toc26200619"/>
      <w:bookmarkStart w:id="9031" w:name="_Toc26867716"/>
      <w:bookmarkEnd w:id="9018"/>
      <w:bookmarkEnd w:id="9019"/>
      <w:bookmarkEnd w:id="9020"/>
      <w:bookmarkEnd w:id="9021"/>
      <w:bookmarkEnd w:id="9022"/>
      <w:bookmarkEnd w:id="9023"/>
      <w:bookmarkEnd w:id="9024"/>
      <w:bookmarkEnd w:id="9025"/>
      <w:bookmarkEnd w:id="9026"/>
      <w:bookmarkEnd w:id="9027"/>
      <w:bookmarkEnd w:id="9028"/>
      <w:bookmarkEnd w:id="9029"/>
      <w:bookmarkEnd w:id="9030"/>
      <w:bookmarkEnd w:id="9031"/>
    </w:p>
    <w:p w14:paraId="2221937D" w14:textId="0AC70EC6" w:rsidR="00EE0A78" w:rsidRPr="002646CB" w:rsidDel="002C63BA" w:rsidRDefault="00E742FA" w:rsidP="00EE0A78">
      <w:pPr>
        <w:rPr>
          <w:del w:id="9032" w:author="박 진상" w:date="2019-10-08T05:51:00Z"/>
          <w:lang w:val="en-US"/>
        </w:rPr>
      </w:pPr>
      <w:del w:id="9033" w:author="박 진상" w:date="2019-10-08T05:51:00Z">
        <w:r w:rsidRPr="002646CB" w:rsidDel="002C63BA">
          <w:delText>CES-MG</w:delText>
        </w:r>
        <w:r w:rsidR="00EE0A78" w:rsidRPr="002646CB" w:rsidDel="002C63BA">
          <w:rPr>
            <w:rFonts w:hint="eastAsia"/>
            <w:lang w:val="en-US"/>
          </w:rPr>
          <w:delText>의</w:delText>
        </w:r>
        <w:r w:rsidR="00EE0A78" w:rsidRPr="002646CB" w:rsidDel="002C63BA">
          <w:rPr>
            <w:lang w:val="en-US"/>
          </w:rPr>
          <w:delText xml:space="preserve"> </w:delText>
        </w:r>
        <w:r w:rsidR="00EE0A78" w:rsidRPr="002646CB" w:rsidDel="002C63BA">
          <w:rPr>
            <w:rFonts w:hint="eastAsia"/>
            <w:lang w:val="en-US"/>
          </w:rPr>
          <w:delText>계통연계운전</w:delText>
        </w:r>
        <w:r w:rsidR="00B547D7" w:rsidRPr="002646CB" w:rsidDel="002C63BA">
          <w:rPr>
            <w:lang w:val="en-US"/>
          </w:rPr>
          <w:delText xml:space="preserve"> </w:delText>
        </w:r>
        <w:r w:rsidR="00EE0A78" w:rsidRPr="002646CB" w:rsidDel="002C63BA">
          <w:rPr>
            <w:rFonts w:hint="eastAsia"/>
            <w:lang w:val="en-US"/>
          </w:rPr>
          <w:delText>모드에서의</w:delText>
        </w:r>
        <w:r w:rsidR="00EE0A78" w:rsidRPr="002646CB" w:rsidDel="002C63BA">
          <w:rPr>
            <w:lang w:val="en-US"/>
          </w:rPr>
          <w:delText xml:space="preserve"> </w:delText>
        </w:r>
        <w:r w:rsidR="00EE0A78" w:rsidRPr="002646CB" w:rsidDel="002C63BA">
          <w:rPr>
            <w:rFonts w:hint="eastAsia"/>
            <w:lang w:val="en-US"/>
          </w:rPr>
          <w:delText>무효</w:delText>
        </w:r>
        <w:r w:rsidR="00EE0A78" w:rsidRPr="002646CB" w:rsidDel="002C63BA">
          <w:rPr>
            <w:lang w:val="en-US"/>
          </w:rPr>
          <w:delText xml:space="preserve"> </w:delText>
        </w:r>
        <w:r w:rsidR="00EE0A78" w:rsidRPr="002646CB" w:rsidDel="002C63BA">
          <w:rPr>
            <w:rFonts w:hint="eastAsia"/>
            <w:lang w:val="en-US"/>
          </w:rPr>
          <w:delText>전력</w:delText>
        </w:r>
        <w:r w:rsidR="00EE0A78" w:rsidRPr="002646CB" w:rsidDel="002C63BA">
          <w:rPr>
            <w:lang w:val="en-US"/>
          </w:rPr>
          <w:delText xml:space="preserve"> </w:delText>
        </w:r>
        <w:r w:rsidR="00EE0A78" w:rsidRPr="002646CB" w:rsidDel="002C63BA">
          <w:rPr>
            <w:rFonts w:hint="eastAsia"/>
            <w:lang w:val="en-US"/>
          </w:rPr>
          <w:delText>제어</w:delText>
        </w:r>
        <w:r w:rsidR="00EE0A78" w:rsidRPr="002646CB" w:rsidDel="002C63BA">
          <w:rPr>
            <w:lang w:val="en-US"/>
          </w:rPr>
          <w:delText xml:space="preserve"> </w:delText>
        </w:r>
        <w:r w:rsidR="00EE0A78" w:rsidRPr="002646CB" w:rsidDel="002C63BA">
          <w:rPr>
            <w:rFonts w:hint="eastAsia"/>
            <w:lang w:val="en-US"/>
          </w:rPr>
          <w:delText>및</w:delText>
        </w:r>
        <w:r w:rsidR="00EE0A78" w:rsidRPr="002646CB" w:rsidDel="002C63BA">
          <w:rPr>
            <w:lang w:val="en-US"/>
          </w:rPr>
          <w:delText xml:space="preserve"> </w:delText>
        </w:r>
        <w:r w:rsidR="00EE0A78" w:rsidRPr="002646CB" w:rsidDel="002C63BA">
          <w:rPr>
            <w:rFonts w:hint="eastAsia"/>
            <w:lang w:val="en-US"/>
          </w:rPr>
          <w:delText>전압</w:delText>
        </w:r>
        <w:r w:rsidR="00EE0A78" w:rsidRPr="002646CB" w:rsidDel="002C63BA">
          <w:rPr>
            <w:lang w:val="en-US"/>
          </w:rPr>
          <w:delText xml:space="preserve"> </w:delText>
        </w:r>
        <w:r w:rsidR="00EE0A78" w:rsidRPr="002646CB" w:rsidDel="002C63BA">
          <w:rPr>
            <w:rFonts w:hint="eastAsia"/>
            <w:lang w:val="en-US"/>
          </w:rPr>
          <w:delText>제어는</w:delText>
        </w:r>
        <w:r w:rsidR="00EE0A78" w:rsidRPr="002646CB" w:rsidDel="002C63BA">
          <w:rPr>
            <w:lang w:val="en-US"/>
          </w:rPr>
          <w:delText xml:space="preserve"> IEC TS 62898-2 5.2.1.2 </w:delText>
        </w:r>
        <w:r w:rsidR="00EE0A78" w:rsidRPr="002646CB" w:rsidDel="002C63BA">
          <w:rPr>
            <w:rFonts w:hint="eastAsia"/>
            <w:lang w:val="en-US"/>
          </w:rPr>
          <w:delText>절의</w:delText>
        </w:r>
        <w:r w:rsidR="00EE0A78" w:rsidRPr="002646CB" w:rsidDel="002C63BA">
          <w:rPr>
            <w:lang w:val="en-US"/>
          </w:rPr>
          <w:delText xml:space="preserve"> </w:delText>
        </w:r>
        <w:r w:rsidR="00EE0A78" w:rsidRPr="002646CB" w:rsidDel="002C63BA">
          <w:rPr>
            <w:rFonts w:hint="eastAsia"/>
            <w:lang w:val="en-US"/>
          </w:rPr>
          <w:delText>내용을</w:delText>
        </w:r>
        <w:r w:rsidR="00EE0A78" w:rsidRPr="002646CB" w:rsidDel="002C63BA">
          <w:rPr>
            <w:lang w:val="en-US"/>
          </w:rPr>
          <w:delText xml:space="preserve"> </w:delText>
        </w:r>
        <w:r w:rsidR="00EE0A78" w:rsidRPr="002646CB" w:rsidDel="002C63BA">
          <w:rPr>
            <w:rFonts w:hint="eastAsia"/>
            <w:lang w:val="en-US"/>
          </w:rPr>
          <w:delText>준용한다</w:delText>
        </w:r>
        <w:r w:rsidR="00EE0A78" w:rsidRPr="002646CB" w:rsidDel="002C63BA">
          <w:rPr>
            <w:lang w:val="en-US"/>
          </w:rPr>
          <w:delText>.</w:delText>
        </w:r>
        <w:bookmarkStart w:id="9034" w:name="_Toc21408662"/>
        <w:bookmarkStart w:id="9035" w:name="_Toc21525177"/>
        <w:bookmarkStart w:id="9036" w:name="_Toc23142016"/>
        <w:bookmarkStart w:id="9037" w:name="_Toc23173262"/>
        <w:bookmarkStart w:id="9038" w:name="_Toc23189037"/>
        <w:bookmarkStart w:id="9039" w:name="_Toc23191415"/>
        <w:bookmarkStart w:id="9040" w:name="_Toc23244433"/>
        <w:bookmarkStart w:id="9041" w:name="_Toc23793963"/>
        <w:bookmarkStart w:id="9042" w:name="_Toc23794286"/>
        <w:bookmarkStart w:id="9043" w:name="_Toc23794609"/>
        <w:bookmarkStart w:id="9044" w:name="_Toc23795454"/>
        <w:bookmarkStart w:id="9045" w:name="_Toc23839831"/>
        <w:bookmarkStart w:id="9046" w:name="_Toc26200620"/>
        <w:bookmarkStart w:id="9047" w:name="_Toc26867717"/>
        <w:bookmarkEnd w:id="9034"/>
        <w:bookmarkEnd w:id="9035"/>
        <w:bookmarkEnd w:id="9036"/>
        <w:bookmarkEnd w:id="9037"/>
        <w:bookmarkEnd w:id="9038"/>
        <w:bookmarkEnd w:id="9039"/>
        <w:bookmarkEnd w:id="9040"/>
        <w:bookmarkEnd w:id="9041"/>
        <w:bookmarkEnd w:id="9042"/>
        <w:bookmarkEnd w:id="9043"/>
        <w:bookmarkEnd w:id="9044"/>
        <w:bookmarkEnd w:id="9045"/>
        <w:bookmarkEnd w:id="9046"/>
        <w:bookmarkEnd w:id="9047"/>
      </w:del>
    </w:p>
    <w:p w14:paraId="0A946165" w14:textId="118E7316" w:rsidR="005127FE" w:rsidRPr="002646CB" w:rsidDel="002C63BA" w:rsidRDefault="005127FE" w:rsidP="00EE0A78">
      <w:pPr>
        <w:rPr>
          <w:del w:id="9048" w:author="박 진상" w:date="2019-10-08T05:51:00Z"/>
          <w:lang w:val="en-US"/>
        </w:rPr>
      </w:pPr>
      <w:bookmarkStart w:id="9049" w:name="_Toc21408663"/>
      <w:bookmarkStart w:id="9050" w:name="_Toc21525178"/>
      <w:bookmarkStart w:id="9051" w:name="_Toc23142017"/>
      <w:bookmarkStart w:id="9052" w:name="_Toc23173263"/>
      <w:bookmarkStart w:id="9053" w:name="_Toc23189038"/>
      <w:bookmarkStart w:id="9054" w:name="_Toc23191416"/>
      <w:bookmarkStart w:id="9055" w:name="_Toc23244434"/>
      <w:bookmarkStart w:id="9056" w:name="_Toc23793964"/>
      <w:bookmarkStart w:id="9057" w:name="_Toc23794287"/>
      <w:bookmarkStart w:id="9058" w:name="_Toc23794610"/>
      <w:bookmarkStart w:id="9059" w:name="_Toc23795455"/>
      <w:bookmarkStart w:id="9060" w:name="_Toc23839832"/>
      <w:bookmarkStart w:id="9061" w:name="_Toc26200621"/>
      <w:bookmarkStart w:id="9062" w:name="_Toc26867718"/>
      <w:bookmarkEnd w:id="9049"/>
      <w:bookmarkEnd w:id="9050"/>
      <w:bookmarkEnd w:id="9051"/>
      <w:bookmarkEnd w:id="9052"/>
      <w:bookmarkEnd w:id="9053"/>
      <w:bookmarkEnd w:id="9054"/>
      <w:bookmarkEnd w:id="9055"/>
      <w:bookmarkEnd w:id="9056"/>
      <w:bookmarkEnd w:id="9057"/>
      <w:bookmarkEnd w:id="9058"/>
      <w:bookmarkEnd w:id="9059"/>
      <w:bookmarkEnd w:id="9060"/>
      <w:bookmarkEnd w:id="9061"/>
      <w:bookmarkEnd w:id="9062"/>
    </w:p>
    <w:p w14:paraId="59FF2A8D" w14:textId="20E1CC77" w:rsidR="00124C75" w:rsidRPr="002646CB" w:rsidDel="002C63BA" w:rsidRDefault="00124C75" w:rsidP="00EE0A78">
      <w:pPr>
        <w:rPr>
          <w:del w:id="9063" w:author="박 진상" w:date="2019-10-08T05:51:00Z"/>
          <w:lang w:val="en-US"/>
        </w:rPr>
      </w:pPr>
      <w:bookmarkStart w:id="9064" w:name="_Toc21408664"/>
      <w:bookmarkStart w:id="9065" w:name="_Toc21525179"/>
      <w:bookmarkStart w:id="9066" w:name="_Toc23142018"/>
      <w:bookmarkStart w:id="9067" w:name="_Toc23173264"/>
      <w:bookmarkStart w:id="9068" w:name="_Toc23189039"/>
      <w:bookmarkStart w:id="9069" w:name="_Toc23191417"/>
      <w:bookmarkStart w:id="9070" w:name="_Toc23244435"/>
      <w:bookmarkStart w:id="9071" w:name="_Toc23793965"/>
      <w:bookmarkStart w:id="9072" w:name="_Toc23794288"/>
      <w:bookmarkStart w:id="9073" w:name="_Toc23794611"/>
      <w:bookmarkStart w:id="9074" w:name="_Toc23795456"/>
      <w:bookmarkStart w:id="9075" w:name="_Toc23839833"/>
      <w:bookmarkStart w:id="9076" w:name="_Toc26200622"/>
      <w:bookmarkStart w:id="9077" w:name="_Toc26867719"/>
      <w:bookmarkEnd w:id="9064"/>
      <w:bookmarkEnd w:id="9065"/>
      <w:bookmarkEnd w:id="9066"/>
      <w:bookmarkEnd w:id="9067"/>
      <w:bookmarkEnd w:id="9068"/>
      <w:bookmarkEnd w:id="9069"/>
      <w:bookmarkEnd w:id="9070"/>
      <w:bookmarkEnd w:id="9071"/>
      <w:bookmarkEnd w:id="9072"/>
      <w:bookmarkEnd w:id="9073"/>
      <w:bookmarkEnd w:id="9074"/>
      <w:bookmarkEnd w:id="9075"/>
      <w:bookmarkEnd w:id="9076"/>
      <w:bookmarkEnd w:id="9077"/>
    </w:p>
    <w:p w14:paraId="634431F6" w14:textId="05F4F653" w:rsidR="00EE0A78" w:rsidRPr="002646CB" w:rsidDel="002C63BA" w:rsidRDefault="00EE0A78" w:rsidP="00EE0A78">
      <w:pPr>
        <w:pStyle w:val="44"/>
        <w:rPr>
          <w:del w:id="9078" w:author="박 진상" w:date="2019-10-08T05:51:00Z"/>
        </w:rPr>
      </w:pPr>
      <w:del w:id="9079" w:author="박 진상" w:date="2019-10-08T05:51:00Z">
        <w:r w:rsidRPr="002646CB" w:rsidDel="002C63BA">
          <w:rPr>
            <w:rFonts w:hint="eastAsia"/>
            <w:b w:val="0"/>
          </w:rPr>
          <w:delText>경제성</w:delText>
        </w:r>
        <w:r w:rsidRPr="002646CB" w:rsidDel="002C63BA">
          <w:rPr>
            <w:b w:val="0"/>
          </w:rPr>
          <w:delText xml:space="preserve"> </w:delText>
        </w:r>
        <w:r w:rsidRPr="002646CB" w:rsidDel="002C63BA">
          <w:rPr>
            <w:rFonts w:hint="eastAsia"/>
            <w:b w:val="0"/>
          </w:rPr>
          <w:delText>운전</w:delText>
        </w:r>
        <w:r w:rsidRPr="002646CB" w:rsidDel="002C63BA">
          <w:rPr>
            <w:b w:val="0"/>
          </w:rPr>
          <w:delText xml:space="preserve"> </w:delText>
        </w:r>
        <w:r w:rsidRPr="002646CB" w:rsidDel="002C63BA">
          <w:rPr>
            <w:rFonts w:hint="eastAsia"/>
            <w:b w:val="0"/>
          </w:rPr>
          <w:delText>제어</w:delText>
        </w:r>
        <w:bookmarkStart w:id="9080" w:name="_Toc21408665"/>
        <w:bookmarkStart w:id="9081" w:name="_Toc21525180"/>
        <w:bookmarkStart w:id="9082" w:name="_Toc23142019"/>
        <w:bookmarkStart w:id="9083" w:name="_Toc23173265"/>
        <w:bookmarkStart w:id="9084" w:name="_Toc23189040"/>
        <w:bookmarkStart w:id="9085" w:name="_Toc23191418"/>
        <w:bookmarkStart w:id="9086" w:name="_Toc23244436"/>
        <w:bookmarkStart w:id="9087" w:name="_Toc23793966"/>
        <w:bookmarkStart w:id="9088" w:name="_Toc23794289"/>
        <w:bookmarkStart w:id="9089" w:name="_Toc23794612"/>
        <w:bookmarkStart w:id="9090" w:name="_Toc23795457"/>
        <w:bookmarkStart w:id="9091" w:name="_Toc23839834"/>
        <w:bookmarkStart w:id="9092" w:name="_Toc26200623"/>
        <w:bookmarkStart w:id="9093" w:name="_Toc26867720"/>
        <w:bookmarkEnd w:id="9080"/>
        <w:bookmarkEnd w:id="9081"/>
        <w:bookmarkEnd w:id="9082"/>
        <w:bookmarkEnd w:id="9083"/>
        <w:bookmarkEnd w:id="9084"/>
        <w:bookmarkEnd w:id="9085"/>
        <w:bookmarkEnd w:id="9086"/>
        <w:bookmarkEnd w:id="9087"/>
        <w:bookmarkEnd w:id="9088"/>
        <w:bookmarkEnd w:id="9089"/>
        <w:bookmarkEnd w:id="9090"/>
        <w:bookmarkEnd w:id="9091"/>
        <w:bookmarkEnd w:id="9092"/>
        <w:bookmarkEnd w:id="9093"/>
      </w:del>
    </w:p>
    <w:p w14:paraId="4A3D9EE1" w14:textId="219A871A" w:rsidR="00EE0A78" w:rsidRPr="002646CB" w:rsidDel="002C63BA" w:rsidRDefault="00EE0A78" w:rsidP="00EE0A78">
      <w:pPr>
        <w:rPr>
          <w:del w:id="9094" w:author="박 진상" w:date="2019-10-08T05:51:00Z"/>
        </w:rPr>
      </w:pPr>
      <w:bookmarkStart w:id="9095" w:name="_Toc21408666"/>
      <w:bookmarkStart w:id="9096" w:name="_Toc21525181"/>
      <w:bookmarkStart w:id="9097" w:name="_Toc23142020"/>
      <w:bookmarkStart w:id="9098" w:name="_Toc23173266"/>
      <w:bookmarkStart w:id="9099" w:name="_Toc23189041"/>
      <w:bookmarkStart w:id="9100" w:name="_Toc23191419"/>
      <w:bookmarkStart w:id="9101" w:name="_Toc23244437"/>
      <w:bookmarkStart w:id="9102" w:name="_Toc23793967"/>
      <w:bookmarkStart w:id="9103" w:name="_Toc23794290"/>
      <w:bookmarkStart w:id="9104" w:name="_Toc23794613"/>
      <w:bookmarkStart w:id="9105" w:name="_Toc23795458"/>
      <w:bookmarkStart w:id="9106" w:name="_Toc23839835"/>
      <w:bookmarkStart w:id="9107" w:name="_Toc26200624"/>
      <w:bookmarkStart w:id="9108" w:name="_Toc26867721"/>
      <w:bookmarkEnd w:id="9095"/>
      <w:bookmarkEnd w:id="9096"/>
      <w:bookmarkEnd w:id="9097"/>
      <w:bookmarkEnd w:id="9098"/>
      <w:bookmarkEnd w:id="9099"/>
      <w:bookmarkEnd w:id="9100"/>
      <w:bookmarkEnd w:id="9101"/>
      <w:bookmarkEnd w:id="9102"/>
      <w:bookmarkEnd w:id="9103"/>
      <w:bookmarkEnd w:id="9104"/>
      <w:bookmarkEnd w:id="9105"/>
      <w:bookmarkEnd w:id="9106"/>
      <w:bookmarkEnd w:id="9107"/>
      <w:bookmarkEnd w:id="9108"/>
    </w:p>
    <w:p w14:paraId="390508E3" w14:textId="38A49798" w:rsidR="00EE0A78" w:rsidRPr="002646CB" w:rsidDel="002C63BA" w:rsidRDefault="00E742FA" w:rsidP="00EE0A78">
      <w:pPr>
        <w:rPr>
          <w:del w:id="9109" w:author="박 진상" w:date="2019-10-08T05:51:00Z"/>
          <w:lang w:val="en-US"/>
        </w:rPr>
      </w:pPr>
      <w:del w:id="9110" w:author="박 진상" w:date="2019-10-08T05:51:00Z">
        <w:r w:rsidRPr="002646CB" w:rsidDel="002C63BA">
          <w:delText>CES-MG</w:delText>
        </w:r>
        <w:r w:rsidR="00EE0A78" w:rsidRPr="002646CB" w:rsidDel="002C63BA">
          <w:rPr>
            <w:rFonts w:hint="eastAsia"/>
            <w:lang w:val="en-US"/>
          </w:rPr>
          <w:delText>의</w:delText>
        </w:r>
        <w:r w:rsidR="00EE0A78" w:rsidRPr="002646CB" w:rsidDel="002C63BA">
          <w:rPr>
            <w:lang w:val="en-US"/>
          </w:rPr>
          <w:delText xml:space="preserve"> </w:delText>
        </w:r>
        <w:r w:rsidR="00EE0A78" w:rsidRPr="002646CB" w:rsidDel="002C63BA">
          <w:rPr>
            <w:rFonts w:hint="eastAsia"/>
            <w:lang w:val="en-US"/>
          </w:rPr>
          <w:delText>계통연계운전</w:delText>
        </w:r>
        <w:r w:rsidR="00B547D7" w:rsidRPr="002646CB" w:rsidDel="002C63BA">
          <w:rPr>
            <w:lang w:val="en-US"/>
          </w:rPr>
          <w:delText xml:space="preserve"> </w:delText>
        </w:r>
        <w:r w:rsidR="00EE0A78" w:rsidRPr="002646CB" w:rsidDel="002C63BA">
          <w:rPr>
            <w:rFonts w:hint="eastAsia"/>
            <w:lang w:val="en-US"/>
          </w:rPr>
          <w:delText>모드에서는</w:delText>
        </w:r>
        <w:r w:rsidR="00EE0A78" w:rsidRPr="002646CB" w:rsidDel="002C63BA">
          <w:rPr>
            <w:lang w:val="en-US"/>
          </w:rPr>
          <w:delText xml:space="preserve"> </w:delText>
        </w:r>
        <w:r w:rsidRPr="002646CB" w:rsidDel="002C63BA">
          <w:delText>CES-MG</w:delText>
        </w:r>
        <w:r w:rsidR="00EE0A78" w:rsidRPr="002646CB" w:rsidDel="002C63BA">
          <w:rPr>
            <w:rFonts w:hint="eastAsia"/>
            <w:lang w:val="en-US"/>
          </w:rPr>
          <w:delText>의</w:delText>
        </w:r>
        <w:r w:rsidR="00EE0A78" w:rsidRPr="002646CB" w:rsidDel="002C63BA">
          <w:rPr>
            <w:lang w:val="en-US"/>
          </w:rPr>
          <w:delText xml:space="preserve"> </w:delText>
        </w:r>
        <w:r w:rsidR="00EE0A78" w:rsidRPr="002646CB" w:rsidDel="002C63BA">
          <w:rPr>
            <w:rFonts w:hint="eastAsia"/>
            <w:lang w:val="en-US"/>
          </w:rPr>
          <w:delText>경제성</w:delText>
        </w:r>
        <w:r w:rsidR="00EE0A78" w:rsidRPr="002646CB" w:rsidDel="002C63BA">
          <w:rPr>
            <w:lang w:val="en-US"/>
          </w:rPr>
          <w:delText xml:space="preserve"> </w:delText>
        </w:r>
        <w:r w:rsidR="00EE0A78" w:rsidRPr="002646CB" w:rsidDel="002C63BA">
          <w:rPr>
            <w:rFonts w:hint="eastAsia"/>
            <w:lang w:val="en-US"/>
          </w:rPr>
          <w:delText>확보를</w:delText>
        </w:r>
        <w:r w:rsidR="00EE0A78" w:rsidRPr="002646CB" w:rsidDel="002C63BA">
          <w:rPr>
            <w:lang w:val="en-US"/>
          </w:rPr>
          <w:delText xml:space="preserve"> </w:delText>
        </w:r>
        <w:r w:rsidR="00EE0A78" w:rsidRPr="002646CB" w:rsidDel="002C63BA">
          <w:rPr>
            <w:rFonts w:hint="eastAsia"/>
            <w:lang w:val="en-US"/>
          </w:rPr>
          <w:delText>위하여</w:delText>
        </w:r>
        <w:r w:rsidR="00EE0A78" w:rsidRPr="002646CB" w:rsidDel="002C63BA">
          <w:rPr>
            <w:lang w:val="en-US"/>
          </w:rPr>
          <w:delText xml:space="preserve"> </w:delText>
        </w:r>
        <w:r w:rsidR="00EE0A78" w:rsidRPr="002646CB" w:rsidDel="002C63BA">
          <w:rPr>
            <w:rFonts w:hint="eastAsia"/>
            <w:lang w:val="en-US"/>
          </w:rPr>
          <w:delText>다음</w:delText>
        </w:r>
        <w:r w:rsidR="00EE0A78" w:rsidRPr="002646CB" w:rsidDel="002C63BA">
          <w:rPr>
            <w:lang w:val="en-US"/>
          </w:rPr>
          <w:delText xml:space="preserve"> </w:delText>
        </w:r>
        <w:r w:rsidR="00EE0A78" w:rsidRPr="002646CB" w:rsidDel="002C63BA">
          <w:rPr>
            <w:rFonts w:hint="eastAsia"/>
            <w:lang w:val="en-US"/>
          </w:rPr>
          <w:delText>사항을</w:delText>
        </w:r>
        <w:r w:rsidR="00EE0A78" w:rsidRPr="002646CB" w:rsidDel="002C63BA">
          <w:rPr>
            <w:lang w:val="en-US"/>
          </w:rPr>
          <w:delText xml:space="preserve"> </w:delText>
        </w:r>
        <w:r w:rsidR="00EE0A78" w:rsidRPr="002646CB" w:rsidDel="002C63BA">
          <w:rPr>
            <w:rFonts w:hint="eastAsia"/>
            <w:lang w:val="en-US"/>
          </w:rPr>
          <w:delText>고려하여</w:delText>
        </w:r>
        <w:r w:rsidR="00EE0A78" w:rsidRPr="002646CB" w:rsidDel="002C63BA">
          <w:rPr>
            <w:lang w:val="en-US"/>
          </w:rPr>
          <w:delText xml:space="preserve"> </w:delText>
        </w:r>
        <w:r w:rsidR="00EE0A78" w:rsidRPr="002646CB" w:rsidDel="002C63BA">
          <w:rPr>
            <w:rFonts w:hint="eastAsia"/>
            <w:lang w:val="en-US"/>
          </w:rPr>
          <w:delText>운전</w:delText>
        </w:r>
        <w:r w:rsidR="00EE0A78" w:rsidRPr="002646CB" w:rsidDel="002C63BA">
          <w:rPr>
            <w:lang w:val="en-US"/>
          </w:rPr>
          <w:delText xml:space="preserve"> </w:delText>
        </w:r>
        <w:r w:rsidR="00EE0A78" w:rsidRPr="002646CB" w:rsidDel="002C63BA">
          <w:rPr>
            <w:rFonts w:hint="eastAsia"/>
            <w:lang w:val="en-US"/>
          </w:rPr>
          <w:delText>제어를</w:delText>
        </w:r>
        <w:r w:rsidR="00EE0A78" w:rsidRPr="002646CB" w:rsidDel="002C63BA">
          <w:rPr>
            <w:lang w:val="en-US"/>
          </w:rPr>
          <w:delText xml:space="preserve"> </w:delText>
        </w:r>
        <w:r w:rsidR="00EE0A78" w:rsidRPr="002646CB" w:rsidDel="002C63BA">
          <w:rPr>
            <w:rFonts w:hint="eastAsia"/>
            <w:lang w:val="en-US"/>
          </w:rPr>
          <w:delText>수행</w:delText>
        </w:r>
        <w:r w:rsidRPr="002646CB" w:rsidDel="002C63BA">
          <w:rPr>
            <w:rFonts w:hint="eastAsia"/>
            <w:lang w:val="en-US"/>
          </w:rPr>
          <w:delText>해야</w:delText>
        </w:r>
        <w:r w:rsidR="00EE0A78" w:rsidRPr="002646CB" w:rsidDel="002C63BA">
          <w:rPr>
            <w:lang w:val="en-US"/>
          </w:rPr>
          <w:delText xml:space="preserve"> </w:delText>
        </w:r>
        <w:r w:rsidR="00EE0A78" w:rsidRPr="002646CB" w:rsidDel="002C63BA">
          <w:rPr>
            <w:rFonts w:hint="eastAsia"/>
            <w:lang w:val="en-US"/>
          </w:rPr>
          <w:delText>한다</w:delText>
        </w:r>
        <w:r w:rsidR="00EE0A78" w:rsidRPr="002646CB" w:rsidDel="002C63BA">
          <w:rPr>
            <w:lang w:val="en-US"/>
          </w:rPr>
          <w:delText>.</w:delText>
        </w:r>
        <w:bookmarkStart w:id="9111" w:name="_Toc21408667"/>
        <w:bookmarkStart w:id="9112" w:name="_Toc21525182"/>
        <w:bookmarkStart w:id="9113" w:name="_Toc23142021"/>
        <w:bookmarkStart w:id="9114" w:name="_Toc23173267"/>
        <w:bookmarkStart w:id="9115" w:name="_Toc23189042"/>
        <w:bookmarkStart w:id="9116" w:name="_Toc23191420"/>
        <w:bookmarkStart w:id="9117" w:name="_Toc23244438"/>
        <w:bookmarkStart w:id="9118" w:name="_Toc23793968"/>
        <w:bookmarkStart w:id="9119" w:name="_Toc23794291"/>
        <w:bookmarkStart w:id="9120" w:name="_Toc23794614"/>
        <w:bookmarkStart w:id="9121" w:name="_Toc23795459"/>
        <w:bookmarkStart w:id="9122" w:name="_Toc23839836"/>
        <w:bookmarkStart w:id="9123" w:name="_Toc26200625"/>
        <w:bookmarkStart w:id="9124" w:name="_Toc26867722"/>
        <w:bookmarkEnd w:id="9111"/>
        <w:bookmarkEnd w:id="9112"/>
        <w:bookmarkEnd w:id="9113"/>
        <w:bookmarkEnd w:id="9114"/>
        <w:bookmarkEnd w:id="9115"/>
        <w:bookmarkEnd w:id="9116"/>
        <w:bookmarkEnd w:id="9117"/>
        <w:bookmarkEnd w:id="9118"/>
        <w:bookmarkEnd w:id="9119"/>
        <w:bookmarkEnd w:id="9120"/>
        <w:bookmarkEnd w:id="9121"/>
        <w:bookmarkEnd w:id="9122"/>
        <w:bookmarkEnd w:id="9123"/>
        <w:bookmarkEnd w:id="9124"/>
      </w:del>
    </w:p>
    <w:p w14:paraId="1132BC91" w14:textId="1D58758B" w:rsidR="00EE0A78" w:rsidRPr="002646CB" w:rsidDel="002C63BA" w:rsidRDefault="00EE0A78" w:rsidP="00EE0A78">
      <w:pPr>
        <w:rPr>
          <w:del w:id="9125" w:author="박 진상" w:date="2019-10-08T05:51:00Z"/>
        </w:rPr>
      </w:pPr>
      <w:bookmarkStart w:id="9126" w:name="_Toc21408668"/>
      <w:bookmarkStart w:id="9127" w:name="_Toc21525183"/>
      <w:bookmarkStart w:id="9128" w:name="_Toc23142022"/>
      <w:bookmarkStart w:id="9129" w:name="_Toc23173268"/>
      <w:bookmarkStart w:id="9130" w:name="_Toc23189043"/>
      <w:bookmarkStart w:id="9131" w:name="_Toc23191421"/>
      <w:bookmarkStart w:id="9132" w:name="_Toc23244439"/>
      <w:bookmarkStart w:id="9133" w:name="_Toc23793969"/>
      <w:bookmarkStart w:id="9134" w:name="_Toc23794292"/>
      <w:bookmarkStart w:id="9135" w:name="_Toc23794615"/>
      <w:bookmarkStart w:id="9136" w:name="_Toc23795460"/>
      <w:bookmarkStart w:id="9137" w:name="_Toc23839837"/>
      <w:bookmarkStart w:id="9138" w:name="_Toc26200626"/>
      <w:bookmarkStart w:id="9139" w:name="_Toc26867723"/>
      <w:bookmarkEnd w:id="9126"/>
      <w:bookmarkEnd w:id="9127"/>
      <w:bookmarkEnd w:id="9128"/>
      <w:bookmarkEnd w:id="9129"/>
      <w:bookmarkEnd w:id="9130"/>
      <w:bookmarkEnd w:id="9131"/>
      <w:bookmarkEnd w:id="9132"/>
      <w:bookmarkEnd w:id="9133"/>
      <w:bookmarkEnd w:id="9134"/>
      <w:bookmarkEnd w:id="9135"/>
      <w:bookmarkEnd w:id="9136"/>
      <w:bookmarkEnd w:id="9137"/>
      <w:bookmarkEnd w:id="9138"/>
      <w:bookmarkEnd w:id="9139"/>
    </w:p>
    <w:p w14:paraId="6278C0D2" w14:textId="2DEDE964" w:rsidR="00EE0A78" w:rsidRPr="002646CB" w:rsidDel="002C63BA" w:rsidRDefault="00EE0A78" w:rsidP="00737668">
      <w:pPr>
        <w:pStyle w:val="af6"/>
        <w:numPr>
          <w:ilvl w:val="0"/>
          <w:numId w:val="22"/>
        </w:numPr>
        <w:ind w:leftChars="154" w:left="566" w:hangingChars="129" w:hanging="258"/>
        <w:rPr>
          <w:del w:id="9140" w:author="박 진상" w:date="2019-10-08T05:51:00Z"/>
        </w:rPr>
      </w:pPr>
      <w:del w:id="9141" w:author="박 진상" w:date="2019-10-08T05:51:00Z">
        <w:r w:rsidRPr="002646CB" w:rsidDel="002C63BA">
          <w:rPr>
            <w:rFonts w:hint="eastAsia"/>
          </w:rPr>
          <w:delText>전력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요금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연계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제어</w:delText>
        </w:r>
        <w:r w:rsidRPr="002646CB" w:rsidDel="002C63BA">
          <w:delText>(</w:delText>
        </w:r>
        <w:r w:rsidRPr="002646CB" w:rsidDel="002C63BA">
          <w:rPr>
            <w:rFonts w:hint="eastAsia"/>
          </w:rPr>
          <w:delText>전력</w:delText>
        </w:r>
        <w:r w:rsidR="00DC1A26" w:rsidRPr="002646CB" w:rsidDel="002C63BA">
          <w:delText xml:space="preserve"> </w:delText>
        </w:r>
        <w:r w:rsidR="00DC1A26" w:rsidRPr="002646CB" w:rsidDel="002C63BA">
          <w:rPr>
            <w:rFonts w:hint="eastAsia"/>
          </w:rPr>
          <w:delText>첨두부하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요금</w:delText>
        </w:r>
        <w:r w:rsidRPr="002646CB" w:rsidDel="002C63BA">
          <w:delText xml:space="preserve">, </w:delText>
        </w:r>
        <w:r w:rsidRPr="002646CB" w:rsidDel="002C63BA">
          <w:rPr>
            <w:rFonts w:hint="eastAsia"/>
          </w:rPr>
          <w:delText>누진요금</w:delText>
        </w:r>
        <w:r w:rsidRPr="002646CB" w:rsidDel="002C63BA">
          <w:delText xml:space="preserve">, </w:delText>
        </w:r>
        <w:r w:rsidRPr="002646CB" w:rsidDel="002C63BA">
          <w:rPr>
            <w:rFonts w:hint="eastAsia"/>
          </w:rPr>
          <w:delText>실시간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요금</w:delText>
        </w:r>
        <w:r w:rsidRPr="002646CB" w:rsidDel="002C63BA">
          <w:delText xml:space="preserve">, </w:delText>
        </w:r>
        <w:r w:rsidRPr="002646CB" w:rsidDel="002C63BA">
          <w:rPr>
            <w:rFonts w:hint="eastAsia"/>
          </w:rPr>
          <w:delText>계시별요금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등</w:delText>
        </w:r>
        <w:r w:rsidRPr="002646CB" w:rsidDel="002C63BA">
          <w:delText>)</w:delText>
        </w:r>
        <w:bookmarkStart w:id="9142" w:name="_Toc21408669"/>
        <w:bookmarkStart w:id="9143" w:name="_Toc21525184"/>
        <w:bookmarkStart w:id="9144" w:name="_Toc23142023"/>
        <w:bookmarkStart w:id="9145" w:name="_Toc23173269"/>
        <w:bookmarkStart w:id="9146" w:name="_Toc23189044"/>
        <w:bookmarkStart w:id="9147" w:name="_Toc23191422"/>
        <w:bookmarkStart w:id="9148" w:name="_Toc23244440"/>
        <w:bookmarkStart w:id="9149" w:name="_Toc23793970"/>
        <w:bookmarkStart w:id="9150" w:name="_Toc23794293"/>
        <w:bookmarkStart w:id="9151" w:name="_Toc23794616"/>
        <w:bookmarkStart w:id="9152" w:name="_Toc23795461"/>
        <w:bookmarkStart w:id="9153" w:name="_Toc23839838"/>
        <w:bookmarkStart w:id="9154" w:name="_Toc26200627"/>
        <w:bookmarkStart w:id="9155" w:name="_Toc26867724"/>
        <w:bookmarkEnd w:id="9142"/>
        <w:bookmarkEnd w:id="9143"/>
        <w:bookmarkEnd w:id="9144"/>
        <w:bookmarkEnd w:id="9145"/>
        <w:bookmarkEnd w:id="9146"/>
        <w:bookmarkEnd w:id="9147"/>
        <w:bookmarkEnd w:id="9148"/>
        <w:bookmarkEnd w:id="9149"/>
        <w:bookmarkEnd w:id="9150"/>
        <w:bookmarkEnd w:id="9151"/>
        <w:bookmarkEnd w:id="9152"/>
        <w:bookmarkEnd w:id="9153"/>
        <w:bookmarkEnd w:id="9154"/>
        <w:bookmarkEnd w:id="9155"/>
      </w:del>
    </w:p>
    <w:p w14:paraId="4D8A1054" w14:textId="10B99084" w:rsidR="00EE0A78" w:rsidRPr="002646CB" w:rsidDel="002C63BA" w:rsidRDefault="00EE0A78" w:rsidP="00737668">
      <w:pPr>
        <w:pStyle w:val="af6"/>
        <w:numPr>
          <w:ilvl w:val="0"/>
          <w:numId w:val="22"/>
        </w:numPr>
        <w:ind w:leftChars="154" w:left="566" w:hangingChars="129" w:hanging="258"/>
        <w:rPr>
          <w:del w:id="9156" w:author="박 진상" w:date="2019-10-08T05:51:00Z"/>
        </w:rPr>
      </w:pPr>
      <w:del w:id="9157" w:author="박 진상" w:date="2019-10-08T05:51:00Z">
        <w:r w:rsidRPr="002646CB" w:rsidDel="002C63BA">
          <w:rPr>
            <w:rFonts w:hint="eastAsia"/>
          </w:rPr>
          <w:delText>수요반응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연계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제어</w:delText>
        </w:r>
        <w:bookmarkStart w:id="9158" w:name="_Toc21408670"/>
        <w:bookmarkStart w:id="9159" w:name="_Toc21525185"/>
        <w:bookmarkStart w:id="9160" w:name="_Toc23142024"/>
        <w:bookmarkStart w:id="9161" w:name="_Toc23173270"/>
        <w:bookmarkStart w:id="9162" w:name="_Toc23189045"/>
        <w:bookmarkStart w:id="9163" w:name="_Toc23191423"/>
        <w:bookmarkStart w:id="9164" w:name="_Toc23244441"/>
        <w:bookmarkStart w:id="9165" w:name="_Toc23793971"/>
        <w:bookmarkStart w:id="9166" w:name="_Toc23794294"/>
        <w:bookmarkStart w:id="9167" w:name="_Toc23794617"/>
        <w:bookmarkStart w:id="9168" w:name="_Toc23795462"/>
        <w:bookmarkStart w:id="9169" w:name="_Toc23839839"/>
        <w:bookmarkStart w:id="9170" w:name="_Toc26200628"/>
        <w:bookmarkStart w:id="9171" w:name="_Toc26867725"/>
        <w:bookmarkEnd w:id="9158"/>
        <w:bookmarkEnd w:id="9159"/>
        <w:bookmarkEnd w:id="9160"/>
        <w:bookmarkEnd w:id="9161"/>
        <w:bookmarkEnd w:id="9162"/>
        <w:bookmarkEnd w:id="9163"/>
        <w:bookmarkEnd w:id="9164"/>
        <w:bookmarkEnd w:id="9165"/>
        <w:bookmarkEnd w:id="9166"/>
        <w:bookmarkEnd w:id="9167"/>
        <w:bookmarkEnd w:id="9168"/>
        <w:bookmarkEnd w:id="9169"/>
        <w:bookmarkEnd w:id="9170"/>
        <w:bookmarkEnd w:id="9171"/>
      </w:del>
    </w:p>
    <w:p w14:paraId="44A150C4" w14:textId="16ACC24E" w:rsidR="00EE0A78" w:rsidRPr="002646CB" w:rsidDel="002C63BA" w:rsidRDefault="00EE0A78" w:rsidP="00737668">
      <w:pPr>
        <w:pStyle w:val="af6"/>
        <w:numPr>
          <w:ilvl w:val="0"/>
          <w:numId w:val="22"/>
        </w:numPr>
        <w:ind w:leftChars="154" w:left="566" w:hangingChars="129" w:hanging="258"/>
        <w:rPr>
          <w:del w:id="9172" w:author="박 진상" w:date="2019-10-08T05:51:00Z"/>
        </w:rPr>
      </w:pPr>
      <w:del w:id="9173" w:author="박 진상" w:date="2019-10-08T05:51:00Z">
        <w:r w:rsidRPr="002646CB" w:rsidDel="002C63BA">
          <w:rPr>
            <w:rFonts w:hint="eastAsia"/>
          </w:rPr>
          <w:delText>시장거래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참여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연계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제어</w:delText>
        </w:r>
        <w:bookmarkStart w:id="9174" w:name="_Toc21408671"/>
        <w:bookmarkStart w:id="9175" w:name="_Toc21525186"/>
        <w:bookmarkStart w:id="9176" w:name="_Toc23142025"/>
        <w:bookmarkStart w:id="9177" w:name="_Toc23173271"/>
        <w:bookmarkStart w:id="9178" w:name="_Toc23189046"/>
        <w:bookmarkStart w:id="9179" w:name="_Toc23191424"/>
        <w:bookmarkStart w:id="9180" w:name="_Toc23244442"/>
        <w:bookmarkStart w:id="9181" w:name="_Toc23793972"/>
        <w:bookmarkStart w:id="9182" w:name="_Toc23794295"/>
        <w:bookmarkStart w:id="9183" w:name="_Toc23794618"/>
        <w:bookmarkStart w:id="9184" w:name="_Toc23795463"/>
        <w:bookmarkStart w:id="9185" w:name="_Toc23839840"/>
        <w:bookmarkStart w:id="9186" w:name="_Toc26200629"/>
        <w:bookmarkStart w:id="9187" w:name="_Toc26867726"/>
        <w:bookmarkEnd w:id="9174"/>
        <w:bookmarkEnd w:id="9175"/>
        <w:bookmarkEnd w:id="9176"/>
        <w:bookmarkEnd w:id="9177"/>
        <w:bookmarkEnd w:id="9178"/>
        <w:bookmarkEnd w:id="9179"/>
        <w:bookmarkEnd w:id="9180"/>
        <w:bookmarkEnd w:id="9181"/>
        <w:bookmarkEnd w:id="9182"/>
        <w:bookmarkEnd w:id="9183"/>
        <w:bookmarkEnd w:id="9184"/>
        <w:bookmarkEnd w:id="9185"/>
        <w:bookmarkEnd w:id="9186"/>
        <w:bookmarkEnd w:id="9187"/>
      </w:del>
    </w:p>
    <w:p w14:paraId="7BA43868" w14:textId="2904405A" w:rsidR="0053646A" w:rsidRPr="002646CB" w:rsidDel="002C63BA" w:rsidRDefault="00BF2D25" w:rsidP="00737668">
      <w:pPr>
        <w:pStyle w:val="af6"/>
        <w:numPr>
          <w:ilvl w:val="0"/>
          <w:numId w:val="22"/>
        </w:numPr>
        <w:ind w:leftChars="154" w:left="566" w:hangingChars="129" w:hanging="258"/>
        <w:rPr>
          <w:del w:id="9188" w:author="박 진상" w:date="2019-10-08T05:51:00Z"/>
        </w:rPr>
      </w:pPr>
      <w:del w:id="9189" w:author="박 진상" w:date="2019-10-08T05:51:00Z">
        <w:r w:rsidRPr="002646CB" w:rsidDel="002C63BA">
          <w:delText>CHP</w:delText>
        </w:r>
        <w:r w:rsidR="00EE0A78" w:rsidRPr="002646CB" w:rsidDel="002C63BA">
          <w:delText xml:space="preserve"> </w:delText>
        </w:r>
        <w:r w:rsidR="00EE0A78" w:rsidRPr="002646CB" w:rsidDel="002C63BA">
          <w:rPr>
            <w:rFonts w:hint="eastAsia"/>
          </w:rPr>
          <w:delText>연료</w:delText>
        </w:r>
        <w:r w:rsidR="00EE0A78" w:rsidRPr="002646CB" w:rsidDel="002C63BA">
          <w:delText xml:space="preserve"> </w:delText>
        </w:r>
        <w:r w:rsidR="00EE0A78" w:rsidRPr="002646CB" w:rsidDel="002C63BA">
          <w:rPr>
            <w:rFonts w:hint="eastAsia"/>
          </w:rPr>
          <w:delText>요금</w:delText>
        </w:r>
        <w:r w:rsidR="00EE0A78" w:rsidRPr="002646CB" w:rsidDel="002C63BA">
          <w:delText xml:space="preserve"> </w:delText>
        </w:r>
        <w:r w:rsidR="00EE0A78" w:rsidRPr="002646CB" w:rsidDel="002C63BA">
          <w:rPr>
            <w:rFonts w:hint="eastAsia"/>
          </w:rPr>
          <w:delText>연계</w:delText>
        </w:r>
        <w:r w:rsidR="00EE0A78" w:rsidRPr="002646CB" w:rsidDel="002C63BA">
          <w:delText xml:space="preserve"> </w:delText>
        </w:r>
        <w:r w:rsidR="00EE0A78" w:rsidRPr="002646CB" w:rsidDel="002C63BA">
          <w:rPr>
            <w:rFonts w:hint="eastAsia"/>
          </w:rPr>
          <w:delText>제어</w:delText>
        </w:r>
        <w:bookmarkStart w:id="9190" w:name="_Toc21408672"/>
        <w:bookmarkStart w:id="9191" w:name="_Toc21525187"/>
        <w:bookmarkStart w:id="9192" w:name="_Toc23142026"/>
        <w:bookmarkStart w:id="9193" w:name="_Toc23173272"/>
        <w:bookmarkStart w:id="9194" w:name="_Toc23189047"/>
        <w:bookmarkStart w:id="9195" w:name="_Toc23191425"/>
        <w:bookmarkStart w:id="9196" w:name="_Toc23244443"/>
        <w:bookmarkStart w:id="9197" w:name="_Toc23793973"/>
        <w:bookmarkStart w:id="9198" w:name="_Toc23794296"/>
        <w:bookmarkStart w:id="9199" w:name="_Toc23794619"/>
        <w:bookmarkStart w:id="9200" w:name="_Toc23795464"/>
        <w:bookmarkStart w:id="9201" w:name="_Toc23839841"/>
        <w:bookmarkStart w:id="9202" w:name="_Toc26200630"/>
        <w:bookmarkStart w:id="9203" w:name="_Toc26867727"/>
        <w:bookmarkEnd w:id="9190"/>
        <w:bookmarkEnd w:id="9191"/>
        <w:bookmarkEnd w:id="9192"/>
        <w:bookmarkEnd w:id="9193"/>
        <w:bookmarkEnd w:id="9194"/>
        <w:bookmarkEnd w:id="9195"/>
        <w:bookmarkEnd w:id="9196"/>
        <w:bookmarkEnd w:id="9197"/>
        <w:bookmarkEnd w:id="9198"/>
        <w:bookmarkEnd w:id="9199"/>
        <w:bookmarkEnd w:id="9200"/>
        <w:bookmarkEnd w:id="9201"/>
        <w:bookmarkEnd w:id="9202"/>
        <w:bookmarkEnd w:id="9203"/>
      </w:del>
    </w:p>
    <w:p w14:paraId="6F94B485" w14:textId="23259723" w:rsidR="00866CAB" w:rsidRPr="002646CB" w:rsidDel="002C63BA" w:rsidRDefault="00866CAB" w:rsidP="00916AF9">
      <w:pPr>
        <w:rPr>
          <w:del w:id="9204" w:author="박 진상" w:date="2019-10-08T05:51:00Z"/>
        </w:rPr>
      </w:pPr>
      <w:bookmarkStart w:id="9205" w:name="_Toc21408673"/>
      <w:bookmarkStart w:id="9206" w:name="_Toc21525188"/>
      <w:bookmarkStart w:id="9207" w:name="_Toc23142027"/>
      <w:bookmarkStart w:id="9208" w:name="_Toc23173273"/>
      <w:bookmarkStart w:id="9209" w:name="_Toc23189048"/>
      <w:bookmarkStart w:id="9210" w:name="_Toc23191426"/>
      <w:bookmarkStart w:id="9211" w:name="_Toc23244444"/>
      <w:bookmarkStart w:id="9212" w:name="_Toc23793974"/>
      <w:bookmarkStart w:id="9213" w:name="_Toc23794297"/>
      <w:bookmarkStart w:id="9214" w:name="_Toc23794620"/>
      <w:bookmarkStart w:id="9215" w:name="_Toc23795465"/>
      <w:bookmarkStart w:id="9216" w:name="_Toc23839842"/>
      <w:bookmarkStart w:id="9217" w:name="_Toc26200631"/>
      <w:bookmarkStart w:id="9218" w:name="_Toc26867728"/>
      <w:bookmarkEnd w:id="9205"/>
      <w:bookmarkEnd w:id="9206"/>
      <w:bookmarkEnd w:id="9207"/>
      <w:bookmarkEnd w:id="9208"/>
      <w:bookmarkEnd w:id="9209"/>
      <w:bookmarkEnd w:id="9210"/>
      <w:bookmarkEnd w:id="9211"/>
      <w:bookmarkEnd w:id="9212"/>
      <w:bookmarkEnd w:id="9213"/>
      <w:bookmarkEnd w:id="9214"/>
      <w:bookmarkEnd w:id="9215"/>
      <w:bookmarkEnd w:id="9216"/>
      <w:bookmarkEnd w:id="9217"/>
      <w:bookmarkEnd w:id="9218"/>
    </w:p>
    <w:p w14:paraId="48E431C8" w14:textId="34243243" w:rsidR="00EE0A78" w:rsidRPr="002646CB" w:rsidDel="002C63BA" w:rsidRDefault="00C849B5" w:rsidP="00EE0A78">
      <w:pPr>
        <w:pStyle w:val="44"/>
        <w:rPr>
          <w:del w:id="9219" w:author="박 진상" w:date="2019-10-08T05:51:00Z"/>
        </w:rPr>
      </w:pPr>
      <w:del w:id="9220" w:author="박 진상" w:date="2019-10-08T05:51:00Z">
        <w:r w:rsidRPr="002646CB" w:rsidDel="002C63BA">
          <w:rPr>
            <w:rFonts w:hint="eastAsia"/>
            <w:b w:val="0"/>
          </w:rPr>
          <w:delText>전기사업자</w:delText>
        </w:r>
        <w:r w:rsidR="00057894" w:rsidRPr="002646CB" w:rsidDel="002C63BA">
          <w:rPr>
            <w:b w:val="0"/>
          </w:rPr>
          <w:delText xml:space="preserve"> </w:delText>
        </w:r>
        <w:r w:rsidR="00057894" w:rsidRPr="002646CB" w:rsidDel="002C63BA">
          <w:rPr>
            <w:rFonts w:hint="eastAsia"/>
            <w:b w:val="0"/>
          </w:rPr>
          <w:delText>전력계통</w:delText>
        </w:r>
        <w:r w:rsidR="00EE0A78" w:rsidRPr="002646CB" w:rsidDel="002C63BA">
          <w:rPr>
            <w:b w:val="0"/>
          </w:rPr>
          <w:delText xml:space="preserve"> </w:delText>
        </w:r>
        <w:r w:rsidR="00EE0A78" w:rsidRPr="002646CB" w:rsidDel="002C63BA">
          <w:rPr>
            <w:rFonts w:hint="eastAsia"/>
            <w:b w:val="0"/>
          </w:rPr>
          <w:delText>상황</w:delText>
        </w:r>
        <w:r w:rsidR="00EE0A78" w:rsidRPr="002646CB" w:rsidDel="002C63BA">
          <w:rPr>
            <w:b w:val="0"/>
          </w:rPr>
          <w:delText xml:space="preserve"> </w:delText>
        </w:r>
        <w:r w:rsidR="00EE0A78" w:rsidRPr="002646CB" w:rsidDel="002C63BA">
          <w:rPr>
            <w:rFonts w:hint="eastAsia"/>
            <w:b w:val="0"/>
          </w:rPr>
          <w:delText>연계</w:delText>
        </w:r>
        <w:r w:rsidR="00EE0A78" w:rsidRPr="002646CB" w:rsidDel="002C63BA">
          <w:rPr>
            <w:b w:val="0"/>
          </w:rPr>
          <w:delText xml:space="preserve"> </w:delText>
        </w:r>
        <w:r w:rsidR="00EE0A78" w:rsidRPr="002646CB" w:rsidDel="002C63BA">
          <w:rPr>
            <w:rFonts w:hint="eastAsia"/>
            <w:b w:val="0"/>
          </w:rPr>
          <w:delText>비상급전</w:delText>
        </w:r>
        <w:r w:rsidR="00EE0A78" w:rsidRPr="002646CB" w:rsidDel="002C63BA">
          <w:rPr>
            <w:b w:val="0"/>
          </w:rPr>
          <w:delText xml:space="preserve"> </w:delText>
        </w:r>
        <w:r w:rsidR="00EE0A78" w:rsidRPr="002646CB" w:rsidDel="002C63BA">
          <w:rPr>
            <w:rFonts w:hint="eastAsia"/>
            <w:b w:val="0"/>
          </w:rPr>
          <w:delText>연계</w:delText>
        </w:r>
        <w:r w:rsidR="00EE0A78" w:rsidRPr="002646CB" w:rsidDel="002C63BA">
          <w:rPr>
            <w:b w:val="0"/>
          </w:rPr>
          <w:delText xml:space="preserve"> </w:delText>
        </w:r>
        <w:r w:rsidR="00EE0A78" w:rsidRPr="002646CB" w:rsidDel="002C63BA">
          <w:rPr>
            <w:rFonts w:hint="eastAsia"/>
            <w:b w:val="0"/>
          </w:rPr>
          <w:delText>제어</w:delText>
        </w:r>
        <w:bookmarkStart w:id="9221" w:name="_Toc21408674"/>
        <w:bookmarkStart w:id="9222" w:name="_Toc21525189"/>
        <w:bookmarkStart w:id="9223" w:name="_Toc23142028"/>
        <w:bookmarkStart w:id="9224" w:name="_Toc23173274"/>
        <w:bookmarkStart w:id="9225" w:name="_Toc23189049"/>
        <w:bookmarkStart w:id="9226" w:name="_Toc23191427"/>
        <w:bookmarkStart w:id="9227" w:name="_Toc23244445"/>
        <w:bookmarkStart w:id="9228" w:name="_Toc23793975"/>
        <w:bookmarkStart w:id="9229" w:name="_Toc23794298"/>
        <w:bookmarkStart w:id="9230" w:name="_Toc23794621"/>
        <w:bookmarkStart w:id="9231" w:name="_Toc23795466"/>
        <w:bookmarkStart w:id="9232" w:name="_Toc23839843"/>
        <w:bookmarkStart w:id="9233" w:name="_Toc26200632"/>
        <w:bookmarkStart w:id="9234" w:name="_Toc26867729"/>
        <w:bookmarkEnd w:id="9221"/>
        <w:bookmarkEnd w:id="9222"/>
        <w:bookmarkEnd w:id="9223"/>
        <w:bookmarkEnd w:id="9224"/>
        <w:bookmarkEnd w:id="9225"/>
        <w:bookmarkEnd w:id="9226"/>
        <w:bookmarkEnd w:id="9227"/>
        <w:bookmarkEnd w:id="9228"/>
        <w:bookmarkEnd w:id="9229"/>
        <w:bookmarkEnd w:id="9230"/>
        <w:bookmarkEnd w:id="9231"/>
        <w:bookmarkEnd w:id="9232"/>
        <w:bookmarkEnd w:id="9233"/>
        <w:bookmarkEnd w:id="9234"/>
      </w:del>
    </w:p>
    <w:p w14:paraId="7556B3CC" w14:textId="6BA8FF57" w:rsidR="00EE0A78" w:rsidRPr="002646CB" w:rsidDel="002C63BA" w:rsidRDefault="00EE0A78" w:rsidP="00EE0A78">
      <w:pPr>
        <w:rPr>
          <w:del w:id="9235" w:author="박 진상" w:date="2019-10-08T05:51:00Z"/>
        </w:rPr>
      </w:pPr>
      <w:bookmarkStart w:id="9236" w:name="_Toc21408675"/>
      <w:bookmarkStart w:id="9237" w:name="_Toc21525190"/>
      <w:bookmarkStart w:id="9238" w:name="_Toc23142029"/>
      <w:bookmarkStart w:id="9239" w:name="_Toc23173275"/>
      <w:bookmarkStart w:id="9240" w:name="_Toc23189050"/>
      <w:bookmarkStart w:id="9241" w:name="_Toc23191428"/>
      <w:bookmarkStart w:id="9242" w:name="_Toc23244446"/>
      <w:bookmarkStart w:id="9243" w:name="_Toc23793976"/>
      <w:bookmarkStart w:id="9244" w:name="_Toc23794299"/>
      <w:bookmarkStart w:id="9245" w:name="_Toc23794622"/>
      <w:bookmarkStart w:id="9246" w:name="_Toc23795467"/>
      <w:bookmarkStart w:id="9247" w:name="_Toc23839844"/>
      <w:bookmarkStart w:id="9248" w:name="_Toc26200633"/>
      <w:bookmarkStart w:id="9249" w:name="_Toc26867730"/>
      <w:bookmarkEnd w:id="9236"/>
      <w:bookmarkEnd w:id="9237"/>
      <w:bookmarkEnd w:id="9238"/>
      <w:bookmarkEnd w:id="9239"/>
      <w:bookmarkEnd w:id="9240"/>
      <w:bookmarkEnd w:id="9241"/>
      <w:bookmarkEnd w:id="9242"/>
      <w:bookmarkEnd w:id="9243"/>
      <w:bookmarkEnd w:id="9244"/>
      <w:bookmarkEnd w:id="9245"/>
      <w:bookmarkEnd w:id="9246"/>
      <w:bookmarkEnd w:id="9247"/>
      <w:bookmarkEnd w:id="9248"/>
      <w:bookmarkEnd w:id="9249"/>
    </w:p>
    <w:p w14:paraId="1A3C99C4" w14:textId="01EA7CD1" w:rsidR="00EE0A78" w:rsidRPr="002646CB" w:rsidDel="002C63BA" w:rsidRDefault="00E742FA" w:rsidP="00EE0A78">
      <w:pPr>
        <w:rPr>
          <w:del w:id="9250" w:author="박 진상" w:date="2019-10-08T05:51:00Z"/>
          <w:lang w:val="en-US"/>
        </w:rPr>
      </w:pPr>
      <w:del w:id="9251" w:author="박 진상" w:date="2019-10-08T05:51:00Z">
        <w:r w:rsidRPr="002646CB" w:rsidDel="002C63BA">
          <w:delText>CES-MG</w:delText>
        </w:r>
        <w:r w:rsidR="00EE0A78" w:rsidRPr="002646CB" w:rsidDel="002C63BA">
          <w:rPr>
            <w:rFonts w:hint="eastAsia"/>
            <w:lang w:val="en-US"/>
          </w:rPr>
          <w:delText>의</w:delText>
        </w:r>
        <w:r w:rsidR="00EE0A78" w:rsidRPr="002646CB" w:rsidDel="002C63BA">
          <w:rPr>
            <w:lang w:val="en-US"/>
          </w:rPr>
          <w:delText xml:space="preserve"> </w:delText>
        </w:r>
        <w:r w:rsidR="00EE0A78" w:rsidRPr="002646CB" w:rsidDel="002C63BA">
          <w:rPr>
            <w:rFonts w:hint="eastAsia"/>
            <w:lang w:val="en-US"/>
          </w:rPr>
          <w:delText>계통연계운전</w:delText>
        </w:r>
        <w:r w:rsidR="00B547D7" w:rsidRPr="002646CB" w:rsidDel="002C63BA">
          <w:rPr>
            <w:lang w:val="en-US"/>
          </w:rPr>
          <w:delText xml:space="preserve"> </w:delText>
        </w:r>
        <w:r w:rsidR="00EE0A78" w:rsidRPr="002646CB" w:rsidDel="002C63BA">
          <w:rPr>
            <w:rFonts w:hint="eastAsia"/>
            <w:lang w:val="en-US"/>
          </w:rPr>
          <w:delText>모드에서는</w:delText>
        </w:r>
        <w:r w:rsidR="00EE0A78" w:rsidRPr="002646CB" w:rsidDel="002C63BA">
          <w:rPr>
            <w:lang w:val="en-US"/>
          </w:rPr>
          <w:delText xml:space="preserve"> </w:delText>
        </w:r>
        <w:r w:rsidR="00EE0A78" w:rsidRPr="002646CB" w:rsidDel="002C63BA">
          <w:rPr>
            <w:rFonts w:hint="eastAsia"/>
            <w:lang w:val="en-US"/>
          </w:rPr>
          <w:delText>대형</w:delText>
        </w:r>
        <w:r w:rsidR="00EE0A78" w:rsidRPr="002646CB" w:rsidDel="002C63BA">
          <w:rPr>
            <w:lang w:val="en-US"/>
          </w:rPr>
          <w:delText xml:space="preserve"> </w:delText>
        </w:r>
        <w:r w:rsidR="00C849B5" w:rsidRPr="002646CB" w:rsidDel="002C63BA">
          <w:rPr>
            <w:rFonts w:hint="eastAsia"/>
          </w:rPr>
          <w:delText>전기사업자</w:delText>
        </w:r>
        <w:r w:rsidR="00EE0A78" w:rsidRPr="002646CB" w:rsidDel="002C63BA">
          <w:rPr>
            <w:rFonts w:hint="eastAsia"/>
            <w:lang w:val="en-US"/>
          </w:rPr>
          <w:delText>의</w:delText>
        </w:r>
        <w:r w:rsidR="00EE0A78" w:rsidRPr="002646CB" w:rsidDel="002C63BA">
          <w:rPr>
            <w:lang w:val="en-US"/>
          </w:rPr>
          <w:delText xml:space="preserve"> </w:delText>
        </w:r>
        <w:r w:rsidR="00BF2D25" w:rsidRPr="002646CB" w:rsidDel="002C63BA">
          <w:rPr>
            <w:rFonts w:hint="eastAsia"/>
            <w:lang w:val="en-US"/>
          </w:rPr>
          <w:delText>계통</w:delText>
        </w:r>
        <w:r w:rsidR="00EE0A78" w:rsidRPr="002646CB" w:rsidDel="002C63BA">
          <w:rPr>
            <w:lang w:val="en-US"/>
          </w:rPr>
          <w:delText xml:space="preserve"> </w:delText>
        </w:r>
        <w:r w:rsidR="00EE0A78" w:rsidRPr="002646CB" w:rsidDel="002C63BA">
          <w:rPr>
            <w:rFonts w:hint="eastAsia"/>
            <w:lang w:val="en-US"/>
          </w:rPr>
          <w:delText>상황을</w:delText>
        </w:r>
        <w:r w:rsidR="00EE0A78" w:rsidRPr="002646CB" w:rsidDel="002C63BA">
          <w:rPr>
            <w:lang w:val="en-US"/>
          </w:rPr>
          <w:delText xml:space="preserve"> </w:delText>
        </w:r>
        <w:r w:rsidR="00EE0A78" w:rsidRPr="002646CB" w:rsidDel="002C63BA">
          <w:rPr>
            <w:rFonts w:hint="eastAsia"/>
            <w:lang w:val="en-US"/>
          </w:rPr>
          <w:delText>고려하여</w:delText>
        </w:r>
        <w:r w:rsidR="00EE0A78" w:rsidRPr="002646CB" w:rsidDel="002C63BA">
          <w:rPr>
            <w:lang w:val="en-US"/>
          </w:rPr>
          <w:delText xml:space="preserve"> </w:delText>
        </w:r>
        <w:r w:rsidR="00EE0A78" w:rsidRPr="002646CB" w:rsidDel="002C63BA">
          <w:rPr>
            <w:rFonts w:hint="eastAsia"/>
            <w:lang w:val="en-US"/>
          </w:rPr>
          <w:delText>비상급전</w:delText>
        </w:r>
        <w:r w:rsidR="00EE0A78" w:rsidRPr="002646CB" w:rsidDel="002C63BA">
          <w:rPr>
            <w:lang w:val="en-US"/>
          </w:rPr>
          <w:delText xml:space="preserve"> </w:delText>
        </w:r>
        <w:r w:rsidR="00EE0A78" w:rsidRPr="002646CB" w:rsidDel="002C63BA">
          <w:rPr>
            <w:rFonts w:hint="eastAsia"/>
            <w:lang w:val="en-US"/>
          </w:rPr>
          <w:delText>요청시</w:delText>
        </w:r>
        <w:r w:rsidR="00EE0A78" w:rsidRPr="002646CB" w:rsidDel="002C63BA">
          <w:rPr>
            <w:lang w:val="en-US"/>
          </w:rPr>
          <w:delText xml:space="preserve"> </w:delText>
        </w:r>
        <w:r w:rsidR="00EE0A78" w:rsidRPr="002646CB" w:rsidDel="002C63BA">
          <w:rPr>
            <w:rFonts w:hint="eastAsia"/>
            <w:lang w:val="en-US"/>
          </w:rPr>
          <w:delText>급전</w:delText>
        </w:r>
        <w:r w:rsidR="00EE0A78" w:rsidRPr="002646CB" w:rsidDel="002C63BA">
          <w:rPr>
            <w:lang w:val="en-US"/>
          </w:rPr>
          <w:delText xml:space="preserve"> </w:delText>
        </w:r>
        <w:r w:rsidR="00EE0A78" w:rsidRPr="002646CB" w:rsidDel="002C63BA">
          <w:rPr>
            <w:rFonts w:hint="eastAsia"/>
            <w:lang w:val="en-US"/>
          </w:rPr>
          <w:delText>자원으로</w:delText>
        </w:r>
        <w:r w:rsidR="00EE0A78" w:rsidRPr="002646CB" w:rsidDel="002C63BA">
          <w:rPr>
            <w:lang w:val="en-US"/>
          </w:rPr>
          <w:delText xml:space="preserve"> </w:delText>
        </w:r>
        <w:r w:rsidR="00EE0A78" w:rsidRPr="002646CB" w:rsidDel="002C63BA">
          <w:rPr>
            <w:rFonts w:hint="eastAsia"/>
            <w:lang w:val="en-US"/>
          </w:rPr>
          <w:delText>동작할</w:delText>
        </w:r>
        <w:r w:rsidR="00EE0A78" w:rsidRPr="002646CB" w:rsidDel="002C63BA">
          <w:rPr>
            <w:lang w:val="en-US"/>
          </w:rPr>
          <w:delText xml:space="preserve"> </w:delText>
        </w:r>
        <w:r w:rsidR="00EE0A78" w:rsidRPr="002646CB" w:rsidDel="002C63BA">
          <w:rPr>
            <w:rFonts w:hint="eastAsia"/>
            <w:lang w:val="en-US"/>
          </w:rPr>
          <w:delText>수</w:delText>
        </w:r>
        <w:r w:rsidR="00EE0A78" w:rsidRPr="002646CB" w:rsidDel="002C63BA">
          <w:rPr>
            <w:lang w:val="en-US"/>
          </w:rPr>
          <w:delText xml:space="preserve"> </w:delText>
        </w:r>
        <w:r w:rsidR="00EE0A78" w:rsidRPr="002646CB" w:rsidDel="002C63BA">
          <w:rPr>
            <w:rFonts w:hint="eastAsia"/>
            <w:lang w:val="en-US"/>
          </w:rPr>
          <w:delText>있도록</w:delText>
        </w:r>
        <w:r w:rsidR="00EE0A78" w:rsidRPr="002646CB" w:rsidDel="002C63BA">
          <w:rPr>
            <w:lang w:val="en-US"/>
          </w:rPr>
          <w:delText xml:space="preserve"> </w:delText>
        </w:r>
        <w:r w:rsidR="00BF2D25" w:rsidRPr="002646CB" w:rsidDel="002C63BA">
          <w:rPr>
            <w:rFonts w:hint="eastAsia"/>
            <w:lang w:val="en-US"/>
          </w:rPr>
          <w:delText>제어해야</w:delText>
        </w:r>
        <w:r w:rsidR="00BF2D25" w:rsidRPr="002646CB" w:rsidDel="002C63BA">
          <w:rPr>
            <w:lang w:val="en-US"/>
          </w:rPr>
          <w:delText xml:space="preserve"> </w:delText>
        </w:r>
        <w:r w:rsidR="00BF2D25" w:rsidRPr="002646CB" w:rsidDel="002C63BA">
          <w:rPr>
            <w:rFonts w:hint="eastAsia"/>
            <w:lang w:val="en-US"/>
          </w:rPr>
          <w:delText>한다</w:delText>
        </w:r>
        <w:r w:rsidR="00BF2D25" w:rsidRPr="002646CB" w:rsidDel="002C63BA">
          <w:rPr>
            <w:lang w:val="en-US"/>
          </w:rPr>
          <w:delText>.</w:delText>
        </w:r>
        <w:bookmarkStart w:id="9252" w:name="_Toc21408676"/>
        <w:bookmarkStart w:id="9253" w:name="_Toc21525191"/>
        <w:bookmarkStart w:id="9254" w:name="_Toc23142030"/>
        <w:bookmarkStart w:id="9255" w:name="_Toc23173276"/>
        <w:bookmarkStart w:id="9256" w:name="_Toc23189051"/>
        <w:bookmarkStart w:id="9257" w:name="_Toc23191429"/>
        <w:bookmarkStart w:id="9258" w:name="_Toc23244447"/>
        <w:bookmarkStart w:id="9259" w:name="_Toc23793977"/>
        <w:bookmarkStart w:id="9260" w:name="_Toc23794300"/>
        <w:bookmarkStart w:id="9261" w:name="_Toc23794623"/>
        <w:bookmarkStart w:id="9262" w:name="_Toc23795468"/>
        <w:bookmarkStart w:id="9263" w:name="_Toc23839845"/>
        <w:bookmarkStart w:id="9264" w:name="_Toc26200634"/>
        <w:bookmarkStart w:id="9265" w:name="_Toc26867731"/>
        <w:bookmarkEnd w:id="9252"/>
        <w:bookmarkEnd w:id="9253"/>
        <w:bookmarkEnd w:id="9254"/>
        <w:bookmarkEnd w:id="9255"/>
        <w:bookmarkEnd w:id="9256"/>
        <w:bookmarkEnd w:id="9257"/>
        <w:bookmarkEnd w:id="9258"/>
        <w:bookmarkEnd w:id="9259"/>
        <w:bookmarkEnd w:id="9260"/>
        <w:bookmarkEnd w:id="9261"/>
        <w:bookmarkEnd w:id="9262"/>
        <w:bookmarkEnd w:id="9263"/>
        <w:bookmarkEnd w:id="9264"/>
        <w:bookmarkEnd w:id="9265"/>
      </w:del>
    </w:p>
    <w:p w14:paraId="21E3A309" w14:textId="1BC317C6" w:rsidR="00EA0A0A" w:rsidRPr="002646CB" w:rsidDel="002C63BA" w:rsidRDefault="00EA0A0A" w:rsidP="00C201F0">
      <w:pPr>
        <w:rPr>
          <w:del w:id="9266" w:author="박 진상" w:date="2019-10-08T05:51:00Z"/>
          <w:lang w:val="en-US"/>
        </w:rPr>
      </w:pPr>
      <w:bookmarkStart w:id="9267" w:name="_Toc21408677"/>
      <w:bookmarkStart w:id="9268" w:name="_Toc21525192"/>
      <w:bookmarkStart w:id="9269" w:name="_Toc23142031"/>
      <w:bookmarkStart w:id="9270" w:name="_Toc23173277"/>
      <w:bookmarkStart w:id="9271" w:name="_Toc23189052"/>
      <w:bookmarkStart w:id="9272" w:name="_Toc23191430"/>
      <w:bookmarkStart w:id="9273" w:name="_Toc23244448"/>
      <w:bookmarkStart w:id="9274" w:name="_Toc23793978"/>
      <w:bookmarkStart w:id="9275" w:name="_Toc23794301"/>
      <w:bookmarkStart w:id="9276" w:name="_Toc23794624"/>
      <w:bookmarkStart w:id="9277" w:name="_Toc23795469"/>
      <w:bookmarkStart w:id="9278" w:name="_Toc23839846"/>
      <w:bookmarkStart w:id="9279" w:name="_Toc26200635"/>
      <w:bookmarkStart w:id="9280" w:name="_Toc26867732"/>
      <w:bookmarkEnd w:id="9267"/>
      <w:bookmarkEnd w:id="9268"/>
      <w:bookmarkEnd w:id="9269"/>
      <w:bookmarkEnd w:id="9270"/>
      <w:bookmarkEnd w:id="9271"/>
      <w:bookmarkEnd w:id="9272"/>
      <w:bookmarkEnd w:id="9273"/>
      <w:bookmarkEnd w:id="9274"/>
      <w:bookmarkEnd w:id="9275"/>
      <w:bookmarkEnd w:id="9276"/>
      <w:bookmarkEnd w:id="9277"/>
      <w:bookmarkEnd w:id="9278"/>
      <w:bookmarkEnd w:id="9279"/>
      <w:bookmarkEnd w:id="9280"/>
    </w:p>
    <w:p w14:paraId="34F257E7" w14:textId="40CE7396" w:rsidR="00763E1B" w:rsidRPr="002646CB" w:rsidDel="002C63BA" w:rsidRDefault="00BF2D25" w:rsidP="00763E1B">
      <w:pPr>
        <w:pStyle w:val="44"/>
        <w:rPr>
          <w:del w:id="9281" w:author="박 진상" w:date="2019-10-08T05:51:00Z"/>
        </w:rPr>
      </w:pPr>
      <w:del w:id="9282" w:author="박 진상" w:date="2019-10-08T05:51:00Z">
        <w:r w:rsidRPr="002646CB" w:rsidDel="002C63BA">
          <w:rPr>
            <w:b w:val="0"/>
          </w:rPr>
          <w:delText>CHP</w:delText>
        </w:r>
        <w:r w:rsidR="00763E1B" w:rsidRPr="002646CB" w:rsidDel="002C63BA">
          <w:rPr>
            <w:b w:val="0"/>
          </w:rPr>
          <w:delText xml:space="preserve"> </w:delText>
        </w:r>
        <w:r w:rsidR="00763E1B" w:rsidRPr="002646CB" w:rsidDel="002C63BA">
          <w:rPr>
            <w:rFonts w:hint="eastAsia"/>
            <w:b w:val="0"/>
          </w:rPr>
          <w:delText>제어</w:delText>
        </w:r>
        <w:bookmarkStart w:id="9283" w:name="_Toc21408678"/>
        <w:bookmarkStart w:id="9284" w:name="_Toc21525193"/>
        <w:bookmarkStart w:id="9285" w:name="_Toc23142032"/>
        <w:bookmarkStart w:id="9286" w:name="_Toc23173278"/>
        <w:bookmarkStart w:id="9287" w:name="_Toc23189053"/>
        <w:bookmarkStart w:id="9288" w:name="_Toc23191431"/>
        <w:bookmarkStart w:id="9289" w:name="_Toc23244449"/>
        <w:bookmarkStart w:id="9290" w:name="_Toc23793979"/>
        <w:bookmarkStart w:id="9291" w:name="_Toc23794302"/>
        <w:bookmarkStart w:id="9292" w:name="_Toc23794625"/>
        <w:bookmarkStart w:id="9293" w:name="_Toc23795470"/>
        <w:bookmarkStart w:id="9294" w:name="_Toc23839847"/>
        <w:bookmarkStart w:id="9295" w:name="_Toc26200636"/>
        <w:bookmarkStart w:id="9296" w:name="_Toc26867733"/>
        <w:bookmarkEnd w:id="9283"/>
        <w:bookmarkEnd w:id="9284"/>
        <w:bookmarkEnd w:id="9285"/>
        <w:bookmarkEnd w:id="9286"/>
        <w:bookmarkEnd w:id="9287"/>
        <w:bookmarkEnd w:id="9288"/>
        <w:bookmarkEnd w:id="9289"/>
        <w:bookmarkEnd w:id="9290"/>
        <w:bookmarkEnd w:id="9291"/>
        <w:bookmarkEnd w:id="9292"/>
        <w:bookmarkEnd w:id="9293"/>
        <w:bookmarkEnd w:id="9294"/>
        <w:bookmarkEnd w:id="9295"/>
        <w:bookmarkEnd w:id="9296"/>
      </w:del>
    </w:p>
    <w:p w14:paraId="50230545" w14:textId="4B351AA8" w:rsidR="00EE0A78" w:rsidRPr="002646CB" w:rsidDel="002C63BA" w:rsidRDefault="00EE0A78" w:rsidP="00EE0A78">
      <w:pPr>
        <w:rPr>
          <w:del w:id="9297" w:author="박 진상" w:date="2019-10-08T05:51:00Z"/>
        </w:rPr>
      </w:pPr>
      <w:bookmarkStart w:id="9298" w:name="_Toc21408679"/>
      <w:bookmarkStart w:id="9299" w:name="_Toc21525194"/>
      <w:bookmarkStart w:id="9300" w:name="_Toc23142033"/>
      <w:bookmarkStart w:id="9301" w:name="_Toc23173279"/>
      <w:bookmarkStart w:id="9302" w:name="_Toc23189054"/>
      <w:bookmarkStart w:id="9303" w:name="_Toc23191432"/>
      <w:bookmarkStart w:id="9304" w:name="_Toc23244450"/>
      <w:bookmarkStart w:id="9305" w:name="_Toc23793980"/>
      <w:bookmarkStart w:id="9306" w:name="_Toc23794303"/>
      <w:bookmarkStart w:id="9307" w:name="_Toc23794626"/>
      <w:bookmarkStart w:id="9308" w:name="_Toc23795471"/>
      <w:bookmarkStart w:id="9309" w:name="_Toc23839848"/>
      <w:bookmarkStart w:id="9310" w:name="_Toc26200637"/>
      <w:bookmarkStart w:id="9311" w:name="_Toc26867734"/>
      <w:bookmarkEnd w:id="9298"/>
      <w:bookmarkEnd w:id="9299"/>
      <w:bookmarkEnd w:id="9300"/>
      <w:bookmarkEnd w:id="9301"/>
      <w:bookmarkEnd w:id="9302"/>
      <w:bookmarkEnd w:id="9303"/>
      <w:bookmarkEnd w:id="9304"/>
      <w:bookmarkEnd w:id="9305"/>
      <w:bookmarkEnd w:id="9306"/>
      <w:bookmarkEnd w:id="9307"/>
      <w:bookmarkEnd w:id="9308"/>
      <w:bookmarkEnd w:id="9309"/>
      <w:bookmarkEnd w:id="9310"/>
      <w:bookmarkEnd w:id="9311"/>
    </w:p>
    <w:p w14:paraId="6A8E056D" w14:textId="7F7759BE" w:rsidR="00013279" w:rsidRPr="002646CB" w:rsidDel="002C63BA" w:rsidRDefault="00BF2D25" w:rsidP="00EE0A78">
      <w:pPr>
        <w:rPr>
          <w:del w:id="9312" w:author="박 진상" w:date="2019-10-08T05:51:00Z"/>
          <w:lang w:val="en-US"/>
        </w:rPr>
      </w:pPr>
      <w:del w:id="9313" w:author="박 진상" w:date="2019-10-08T05:51:00Z">
        <w:r w:rsidRPr="002646CB" w:rsidDel="002C63BA">
          <w:delText>CES-MG</w:delText>
        </w:r>
        <w:r w:rsidR="00EE0A78" w:rsidRPr="002646CB" w:rsidDel="002C63BA">
          <w:rPr>
            <w:rFonts w:hint="eastAsia"/>
            <w:lang w:val="en-US"/>
          </w:rPr>
          <w:delText>의</w:delText>
        </w:r>
        <w:r w:rsidR="00EE0A78" w:rsidRPr="002646CB" w:rsidDel="002C63BA">
          <w:rPr>
            <w:lang w:val="en-US"/>
          </w:rPr>
          <w:delText xml:space="preserve"> </w:delText>
        </w:r>
        <w:r w:rsidR="00EE0A78" w:rsidRPr="002646CB" w:rsidDel="002C63BA">
          <w:rPr>
            <w:rFonts w:hint="eastAsia"/>
            <w:lang w:val="en-US"/>
          </w:rPr>
          <w:delText>계통연계운전</w:delText>
        </w:r>
        <w:r w:rsidR="00B547D7" w:rsidRPr="002646CB" w:rsidDel="002C63BA">
          <w:rPr>
            <w:lang w:val="en-US"/>
          </w:rPr>
          <w:delText xml:space="preserve"> </w:delText>
        </w:r>
        <w:r w:rsidR="00EE0A78" w:rsidRPr="002646CB" w:rsidDel="002C63BA">
          <w:rPr>
            <w:rFonts w:hint="eastAsia"/>
            <w:lang w:val="en-US"/>
          </w:rPr>
          <w:delText>모드에서는</w:delText>
        </w:r>
        <w:r w:rsidR="00EE0A78" w:rsidRPr="002646CB" w:rsidDel="002C63BA">
          <w:rPr>
            <w:lang w:val="en-US"/>
          </w:rPr>
          <w:delText xml:space="preserve"> </w:delText>
        </w:r>
        <w:r w:rsidR="00EE0A78" w:rsidRPr="002646CB" w:rsidDel="002C63BA">
          <w:rPr>
            <w:rFonts w:hint="eastAsia"/>
            <w:lang w:val="en-US"/>
          </w:rPr>
          <w:delText>다음</w:delText>
        </w:r>
        <w:r w:rsidR="00EE0A78" w:rsidRPr="002646CB" w:rsidDel="002C63BA">
          <w:rPr>
            <w:lang w:val="en-US"/>
          </w:rPr>
          <w:delText xml:space="preserve"> </w:delText>
        </w:r>
        <w:r w:rsidR="00EE0A78" w:rsidRPr="002646CB" w:rsidDel="002C63BA">
          <w:rPr>
            <w:rFonts w:hint="eastAsia"/>
            <w:lang w:val="en-US"/>
          </w:rPr>
          <w:delText>사항을</w:delText>
        </w:r>
        <w:r w:rsidR="00EE0A78" w:rsidRPr="002646CB" w:rsidDel="002C63BA">
          <w:rPr>
            <w:lang w:val="en-US"/>
          </w:rPr>
          <w:delText xml:space="preserve"> </w:delText>
        </w:r>
        <w:r w:rsidR="00EE0A78" w:rsidRPr="002646CB" w:rsidDel="002C63BA">
          <w:rPr>
            <w:rFonts w:hint="eastAsia"/>
            <w:lang w:val="en-US"/>
          </w:rPr>
          <w:delText>고려하여</w:delText>
        </w:r>
        <w:r w:rsidR="00EE0A78" w:rsidRPr="002646CB" w:rsidDel="002C63BA">
          <w:rPr>
            <w:lang w:val="en-US"/>
          </w:rPr>
          <w:delText xml:space="preserve"> </w:delText>
        </w:r>
        <w:r w:rsidRPr="002646CB" w:rsidDel="002C63BA">
          <w:rPr>
            <w:lang w:val="en-US"/>
          </w:rPr>
          <w:delText>CHP</w:delText>
        </w:r>
        <w:r w:rsidRPr="002646CB" w:rsidDel="002C63BA">
          <w:rPr>
            <w:rFonts w:hint="eastAsia"/>
            <w:lang w:val="en-US"/>
          </w:rPr>
          <w:delText>가</w:delText>
        </w:r>
        <w:r w:rsidRPr="002646CB" w:rsidDel="002C63BA">
          <w:rPr>
            <w:lang w:val="en-US"/>
          </w:rPr>
          <w:delText xml:space="preserve"> </w:delText>
        </w:r>
        <w:r w:rsidR="00EE0A78" w:rsidRPr="002646CB" w:rsidDel="002C63BA">
          <w:rPr>
            <w:rFonts w:hint="eastAsia"/>
            <w:lang w:val="en-US"/>
          </w:rPr>
          <w:delText>제어</w:delText>
        </w:r>
        <w:r w:rsidRPr="002646CB" w:rsidDel="002C63BA">
          <w:rPr>
            <w:rFonts w:hint="eastAsia"/>
            <w:lang w:val="en-US"/>
          </w:rPr>
          <w:delText>해야</w:delText>
        </w:r>
        <w:r w:rsidRPr="002646CB" w:rsidDel="002C63BA">
          <w:rPr>
            <w:lang w:val="en-US"/>
          </w:rPr>
          <w:delText xml:space="preserve"> </w:delText>
        </w:r>
        <w:r w:rsidRPr="002646CB" w:rsidDel="002C63BA">
          <w:rPr>
            <w:rFonts w:hint="eastAsia"/>
            <w:lang w:val="en-US"/>
          </w:rPr>
          <w:delText>한다</w:delText>
        </w:r>
        <w:r w:rsidR="00EE0A78" w:rsidRPr="002646CB" w:rsidDel="002C63BA">
          <w:rPr>
            <w:lang w:val="en-US"/>
          </w:rPr>
          <w:delText>.</w:delText>
        </w:r>
        <w:bookmarkStart w:id="9314" w:name="_Toc21408680"/>
        <w:bookmarkStart w:id="9315" w:name="_Toc21525195"/>
        <w:bookmarkStart w:id="9316" w:name="_Toc23142034"/>
        <w:bookmarkStart w:id="9317" w:name="_Toc23173280"/>
        <w:bookmarkStart w:id="9318" w:name="_Toc23189055"/>
        <w:bookmarkStart w:id="9319" w:name="_Toc23191433"/>
        <w:bookmarkStart w:id="9320" w:name="_Toc23244451"/>
        <w:bookmarkStart w:id="9321" w:name="_Toc23793981"/>
        <w:bookmarkStart w:id="9322" w:name="_Toc23794304"/>
        <w:bookmarkStart w:id="9323" w:name="_Toc23794627"/>
        <w:bookmarkStart w:id="9324" w:name="_Toc23795472"/>
        <w:bookmarkStart w:id="9325" w:name="_Toc23839849"/>
        <w:bookmarkStart w:id="9326" w:name="_Toc26200638"/>
        <w:bookmarkStart w:id="9327" w:name="_Toc26867735"/>
        <w:bookmarkEnd w:id="9314"/>
        <w:bookmarkEnd w:id="9315"/>
        <w:bookmarkEnd w:id="9316"/>
        <w:bookmarkEnd w:id="9317"/>
        <w:bookmarkEnd w:id="9318"/>
        <w:bookmarkEnd w:id="9319"/>
        <w:bookmarkEnd w:id="9320"/>
        <w:bookmarkEnd w:id="9321"/>
        <w:bookmarkEnd w:id="9322"/>
        <w:bookmarkEnd w:id="9323"/>
        <w:bookmarkEnd w:id="9324"/>
        <w:bookmarkEnd w:id="9325"/>
        <w:bookmarkEnd w:id="9326"/>
        <w:bookmarkEnd w:id="9327"/>
      </w:del>
    </w:p>
    <w:p w14:paraId="65730CDF" w14:textId="20BAC610" w:rsidR="00EE0A78" w:rsidRPr="002646CB" w:rsidDel="002C63BA" w:rsidRDefault="00EE0A78" w:rsidP="00EE0A78">
      <w:pPr>
        <w:rPr>
          <w:del w:id="9328" w:author="박 진상" w:date="2019-10-08T05:51:00Z"/>
        </w:rPr>
      </w:pPr>
      <w:bookmarkStart w:id="9329" w:name="_Toc21408681"/>
      <w:bookmarkStart w:id="9330" w:name="_Toc21525196"/>
      <w:bookmarkStart w:id="9331" w:name="_Toc23142035"/>
      <w:bookmarkStart w:id="9332" w:name="_Toc23173281"/>
      <w:bookmarkStart w:id="9333" w:name="_Toc23189056"/>
      <w:bookmarkStart w:id="9334" w:name="_Toc23191434"/>
      <w:bookmarkStart w:id="9335" w:name="_Toc23244452"/>
      <w:bookmarkStart w:id="9336" w:name="_Toc23793982"/>
      <w:bookmarkStart w:id="9337" w:name="_Toc23794305"/>
      <w:bookmarkStart w:id="9338" w:name="_Toc23794628"/>
      <w:bookmarkStart w:id="9339" w:name="_Toc23795473"/>
      <w:bookmarkStart w:id="9340" w:name="_Toc23839850"/>
      <w:bookmarkStart w:id="9341" w:name="_Toc26200639"/>
      <w:bookmarkStart w:id="9342" w:name="_Toc26867736"/>
      <w:bookmarkEnd w:id="9329"/>
      <w:bookmarkEnd w:id="9330"/>
      <w:bookmarkEnd w:id="9331"/>
      <w:bookmarkEnd w:id="9332"/>
      <w:bookmarkEnd w:id="9333"/>
      <w:bookmarkEnd w:id="9334"/>
      <w:bookmarkEnd w:id="9335"/>
      <w:bookmarkEnd w:id="9336"/>
      <w:bookmarkEnd w:id="9337"/>
      <w:bookmarkEnd w:id="9338"/>
      <w:bookmarkEnd w:id="9339"/>
      <w:bookmarkEnd w:id="9340"/>
      <w:bookmarkEnd w:id="9341"/>
      <w:bookmarkEnd w:id="9342"/>
    </w:p>
    <w:p w14:paraId="09C1C4E5" w14:textId="16E6A007" w:rsidR="00763E1B" w:rsidRPr="002646CB" w:rsidDel="002C63BA" w:rsidRDefault="00763E1B" w:rsidP="00737668">
      <w:pPr>
        <w:pStyle w:val="af6"/>
        <w:numPr>
          <w:ilvl w:val="0"/>
          <w:numId w:val="22"/>
        </w:numPr>
        <w:ind w:leftChars="154" w:left="566" w:hangingChars="129" w:hanging="258"/>
        <w:rPr>
          <w:del w:id="9343" w:author="박 진상" w:date="2019-10-08T05:51:00Z"/>
        </w:rPr>
      </w:pPr>
      <w:del w:id="9344" w:author="박 진상" w:date="2019-10-08T05:51:00Z">
        <w:r w:rsidRPr="002646CB" w:rsidDel="002C63BA">
          <w:rPr>
            <w:rFonts w:hint="eastAsia"/>
          </w:rPr>
          <w:delText>부하를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고려하면서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열추종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운전</w:delText>
        </w:r>
        <w:bookmarkStart w:id="9345" w:name="_Toc21408682"/>
        <w:bookmarkStart w:id="9346" w:name="_Toc21525197"/>
        <w:bookmarkStart w:id="9347" w:name="_Toc23142036"/>
        <w:bookmarkStart w:id="9348" w:name="_Toc23173282"/>
        <w:bookmarkStart w:id="9349" w:name="_Toc23189057"/>
        <w:bookmarkStart w:id="9350" w:name="_Toc23191435"/>
        <w:bookmarkStart w:id="9351" w:name="_Toc23244453"/>
        <w:bookmarkStart w:id="9352" w:name="_Toc23793983"/>
        <w:bookmarkStart w:id="9353" w:name="_Toc23794306"/>
        <w:bookmarkStart w:id="9354" w:name="_Toc23794629"/>
        <w:bookmarkStart w:id="9355" w:name="_Toc23795474"/>
        <w:bookmarkStart w:id="9356" w:name="_Toc23839851"/>
        <w:bookmarkStart w:id="9357" w:name="_Toc26200640"/>
        <w:bookmarkStart w:id="9358" w:name="_Toc26867737"/>
        <w:bookmarkEnd w:id="9345"/>
        <w:bookmarkEnd w:id="9346"/>
        <w:bookmarkEnd w:id="9347"/>
        <w:bookmarkEnd w:id="9348"/>
        <w:bookmarkEnd w:id="9349"/>
        <w:bookmarkEnd w:id="9350"/>
        <w:bookmarkEnd w:id="9351"/>
        <w:bookmarkEnd w:id="9352"/>
        <w:bookmarkEnd w:id="9353"/>
        <w:bookmarkEnd w:id="9354"/>
        <w:bookmarkEnd w:id="9355"/>
        <w:bookmarkEnd w:id="9356"/>
        <w:bookmarkEnd w:id="9357"/>
        <w:bookmarkEnd w:id="9358"/>
      </w:del>
    </w:p>
    <w:p w14:paraId="69AB3EA9" w14:textId="13D408D7" w:rsidR="00763E1B" w:rsidRPr="002646CB" w:rsidDel="002C63BA" w:rsidRDefault="00763E1B" w:rsidP="00737668">
      <w:pPr>
        <w:pStyle w:val="af6"/>
        <w:numPr>
          <w:ilvl w:val="0"/>
          <w:numId w:val="22"/>
        </w:numPr>
        <w:ind w:leftChars="154" w:left="566" w:hangingChars="129" w:hanging="258"/>
        <w:rPr>
          <w:del w:id="9359" w:author="박 진상" w:date="2019-10-08T05:51:00Z"/>
        </w:rPr>
      </w:pPr>
      <w:del w:id="9360" w:author="박 진상" w:date="2019-10-08T05:51:00Z">
        <w:r w:rsidRPr="002646CB" w:rsidDel="002C63BA">
          <w:rPr>
            <w:rFonts w:hint="eastAsia"/>
          </w:rPr>
          <w:delText>환수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온도에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대한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관리</w:delText>
        </w:r>
        <w:bookmarkStart w:id="9361" w:name="_Toc21408683"/>
        <w:bookmarkStart w:id="9362" w:name="_Toc21525198"/>
        <w:bookmarkStart w:id="9363" w:name="_Toc23142037"/>
        <w:bookmarkStart w:id="9364" w:name="_Toc23173283"/>
        <w:bookmarkStart w:id="9365" w:name="_Toc23189058"/>
        <w:bookmarkStart w:id="9366" w:name="_Toc23191436"/>
        <w:bookmarkStart w:id="9367" w:name="_Toc23244454"/>
        <w:bookmarkStart w:id="9368" w:name="_Toc23793984"/>
        <w:bookmarkStart w:id="9369" w:name="_Toc23794307"/>
        <w:bookmarkStart w:id="9370" w:name="_Toc23794630"/>
        <w:bookmarkStart w:id="9371" w:name="_Toc23795475"/>
        <w:bookmarkStart w:id="9372" w:name="_Toc23839852"/>
        <w:bookmarkStart w:id="9373" w:name="_Toc26200641"/>
        <w:bookmarkStart w:id="9374" w:name="_Toc26867738"/>
        <w:bookmarkEnd w:id="9361"/>
        <w:bookmarkEnd w:id="9362"/>
        <w:bookmarkEnd w:id="9363"/>
        <w:bookmarkEnd w:id="9364"/>
        <w:bookmarkEnd w:id="9365"/>
        <w:bookmarkEnd w:id="9366"/>
        <w:bookmarkEnd w:id="9367"/>
        <w:bookmarkEnd w:id="9368"/>
        <w:bookmarkEnd w:id="9369"/>
        <w:bookmarkEnd w:id="9370"/>
        <w:bookmarkEnd w:id="9371"/>
        <w:bookmarkEnd w:id="9372"/>
        <w:bookmarkEnd w:id="9373"/>
        <w:bookmarkEnd w:id="9374"/>
      </w:del>
    </w:p>
    <w:p w14:paraId="698FBF72" w14:textId="7EECBBC6" w:rsidR="00763E1B" w:rsidRPr="002646CB" w:rsidDel="002C63BA" w:rsidRDefault="00763E1B" w:rsidP="00737668">
      <w:pPr>
        <w:pStyle w:val="af6"/>
        <w:numPr>
          <w:ilvl w:val="0"/>
          <w:numId w:val="22"/>
        </w:numPr>
        <w:ind w:leftChars="154" w:left="566" w:hangingChars="129" w:hanging="258"/>
        <w:rPr>
          <w:del w:id="9375" w:author="박 진상" w:date="2019-10-08T05:51:00Z"/>
        </w:rPr>
      </w:pPr>
      <w:del w:id="9376" w:author="박 진상" w:date="2019-10-08T05:51:00Z">
        <w:r w:rsidRPr="002646CB" w:rsidDel="002C63BA">
          <w:rPr>
            <w:rFonts w:hint="eastAsia"/>
          </w:rPr>
          <w:delText>냉각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관리</w:delText>
        </w:r>
        <w:bookmarkStart w:id="9377" w:name="_Toc21408684"/>
        <w:bookmarkStart w:id="9378" w:name="_Toc21525199"/>
        <w:bookmarkStart w:id="9379" w:name="_Toc23142038"/>
        <w:bookmarkStart w:id="9380" w:name="_Toc23173284"/>
        <w:bookmarkStart w:id="9381" w:name="_Toc23189059"/>
        <w:bookmarkStart w:id="9382" w:name="_Toc23191437"/>
        <w:bookmarkStart w:id="9383" w:name="_Toc23244455"/>
        <w:bookmarkStart w:id="9384" w:name="_Toc23793985"/>
        <w:bookmarkStart w:id="9385" w:name="_Toc23794308"/>
        <w:bookmarkStart w:id="9386" w:name="_Toc23794631"/>
        <w:bookmarkStart w:id="9387" w:name="_Toc23795476"/>
        <w:bookmarkStart w:id="9388" w:name="_Toc23839853"/>
        <w:bookmarkStart w:id="9389" w:name="_Toc26200642"/>
        <w:bookmarkStart w:id="9390" w:name="_Toc26867739"/>
        <w:bookmarkEnd w:id="9377"/>
        <w:bookmarkEnd w:id="9378"/>
        <w:bookmarkEnd w:id="9379"/>
        <w:bookmarkEnd w:id="9380"/>
        <w:bookmarkEnd w:id="9381"/>
        <w:bookmarkEnd w:id="9382"/>
        <w:bookmarkEnd w:id="9383"/>
        <w:bookmarkEnd w:id="9384"/>
        <w:bookmarkEnd w:id="9385"/>
        <w:bookmarkEnd w:id="9386"/>
        <w:bookmarkEnd w:id="9387"/>
        <w:bookmarkEnd w:id="9388"/>
        <w:bookmarkEnd w:id="9389"/>
        <w:bookmarkEnd w:id="9390"/>
      </w:del>
    </w:p>
    <w:p w14:paraId="4AB06163" w14:textId="5AEC9CA1" w:rsidR="00763E1B" w:rsidRPr="002646CB" w:rsidDel="002C63BA" w:rsidRDefault="00763E1B" w:rsidP="00C201F0">
      <w:pPr>
        <w:rPr>
          <w:del w:id="9391" w:author="박 진상" w:date="2019-10-08T05:51:00Z"/>
          <w:lang w:val="en-US"/>
        </w:rPr>
      </w:pPr>
      <w:bookmarkStart w:id="9392" w:name="_Toc21408685"/>
      <w:bookmarkStart w:id="9393" w:name="_Toc21525200"/>
      <w:bookmarkStart w:id="9394" w:name="_Toc23142039"/>
      <w:bookmarkStart w:id="9395" w:name="_Toc23173285"/>
      <w:bookmarkStart w:id="9396" w:name="_Toc23189060"/>
      <w:bookmarkStart w:id="9397" w:name="_Toc23191438"/>
      <w:bookmarkStart w:id="9398" w:name="_Toc23244456"/>
      <w:bookmarkStart w:id="9399" w:name="_Toc23793986"/>
      <w:bookmarkStart w:id="9400" w:name="_Toc23794309"/>
      <w:bookmarkStart w:id="9401" w:name="_Toc23794632"/>
      <w:bookmarkStart w:id="9402" w:name="_Toc23795477"/>
      <w:bookmarkStart w:id="9403" w:name="_Toc23839854"/>
      <w:bookmarkStart w:id="9404" w:name="_Toc26200643"/>
      <w:bookmarkStart w:id="9405" w:name="_Toc26867740"/>
      <w:bookmarkEnd w:id="9392"/>
      <w:bookmarkEnd w:id="9393"/>
      <w:bookmarkEnd w:id="9394"/>
      <w:bookmarkEnd w:id="9395"/>
      <w:bookmarkEnd w:id="9396"/>
      <w:bookmarkEnd w:id="9397"/>
      <w:bookmarkEnd w:id="9398"/>
      <w:bookmarkEnd w:id="9399"/>
      <w:bookmarkEnd w:id="9400"/>
      <w:bookmarkEnd w:id="9401"/>
      <w:bookmarkEnd w:id="9402"/>
      <w:bookmarkEnd w:id="9403"/>
      <w:bookmarkEnd w:id="9404"/>
      <w:bookmarkEnd w:id="9405"/>
    </w:p>
    <w:p w14:paraId="6B94FF29" w14:textId="05817D0F" w:rsidR="00763E1B" w:rsidRPr="002646CB" w:rsidDel="002C63BA" w:rsidRDefault="00763E1B" w:rsidP="00763E1B">
      <w:pPr>
        <w:pStyle w:val="44"/>
        <w:rPr>
          <w:del w:id="9406" w:author="박 진상" w:date="2019-10-08T05:51:00Z"/>
          <w:lang w:eastAsia="ko-KR"/>
        </w:rPr>
      </w:pPr>
      <w:del w:id="9407" w:author="박 진상" w:date="2019-10-08T05:51:00Z">
        <w:r w:rsidRPr="002646CB" w:rsidDel="002C63BA">
          <w:rPr>
            <w:b w:val="0"/>
          </w:rPr>
          <w:delText>EES</w:delText>
        </w:r>
        <w:r w:rsidR="005A510A" w:rsidRPr="002646CB" w:rsidDel="002C63BA">
          <w:rPr>
            <w:rFonts w:hint="eastAsia"/>
            <w:b w:val="0"/>
          </w:rPr>
          <w:delText>시스템</w:delText>
        </w:r>
        <w:r w:rsidRPr="002646CB" w:rsidDel="002C63BA">
          <w:rPr>
            <w:b w:val="0"/>
          </w:rPr>
          <w:delText xml:space="preserve"> </w:delText>
        </w:r>
        <w:r w:rsidRPr="002646CB" w:rsidDel="002C63BA">
          <w:rPr>
            <w:rFonts w:hint="eastAsia"/>
            <w:b w:val="0"/>
          </w:rPr>
          <w:delText>운</w:delText>
        </w:r>
        <w:r w:rsidR="00DC1A26" w:rsidRPr="002646CB" w:rsidDel="002C63BA">
          <w:rPr>
            <w:rFonts w:hint="eastAsia"/>
            <w:b w:val="0"/>
          </w:rPr>
          <w:delText>전</w:delText>
        </w:r>
        <w:r w:rsidRPr="002646CB" w:rsidDel="002C63BA">
          <w:rPr>
            <w:b w:val="0"/>
          </w:rPr>
          <w:delText xml:space="preserve"> </w:delText>
        </w:r>
        <w:r w:rsidRPr="002646CB" w:rsidDel="002C63BA">
          <w:rPr>
            <w:rFonts w:hint="eastAsia"/>
            <w:b w:val="0"/>
          </w:rPr>
          <w:delText>제어</w:delText>
        </w:r>
        <w:bookmarkStart w:id="9408" w:name="_Toc21408686"/>
        <w:bookmarkStart w:id="9409" w:name="_Toc21525201"/>
        <w:bookmarkStart w:id="9410" w:name="_Toc23142040"/>
        <w:bookmarkStart w:id="9411" w:name="_Toc23173286"/>
        <w:bookmarkStart w:id="9412" w:name="_Toc23189061"/>
        <w:bookmarkStart w:id="9413" w:name="_Toc23191439"/>
        <w:bookmarkStart w:id="9414" w:name="_Toc23244457"/>
        <w:bookmarkStart w:id="9415" w:name="_Toc23793987"/>
        <w:bookmarkStart w:id="9416" w:name="_Toc23794310"/>
        <w:bookmarkStart w:id="9417" w:name="_Toc23794633"/>
        <w:bookmarkStart w:id="9418" w:name="_Toc23795478"/>
        <w:bookmarkStart w:id="9419" w:name="_Toc23839855"/>
        <w:bookmarkStart w:id="9420" w:name="_Toc26200644"/>
        <w:bookmarkStart w:id="9421" w:name="_Toc26867741"/>
        <w:bookmarkEnd w:id="9408"/>
        <w:bookmarkEnd w:id="9409"/>
        <w:bookmarkEnd w:id="9410"/>
        <w:bookmarkEnd w:id="9411"/>
        <w:bookmarkEnd w:id="9412"/>
        <w:bookmarkEnd w:id="9413"/>
        <w:bookmarkEnd w:id="9414"/>
        <w:bookmarkEnd w:id="9415"/>
        <w:bookmarkEnd w:id="9416"/>
        <w:bookmarkEnd w:id="9417"/>
        <w:bookmarkEnd w:id="9418"/>
        <w:bookmarkEnd w:id="9419"/>
        <w:bookmarkEnd w:id="9420"/>
        <w:bookmarkEnd w:id="9421"/>
      </w:del>
    </w:p>
    <w:p w14:paraId="4E0DACD3" w14:textId="53A7667D" w:rsidR="00EE0A78" w:rsidRPr="002646CB" w:rsidDel="002C63BA" w:rsidRDefault="00EE0A78" w:rsidP="00EE0A78">
      <w:pPr>
        <w:rPr>
          <w:del w:id="9422" w:author="박 진상" w:date="2019-10-08T05:51:00Z"/>
        </w:rPr>
      </w:pPr>
      <w:bookmarkStart w:id="9423" w:name="_Toc21408687"/>
      <w:bookmarkStart w:id="9424" w:name="_Toc21525202"/>
      <w:bookmarkStart w:id="9425" w:name="_Toc23142041"/>
      <w:bookmarkStart w:id="9426" w:name="_Toc23173287"/>
      <w:bookmarkStart w:id="9427" w:name="_Toc23189062"/>
      <w:bookmarkStart w:id="9428" w:name="_Toc23191440"/>
      <w:bookmarkStart w:id="9429" w:name="_Toc23244458"/>
      <w:bookmarkStart w:id="9430" w:name="_Toc23793988"/>
      <w:bookmarkStart w:id="9431" w:name="_Toc23794311"/>
      <w:bookmarkStart w:id="9432" w:name="_Toc23794634"/>
      <w:bookmarkStart w:id="9433" w:name="_Toc23795479"/>
      <w:bookmarkStart w:id="9434" w:name="_Toc23839856"/>
      <w:bookmarkStart w:id="9435" w:name="_Toc26200645"/>
      <w:bookmarkStart w:id="9436" w:name="_Toc26867742"/>
      <w:bookmarkEnd w:id="9423"/>
      <w:bookmarkEnd w:id="9424"/>
      <w:bookmarkEnd w:id="9425"/>
      <w:bookmarkEnd w:id="9426"/>
      <w:bookmarkEnd w:id="9427"/>
      <w:bookmarkEnd w:id="9428"/>
      <w:bookmarkEnd w:id="9429"/>
      <w:bookmarkEnd w:id="9430"/>
      <w:bookmarkEnd w:id="9431"/>
      <w:bookmarkEnd w:id="9432"/>
      <w:bookmarkEnd w:id="9433"/>
      <w:bookmarkEnd w:id="9434"/>
      <w:bookmarkEnd w:id="9435"/>
      <w:bookmarkEnd w:id="9436"/>
    </w:p>
    <w:p w14:paraId="7DABE7E6" w14:textId="35F64874" w:rsidR="00EE0A78" w:rsidRPr="002646CB" w:rsidDel="002C63BA" w:rsidRDefault="00E742FA" w:rsidP="00EE0A78">
      <w:pPr>
        <w:rPr>
          <w:del w:id="9437" w:author="박 진상" w:date="2019-10-08T05:51:00Z"/>
          <w:lang w:val="en-US"/>
        </w:rPr>
      </w:pPr>
      <w:del w:id="9438" w:author="박 진상" w:date="2019-10-08T05:51:00Z">
        <w:r w:rsidRPr="002646CB" w:rsidDel="002C63BA">
          <w:delText>CES-MG</w:delText>
        </w:r>
        <w:r w:rsidR="00EE0A78" w:rsidRPr="002646CB" w:rsidDel="002C63BA">
          <w:rPr>
            <w:rFonts w:hint="eastAsia"/>
            <w:lang w:val="en-US"/>
          </w:rPr>
          <w:delText>의</w:delText>
        </w:r>
        <w:r w:rsidR="00EE0A78" w:rsidRPr="002646CB" w:rsidDel="002C63BA">
          <w:rPr>
            <w:lang w:val="en-US"/>
          </w:rPr>
          <w:delText xml:space="preserve"> </w:delText>
        </w:r>
        <w:r w:rsidR="00EE0A78" w:rsidRPr="002646CB" w:rsidDel="002C63BA">
          <w:rPr>
            <w:rFonts w:hint="eastAsia"/>
            <w:lang w:val="en-US"/>
          </w:rPr>
          <w:delText>계통연계운전</w:delText>
        </w:r>
        <w:r w:rsidR="00B547D7" w:rsidRPr="002646CB" w:rsidDel="002C63BA">
          <w:rPr>
            <w:lang w:val="en-US"/>
          </w:rPr>
          <w:delText xml:space="preserve"> </w:delText>
        </w:r>
        <w:r w:rsidR="00EE0A78" w:rsidRPr="002646CB" w:rsidDel="002C63BA">
          <w:rPr>
            <w:rFonts w:hint="eastAsia"/>
            <w:lang w:val="en-US"/>
          </w:rPr>
          <w:delText>모드에서는</w:delText>
        </w:r>
        <w:r w:rsidR="00EE0A78" w:rsidRPr="002646CB" w:rsidDel="002C63BA">
          <w:rPr>
            <w:lang w:val="en-US"/>
          </w:rPr>
          <w:delText xml:space="preserve"> </w:delText>
        </w:r>
        <w:r w:rsidR="00EE0A78" w:rsidRPr="002646CB" w:rsidDel="002C63BA">
          <w:rPr>
            <w:rFonts w:hint="eastAsia"/>
            <w:lang w:val="en-US"/>
          </w:rPr>
          <w:delText>다음</w:delText>
        </w:r>
        <w:r w:rsidR="00EE0A78" w:rsidRPr="002646CB" w:rsidDel="002C63BA">
          <w:rPr>
            <w:lang w:val="en-US"/>
          </w:rPr>
          <w:delText xml:space="preserve"> </w:delText>
        </w:r>
        <w:r w:rsidR="00EE0A78" w:rsidRPr="002646CB" w:rsidDel="002C63BA">
          <w:rPr>
            <w:rFonts w:hint="eastAsia"/>
            <w:lang w:val="en-US"/>
          </w:rPr>
          <w:delText>사항을</w:delText>
        </w:r>
        <w:r w:rsidR="00EE0A78" w:rsidRPr="002646CB" w:rsidDel="002C63BA">
          <w:rPr>
            <w:lang w:val="en-US"/>
          </w:rPr>
          <w:delText xml:space="preserve"> </w:delText>
        </w:r>
        <w:r w:rsidR="00EE0A78" w:rsidRPr="002646CB" w:rsidDel="002C63BA">
          <w:rPr>
            <w:rFonts w:hint="eastAsia"/>
            <w:lang w:val="en-US"/>
          </w:rPr>
          <w:delText>고려하여</w:delText>
        </w:r>
        <w:r w:rsidR="005A510A" w:rsidRPr="002646CB" w:rsidDel="002C63BA">
          <w:rPr>
            <w:lang w:val="en-US"/>
          </w:rPr>
          <w:delText xml:space="preserve"> EES</w:delText>
        </w:r>
        <w:r w:rsidR="005A510A" w:rsidRPr="002646CB" w:rsidDel="002C63BA">
          <w:rPr>
            <w:rFonts w:hint="eastAsia"/>
            <w:lang w:val="en-US"/>
          </w:rPr>
          <w:delText>시스템이</w:delText>
        </w:r>
        <w:r w:rsidR="00EE0A78" w:rsidRPr="002646CB" w:rsidDel="002C63BA">
          <w:rPr>
            <w:lang w:val="en-US"/>
          </w:rPr>
          <w:delText xml:space="preserve"> </w:delText>
        </w:r>
        <w:r w:rsidR="00EE0A78" w:rsidRPr="002646CB" w:rsidDel="002C63BA">
          <w:rPr>
            <w:rFonts w:hint="eastAsia"/>
            <w:lang w:val="en-US"/>
          </w:rPr>
          <w:delText>운전제어가</w:delText>
        </w:r>
        <w:r w:rsidR="00EE0A78" w:rsidRPr="002646CB" w:rsidDel="002C63BA">
          <w:rPr>
            <w:lang w:val="en-US"/>
          </w:rPr>
          <w:delText xml:space="preserve"> </w:delText>
        </w:r>
        <w:r w:rsidR="00EE0A78" w:rsidRPr="002646CB" w:rsidDel="002C63BA">
          <w:rPr>
            <w:rFonts w:hint="eastAsia"/>
            <w:lang w:val="en-US"/>
          </w:rPr>
          <w:delText>이루어져야</w:delText>
        </w:r>
        <w:r w:rsidR="00EE0A78" w:rsidRPr="002646CB" w:rsidDel="002C63BA">
          <w:rPr>
            <w:lang w:val="en-US"/>
          </w:rPr>
          <w:delText xml:space="preserve"> </w:delText>
        </w:r>
        <w:r w:rsidR="00EE0A78" w:rsidRPr="002646CB" w:rsidDel="002C63BA">
          <w:rPr>
            <w:rFonts w:hint="eastAsia"/>
            <w:lang w:val="en-US"/>
          </w:rPr>
          <w:delText>하며</w:delText>
        </w:r>
        <w:r w:rsidR="00EE0A78" w:rsidRPr="002646CB" w:rsidDel="002C63BA">
          <w:rPr>
            <w:lang w:val="en-US"/>
          </w:rPr>
          <w:delText xml:space="preserve">, </w:delText>
        </w:r>
        <w:r w:rsidR="00EE0A78" w:rsidRPr="002646CB" w:rsidDel="002C63BA">
          <w:rPr>
            <w:rFonts w:hint="eastAsia"/>
            <w:lang w:val="en-US"/>
          </w:rPr>
          <w:delText>세부</w:delText>
        </w:r>
        <w:r w:rsidR="00EE0A78" w:rsidRPr="002646CB" w:rsidDel="002C63BA">
          <w:rPr>
            <w:lang w:val="en-US"/>
          </w:rPr>
          <w:delText xml:space="preserve"> </w:delText>
        </w:r>
        <w:r w:rsidR="00EE0A78" w:rsidRPr="002646CB" w:rsidDel="002C63BA">
          <w:rPr>
            <w:rFonts w:hint="eastAsia"/>
            <w:lang w:val="en-US"/>
          </w:rPr>
          <w:delText>사항에</w:delText>
        </w:r>
        <w:r w:rsidR="00EE0A78" w:rsidRPr="002646CB" w:rsidDel="002C63BA">
          <w:rPr>
            <w:lang w:val="en-US"/>
          </w:rPr>
          <w:delText xml:space="preserve"> </w:delText>
        </w:r>
        <w:r w:rsidR="00EE0A78" w:rsidRPr="002646CB" w:rsidDel="002C63BA">
          <w:rPr>
            <w:rFonts w:hint="eastAsia"/>
            <w:lang w:val="en-US"/>
          </w:rPr>
          <w:delText>대해서는</w:delText>
        </w:r>
        <w:r w:rsidR="00EE0A78" w:rsidRPr="002646CB" w:rsidDel="002C63BA">
          <w:rPr>
            <w:lang w:val="en-US"/>
          </w:rPr>
          <w:delText xml:space="preserve"> IEC TS 62898-2</w:delText>
        </w:r>
        <w:r w:rsidR="00EE0A78" w:rsidRPr="002646CB" w:rsidDel="002C63BA">
          <w:rPr>
            <w:rFonts w:hint="eastAsia"/>
            <w:lang w:val="en-US"/>
          </w:rPr>
          <w:delText>의</w:delText>
        </w:r>
        <w:r w:rsidR="00EE0A78" w:rsidRPr="002646CB" w:rsidDel="002C63BA">
          <w:rPr>
            <w:lang w:val="en-US"/>
          </w:rPr>
          <w:delText xml:space="preserve"> 7</w:delText>
        </w:r>
        <w:r w:rsidR="00EE0A78" w:rsidRPr="002646CB" w:rsidDel="002C63BA">
          <w:rPr>
            <w:rFonts w:hint="eastAsia"/>
            <w:lang w:val="en-US"/>
          </w:rPr>
          <w:delText>장의</w:delText>
        </w:r>
        <w:r w:rsidR="00EE0A78" w:rsidRPr="002646CB" w:rsidDel="002C63BA">
          <w:rPr>
            <w:lang w:val="en-US"/>
          </w:rPr>
          <w:delText xml:space="preserve"> </w:delText>
        </w:r>
        <w:r w:rsidR="00EE0A78" w:rsidRPr="002646CB" w:rsidDel="002C63BA">
          <w:rPr>
            <w:rFonts w:hint="eastAsia"/>
            <w:lang w:val="en-US"/>
          </w:rPr>
          <w:delText>내용을</w:delText>
        </w:r>
        <w:r w:rsidR="00EE0A78" w:rsidRPr="002646CB" w:rsidDel="002C63BA">
          <w:rPr>
            <w:lang w:val="en-US"/>
          </w:rPr>
          <w:delText xml:space="preserve"> </w:delText>
        </w:r>
        <w:r w:rsidR="00EE0A78" w:rsidRPr="002646CB" w:rsidDel="002C63BA">
          <w:rPr>
            <w:rFonts w:hint="eastAsia"/>
            <w:lang w:val="en-US"/>
          </w:rPr>
          <w:delText>준용한다</w:delText>
        </w:r>
        <w:r w:rsidR="00EE0A78" w:rsidRPr="002646CB" w:rsidDel="002C63BA">
          <w:rPr>
            <w:lang w:val="en-US"/>
          </w:rPr>
          <w:delText>..</w:delText>
        </w:r>
        <w:bookmarkStart w:id="9439" w:name="_Toc21408688"/>
        <w:bookmarkStart w:id="9440" w:name="_Toc21525203"/>
        <w:bookmarkStart w:id="9441" w:name="_Toc23142042"/>
        <w:bookmarkStart w:id="9442" w:name="_Toc23173288"/>
        <w:bookmarkStart w:id="9443" w:name="_Toc23189063"/>
        <w:bookmarkStart w:id="9444" w:name="_Toc23191441"/>
        <w:bookmarkStart w:id="9445" w:name="_Toc23244459"/>
        <w:bookmarkStart w:id="9446" w:name="_Toc23793989"/>
        <w:bookmarkStart w:id="9447" w:name="_Toc23794312"/>
        <w:bookmarkStart w:id="9448" w:name="_Toc23794635"/>
        <w:bookmarkStart w:id="9449" w:name="_Toc23795480"/>
        <w:bookmarkStart w:id="9450" w:name="_Toc23839857"/>
        <w:bookmarkStart w:id="9451" w:name="_Toc26200646"/>
        <w:bookmarkStart w:id="9452" w:name="_Toc26867743"/>
        <w:bookmarkEnd w:id="9439"/>
        <w:bookmarkEnd w:id="9440"/>
        <w:bookmarkEnd w:id="9441"/>
        <w:bookmarkEnd w:id="9442"/>
        <w:bookmarkEnd w:id="9443"/>
        <w:bookmarkEnd w:id="9444"/>
        <w:bookmarkEnd w:id="9445"/>
        <w:bookmarkEnd w:id="9446"/>
        <w:bookmarkEnd w:id="9447"/>
        <w:bookmarkEnd w:id="9448"/>
        <w:bookmarkEnd w:id="9449"/>
        <w:bookmarkEnd w:id="9450"/>
        <w:bookmarkEnd w:id="9451"/>
        <w:bookmarkEnd w:id="9452"/>
      </w:del>
    </w:p>
    <w:p w14:paraId="46EC6D2C" w14:textId="44466D92" w:rsidR="00013279" w:rsidRPr="002646CB" w:rsidDel="002C63BA" w:rsidRDefault="00013279" w:rsidP="00013279">
      <w:pPr>
        <w:rPr>
          <w:del w:id="9453" w:author="박 진상" w:date="2019-10-08T05:51:00Z"/>
          <w:lang w:val="en-US"/>
        </w:rPr>
      </w:pPr>
      <w:bookmarkStart w:id="9454" w:name="_Toc21408689"/>
      <w:bookmarkStart w:id="9455" w:name="_Toc21525204"/>
      <w:bookmarkStart w:id="9456" w:name="_Toc23142043"/>
      <w:bookmarkStart w:id="9457" w:name="_Toc23173289"/>
      <w:bookmarkStart w:id="9458" w:name="_Toc23189064"/>
      <w:bookmarkStart w:id="9459" w:name="_Toc23191442"/>
      <w:bookmarkStart w:id="9460" w:name="_Toc23244460"/>
      <w:bookmarkStart w:id="9461" w:name="_Toc23793990"/>
      <w:bookmarkStart w:id="9462" w:name="_Toc23794313"/>
      <w:bookmarkStart w:id="9463" w:name="_Toc23794636"/>
      <w:bookmarkStart w:id="9464" w:name="_Toc23795481"/>
      <w:bookmarkStart w:id="9465" w:name="_Toc23839858"/>
      <w:bookmarkStart w:id="9466" w:name="_Toc26200647"/>
      <w:bookmarkStart w:id="9467" w:name="_Toc26867744"/>
      <w:bookmarkEnd w:id="9454"/>
      <w:bookmarkEnd w:id="9455"/>
      <w:bookmarkEnd w:id="9456"/>
      <w:bookmarkEnd w:id="9457"/>
      <w:bookmarkEnd w:id="9458"/>
      <w:bookmarkEnd w:id="9459"/>
      <w:bookmarkEnd w:id="9460"/>
      <w:bookmarkEnd w:id="9461"/>
      <w:bookmarkEnd w:id="9462"/>
      <w:bookmarkEnd w:id="9463"/>
      <w:bookmarkEnd w:id="9464"/>
      <w:bookmarkEnd w:id="9465"/>
      <w:bookmarkEnd w:id="9466"/>
      <w:bookmarkEnd w:id="9467"/>
    </w:p>
    <w:p w14:paraId="77250C52" w14:textId="3B619D95" w:rsidR="00763E1B" w:rsidRPr="002646CB" w:rsidDel="002C63BA" w:rsidRDefault="00FE3106" w:rsidP="00737668">
      <w:pPr>
        <w:pStyle w:val="af6"/>
        <w:numPr>
          <w:ilvl w:val="0"/>
          <w:numId w:val="22"/>
        </w:numPr>
        <w:ind w:leftChars="154" w:left="566" w:hangingChars="129" w:hanging="258"/>
        <w:rPr>
          <w:del w:id="9468" w:author="박 진상" w:date="2019-10-08T05:51:00Z"/>
        </w:rPr>
      </w:pPr>
      <w:del w:id="9469" w:author="박 진상" w:date="2019-10-08T05:51:00Z">
        <w:r w:rsidRPr="002646CB" w:rsidDel="002C63BA">
          <w:delText>CES-MG</w:delText>
        </w:r>
        <w:r w:rsidR="00763E1B" w:rsidRPr="002646CB" w:rsidDel="002C63BA">
          <w:rPr>
            <w:rFonts w:hint="eastAsia"/>
          </w:rPr>
          <w:delText>가</w:delText>
        </w:r>
        <w:r w:rsidR="00763E1B" w:rsidRPr="002646CB" w:rsidDel="002C63BA">
          <w:delText xml:space="preserve"> </w:delText>
        </w:r>
        <w:r w:rsidR="00D4509B" w:rsidRPr="002646CB" w:rsidDel="002C63BA">
          <w:rPr>
            <w:rFonts w:hint="eastAsia"/>
          </w:rPr>
          <w:delText>계통연계운전</w:delText>
        </w:r>
        <w:r w:rsidR="00B547D7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모드에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있을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때</w:delText>
        </w:r>
        <w:r w:rsidR="00763E1B" w:rsidRPr="002646CB" w:rsidDel="002C63BA">
          <w:delText>, EES</w:delText>
        </w:r>
        <w:r w:rsidR="005A510A" w:rsidRPr="002646CB" w:rsidDel="002C63BA">
          <w:rPr>
            <w:rFonts w:hint="eastAsia"/>
          </w:rPr>
          <w:delText>시스템은</w:delText>
        </w:r>
        <w:r w:rsidR="00763E1B" w:rsidRPr="002646CB" w:rsidDel="002C63BA">
          <w:delText xml:space="preserve"> </w:delText>
        </w:r>
        <w:r w:rsidR="00C37E3E" w:rsidRPr="002646CB" w:rsidDel="002C63BA">
          <w:rPr>
            <w:rFonts w:hint="eastAsia"/>
          </w:rPr>
          <w:delText>유효</w:delText>
        </w:r>
        <w:r w:rsidR="00C37E3E" w:rsidRPr="002646CB" w:rsidDel="002C63BA">
          <w:delText>/</w:delText>
        </w:r>
        <w:r w:rsidR="00C37E3E" w:rsidRPr="002646CB" w:rsidDel="002C63BA">
          <w:rPr>
            <w:rFonts w:hint="eastAsia"/>
          </w:rPr>
          <w:delText>무효전력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제어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모드를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채택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해야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한다</w:delText>
        </w:r>
        <w:r w:rsidR="00763E1B" w:rsidRPr="002646CB" w:rsidDel="002C63BA">
          <w:delText>. EES</w:delText>
        </w:r>
        <w:r w:rsidR="005A510A" w:rsidRPr="002646CB" w:rsidDel="002C63BA">
          <w:rPr>
            <w:rFonts w:hint="eastAsia"/>
          </w:rPr>
          <w:delText>시스템</w:delText>
        </w:r>
        <w:r w:rsidR="00763E1B" w:rsidRPr="002646CB" w:rsidDel="002C63BA">
          <w:rPr>
            <w:rFonts w:hint="eastAsia"/>
          </w:rPr>
          <w:delText>의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전력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설정값은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전력망의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전력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품질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보장을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목표로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해야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한다</w:delText>
        </w:r>
        <w:r w:rsidR="00763E1B" w:rsidRPr="002646CB" w:rsidDel="002C63BA">
          <w:delText xml:space="preserve">. </w:delText>
        </w:r>
        <w:r w:rsidR="00763E1B" w:rsidRPr="002646CB" w:rsidDel="002C63BA">
          <w:rPr>
            <w:rFonts w:hint="eastAsia"/>
          </w:rPr>
          <w:delText>이러한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방식으로</w:delText>
        </w:r>
        <w:r w:rsidR="00763E1B" w:rsidRPr="002646CB" w:rsidDel="002C63BA">
          <w:delText>, EES</w:delText>
        </w:r>
        <w:r w:rsidR="005A510A" w:rsidRPr="002646CB" w:rsidDel="002C63BA">
          <w:rPr>
            <w:rFonts w:hint="eastAsia"/>
          </w:rPr>
          <w:delText>시스템은</w:delText>
        </w:r>
        <w:r w:rsidR="00763E1B" w:rsidRPr="002646CB" w:rsidDel="002C63BA">
          <w:delText xml:space="preserve"> </w:delText>
        </w:r>
        <w:r w:rsidR="00C849B5" w:rsidRPr="002646CB" w:rsidDel="002C63BA">
          <w:rPr>
            <w:rFonts w:hint="eastAsia"/>
          </w:rPr>
          <w:delText>전기사업자</w:delText>
        </w:r>
        <w:r w:rsidR="00BD5129" w:rsidRPr="002646CB" w:rsidDel="002C63BA">
          <w:delText xml:space="preserve"> </w:delText>
        </w:r>
        <w:r w:rsidR="00BD5129" w:rsidRPr="002646CB" w:rsidDel="002C63BA">
          <w:rPr>
            <w:rFonts w:hint="eastAsia"/>
          </w:rPr>
          <w:delText>계통</w:delText>
        </w:r>
        <w:r w:rsidR="00763E1B" w:rsidRPr="002646CB" w:rsidDel="002C63BA">
          <w:rPr>
            <w:rFonts w:hint="eastAsia"/>
          </w:rPr>
          <w:delText>에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대한</w:delText>
        </w:r>
        <w:r w:rsidR="00763E1B" w:rsidRPr="002646CB" w:rsidDel="002C63BA">
          <w:delText xml:space="preserve"> </w:delText>
        </w:r>
        <w:r w:rsidRPr="002646CB" w:rsidDel="002C63BA">
          <w:delText>CES-MG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시스템의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출력이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원활하도록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보장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할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수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있다</w:delText>
        </w:r>
        <w:r w:rsidR="00763E1B" w:rsidRPr="002646CB" w:rsidDel="002C63BA">
          <w:delText>.</w:delText>
        </w:r>
        <w:bookmarkStart w:id="9470" w:name="_Toc21408690"/>
        <w:bookmarkStart w:id="9471" w:name="_Toc21525205"/>
        <w:bookmarkStart w:id="9472" w:name="_Toc23142044"/>
        <w:bookmarkStart w:id="9473" w:name="_Toc23173290"/>
        <w:bookmarkStart w:id="9474" w:name="_Toc23189065"/>
        <w:bookmarkStart w:id="9475" w:name="_Toc23191443"/>
        <w:bookmarkStart w:id="9476" w:name="_Toc23244461"/>
        <w:bookmarkStart w:id="9477" w:name="_Toc23793991"/>
        <w:bookmarkStart w:id="9478" w:name="_Toc23794314"/>
        <w:bookmarkStart w:id="9479" w:name="_Toc23794637"/>
        <w:bookmarkStart w:id="9480" w:name="_Toc23795482"/>
        <w:bookmarkStart w:id="9481" w:name="_Toc23839859"/>
        <w:bookmarkStart w:id="9482" w:name="_Toc26200648"/>
        <w:bookmarkStart w:id="9483" w:name="_Toc26867745"/>
        <w:bookmarkEnd w:id="9470"/>
        <w:bookmarkEnd w:id="9471"/>
        <w:bookmarkEnd w:id="9472"/>
        <w:bookmarkEnd w:id="9473"/>
        <w:bookmarkEnd w:id="9474"/>
        <w:bookmarkEnd w:id="9475"/>
        <w:bookmarkEnd w:id="9476"/>
        <w:bookmarkEnd w:id="9477"/>
        <w:bookmarkEnd w:id="9478"/>
        <w:bookmarkEnd w:id="9479"/>
        <w:bookmarkEnd w:id="9480"/>
        <w:bookmarkEnd w:id="9481"/>
        <w:bookmarkEnd w:id="9482"/>
        <w:bookmarkEnd w:id="9483"/>
      </w:del>
    </w:p>
    <w:p w14:paraId="63568FBC" w14:textId="5BD43316" w:rsidR="00763E1B" w:rsidRPr="002646CB" w:rsidDel="002C63BA" w:rsidRDefault="00763E1B" w:rsidP="00737668">
      <w:pPr>
        <w:pStyle w:val="af6"/>
        <w:numPr>
          <w:ilvl w:val="0"/>
          <w:numId w:val="22"/>
        </w:numPr>
        <w:ind w:leftChars="154" w:left="566" w:hangingChars="129" w:hanging="258"/>
        <w:rPr>
          <w:del w:id="9484" w:author="박 진상" w:date="2019-10-08T05:51:00Z"/>
        </w:rPr>
      </w:pPr>
      <w:del w:id="9485" w:author="박 진상" w:date="2019-10-08T05:51:00Z">
        <w:r w:rsidRPr="002646CB" w:rsidDel="002C63BA">
          <w:delText>EES</w:delText>
        </w:r>
        <w:r w:rsidR="005A510A" w:rsidRPr="002646CB" w:rsidDel="002C63BA">
          <w:rPr>
            <w:rFonts w:hint="eastAsia"/>
          </w:rPr>
          <w:delText>시스템은</w:delText>
        </w:r>
        <w:r w:rsidRPr="002646CB" w:rsidDel="002C63BA">
          <w:delText xml:space="preserve"> </w:delText>
        </w:r>
        <w:r w:rsidR="00FE3106" w:rsidRPr="002646CB" w:rsidDel="002C63BA">
          <w:delText>CES-MG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및</w:delText>
        </w:r>
        <w:r w:rsidRPr="002646CB" w:rsidDel="002C63BA">
          <w:delText xml:space="preserve"> POC</w:delText>
        </w:r>
        <w:r w:rsidRPr="002646CB" w:rsidDel="002C63BA">
          <w:rPr>
            <w:rFonts w:hint="eastAsia"/>
          </w:rPr>
          <w:delText>의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전력</w:delText>
        </w:r>
        <w:r w:rsidRPr="002646CB" w:rsidDel="002C63BA">
          <w:delText xml:space="preserve"> </w:delText>
        </w:r>
        <w:r w:rsidR="00057894" w:rsidRPr="002646CB" w:rsidDel="002C63BA">
          <w:rPr>
            <w:rFonts w:hint="eastAsia"/>
          </w:rPr>
          <w:delText>조류</w:delText>
        </w:r>
        <w:r w:rsidRPr="002646CB" w:rsidDel="002C63BA">
          <w:rPr>
            <w:rFonts w:hint="eastAsia"/>
          </w:rPr>
          <w:delText>의</w:delText>
        </w:r>
        <w:r w:rsidRPr="002646CB" w:rsidDel="002C63BA">
          <w:delText xml:space="preserve"> </w:delText>
        </w:r>
        <w:r w:rsidR="00DC1A26" w:rsidRPr="002646CB" w:rsidDel="002C63BA">
          <w:rPr>
            <w:rFonts w:hint="eastAsia"/>
          </w:rPr>
          <w:delText>신뢰성</w:delText>
        </w:r>
        <w:r w:rsidRPr="002646CB" w:rsidDel="002C63BA">
          <w:rPr>
            <w:rFonts w:hint="eastAsia"/>
          </w:rPr>
          <w:delText>을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보장하기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위해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시스템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요구</w:delText>
        </w:r>
        <w:r w:rsidRPr="002646CB" w:rsidDel="002C63BA">
          <w:delText xml:space="preserve"> (</w:delText>
        </w:r>
        <w:r w:rsidRPr="002646CB" w:rsidDel="002C63BA">
          <w:rPr>
            <w:rFonts w:hint="eastAsia"/>
          </w:rPr>
          <w:delText>또는</w:delText>
        </w:r>
        <w:r w:rsidRPr="002646CB" w:rsidDel="002C63BA">
          <w:delText xml:space="preserve"> EMS </w:delText>
        </w:r>
        <w:r w:rsidRPr="002646CB" w:rsidDel="002C63BA">
          <w:rPr>
            <w:rFonts w:hint="eastAsia"/>
          </w:rPr>
          <w:delText>지침</w:delText>
        </w:r>
        <w:r w:rsidRPr="002646CB" w:rsidDel="002C63BA">
          <w:delText>)</w:delText>
        </w:r>
        <w:r w:rsidRPr="002646CB" w:rsidDel="002C63BA">
          <w:rPr>
            <w:rFonts w:hint="eastAsia"/>
          </w:rPr>
          <w:delText>에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따라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전력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그리드에서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유효</w:delText>
        </w:r>
        <w:r w:rsidRPr="002646CB" w:rsidDel="002C63BA">
          <w:delText>/</w:delText>
        </w:r>
        <w:r w:rsidRPr="002646CB" w:rsidDel="002C63BA">
          <w:rPr>
            <w:rFonts w:hint="eastAsia"/>
          </w:rPr>
          <w:delText>무효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전력을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흡수하거나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유효</w:delText>
        </w:r>
        <w:r w:rsidRPr="002646CB" w:rsidDel="002C63BA">
          <w:delText xml:space="preserve">/ </w:delText>
        </w:r>
        <w:r w:rsidRPr="002646CB" w:rsidDel="002C63BA">
          <w:rPr>
            <w:rFonts w:hint="eastAsia"/>
          </w:rPr>
          <w:delText>무효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전력을</w:delText>
        </w:r>
        <w:r w:rsidRPr="002646CB" w:rsidDel="002C63BA">
          <w:delText xml:space="preserve"> </w:delText>
        </w:r>
        <w:r w:rsidR="00C849B5" w:rsidRPr="002646CB" w:rsidDel="002C63BA">
          <w:rPr>
            <w:rFonts w:hint="eastAsia"/>
          </w:rPr>
          <w:delText>전기사업자</w:delText>
        </w:r>
        <w:r w:rsidR="00BD5129" w:rsidRPr="002646CB" w:rsidDel="002C63BA">
          <w:delText xml:space="preserve"> </w:delText>
        </w:r>
        <w:r w:rsidR="00BD5129" w:rsidRPr="002646CB" w:rsidDel="002C63BA">
          <w:rPr>
            <w:rFonts w:hint="eastAsia"/>
          </w:rPr>
          <w:delText>계통으</w:delText>
        </w:r>
        <w:r w:rsidRPr="002646CB" w:rsidDel="002C63BA">
          <w:rPr>
            <w:rFonts w:hint="eastAsia"/>
          </w:rPr>
          <w:delText>로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출력해야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한다</w:delText>
        </w:r>
        <w:r w:rsidRPr="002646CB" w:rsidDel="002C63BA">
          <w:delText>.</w:delText>
        </w:r>
        <w:bookmarkStart w:id="9486" w:name="_Toc21408691"/>
        <w:bookmarkStart w:id="9487" w:name="_Toc21525206"/>
        <w:bookmarkStart w:id="9488" w:name="_Toc23142045"/>
        <w:bookmarkStart w:id="9489" w:name="_Toc23173291"/>
        <w:bookmarkStart w:id="9490" w:name="_Toc23189066"/>
        <w:bookmarkStart w:id="9491" w:name="_Toc23191444"/>
        <w:bookmarkStart w:id="9492" w:name="_Toc23244462"/>
        <w:bookmarkStart w:id="9493" w:name="_Toc23793992"/>
        <w:bookmarkStart w:id="9494" w:name="_Toc23794315"/>
        <w:bookmarkStart w:id="9495" w:name="_Toc23794638"/>
        <w:bookmarkStart w:id="9496" w:name="_Toc23795483"/>
        <w:bookmarkStart w:id="9497" w:name="_Toc23839860"/>
        <w:bookmarkStart w:id="9498" w:name="_Toc26200649"/>
        <w:bookmarkStart w:id="9499" w:name="_Toc26867746"/>
        <w:bookmarkEnd w:id="9486"/>
        <w:bookmarkEnd w:id="9487"/>
        <w:bookmarkEnd w:id="9488"/>
        <w:bookmarkEnd w:id="9489"/>
        <w:bookmarkEnd w:id="9490"/>
        <w:bookmarkEnd w:id="9491"/>
        <w:bookmarkEnd w:id="9492"/>
        <w:bookmarkEnd w:id="9493"/>
        <w:bookmarkEnd w:id="9494"/>
        <w:bookmarkEnd w:id="9495"/>
        <w:bookmarkEnd w:id="9496"/>
        <w:bookmarkEnd w:id="9497"/>
        <w:bookmarkEnd w:id="9498"/>
        <w:bookmarkEnd w:id="9499"/>
      </w:del>
    </w:p>
    <w:p w14:paraId="0AD51982" w14:textId="2374CC09" w:rsidR="00763E1B" w:rsidRPr="002646CB" w:rsidDel="002C63BA" w:rsidRDefault="00D4509B" w:rsidP="00737668">
      <w:pPr>
        <w:pStyle w:val="af6"/>
        <w:numPr>
          <w:ilvl w:val="0"/>
          <w:numId w:val="22"/>
        </w:numPr>
        <w:ind w:leftChars="154" w:left="566" w:hangingChars="129" w:hanging="258"/>
        <w:rPr>
          <w:del w:id="9500" w:author="박 진상" w:date="2019-10-08T05:51:00Z"/>
        </w:rPr>
      </w:pPr>
      <w:del w:id="9501" w:author="박 진상" w:date="2019-10-08T05:51:00Z">
        <w:r w:rsidRPr="002646CB" w:rsidDel="002C63BA">
          <w:rPr>
            <w:rFonts w:hint="eastAsia"/>
          </w:rPr>
          <w:delText>계통</w:delText>
        </w:r>
        <w:r w:rsidR="00B547D7" w:rsidRPr="002646CB" w:rsidDel="002C63BA">
          <w:delText xml:space="preserve"> </w:delText>
        </w:r>
        <w:r w:rsidRPr="002646CB" w:rsidDel="002C63BA">
          <w:rPr>
            <w:rFonts w:hint="eastAsia"/>
          </w:rPr>
          <w:delText>연계운전</w:delText>
        </w:r>
        <w:r w:rsidR="00B547D7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모드에서</w:delText>
        </w:r>
        <w:r w:rsidR="00763E1B" w:rsidRPr="002646CB" w:rsidDel="002C63BA">
          <w:delText xml:space="preserve"> </w:delText>
        </w:r>
        <w:r w:rsidR="00FE3106" w:rsidRPr="002646CB" w:rsidDel="002C63BA">
          <w:delText>CES-MG</w:delText>
        </w:r>
        <w:r w:rsidR="00763E1B" w:rsidRPr="002646CB" w:rsidDel="002C63BA">
          <w:rPr>
            <w:rFonts w:hint="eastAsia"/>
          </w:rPr>
          <w:delText>의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전압과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주파수는</w:delText>
        </w:r>
        <w:r w:rsidR="00763E1B" w:rsidRPr="002646CB" w:rsidDel="002C63BA">
          <w:delText xml:space="preserve"> </w:delText>
        </w:r>
        <w:r w:rsidR="00C849B5" w:rsidRPr="002646CB" w:rsidDel="002C63BA">
          <w:rPr>
            <w:rFonts w:hint="eastAsia"/>
          </w:rPr>
          <w:delText>전기사업자</w:delText>
        </w:r>
        <w:r w:rsidR="00BD5129" w:rsidRPr="002646CB" w:rsidDel="002C63BA">
          <w:delText xml:space="preserve"> </w:delText>
        </w:r>
        <w:r w:rsidR="00BD5129" w:rsidRPr="002646CB" w:rsidDel="002C63BA">
          <w:rPr>
            <w:rFonts w:hint="eastAsia"/>
          </w:rPr>
          <w:delText>계통</w:delText>
        </w:r>
        <w:r w:rsidR="00763E1B" w:rsidRPr="002646CB" w:rsidDel="002C63BA">
          <w:rPr>
            <w:rFonts w:hint="eastAsia"/>
          </w:rPr>
          <w:delText>에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의해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지원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될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수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있으며</w:delText>
        </w:r>
        <w:r w:rsidR="00763E1B" w:rsidRPr="002646CB" w:rsidDel="002C63BA">
          <w:delText xml:space="preserve"> EES</w:delText>
        </w:r>
        <w:r w:rsidR="005A510A" w:rsidRPr="002646CB" w:rsidDel="002C63BA">
          <w:rPr>
            <w:rFonts w:hint="eastAsia"/>
          </w:rPr>
          <w:delText>시스템은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특히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부하</w:delText>
        </w:r>
        <w:r w:rsidR="005478DB" w:rsidRPr="002646CB" w:rsidDel="002C63BA">
          <w:rPr>
            <w:rFonts w:hint="eastAsia"/>
          </w:rPr>
          <w:delText>평준화</w:delText>
        </w:r>
        <w:r w:rsidR="00763E1B" w:rsidRPr="002646CB" w:rsidDel="002C63BA">
          <w:delText xml:space="preserve">(Load Smoothing) </w:delText>
        </w:r>
        <w:r w:rsidR="00763E1B" w:rsidRPr="002646CB" w:rsidDel="002C63BA">
          <w:rPr>
            <w:rFonts w:hint="eastAsia"/>
          </w:rPr>
          <w:delText>상태에서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작동을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멈출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수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있다</w:delText>
        </w:r>
        <w:r w:rsidR="00763E1B" w:rsidRPr="002646CB" w:rsidDel="002C63BA">
          <w:delText>.</w:delText>
        </w:r>
        <w:bookmarkStart w:id="9502" w:name="_Toc21408692"/>
        <w:bookmarkStart w:id="9503" w:name="_Toc21525207"/>
        <w:bookmarkStart w:id="9504" w:name="_Toc23142046"/>
        <w:bookmarkStart w:id="9505" w:name="_Toc23173292"/>
        <w:bookmarkStart w:id="9506" w:name="_Toc23189067"/>
        <w:bookmarkStart w:id="9507" w:name="_Toc23191445"/>
        <w:bookmarkStart w:id="9508" w:name="_Toc23244463"/>
        <w:bookmarkStart w:id="9509" w:name="_Toc23793993"/>
        <w:bookmarkStart w:id="9510" w:name="_Toc23794316"/>
        <w:bookmarkStart w:id="9511" w:name="_Toc23794639"/>
        <w:bookmarkStart w:id="9512" w:name="_Toc23795484"/>
        <w:bookmarkStart w:id="9513" w:name="_Toc23839861"/>
        <w:bookmarkStart w:id="9514" w:name="_Toc26200650"/>
        <w:bookmarkStart w:id="9515" w:name="_Toc26867747"/>
        <w:bookmarkEnd w:id="9502"/>
        <w:bookmarkEnd w:id="9503"/>
        <w:bookmarkEnd w:id="9504"/>
        <w:bookmarkEnd w:id="9505"/>
        <w:bookmarkEnd w:id="9506"/>
        <w:bookmarkEnd w:id="9507"/>
        <w:bookmarkEnd w:id="9508"/>
        <w:bookmarkEnd w:id="9509"/>
        <w:bookmarkEnd w:id="9510"/>
        <w:bookmarkEnd w:id="9511"/>
        <w:bookmarkEnd w:id="9512"/>
        <w:bookmarkEnd w:id="9513"/>
        <w:bookmarkEnd w:id="9514"/>
        <w:bookmarkEnd w:id="9515"/>
      </w:del>
    </w:p>
    <w:p w14:paraId="2C404D85" w14:textId="52C42B84" w:rsidR="00826CFA" w:rsidRPr="002646CB" w:rsidDel="002C63BA" w:rsidRDefault="00826CFA" w:rsidP="00C201F0">
      <w:pPr>
        <w:rPr>
          <w:del w:id="9516" w:author="박 진상" w:date="2019-10-08T05:51:00Z"/>
        </w:rPr>
      </w:pPr>
      <w:bookmarkStart w:id="9517" w:name="_Toc21408693"/>
      <w:bookmarkStart w:id="9518" w:name="_Toc21525208"/>
      <w:bookmarkStart w:id="9519" w:name="_Toc23142047"/>
      <w:bookmarkStart w:id="9520" w:name="_Toc23173293"/>
      <w:bookmarkStart w:id="9521" w:name="_Toc23189068"/>
      <w:bookmarkStart w:id="9522" w:name="_Toc23191446"/>
      <w:bookmarkStart w:id="9523" w:name="_Toc23244464"/>
      <w:bookmarkStart w:id="9524" w:name="_Toc23793994"/>
      <w:bookmarkStart w:id="9525" w:name="_Toc23794317"/>
      <w:bookmarkStart w:id="9526" w:name="_Toc23794640"/>
      <w:bookmarkStart w:id="9527" w:name="_Toc23795485"/>
      <w:bookmarkStart w:id="9528" w:name="_Toc23839862"/>
      <w:bookmarkStart w:id="9529" w:name="_Toc26200651"/>
      <w:bookmarkStart w:id="9530" w:name="_Toc26867748"/>
      <w:bookmarkEnd w:id="9517"/>
      <w:bookmarkEnd w:id="9518"/>
      <w:bookmarkEnd w:id="9519"/>
      <w:bookmarkEnd w:id="9520"/>
      <w:bookmarkEnd w:id="9521"/>
      <w:bookmarkEnd w:id="9522"/>
      <w:bookmarkEnd w:id="9523"/>
      <w:bookmarkEnd w:id="9524"/>
      <w:bookmarkEnd w:id="9525"/>
      <w:bookmarkEnd w:id="9526"/>
      <w:bookmarkEnd w:id="9527"/>
      <w:bookmarkEnd w:id="9528"/>
      <w:bookmarkEnd w:id="9529"/>
      <w:bookmarkEnd w:id="9530"/>
    </w:p>
    <w:p w14:paraId="39EAB11F" w14:textId="6D3CE2A4" w:rsidR="00C201F0" w:rsidRPr="002646CB" w:rsidDel="002C63BA" w:rsidRDefault="001C3C69" w:rsidP="00EA0A0A">
      <w:pPr>
        <w:pStyle w:val="34"/>
        <w:rPr>
          <w:del w:id="9531" w:author="박 진상" w:date="2019-10-08T05:51:00Z"/>
        </w:rPr>
      </w:pPr>
      <w:del w:id="9532" w:author="박 진상" w:date="2019-10-08T05:51:00Z">
        <w:r w:rsidRPr="002646CB" w:rsidDel="002C63BA">
          <w:rPr>
            <w:rFonts w:hint="eastAsia"/>
            <w:rPrChange w:id="953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독립</w:delText>
        </w:r>
        <w:r w:rsidR="00BA4374" w:rsidRPr="002646CB" w:rsidDel="002C63BA">
          <w:rPr>
            <w:rFonts w:hint="eastAsia"/>
            <w:b w:val="0"/>
          </w:rPr>
          <w:delText>운전</w:delText>
        </w:r>
        <w:r w:rsidR="00BA4374" w:rsidRPr="002646CB" w:rsidDel="002C63BA">
          <w:rPr>
            <w:b w:val="0"/>
          </w:rPr>
          <w:delText xml:space="preserve"> </w:delText>
        </w:r>
        <w:r w:rsidR="00BA4374" w:rsidRPr="002646CB" w:rsidDel="002C63BA">
          <w:rPr>
            <w:rFonts w:hint="eastAsia"/>
            <w:b w:val="0"/>
          </w:rPr>
          <w:delText>모드</w:delText>
        </w:r>
        <w:r w:rsidR="00501A80" w:rsidRPr="002646CB" w:rsidDel="002C63BA">
          <w:rPr>
            <w:rFonts w:hint="eastAsia"/>
            <w:b w:val="0"/>
          </w:rPr>
          <w:delText>에서의</w:delText>
        </w:r>
        <w:r w:rsidR="00501A80" w:rsidRPr="002646CB" w:rsidDel="002C63BA">
          <w:rPr>
            <w:b w:val="0"/>
          </w:rPr>
          <w:delText xml:space="preserve"> </w:delText>
        </w:r>
        <w:r w:rsidR="00501A80" w:rsidRPr="002646CB" w:rsidDel="002C63BA">
          <w:rPr>
            <w:rFonts w:hint="eastAsia"/>
            <w:b w:val="0"/>
          </w:rPr>
          <w:delText>운전</w:delText>
        </w:r>
        <w:r w:rsidR="00501A80" w:rsidRPr="002646CB" w:rsidDel="002C63BA">
          <w:rPr>
            <w:b w:val="0"/>
          </w:rPr>
          <w:delText xml:space="preserve"> </w:delText>
        </w:r>
        <w:r w:rsidR="00BA4374" w:rsidRPr="002646CB" w:rsidDel="002C63BA">
          <w:rPr>
            <w:rFonts w:hint="eastAsia"/>
            <w:b w:val="0"/>
          </w:rPr>
          <w:delText>제어</w:delText>
        </w:r>
        <w:bookmarkStart w:id="9534" w:name="_Toc21408694"/>
        <w:bookmarkStart w:id="9535" w:name="_Toc21525209"/>
        <w:bookmarkStart w:id="9536" w:name="_Toc23142048"/>
        <w:bookmarkStart w:id="9537" w:name="_Toc23173294"/>
        <w:bookmarkStart w:id="9538" w:name="_Toc23189069"/>
        <w:bookmarkStart w:id="9539" w:name="_Toc23191447"/>
        <w:bookmarkStart w:id="9540" w:name="_Toc23244465"/>
        <w:bookmarkStart w:id="9541" w:name="_Toc23793995"/>
        <w:bookmarkStart w:id="9542" w:name="_Toc23794318"/>
        <w:bookmarkStart w:id="9543" w:name="_Toc23794641"/>
        <w:bookmarkStart w:id="9544" w:name="_Toc23795486"/>
        <w:bookmarkStart w:id="9545" w:name="_Toc23839863"/>
        <w:bookmarkStart w:id="9546" w:name="_Toc26200652"/>
        <w:bookmarkStart w:id="9547" w:name="_Toc26867749"/>
        <w:bookmarkEnd w:id="9534"/>
        <w:bookmarkEnd w:id="9535"/>
        <w:bookmarkEnd w:id="9536"/>
        <w:bookmarkEnd w:id="9537"/>
        <w:bookmarkEnd w:id="9538"/>
        <w:bookmarkEnd w:id="9539"/>
        <w:bookmarkEnd w:id="9540"/>
        <w:bookmarkEnd w:id="9541"/>
        <w:bookmarkEnd w:id="9542"/>
        <w:bookmarkEnd w:id="9543"/>
        <w:bookmarkEnd w:id="9544"/>
        <w:bookmarkEnd w:id="9545"/>
        <w:bookmarkEnd w:id="9546"/>
        <w:bookmarkEnd w:id="9547"/>
      </w:del>
    </w:p>
    <w:p w14:paraId="7B99C8E0" w14:textId="53CFA17E" w:rsidR="00C201F0" w:rsidRPr="002646CB" w:rsidDel="002C63BA" w:rsidRDefault="00C201F0" w:rsidP="00C201F0">
      <w:pPr>
        <w:rPr>
          <w:del w:id="9548" w:author="박 진상" w:date="2019-10-08T05:51:00Z"/>
          <w:lang w:val="en-US"/>
        </w:rPr>
      </w:pPr>
      <w:bookmarkStart w:id="9549" w:name="_Toc21408695"/>
      <w:bookmarkStart w:id="9550" w:name="_Toc21525210"/>
      <w:bookmarkStart w:id="9551" w:name="_Toc23142049"/>
      <w:bookmarkStart w:id="9552" w:name="_Toc23173295"/>
      <w:bookmarkStart w:id="9553" w:name="_Toc23189070"/>
      <w:bookmarkStart w:id="9554" w:name="_Toc23191448"/>
      <w:bookmarkStart w:id="9555" w:name="_Toc23244466"/>
      <w:bookmarkStart w:id="9556" w:name="_Toc23793996"/>
      <w:bookmarkStart w:id="9557" w:name="_Toc23794319"/>
      <w:bookmarkStart w:id="9558" w:name="_Toc23794642"/>
      <w:bookmarkStart w:id="9559" w:name="_Toc23795487"/>
      <w:bookmarkStart w:id="9560" w:name="_Toc23839864"/>
      <w:bookmarkStart w:id="9561" w:name="_Toc26200653"/>
      <w:bookmarkStart w:id="9562" w:name="_Toc26867750"/>
      <w:bookmarkEnd w:id="9549"/>
      <w:bookmarkEnd w:id="9550"/>
      <w:bookmarkEnd w:id="9551"/>
      <w:bookmarkEnd w:id="9552"/>
      <w:bookmarkEnd w:id="9553"/>
      <w:bookmarkEnd w:id="9554"/>
      <w:bookmarkEnd w:id="9555"/>
      <w:bookmarkEnd w:id="9556"/>
      <w:bookmarkEnd w:id="9557"/>
      <w:bookmarkEnd w:id="9558"/>
      <w:bookmarkEnd w:id="9559"/>
      <w:bookmarkEnd w:id="9560"/>
      <w:bookmarkEnd w:id="9561"/>
      <w:bookmarkEnd w:id="9562"/>
    </w:p>
    <w:p w14:paraId="55BC38AD" w14:textId="305C5C4A" w:rsidR="00F661EE" w:rsidRPr="002646CB" w:rsidDel="002C63BA" w:rsidRDefault="00F661EE" w:rsidP="00F661EE">
      <w:pPr>
        <w:pStyle w:val="44"/>
        <w:rPr>
          <w:del w:id="9563" w:author="박 진상" w:date="2019-10-08T05:51:00Z"/>
          <w:lang w:eastAsia="ko-KR"/>
        </w:rPr>
      </w:pPr>
      <w:del w:id="9564" w:author="박 진상" w:date="2019-10-08T05:51:00Z">
        <w:r w:rsidRPr="002646CB" w:rsidDel="002C63BA">
          <w:rPr>
            <w:rFonts w:hint="eastAsia"/>
            <w:b w:val="0"/>
          </w:rPr>
          <w:delText>운전</w:delText>
        </w:r>
        <w:r w:rsidRPr="002646CB" w:rsidDel="002C63BA">
          <w:rPr>
            <w:b w:val="0"/>
          </w:rPr>
          <w:delText xml:space="preserve"> </w:delText>
        </w:r>
        <w:r w:rsidRPr="002646CB" w:rsidDel="002C63BA">
          <w:rPr>
            <w:rFonts w:hint="eastAsia"/>
            <w:b w:val="0"/>
          </w:rPr>
          <w:delText>제어</w:delText>
        </w:r>
        <w:r w:rsidRPr="002646CB" w:rsidDel="002C63BA">
          <w:rPr>
            <w:b w:val="0"/>
          </w:rPr>
          <w:delText xml:space="preserve"> </w:delText>
        </w:r>
        <w:r w:rsidRPr="002646CB" w:rsidDel="002C63BA">
          <w:rPr>
            <w:rFonts w:hint="eastAsia"/>
            <w:b w:val="0"/>
          </w:rPr>
          <w:delText>방식</w:delText>
        </w:r>
        <w:r w:rsidRPr="002646CB" w:rsidDel="002C63BA">
          <w:rPr>
            <w:b w:val="0"/>
          </w:rPr>
          <w:delText xml:space="preserve"> </w:delText>
        </w:r>
        <w:r w:rsidRPr="002646CB" w:rsidDel="002C63BA">
          <w:rPr>
            <w:rFonts w:hint="eastAsia"/>
            <w:b w:val="0"/>
          </w:rPr>
          <w:delText>분류</w:delText>
        </w:r>
        <w:bookmarkStart w:id="9565" w:name="_Toc21408696"/>
        <w:bookmarkStart w:id="9566" w:name="_Toc21525211"/>
        <w:bookmarkStart w:id="9567" w:name="_Toc23142050"/>
        <w:bookmarkStart w:id="9568" w:name="_Toc23173296"/>
        <w:bookmarkStart w:id="9569" w:name="_Toc23189071"/>
        <w:bookmarkStart w:id="9570" w:name="_Toc23191449"/>
        <w:bookmarkStart w:id="9571" w:name="_Toc23244467"/>
        <w:bookmarkStart w:id="9572" w:name="_Toc23793997"/>
        <w:bookmarkStart w:id="9573" w:name="_Toc23794320"/>
        <w:bookmarkStart w:id="9574" w:name="_Toc23794643"/>
        <w:bookmarkStart w:id="9575" w:name="_Toc23795488"/>
        <w:bookmarkStart w:id="9576" w:name="_Toc23839865"/>
        <w:bookmarkStart w:id="9577" w:name="_Toc26200654"/>
        <w:bookmarkStart w:id="9578" w:name="_Toc26867751"/>
        <w:bookmarkEnd w:id="9565"/>
        <w:bookmarkEnd w:id="9566"/>
        <w:bookmarkEnd w:id="9567"/>
        <w:bookmarkEnd w:id="9568"/>
        <w:bookmarkEnd w:id="9569"/>
        <w:bookmarkEnd w:id="9570"/>
        <w:bookmarkEnd w:id="9571"/>
        <w:bookmarkEnd w:id="9572"/>
        <w:bookmarkEnd w:id="9573"/>
        <w:bookmarkEnd w:id="9574"/>
        <w:bookmarkEnd w:id="9575"/>
        <w:bookmarkEnd w:id="9576"/>
        <w:bookmarkEnd w:id="9577"/>
        <w:bookmarkEnd w:id="9578"/>
      </w:del>
    </w:p>
    <w:p w14:paraId="30D73611" w14:textId="624D4F75" w:rsidR="00F661EE" w:rsidRPr="002646CB" w:rsidDel="002C63BA" w:rsidRDefault="00F661EE" w:rsidP="00C201F0">
      <w:pPr>
        <w:rPr>
          <w:del w:id="9579" w:author="박 진상" w:date="2019-10-08T05:51:00Z"/>
          <w:lang w:val="en-US"/>
        </w:rPr>
      </w:pPr>
      <w:bookmarkStart w:id="9580" w:name="_Toc21408697"/>
      <w:bookmarkStart w:id="9581" w:name="_Toc21525212"/>
      <w:bookmarkStart w:id="9582" w:name="_Toc23142051"/>
      <w:bookmarkStart w:id="9583" w:name="_Toc23173297"/>
      <w:bookmarkStart w:id="9584" w:name="_Toc23189072"/>
      <w:bookmarkStart w:id="9585" w:name="_Toc23191450"/>
      <w:bookmarkStart w:id="9586" w:name="_Toc23244468"/>
      <w:bookmarkStart w:id="9587" w:name="_Toc23793998"/>
      <w:bookmarkStart w:id="9588" w:name="_Toc23794321"/>
      <w:bookmarkStart w:id="9589" w:name="_Toc23794644"/>
      <w:bookmarkStart w:id="9590" w:name="_Toc23795489"/>
      <w:bookmarkStart w:id="9591" w:name="_Toc23839866"/>
      <w:bookmarkStart w:id="9592" w:name="_Toc26200655"/>
      <w:bookmarkStart w:id="9593" w:name="_Toc26867752"/>
      <w:bookmarkEnd w:id="9580"/>
      <w:bookmarkEnd w:id="9581"/>
      <w:bookmarkEnd w:id="9582"/>
      <w:bookmarkEnd w:id="9583"/>
      <w:bookmarkEnd w:id="9584"/>
      <w:bookmarkEnd w:id="9585"/>
      <w:bookmarkEnd w:id="9586"/>
      <w:bookmarkEnd w:id="9587"/>
      <w:bookmarkEnd w:id="9588"/>
      <w:bookmarkEnd w:id="9589"/>
      <w:bookmarkEnd w:id="9590"/>
      <w:bookmarkEnd w:id="9591"/>
      <w:bookmarkEnd w:id="9592"/>
      <w:bookmarkEnd w:id="9593"/>
    </w:p>
    <w:p w14:paraId="4B41EF42" w14:textId="7294CDD6" w:rsidR="00F661EE" w:rsidRPr="002646CB" w:rsidDel="002C63BA" w:rsidRDefault="00E742FA">
      <w:pPr>
        <w:rPr>
          <w:del w:id="9594" w:author="박 진상" w:date="2019-10-08T05:51:00Z"/>
          <w:lang w:val="en-US"/>
        </w:rPr>
      </w:pPr>
      <w:del w:id="9595" w:author="박 진상" w:date="2019-10-08T05:51:00Z">
        <w:r w:rsidRPr="002646CB" w:rsidDel="002C63BA">
          <w:delText>CES-MG</w:delText>
        </w:r>
        <w:r w:rsidR="00F661EE" w:rsidRPr="002646CB" w:rsidDel="002C63BA">
          <w:rPr>
            <w:rFonts w:hint="eastAsia"/>
            <w:lang w:val="en-US"/>
          </w:rPr>
          <w:delText>의</w:delText>
        </w:r>
        <w:r w:rsidR="00F661EE" w:rsidRPr="002646CB" w:rsidDel="002C63BA">
          <w:rPr>
            <w:lang w:val="en-US"/>
          </w:rPr>
          <w:delText xml:space="preserve"> </w:delText>
        </w:r>
        <w:r w:rsidR="001C3C69" w:rsidRPr="002646CB" w:rsidDel="002C63BA">
          <w:rPr>
            <w:rFonts w:hint="eastAsia"/>
            <w:rPrChange w:id="959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독립</w:delText>
        </w:r>
        <w:r w:rsidR="00F661EE" w:rsidRPr="002646CB" w:rsidDel="002C63BA">
          <w:rPr>
            <w:rFonts w:hint="eastAsia"/>
            <w:lang w:val="en-US"/>
          </w:rPr>
          <w:delText>운전</w:delText>
        </w:r>
        <w:r w:rsidR="00F661EE" w:rsidRPr="002646CB" w:rsidDel="002C63BA">
          <w:rPr>
            <w:lang w:val="en-US"/>
          </w:rPr>
          <w:delText xml:space="preserve"> </w:delText>
        </w:r>
        <w:r w:rsidR="00F661EE" w:rsidRPr="002646CB" w:rsidDel="002C63BA">
          <w:rPr>
            <w:rFonts w:hint="eastAsia"/>
            <w:lang w:val="en-US"/>
          </w:rPr>
          <w:delText>모드에서의</w:delText>
        </w:r>
        <w:r w:rsidR="00F661EE" w:rsidRPr="002646CB" w:rsidDel="002C63BA">
          <w:rPr>
            <w:lang w:val="en-US"/>
          </w:rPr>
          <w:delText xml:space="preserve"> </w:delText>
        </w:r>
        <w:r w:rsidR="00F661EE" w:rsidRPr="002646CB" w:rsidDel="002C63BA">
          <w:rPr>
            <w:rFonts w:hint="eastAsia"/>
            <w:lang w:val="en-US"/>
          </w:rPr>
          <w:delText>운제</w:delText>
        </w:r>
        <w:r w:rsidR="00F661EE" w:rsidRPr="002646CB" w:rsidDel="002C63BA">
          <w:rPr>
            <w:lang w:val="en-US"/>
          </w:rPr>
          <w:delText xml:space="preserve"> </w:delText>
        </w:r>
        <w:r w:rsidR="00F661EE" w:rsidRPr="002646CB" w:rsidDel="002C63BA">
          <w:rPr>
            <w:rFonts w:hint="eastAsia"/>
            <w:lang w:val="en-US"/>
          </w:rPr>
          <w:delText>제어</w:delText>
        </w:r>
        <w:r w:rsidR="00F661EE" w:rsidRPr="002646CB" w:rsidDel="002C63BA">
          <w:rPr>
            <w:lang w:val="en-US"/>
          </w:rPr>
          <w:delText xml:space="preserve"> </w:delText>
        </w:r>
        <w:r w:rsidR="00F661EE" w:rsidRPr="002646CB" w:rsidDel="002C63BA">
          <w:rPr>
            <w:rFonts w:hint="eastAsia"/>
            <w:lang w:val="en-US"/>
          </w:rPr>
          <w:delText>방식</w:delText>
        </w:r>
        <w:r w:rsidR="00F661EE" w:rsidRPr="002646CB" w:rsidDel="002C63BA">
          <w:rPr>
            <w:lang w:val="en-US"/>
          </w:rPr>
          <w:delText xml:space="preserve"> </w:delText>
        </w:r>
        <w:r w:rsidR="00F661EE" w:rsidRPr="002646CB" w:rsidDel="002C63BA">
          <w:rPr>
            <w:rFonts w:hint="eastAsia"/>
            <w:lang w:val="en-US"/>
          </w:rPr>
          <w:delText>및</w:delText>
        </w:r>
        <w:r w:rsidR="00F661EE" w:rsidRPr="002646CB" w:rsidDel="002C63BA">
          <w:rPr>
            <w:lang w:val="en-US"/>
          </w:rPr>
          <w:delText xml:space="preserve"> </w:delText>
        </w:r>
        <w:r w:rsidR="00F661EE" w:rsidRPr="002646CB" w:rsidDel="002C63BA">
          <w:rPr>
            <w:rFonts w:hint="eastAsia"/>
            <w:lang w:val="en-US"/>
          </w:rPr>
          <w:delText>제어</w:delText>
        </w:r>
        <w:r w:rsidR="00F661EE" w:rsidRPr="002646CB" w:rsidDel="002C63BA">
          <w:rPr>
            <w:lang w:val="en-US"/>
          </w:rPr>
          <w:delText xml:space="preserve"> </w:delText>
        </w:r>
        <w:r w:rsidR="00F661EE" w:rsidRPr="002646CB" w:rsidDel="002C63BA">
          <w:rPr>
            <w:rFonts w:hint="eastAsia"/>
            <w:lang w:val="en-US"/>
          </w:rPr>
          <w:delText>일반사항는</w:delText>
        </w:r>
        <w:r w:rsidR="00F661EE" w:rsidRPr="002646CB" w:rsidDel="002C63BA">
          <w:rPr>
            <w:lang w:val="en-US"/>
          </w:rPr>
          <w:delText xml:space="preserve"> IEC TS 62898-2</w:delText>
        </w:r>
        <w:r w:rsidR="005127FE" w:rsidRPr="002646CB" w:rsidDel="002C63BA">
          <w:rPr>
            <w:lang w:val="en-US"/>
          </w:rPr>
          <w:delText xml:space="preserve"> </w:delText>
        </w:r>
        <w:r w:rsidR="00F661EE" w:rsidRPr="002646CB" w:rsidDel="002C63BA">
          <w:rPr>
            <w:lang w:val="en-US"/>
          </w:rPr>
          <w:delText>5.2.2.2</w:delText>
        </w:r>
        <w:r w:rsidR="00F661EE" w:rsidRPr="002646CB" w:rsidDel="002C63BA">
          <w:rPr>
            <w:rFonts w:hint="eastAsia"/>
            <w:lang w:val="en-US"/>
          </w:rPr>
          <w:delText>절의</w:delText>
        </w:r>
        <w:r w:rsidR="00F661EE" w:rsidRPr="002646CB" w:rsidDel="002C63BA">
          <w:rPr>
            <w:lang w:val="en-US"/>
          </w:rPr>
          <w:delText xml:space="preserve"> </w:delText>
        </w:r>
        <w:r w:rsidR="00F661EE" w:rsidRPr="002646CB" w:rsidDel="002C63BA">
          <w:rPr>
            <w:rFonts w:hint="eastAsia"/>
            <w:lang w:val="en-US"/>
          </w:rPr>
          <w:delText>내용에</w:delText>
        </w:r>
        <w:r w:rsidR="00F661EE" w:rsidRPr="002646CB" w:rsidDel="002C63BA">
          <w:rPr>
            <w:lang w:val="en-US"/>
          </w:rPr>
          <w:delText xml:space="preserve"> </w:delText>
        </w:r>
        <w:r w:rsidR="00F661EE" w:rsidRPr="002646CB" w:rsidDel="002C63BA">
          <w:rPr>
            <w:rFonts w:hint="eastAsia"/>
            <w:lang w:val="en-US"/>
          </w:rPr>
          <w:delText>준용한다</w:delText>
        </w:r>
        <w:r w:rsidR="00F661EE" w:rsidRPr="002646CB" w:rsidDel="002C63BA">
          <w:rPr>
            <w:lang w:val="en-US"/>
          </w:rPr>
          <w:delText>..</w:delText>
        </w:r>
        <w:bookmarkStart w:id="9597" w:name="_Toc21408698"/>
        <w:bookmarkStart w:id="9598" w:name="_Toc21525213"/>
        <w:bookmarkStart w:id="9599" w:name="_Toc23142052"/>
        <w:bookmarkStart w:id="9600" w:name="_Toc23173298"/>
        <w:bookmarkStart w:id="9601" w:name="_Toc23189073"/>
        <w:bookmarkStart w:id="9602" w:name="_Toc23191451"/>
        <w:bookmarkStart w:id="9603" w:name="_Toc23244469"/>
        <w:bookmarkStart w:id="9604" w:name="_Toc23793999"/>
        <w:bookmarkStart w:id="9605" w:name="_Toc23794322"/>
        <w:bookmarkStart w:id="9606" w:name="_Toc23794645"/>
        <w:bookmarkStart w:id="9607" w:name="_Toc23795490"/>
        <w:bookmarkStart w:id="9608" w:name="_Toc23839867"/>
        <w:bookmarkStart w:id="9609" w:name="_Toc26200656"/>
        <w:bookmarkStart w:id="9610" w:name="_Toc26867753"/>
        <w:bookmarkEnd w:id="9597"/>
        <w:bookmarkEnd w:id="9598"/>
        <w:bookmarkEnd w:id="9599"/>
        <w:bookmarkEnd w:id="9600"/>
        <w:bookmarkEnd w:id="9601"/>
        <w:bookmarkEnd w:id="9602"/>
        <w:bookmarkEnd w:id="9603"/>
        <w:bookmarkEnd w:id="9604"/>
        <w:bookmarkEnd w:id="9605"/>
        <w:bookmarkEnd w:id="9606"/>
        <w:bookmarkEnd w:id="9607"/>
        <w:bookmarkEnd w:id="9608"/>
        <w:bookmarkEnd w:id="9609"/>
        <w:bookmarkEnd w:id="9610"/>
      </w:del>
    </w:p>
    <w:p w14:paraId="44EF4801" w14:textId="51A9913D" w:rsidR="00BF2D25" w:rsidRPr="002646CB" w:rsidDel="002C63BA" w:rsidRDefault="00BF2D25">
      <w:pPr>
        <w:rPr>
          <w:del w:id="9611" w:author="박 진상" w:date="2019-10-08T05:51:00Z"/>
          <w:lang w:val="en-US"/>
        </w:rPr>
      </w:pPr>
      <w:bookmarkStart w:id="9612" w:name="_Toc21408699"/>
      <w:bookmarkStart w:id="9613" w:name="_Toc21525214"/>
      <w:bookmarkStart w:id="9614" w:name="_Toc23142053"/>
      <w:bookmarkStart w:id="9615" w:name="_Toc23173299"/>
      <w:bookmarkStart w:id="9616" w:name="_Toc23189074"/>
      <w:bookmarkStart w:id="9617" w:name="_Toc23191452"/>
      <w:bookmarkStart w:id="9618" w:name="_Toc23244470"/>
      <w:bookmarkStart w:id="9619" w:name="_Toc23794000"/>
      <w:bookmarkStart w:id="9620" w:name="_Toc23794323"/>
      <w:bookmarkStart w:id="9621" w:name="_Toc23794646"/>
      <w:bookmarkStart w:id="9622" w:name="_Toc23795491"/>
      <w:bookmarkStart w:id="9623" w:name="_Toc23839868"/>
      <w:bookmarkStart w:id="9624" w:name="_Toc26200657"/>
      <w:bookmarkStart w:id="9625" w:name="_Toc26867754"/>
      <w:bookmarkEnd w:id="9612"/>
      <w:bookmarkEnd w:id="9613"/>
      <w:bookmarkEnd w:id="9614"/>
      <w:bookmarkEnd w:id="9615"/>
      <w:bookmarkEnd w:id="9616"/>
      <w:bookmarkEnd w:id="9617"/>
      <w:bookmarkEnd w:id="9618"/>
      <w:bookmarkEnd w:id="9619"/>
      <w:bookmarkEnd w:id="9620"/>
      <w:bookmarkEnd w:id="9621"/>
      <w:bookmarkEnd w:id="9622"/>
      <w:bookmarkEnd w:id="9623"/>
      <w:bookmarkEnd w:id="9624"/>
      <w:bookmarkEnd w:id="9625"/>
    </w:p>
    <w:p w14:paraId="6A6C144C" w14:textId="4D60FBE0" w:rsidR="00763E1B" w:rsidRPr="002646CB" w:rsidDel="002C63BA" w:rsidRDefault="00763E1B" w:rsidP="00763E1B">
      <w:pPr>
        <w:pStyle w:val="44"/>
        <w:rPr>
          <w:del w:id="9626" w:author="박 진상" w:date="2019-10-08T05:51:00Z"/>
          <w:lang w:eastAsia="ko-KR"/>
        </w:rPr>
      </w:pPr>
      <w:del w:id="9627" w:author="박 진상" w:date="2019-10-08T05:51:00Z">
        <w:r w:rsidRPr="002646CB" w:rsidDel="002C63BA">
          <w:rPr>
            <w:b w:val="0"/>
          </w:rPr>
          <w:delText>EES</w:delText>
        </w:r>
        <w:r w:rsidR="005A510A" w:rsidRPr="002646CB" w:rsidDel="002C63BA">
          <w:rPr>
            <w:rFonts w:hint="eastAsia"/>
            <w:b w:val="0"/>
          </w:rPr>
          <w:delText>시스템</w:delText>
        </w:r>
        <w:r w:rsidRPr="002646CB" w:rsidDel="002C63BA">
          <w:rPr>
            <w:b w:val="0"/>
          </w:rPr>
          <w:delText xml:space="preserve"> </w:delText>
        </w:r>
        <w:r w:rsidRPr="002646CB" w:rsidDel="002C63BA">
          <w:rPr>
            <w:rFonts w:hint="eastAsia"/>
            <w:b w:val="0"/>
          </w:rPr>
          <w:delText>운</w:delText>
        </w:r>
        <w:r w:rsidR="00F661EE" w:rsidRPr="002646CB" w:rsidDel="002C63BA">
          <w:rPr>
            <w:rFonts w:hint="eastAsia"/>
            <w:b w:val="0"/>
          </w:rPr>
          <w:delText>전</w:delText>
        </w:r>
        <w:r w:rsidRPr="002646CB" w:rsidDel="002C63BA">
          <w:rPr>
            <w:b w:val="0"/>
          </w:rPr>
          <w:delText xml:space="preserve"> </w:delText>
        </w:r>
        <w:r w:rsidRPr="002646CB" w:rsidDel="002C63BA">
          <w:rPr>
            <w:rFonts w:hint="eastAsia"/>
            <w:b w:val="0"/>
          </w:rPr>
          <w:delText>제어</w:delText>
        </w:r>
        <w:bookmarkStart w:id="9628" w:name="_Toc21408700"/>
        <w:bookmarkStart w:id="9629" w:name="_Toc21525215"/>
        <w:bookmarkStart w:id="9630" w:name="_Toc23142054"/>
        <w:bookmarkStart w:id="9631" w:name="_Toc23173300"/>
        <w:bookmarkStart w:id="9632" w:name="_Toc23189075"/>
        <w:bookmarkStart w:id="9633" w:name="_Toc23191453"/>
        <w:bookmarkStart w:id="9634" w:name="_Toc23244471"/>
        <w:bookmarkStart w:id="9635" w:name="_Toc23794001"/>
        <w:bookmarkStart w:id="9636" w:name="_Toc23794324"/>
        <w:bookmarkStart w:id="9637" w:name="_Toc23794647"/>
        <w:bookmarkStart w:id="9638" w:name="_Toc23795492"/>
        <w:bookmarkStart w:id="9639" w:name="_Toc23839869"/>
        <w:bookmarkStart w:id="9640" w:name="_Toc26200658"/>
        <w:bookmarkStart w:id="9641" w:name="_Toc26867755"/>
        <w:bookmarkEnd w:id="9628"/>
        <w:bookmarkEnd w:id="9629"/>
        <w:bookmarkEnd w:id="9630"/>
        <w:bookmarkEnd w:id="9631"/>
        <w:bookmarkEnd w:id="9632"/>
        <w:bookmarkEnd w:id="9633"/>
        <w:bookmarkEnd w:id="9634"/>
        <w:bookmarkEnd w:id="9635"/>
        <w:bookmarkEnd w:id="9636"/>
        <w:bookmarkEnd w:id="9637"/>
        <w:bookmarkEnd w:id="9638"/>
        <w:bookmarkEnd w:id="9639"/>
        <w:bookmarkEnd w:id="9640"/>
        <w:bookmarkEnd w:id="9641"/>
      </w:del>
    </w:p>
    <w:p w14:paraId="4F53A783" w14:textId="1CAB96FF" w:rsidR="00763E1B" w:rsidRPr="002646CB" w:rsidDel="002C63BA" w:rsidRDefault="00763E1B" w:rsidP="00763E1B">
      <w:pPr>
        <w:rPr>
          <w:del w:id="9642" w:author="박 진상" w:date="2019-10-08T05:51:00Z"/>
        </w:rPr>
      </w:pPr>
      <w:bookmarkStart w:id="9643" w:name="_Toc21408701"/>
      <w:bookmarkStart w:id="9644" w:name="_Toc21525216"/>
      <w:bookmarkStart w:id="9645" w:name="_Toc23142055"/>
      <w:bookmarkStart w:id="9646" w:name="_Toc23173301"/>
      <w:bookmarkStart w:id="9647" w:name="_Toc23189076"/>
      <w:bookmarkStart w:id="9648" w:name="_Toc23191454"/>
      <w:bookmarkStart w:id="9649" w:name="_Toc23244472"/>
      <w:bookmarkStart w:id="9650" w:name="_Toc23794002"/>
      <w:bookmarkStart w:id="9651" w:name="_Toc23794325"/>
      <w:bookmarkStart w:id="9652" w:name="_Toc23794648"/>
      <w:bookmarkStart w:id="9653" w:name="_Toc23795493"/>
      <w:bookmarkStart w:id="9654" w:name="_Toc23839870"/>
      <w:bookmarkStart w:id="9655" w:name="_Toc26200659"/>
      <w:bookmarkStart w:id="9656" w:name="_Toc26867756"/>
      <w:bookmarkEnd w:id="9643"/>
      <w:bookmarkEnd w:id="9644"/>
      <w:bookmarkEnd w:id="9645"/>
      <w:bookmarkEnd w:id="9646"/>
      <w:bookmarkEnd w:id="9647"/>
      <w:bookmarkEnd w:id="9648"/>
      <w:bookmarkEnd w:id="9649"/>
      <w:bookmarkEnd w:id="9650"/>
      <w:bookmarkEnd w:id="9651"/>
      <w:bookmarkEnd w:id="9652"/>
      <w:bookmarkEnd w:id="9653"/>
      <w:bookmarkEnd w:id="9654"/>
      <w:bookmarkEnd w:id="9655"/>
      <w:bookmarkEnd w:id="9656"/>
    </w:p>
    <w:p w14:paraId="574E28C0" w14:textId="35D1F430" w:rsidR="00F661EE" w:rsidRPr="002646CB" w:rsidDel="002C63BA" w:rsidRDefault="00E742FA" w:rsidP="00763E1B">
      <w:pPr>
        <w:rPr>
          <w:del w:id="9657" w:author="박 진상" w:date="2019-10-08T05:51:00Z"/>
          <w:lang w:val="en-US"/>
        </w:rPr>
      </w:pPr>
      <w:del w:id="9658" w:author="박 진상" w:date="2019-10-08T05:51:00Z">
        <w:r w:rsidRPr="002646CB" w:rsidDel="002C63BA">
          <w:delText>CES-MG</w:delText>
        </w:r>
        <w:r w:rsidR="00F661EE" w:rsidRPr="002646CB" w:rsidDel="002C63BA">
          <w:rPr>
            <w:rFonts w:hint="eastAsia"/>
            <w:lang w:val="en-US"/>
          </w:rPr>
          <w:delText>의</w:delText>
        </w:r>
        <w:r w:rsidR="00F661EE" w:rsidRPr="002646CB" w:rsidDel="002C63BA">
          <w:rPr>
            <w:lang w:val="en-US"/>
          </w:rPr>
          <w:delText xml:space="preserve"> </w:delText>
        </w:r>
        <w:r w:rsidR="001C3C69" w:rsidRPr="002646CB" w:rsidDel="002C63BA">
          <w:rPr>
            <w:rFonts w:hint="eastAsia"/>
            <w:rPrChange w:id="965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독립</w:delText>
        </w:r>
        <w:r w:rsidR="00F661EE" w:rsidRPr="002646CB" w:rsidDel="002C63BA">
          <w:rPr>
            <w:rFonts w:hint="eastAsia"/>
            <w:lang w:val="en-US"/>
          </w:rPr>
          <w:delText>운전</w:delText>
        </w:r>
        <w:r w:rsidR="00F661EE" w:rsidRPr="002646CB" w:rsidDel="002C63BA">
          <w:rPr>
            <w:lang w:val="en-US"/>
          </w:rPr>
          <w:delText xml:space="preserve"> </w:delText>
        </w:r>
        <w:r w:rsidR="00F661EE" w:rsidRPr="002646CB" w:rsidDel="002C63BA">
          <w:rPr>
            <w:rFonts w:hint="eastAsia"/>
            <w:lang w:val="en-US"/>
          </w:rPr>
          <w:delText>모드에서의</w:delText>
        </w:r>
        <w:r w:rsidR="005A510A" w:rsidRPr="002646CB" w:rsidDel="002C63BA">
          <w:rPr>
            <w:lang w:val="en-US"/>
          </w:rPr>
          <w:delText xml:space="preserve"> EES</w:delText>
        </w:r>
        <w:r w:rsidR="005A510A" w:rsidRPr="002646CB" w:rsidDel="002C63BA">
          <w:rPr>
            <w:rFonts w:hint="eastAsia"/>
            <w:lang w:val="en-US"/>
          </w:rPr>
          <w:delText>시스템</w:delText>
        </w:r>
        <w:r w:rsidR="00F661EE" w:rsidRPr="002646CB" w:rsidDel="002C63BA">
          <w:rPr>
            <w:lang w:val="en-US"/>
          </w:rPr>
          <w:delText xml:space="preserve"> </w:delText>
        </w:r>
        <w:r w:rsidR="00F661EE" w:rsidRPr="002646CB" w:rsidDel="002C63BA">
          <w:rPr>
            <w:rFonts w:hint="eastAsia"/>
            <w:lang w:val="en-US"/>
          </w:rPr>
          <w:delText>운전</w:delText>
        </w:r>
        <w:r w:rsidR="00F661EE" w:rsidRPr="002646CB" w:rsidDel="002C63BA">
          <w:rPr>
            <w:lang w:val="en-US"/>
          </w:rPr>
          <w:delText xml:space="preserve"> </w:delText>
        </w:r>
        <w:r w:rsidR="00F661EE" w:rsidRPr="002646CB" w:rsidDel="002C63BA">
          <w:rPr>
            <w:rFonts w:hint="eastAsia"/>
            <w:lang w:val="en-US"/>
          </w:rPr>
          <w:delText>제어는</w:delText>
        </w:r>
        <w:r w:rsidR="00F661EE" w:rsidRPr="002646CB" w:rsidDel="002C63BA">
          <w:rPr>
            <w:lang w:val="en-US"/>
          </w:rPr>
          <w:delText xml:space="preserve"> </w:delText>
        </w:r>
        <w:r w:rsidR="00F661EE" w:rsidRPr="002646CB" w:rsidDel="002C63BA">
          <w:rPr>
            <w:rFonts w:hint="eastAsia"/>
            <w:lang w:val="en-US"/>
          </w:rPr>
          <w:delText>다음</w:delText>
        </w:r>
        <w:r w:rsidR="00F661EE" w:rsidRPr="002646CB" w:rsidDel="002C63BA">
          <w:rPr>
            <w:lang w:val="en-US"/>
          </w:rPr>
          <w:delText xml:space="preserve"> </w:delText>
        </w:r>
        <w:r w:rsidR="00F661EE" w:rsidRPr="002646CB" w:rsidDel="002C63BA">
          <w:rPr>
            <w:rFonts w:hint="eastAsia"/>
            <w:lang w:val="en-US"/>
          </w:rPr>
          <w:delText>사항을</w:delText>
        </w:r>
        <w:r w:rsidR="00F661EE" w:rsidRPr="002646CB" w:rsidDel="002C63BA">
          <w:rPr>
            <w:lang w:val="en-US"/>
          </w:rPr>
          <w:delText xml:space="preserve"> </w:delText>
        </w:r>
        <w:r w:rsidR="00F661EE" w:rsidRPr="002646CB" w:rsidDel="002C63BA">
          <w:rPr>
            <w:rFonts w:hint="eastAsia"/>
            <w:lang w:val="en-US"/>
          </w:rPr>
          <w:delText>고려하여</w:delText>
        </w:r>
        <w:r w:rsidR="00F661EE" w:rsidRPr="002646CB" w:rsidDel="002C63BA">
          <w:rPr>
            <w:lang w:val="en-US"/>
          </w:rPr>
          <w:delText xml:space="preserve"> </w:delText>
        </w:r>
        <w:r w:rsidR="00F661EE" w:rsidRPr="002646CB" w:rsidDel="002C63BA">
          <w:rPr>
            <w:rFonts w:hint="eastAsia"/>
            <w:lang w:val="en-US"/>
          </w:rPr>
          <w:delText>운</w:delText>
        </w:r>
        <w:r w:rsidR="00DC1A26" w:rsidRPr="002646CB" w:rsidDel="002C63BA">
          <w:rPr>
            <w:rFonts w:hint="eastAsia"/>
            <w:lang w:val="en-US"/>
          </w:rPr>
          <w:delText>전</w:delText>
        </w:r>
        <w:r w:rsidR="00DF729E" w:rsidRPr="002646CB" w:rsidDel="002C63BA">
          <w:rPr>
            <w:rFonts w:hint="eastAsia"/>
          </w:rPr>
          <w:delText>해야</w:delText>
        </w:r>
        <w:r w:rsidR="00F661EE" w:rsidRPr="002646CB" w:rsidDel="002C63BA">
          <w:rPr>
            <w:lang w:val="en-US"/>
          </w:rPr>
          <w:delText xml:space="preserve"> </w:delText>
        </w:r>
        <w:r w:rsidR="00F661EE" w:rsidRPr="002646CB" w:rsidDel="002C63BA">
          <w:rPr>
            <w:rFonts w:hint="eastAsia"/>
            <w:lang w:val="en-US"/>
          </w:rPr>
          <w:delText>한다</w:delText>
        </w:r>
        <w:r w:rsidR="00F661EE" w:rsidRPr="002646CB" w:rsidDel="002C63BA">
          <w:rPr>
            <w:lang w:val="en-US"/>
          </w:rPr>
          <w:delText>.</w:delText>
        </w:r>
        <w:bookmarkStart w:id="9660" w:name="_Toc21408702"/>
        <w:bookmarkStart w:id="9661" w:name="_Toc21525217"/>
        <w:bookmarkStart w:id="9662" w:name="_Toc23142056"/>
        <w:bookmarkStart w:id="9663" w:name="_Toc23173302"/>
        <w:bookmarkStart w:id="9664" w:name="_Toc23189077"/>
        <w:bookmarkStart w:id="9665" w:name="_Toc23191455"/>
        <w:bookmarkStart w:id="9666" w:name="_Toc23244473"/>
        <w:bookmarkStart w:id="9667" w:name="_Toc23794003"/>
        <w:bookmarkStart w:id="9668" w:name="_Toc23794326"/>
        <w:bookmarkStart w:id="9669" w:name="_Toc23794649"/>
        <w:bookmarkStart w:id="9670" w:name="_Toc23795494"/>
        <w:bookmarkStart w:id="9671" w:name="_Toc23839871"/>
        <w:bookmarkStart w:id="9672" w:name="_Toc26200660"/>
        <w:bookmarkStart w:id="9673" w:name="_Toc26867757"/>
        <w:bookmarkEnd w:id="9660"/>
        <w:bookmarkEnd w:id="9661"/>
        <w:bookmarkEnd w:id="9662"/>
        <w:bookmarkEnd w:id="9663"/>
        <w:bookmarkEnd w:id="9664"/>
        <w:bookmarkEnd w:id="9665"/>
        <w:bookmarkEnd w:id="9666"/>
        <w:bookmarkEnd w:id="9667"/>
        <w:bookmarkEnd w:id="9668"/>
        <w:bookmarkEnd w:id="9669"/>
        <w:bookmarkEnd w:id="9670"/>
        <w:bookmarkEnd w:id="9671"/>
        <w:bookmarkEnd w:id="9672"/>
        <w:bookmarkEnd w:id="9673"/>
      </w:del>
    </w:p>
    <w:p w14:paraId="6C7E379F" w14:textId="5291A41D" w:rsidR="00F661EE" w:rsidRPr="002646CB" w:rsidDel="002C63BA" w:rsidRDefault="00F661EE" w:rsidP="00763E1B">
      <w:pPr>
        <w:rPr>
          <w:del w:id="9674" w:author="박 진상" w:date="2019-10-08T05:51:00Z"/>
          <w:lang w:val="en-US"/>
        </w:rPr>
      </w:pPr>
      <w:bookmarkStart w:id="9675" w:name="_Toc21408703"/>
      <w:bookmarkStart w:id="9676" w:name="_Toc21525218"/>
      <w:bookmarkStart w:id="9677" w:name="_Toc23142057"/>
      <w:bookmarkStart w:id="9678" w:name="_Toc23173303"/>
      <w:bookmarkStart w:id="9679" w:name="_Toc23189078"/>
      <w:bookmarkStart w:id="9680" w:name="_Toc23191456"/>
      <w:bookmarkStart w:id="9681" w:name="_Toc23244474"/>
      <w:bookmarkStart w:id="9682" w:name="_Toc23794004"/>
      <w:bookmarkStart w:id="9683" w:name="_Toc23794327"/>
      <w:bookmarkStart w:id="9684" w:name="_Toc23794650"/>
      <w:bookmarkStart w:id="9685" w:name="_Toc23795495"/>
      <w:bookmarkStart w:id="9686" w:name="_Toc23839872"/>
      <w:bookmarkStart w:id="9687" w:name="_Toc26200661"/>
      <w:bookmarkStart w:id="9688" w:name="_Toc26867758"/>
      <w:bookmarkEnd w:id="9675"/>
      <w:bookmarkEnd w:id="9676"/>
      <w:bookmarkEnd w:id="9677"/>
      <w:bookmarkEnd w:id="9678"/>
      <w:bookmarkEnd w:id="9679"/>
      <w:bookmarkEnd w:id="9680"/>
      <w:bookmarkEnd w:id="9681"/>
      <w:bookmarkEnd w:id="9682"/>
      <w:bookmarkEnd w:id="9683"/>
      <w:bookmarkEnd w:id="9684"/>
      <w:bookmarkEnd w:id="9685"/>
      <w:bookmarkEnd w:id="9686"/>
      <w:bookmarkEnd w:id="9687"/>
      <w:bookmarkEnd w:id="9688"/>
    </w:p>
    <w:p w14:paraId="4128C1DA" w14:textId="066AAD0C" w:rsidR="00763E1B" w:rsidRPr="002646CB" w:rsidDel="002C63BA" w:rsidRDefault="00E742FA" w:rsidP="00737668">
      <w:pPr>
        <w:pStyle w:val="af6"/>
        <w:numPr>
          <w:ilvl w:val="0"/>
          <w:numId w:val="22"/>
        </w:numPr>
        <w:ind w:leftChars="154" w:left="566" w:hangingChars="129" w:hanging="258"/>
        <w:rPr>
          <w:del w:id="9689" w:author="박 진상" w:date="2019-10-08T05:51:00Z"/>
        </w:rPr>
      </w:pPr>
      <w:del w:id="9690" w:author="박 진상" w:date="2019-10-08T05:51:00Z">
        <w:r w:rsidRPr="002646CB" w:rsidDel="002C63BA">
          <w:delText>CES-MG</w:delText>
        </w:r>
        <w:r w:rsidR="00763E1B" w:rsidRPr="002646CB" w:rsidDel="002C63BA">
          <w:rPr>
            <w:rFonts w:hint="eastAsia"/>
          </w:rPr>
          <w:delText>의</w:delText>
        </w:r>
        <w:r w:rsidR="00763E1B" w:rsidRPr="002646CB" w:rsidDel="002C63BA">
          <w:delText xml:space="preserve"> </w:delText>
        </w:r>
        <w:r w:rsidR="001C3C69" w:rsidRPr="002646CB" w:rsidDel="002C63BA">
          <w:rPr>
            <w:rFonts w:hint="eastAsia"/>
            <w:rPrChange w:id="969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독립</w:delText>
        </w:r>
        <w:r w:rsidR="009211F0" w:rsidRPr="002646CB" w:rsidDel="002C63BA">
          <w:rPr>
            <w:rFonts w:hint="eastAsia"/>
          </w:rPr>
          <w:delText>운전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모드에서는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자체기동이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필요할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수도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있고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그렇지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않을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수도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있지만</w:delText>
        </w:r>
        <w:r w:rsidR="00763E1B" w:rsidRPr="002646CB" w:rsidDel="002C63BA">
          <w:delText xml:space="preserve"> EES</w:delText>
        </w:r>
        <w:r w:rsidR="005A510A" w:rsidRPr="002646CB" w:rsidDel="002C63BA">
          <w:rPr>
            <w:rFonts w:hint="eastAsia"/>
          </w:rPr>
          <w:delText>시스템이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자체기동</w:delText>
        </w:r>
        <w:r w:rsidR="003B345E" w:rsidRPr="002646CB" w:rsidDel="002C63BA">
          <w:rPr>
            <w:rFonts w:hint="eastAsia"/>
          </w:rPr>
          <w:delText>의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중요한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역할을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한다</w:delText>
        </w:r>
        <w:r w:rsidR="00763E1B" w:rsidRPr="002646CB" w:rsidDel="002C63BA">
          <w:delText xml:space="preserve">. </w:delText>
        </w:r>
        <w:r w:rsidR="001C3C69" w:rsidRPr="002646CB" w:rsidDel="002C63BA">
          <w:rPr>
            <w:rFonts w:hint="eastAsia"/>
            <w:rPrChange w:id="969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독립</w:delText>
        </w:r>
        <w:r w:rsidR="00037D00" w:rsidRPr="002646CB" w:rsidDel="002C63BA">
          <w:rPr>
            <w:rFonts w:hint="eastAsia"/>
          </w:rPr>
          <w:delText>운전</w:delText>
        </w:r>
        <w:r w:rsidR="00037D00" w:rsidRPr="002646CB" w:rsidDel="002C63BA">
          <w:delText xml:space="preserve"> </w:delText>
        </w:r>
        <w:r w:rsidR="00037D00" w:rsidRPr="002646CB" w:rsidDel="002C63BA">
          <w:rPr>
            <w:rFonts w:hint="eastAsia"/>
          </w:rPr>
          <w:delText>모드로</w:delText>
        </w:r>
        <w:r w:rsidR="00037D00" w:rsidRPr="002646CB" w:rsidDel="002C63BA">
          <w:delText xml:space="preserve"> </w:delText>
        </w:r>
        <w:r w:rsidR="00037D00" w:rsidRPr="002646CB" w:rsidDel="002C63BA">
          <w:rPr>
            <w:rFonts w:hint="eastAsia"/>
          </w:rPr>
          <w:delText>동작하는</w:delText>
        </w:r>
        <w:r w:rsidR="00037D00" w:rsidRPr="002646CB" w:rsidDel="002C63BA">
          <w:delText xml:space="preserve"> </w:delText>
        </w:r>
        <w:r w:rsidRPr="002646CB" w:rsidDel="002C63BA">
          <w:delText>CES-MG</w:delText>
        </w:r>
        <w:r w:rsidR="00037D00" w:rsidRPr="002646CB" w:rsidDel="002C63BA">
          <w:rPr>
            <w:rFonts w:hint="eastAsia"/>
          </w:rPr>
          <w:delText>에</w:delText>
        </w:r>
        <w:r w:rsidR="00037D00" w:rsidRPr="002646CB" w:rsidDel="002C63BA">
          <w:delText xml:space="preserve"> </w:delText>
        </w:r>
        <w:r w:rsidR="00037D00" w:rsidRPr="002646CB" w:rsidDel="002C63BA">
          <w:rPr>
            <w:rFonts w:hint="eastAsia"/>
          </w:rPr>
          <w:delText>마이크로터빈</w:delText>
        </w:r>
        <w:r w:rsidR="00037D00" w:rsidRPr="002646CB" w:rsidDel="002C63BA">
          <w:delText xml:space="preserve"> </w:delText>
        </w:r>
        <w:r w:rsidR="00037D00" w:rsidRPr="002646CB" w:rsidDel="002C63BA">
          <w:rPr>
            <w:rFonts w:hint="eastAsia"/>
          </w:rPr>
          <w:delText>발전기</w:delText>
        </w:r>
        <w:r w:rsidR="00037D00" w:rsidRPr="002646CB" w:rsidDel="002C63BA">
          <w:delText xml:space="preserve"> </w:delText>
        </w:r>
        <w:r w:rsidR="00037D00" w:rsidRPr="002646CB" w:rsidDel="002C63BA">
          <w:rPr>
            <w:rFonts w:hint="eastAsia"/>
          </w:rPr>
          <w:delText>또는</w:delText>
        </w:r>
        <w:r w:rsidR="00037D00" w:rsidRPr="002646CB" w:rsidDel="002C63BA">
          <w:delText xml:space="preserve"> </w:delText>
        </w:r>
        <w:r w:rsidR="00037D00" w:rsidRPr="002646CB" w:rsidDel="002C63BA">
          <w:rPr>
            <w:rFonts w:hint="eastAsia"/>
          </w:rPr>
          <w:delText>디젤</w:delText>
        </w:r>
        <w:r w:rsidR="00037D00" w:rsidRPr="002646CB" w:rsidDel="002C63BA">
          <w:delText xml:space="preserve"> </w:delText>
        </w:r>
        <w:r w:rsidR="00037D00" w:rsidRPr="002646CB" w:rsidDel="002C63BA">
          <w:rPr>
            <w:rFonts w:hint="eastAsia"/>
          </w:rPr>
          <w:delText>발전기와</w:delText>
        </w:r>
        <w:r w:rsidR="00037D00" w:rsidRPr="002646CB" w:rsidDel="002C63BA">
          <w:delText xml:space="preserve"> </w:delText>
        </w:r>
        <w:r w:rsidR="00037D00" w:rsidRPr="002646CB" w:rsidDel="002C63BA">
          <w:rPr>
            <w:rFonts w:hint="eastAsia"/>
          </w:rPr>
          <w:delText>같은</w:delText>
        </w:r>
        <w:r w:rsidR="00037D00" w:rsidRPr="002646CB" w:rsidDel="002C63BA">
          <w:delText xml:space="preserve"> </w:delText>
        </w:r>
        <w:r w:rsidR="00037D00" w:rsidRPr="002646CB" w:rsidDel="002C63BA">
          <w:rPr>
            <w:rFonts w:hint="eastAsia"/>
          </w:rPr>
          <w:delText>출력</w:delText>
        </w:r>
        <w:r w:rsidR="005127FE" w:rsidRPr="002646CB" w:rsidDel="002C63BA">
          <w:rPr>
            <w:rFonts w:hint="eastAsia"/>
          </w:rPr>
          <w:delText>이</w:delText>
        </w:r>
        <w:r w:rsidR="00037D00" w:rsidRPr="002646CB" w:rsidDel="002C63BA">
          <w:delText xml:space="preserve"> </w:delText>
        </w:r>
        <w:r w:rsidR="00037D00" w:rsidRPr="002646CB" w:rsidDel="002C63BA">
          <w:rPr>
            <w:rFonts w:hint="eastAsia"/>
          </w:rPr>
          <w:delText>안정된</w:delText>
        </w:r>
        <w:r w:rsidR="00037D00" w:rsidRPr="002646CB" w:rsidDel="002C63BA">
          <w:delText xml:space="preserve"> </w:delText>
        </w:r>
        <w:r w:rsidR="00037D00" w:rsidRPr="002646CB" w:rsidDel="002C63BA">
          <w:rPr>
            <w:rFonts w:hint="eastAsia"/>
          </w:rPr>
          <w:delText>분산자원이</w:delText>
        </w:r>
        <w:r w:rsidR="00037D00" w:rsidRPr="002646CB" w:rsidDel="002C63BA">
          <w:delText xml:space="preserve"> </w:delText>
        </w:r>
        <w:r w:rsidR="00037D00" w:rsidRPr="002646CB" w:rsidDel="002C63BA">
          <w:rPr>
            <w:rFonts w:hint="eastAsia"/>
          </w:rPr>
          <w:delText>사용되지</w:delText>
        </w:r>
        <w:r w:rsidR="00037D00" w:rsidRPr="002646CB" w:rsidDel="002C63BA">
          <w:delText xml:space="preserve"> </w:delText>
        </w:r>
        <w:r w:rsidR="00037D00" w:rsidRPr="002646CB" w:rsidDel="002C63BA">
          <w:rPr>
            <w:rFonts w:hint="eastAsia"/>
          </w:rPr>
          <w:delText>않는다면</w:delText>
        </w:r>
        <w:r w:rsidR="00037D00" w:rsidRPr="002646CB" w:rsidDel="002C63BA">
          <w:delText xml:space="preserve">, </w:delText>
        </w:r>
        <w:r w:rsidR="00037D00" w:rsidRPr="002646CB" w:rsidDel="002C63BA">
          <w:rPr>
            <w:rFonts w:hint="eastAsia"/>
          </w:rPr>
          <w:delText>사용되는</w:delText>
        </w:r>
        <w:r w:rsidR="00037D00" w:rsidRPr="002646CB" w:rsidDel="002C63BA">
          <w:delText xml:space="preserve"> EES </w:delText>
        </w:r>
        <w:r w:rsidR="00037D00" w:rsidRPr="002646CB" w:rsidDel="002C63BA">
          <w:rPr>
            <w:rFonts w:hint="eastAsia"/>
          </w:rPr>
          <w:delText>중</w:delText>
        </w:r>
        <w:r w:rsidR="00037D00" w:rsidRPr="002646CB" w:rsidDel="002C63BA">
          <w:delText xml:space="preserve"> </w:delText>
        </w:r>
        <w:r w:rsidR="00037D00" w:rsidRPr="002646CB" w:rsidDel="002C63BA">
          <w:rPr>
            <w:rFonts w:hint="eastAsia"/>
          </w:rPr>
          <w:delText>하나를</w:delText>
        </w:r>
        <w:r w:rsidR="00037D00" w:rsidRPr="002646CB" w:rsidDel="002C63BA">
          <w:delText xml:space="preserve"> </w:delText>
        </w:r>
        <w:r w:rsidR="00037D00" w:rsidRPr="002646CB" w:rsidDel="002C63BA">
          <w:rPr>
            <w:rFonts w:hint="eastAsia"/>
          </w:rPr>
          <w:delText>출력</w:delText>
        </w:r>
        <w:r w:rsidR="00037D00" w:rsidRPr="002646CB" w:rsidDel="002C63BA">
          <w:delText xml:space="preserve"> </w:delText>
        </w:r>
        <w:r w:rsidR="00037D00" w:rsidRPr="002646CB" w:rsidDel="002C63BA">
          <w:rPr>
            <w:rFonts w:hint="eastAsia"/>
          </w:rPr>
          <w:delText>전압과</w:delText>
        </w:r>
        <w:r w:rsidR="00037D00" w:rsidRPr="002646CB" w:rsidDel="002C63BA">
          <w:delText xml:space="preserve"> </w:delText>
        </w:r>
        <w:r w:rsidR="00037D00" w:rsidRPr="002646CB" w:rsidDel="002C63BA">
          <w:rPr>
            <w:rFonts w:hint="eastAsia"/>
          </w:rPr>
          <w:delText>주파수를</w:delText>
        </w:r>
        <w:r w:rsidR="00037D00" w:rsidRPr="002646CB" w:rsidDel="002C63BA">
          <w:delText xml:space="preserve"> </w:delText>
        </w:r>
        <w:r w:rsidR="00037D00" w:rsidRPr="002646CB" w:rsidDel="002C63BA">
          <w:rPr>
            <w:rFonts w:hint="eastAsia"/>
          </w:rPr>
          <w:delText>설정하고</w:delText>
        </w:r>
        <w:r w:rsidR="00037D00" w:rsidRPr="002646CB" w:rsidDel="002C63BA">
          <w:delText xml:space="preserve"> </w:delText>
        </w:r>
        <w:r w:rsidR="00037D00" w:rsidRPr="002646CB" w:rsidDel="002C63BA">
          <w:rPr>
            <w:rFonts w:hint="eastAsia"/>
          </w:rPr>
          <w:delText>이를</w:delText>
        </w:r>
        <w:r w:rsidR="00037D00" w:rsidRPr="002646CB" w:rsidDel="002C63BA">
          <w:delText xml:space="preserve"> </w:delText>
        </w:r>
        <w:r w:rsidR="00037D00" w:rsidRPr="002646CB" w:rsidDel="002C63BA">
          <w:rPr>
            <w:rFonts w:hint="eastAsia"/>
          </w:rPr>
          <w:delText>유지할</w:delText>
        </w:r>
        <w:r w:rsidR="00037D00" w:rsidRPr="002646CB" w:rsidDel="002C63BA">
          <w:delText xml:space="preserve"> </w:delText>
        </w:r>
        <w:r w:rsidR="00037D00" w:rsidRPr="002646CB" w:rsidDel="002C63BA">
          <w:rPr>
            <w:rFonts w:hint="eastAsia"/>
          </w:rPr>
          <w:delText>수</w:delText>
        </w:r>
        <w:r w:rsidR="00037D00" w:rsidRPr="002646CB" w:rsidDel="002C63BA">
          <w:delText xml:space="preserve"> </w:delText>
        </w:r>
        <w:r w:rsidR="00037D00" w:rsidRPr="002646CB" w:rsidDel="002C63BA">
          <w:rPr>
            <w:rFonts w:hint="eastAsia"/>
          </w:rPr>
          <w:delText>있도록</w:delText>
        </w:r>
        <w:r w:rsidR="00037D00" w:rsidRPr="002646CB" w:rsidDel="002C63BA">
          <w:delText xml:space="preserve"> </w:delText>
        </w:r>
        <w:r w:rsidR="00C37E3E" w:rsidRPr="002646CB" w:rsidDel="002C63BA">
          <w:rPr>
            <w:rFonts w:hint="eastAsia"/>
          </w:rPr>
          <w:delText>드룹</w:delText>
        </w:r>
        <w:r w:rsidR="00037D00" w:rsidRPr="002646CB" w:rsidDel="002C63BA">
          <w:delText xml:space="preserve"> </w:delText>
        </w:r>
        <w:r w:rsidR="00037D00" w:rsidRPr="002646CB" w:rsidDel="002C63BA">
          <w:rPr>
            <w:rFonts w:hint="eastAsia"/>
          </w:rPr>
          <w:delText>제어모드로</w:delText>
        </w:r>
        <w:r w:rsidR="00037D00" w:rsidRPr="002646CB" w:rsidDel="002C63BA">
          <w:delText xml:space="preserve"> </w:delText>
        </w:r>
        <w:r w:rsidR="00037D00" w:rsidRPr="002646CB" w:rsidDel="002C63BA">
          <w:rPr>
            <w:rFonts w:hint="eastAsia"/>
          </w:rPr>
          <w:delText>동작할</w:delText>
        </w:r>
        <w:r w:rsidR="00037D00" w:rsidRPr="002646CB" w:rsidDel="002C63BA">
          <w:delText xml:space="preserve"> </w:delText>
        </w:r>
        <w:r w:rsidR="00037D00" w:rsidRPr="002646CB" w:rsidDel="002C63BA">
          <w:rPr>
            <w:rFonts w:hint="eastAsia"/>
          </w:rPr>
          <w:delText>수</w:delText>
        </w:r>
        <w:r w:rsidR="00037D00" w:rsidRPr="002646CB" w:rsidDel="002C63BA">
          <w:delText xml:space="preserve"> </w:delText>
        </w:r>
        <w:r w:rsidR="00037D00" w:rsidRPr="002646CB" w:rsidDel="002C63BA">
          <w:rPr>
            <w:rFonts w:hint="eastAsia"/>
          </w:rPr>
          <w:delText>있도록</w:delText>
        </w:r>
        <w:r w:rsidR="00037D00" w:rsidRPr="002646CB" w:rsidDel="002C63BA">
          <w:delText xml:space="preserve"> </w:delText>
        </w:r>
        <w:r w:rsidR="00037D00" w:rsidRPr="002646CB" w:rsidDel="002C63BA">
          <w:rPr>
            <w:rFonts w:hint="eastAsia"/>
          </w:rPr>
          <w:delText>해야</w:delText>
        </w:r>
        <w:r w:rsidR="00037D00" w:rsidRPr="002646CB" w:rsidDel="002C63BA">
          <w:delText xml:space="preserve"> </w:delText>
        </w:r>
        <w:r w:rsidR="00037D00" w:rsidRPr="002646CB" w:rsidDel="002C63BA">
          <w:rPr>
            <w:rFonts w:hint="eastAsia"/>
          </w:rPr>
          <w:delText>한다</w:delText>
        </w:r>
        <w:r w:rsidR="00037D00" w:rsidRPr="002646CB" w:rsidDel="002C63BA">
          <w:delText>.</w:delText>
        </w:r>
        <w:bookmarkStart w:id="9693" w:name="_Toc21408704"/>
        <w:bookmarkStart w:id="9694" w:name="_Toc21525219"/>
        <w:bookmarkStart w:id="9695" w:name="_Toc23142058"/>
        <w:bookmarkStart w:id="9696" w:name="_Toc23173304"/>
        <w:bookmarkStart w:id="9697" w:name="_Toc23189079"/>
        <w:bookmarkStart w:id="9698" w:name="_Toc23191457"/>
        <w:bookmarkStart w:id="9699" w:name="_Toc23244475"/>
        <w:bookmarkStart w:id="9700" w:name="_Toc23794005"/>
        <w:bookmarkStart w:id="9701" w:name="_Toc23794328"/>
        <w:bookmarkStart w:id="9702" w:name="_Toc23794651"/>
        <w:bookmarkStart w:id="9703" w:name="_Toc23795496"/>
        <w:bookmarkStart w:id="9704" w:name="_Toc23839873"/>
        <w:bookmarkStart w:id="9705" w:name="_Toc26200662"/>
        <w:bookmarkStart w:id="9706" w:name="_Toc26867759"/>
        <w:bookmarkEnd w:id="9693"/>
        <w:bookmarkEnd w:id="9694"/>
        <w:bookmarkEnd w:id="9695"/>
        <w:bookmarkEnd w:id="9696"/>
        <w:bookmarkEnd w:id="9697"/>
        <w:bookmarkEnd w:id="9698"/>
        <w:bookmarkEnd w:id="9699"/>
        <w:bookmarkEnd w:id="9700"/>
        <w:bookmarkEnd w:id="9701"/>
        <w:bookmarkEnd w:id="9702"/>
        <w:bookmarkEnd w:id="9703"/>
        <w:bookmarkEnd w:id="9704"/>
        <w:bookmarkEnd w:id="9705"/>
        <w:bookmarkEnd w:id="9706"/>
      </w:del>
    </w:p>
    <w:p w14:paraId="53A1A209" w14:textId="622F4347" w:rsidR="00763E1B" w:rsidRPr="002646CB" w:rsidDel="002C63BA" w:rsidRDefault="00FE3106" w:rsidP="00737668">
      <w:pPr>
        <w:pStyle w:val="af6"/>
        <w:numPr>
          <w:ilvl w:val="0"/>
          <w:numId w:val="22"/>
        </w:numPr>
        <w:ind w:leftChars="154" w:left="566" w:hangingChars="129" w:hanging="258"/>
        <w:rPr>
          <w:del w:id="9707" w:author="박 진상" w:date="2019-10-08T05:51:00Z"/>
        </w:rPr>
      </w:pPr>
      <w:del w:id="9708" w:author="박 진상" w:date="2019-10-08T05:51:00Z">
        <w:r w:rsidRPr="002646CB" w:rsidDel="002C63BA">
          <w:delText>CES-MG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내의</w:delText>
        </w:r>
        <w:r w:rsidR="00763E1B" w:rsidRPr="002646CB" w:rsidDel="002C63BA">
          <w:delText xml:space="preserve"> </w:delText>
        </w:r>
        <w:r w:rsidR="00C567B8" w:rsidRPr="002646CB" w:rsidDel="002C63BA">
          <w:delText>DER</w:delText>
        </w:r>
        <w:r w:rsidR="00763E1B" w:rsidRPr="002646CB" w:rsidDel="002C63BA">
          <w:rPr>
            <w:rFonts w:hint="eastAsia"/>
          </w:rPr>
          <w:delText>의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출력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전력이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부하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요구를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만족시킬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수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없을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때</w:delText>
        </w:r>
        <w:r w:rsidR="00763E1B" w:rsidRPr="002646CB" w:rsidDel="002C63BA">
          <w:delText>, EES</w:delText>
        </w:r>
        <w:r w:rsidR="005A510A" w:rsidRPr="002646CB" w:rsidDel="002C63BA">
          <w:rPr>
            <w:rFonts w:hint="eastAsia"/>
          </w:rPr>
          <w:delText>시스템은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발전으로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동작하는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전력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보상을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시작해야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한다</w:delText>
        </w:r>
        <w:r w:rsidR="00763E1B" w:rsidRPr="002646CB" w:rsidDel="002C63BA">
          <w:delText xml:space="preserve">. </w:delText>
        </w:r>
        <w:r w:rsidRPr="002646CB" w:rsidDel="002C63BA">
          <w:delText>CES-MG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내의</w:delText>
        </w:r>
        <w:r w:rsidR="00763E1B" w:rsidRPr="002646CB" w:rsidDel="002C63BA">
          <w:delText xml:space="preserve"> </w:delText>
        </w:r>
        <w:r w:rsidR="0038765D" w:rsidRPr="002646CB" w:rsidDel="002C63BA">
          <w:rPr>
            <w:rFonts w:hint="eastAsia"/>
          </w:rPr>
          <w:delText>분산자원</w:delText>
        </w:r>
        <w:r w:rsidR="00763E1B" w:rsidRPr="002646CB" w:rsidDel="002C63BA">
          <w:rPr>
            <w:rFonts w:hint="eastAsia"/>
          </w:rPr>
          <w:delText>의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출력이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부하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요구량을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초과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할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때</w:delText>
        </w:r>
        <w:r w:rsidR="00763E1B" w:rsidRPr="002646CB" w:rsidDel="002C63BA">
          <w:delText xml:space="preserve">, </w:delText>
        </w:r>
        <w:r w:rsidR="00763E1B" w:rsidRPr="002646CB" w:rsidDel="002C63BA">
          <w:rPr>
            <w:rFonts w:hint="eastAsia"/>
          </w:rPr>
          <w:delText>예비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전력은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부하로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작용하는</w:delText>
        </w:r>
        <w:r w:rsidR="00763E1B" w:rsidRPr="002646CB" w:rsidDel="002C63BA">
          <w:delText xml:space="preserve"> EES</w:delText>
        </w:r>
        <w:r w:rsidR="005A510A" w:rsidRPr="002646CB" w:rsidDel="002C63BA">
          <w:rPr>
            <w:rFonts w:hint="eastAsia"/>
          </w:rPr>
          <w:delText>시스템</w:delText>
        </w:r>
        <w:r w:rsidR="00763E1B" w:rsidRPr="002646CB" w:rsidDel="002C63BA">
          <w:rPr>
            <w:rFonts w:hint="eastAsia"/>
          </w:rPr>
          <w:delText>에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의해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흡수</w:delText>
        </w:r>
        <w:r w:rsidR="00DF729E" w:rsidRPr="002646CB" w:rsidDel="002C63BA">
          <w:rPr>
            <w:rFonts w:hint="eastAsia"/>
          </w:rPr>
          <w:delText>해야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한다</w:delText>
        </w:r>
        <w:r w:rsidR="00763E1B" w:rsidRPr="002646CB" w:rsidDel="002C63BA">
          <w:delText>. EES</w:delText>
        </w:r>
        <w:r w:rsidR="005A510A" w:rsidRPr="002646CB" w:rsidDel="002C63BA">
          <w:rPr>
            <w:rFonts w:hint="eastAsia"/>
          </w:rPr>
          <w:delText>시스템이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발전기로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작동하고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부하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균형이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여전히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충족되지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않으면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부하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요구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및</w:delText>
        </w:r>
        <w:r w:rsidR="00763E1B" w:rsidRPr="002646CB" w:rsidDel="002C63BA">
          <w:delText xml:space="preserve"> EES</w:delText>
        </w:r>
        <w:r w:rsidR="005A510A" w:rsidRPr="002646CB" w:rsidDel="002C63BA">
          <w:rPr>
            <w:rFonts w:hint="eastAsia"/>
          </w:rPr>
          <w:delText>시스템</w:delText>
        </w:r>
        <w:r w:rsidR="00763E1B" w:rsidRPr="002646CB" w:rsidDel="002C63BA">
          <w:rPr>
            <w:rFonts w:hint="eastAsia"/>
          </w:rPr>
          <w:delText>의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용량에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따라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부하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차단이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필연적이며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일부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중요하고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민감한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부하까지도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공급할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수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없다</w:delText>
        </w:r>
        <w:r w:rsidR="00763E1B" w:rsidRPr="002646CB" w:rsidDel="002C63BA">
          <w:delText>.</w:delText>
        </w:r>
        <w:bookmarkStart w:id="9709" w:name="_Toc21408705"/>
        <w:bookmarkStart w:id="9710" w:name="_Toc21525220"/>
        <w:bookmarkStart w:id="9711" w:name="_Toc23142059"/>
        <w:bookmarkStart w:id="9712" w:name="_Toc23173305"/>
        <w:bookmarkStart w:id="9713" w:name="_Toc23189080"/>
        <w:bookmarkStart w:id="9714" w:name="_Toc23191458"/>
        <w:bookmarkStart w:id="9715" w:name="_Toc23244476"/>
        <w:bookmarkStart w:id="9716" w:name="_Toc23794006"/>
        <w:bookmarkStart w:id="9717" w:name="_Toc23794329"/>
        <w:bookmarkStart w:id="9718" w:name="_Toc23794652"/>
        <w:bookmarkStart w:id="9719" w:name="_Toc23795497"/>
        <w:bookmarkStart w:id="9720" w:name="_Toc23839874"/>
        <w:bookmarkStart w:id="9721" w:name="_Toc26200663"/>
        <w:bookmarkStart w:id="9722" w:name="_Toc26867760"/>
        <w:bookmarkEnd w:id="9709"/>
        <w:bookmarkEnd w:id="9710"/>
        <w:bookmarkEnd w:id="9711"/>
        <w:bookmarkEnd w:id="9712"/>
        <w:bookmarkEnd w:id="9713"/>
        <w:bookmarkEnd w:id="9714"/>
        <w:bookmarkEnd w:id="9715"/>
        <w:bookmarkEnd w:id="9716"/>
        <w:bookmarkEnd w:id="9717"/>
        <w:bookmarkEnd w:id="9718"/>
        <w:bookmarkEnd w:id="9719"/>
        <w:bookmarkEnd w:id="9720"/>
        <w:bookmarkEnd w:id="9721"/>
        <w:bookmarkEnd w:id="9722"/>
      </w:del>
    </w:p>
    <w:p w14:paraId="7AD204F0" w14:textId="4A34E783" w:rsidR="003B345E" w:rsidRPr="002646CB" w:rsidDel="002C63BA" w:rsidRDefault="003B345E" w:rsidP="003B345E">
      <w:pPr>
        <w:rPr>
          <w:del w:id="9723" w:author="박 진상" w:date="2019-10-08T05:51:00Z"/>
        </w:rPr>
      </w:pPr>
      <w:bookmarkStart w:id="9724" w:name="_Toc21408706"/>
      <w:bookmarkStart w:id="9725" w:name="_Toc21525221"/>
      <w:bookmarkStart w:id="9726" w:name="_Toc23142060"/>
      <w:bookmarkStart w:id="9727" w:name="_Toc23173306"/>
      <w:bookmarkStart w:id="9728" w:name="_Toc23189081"/>
      <w:bookmarkStart w:id="9729" w:name="_Toc23191459"/>
      <w:bookmarkStart w:id="9730" w:name="_Toc23244477"/>
      <w:bookmarkStart w:id="9731" w:name="_Toc23794007"/>
      <w:bookmarkStart w:id="9732" w:name="_Toc23794330"/>
      <w:bookmarkStart w:id="9733" w:name="_Toc23794653"/>
      <w:bookmarkStart w:id="9734" w:name="_Toc23795498"/>
      <w:bookmarkStart w:id="9735" w:name="_Toc23839875"/>
      <w:bookmarkStart w:id="9736" w:name="_Toc26200664"/>
      <w:bookmarkStart w:id="9737" w:name="_Toc26867761"/>
      <w:bookmarkEnd w:id="9724"/>
      <w:bookmarkEnd w:id="9725"/>
      <w:bookmarkEnd w:id="9726"/>
      <w:bookmarkEnd w:id="9727"/>
      <w:bookmarkEnd w:id="9728"/>
      <w:bookmarkEnd w:id="9729"/>
      <w:bookmarkEnd w:id="9730"/>
      <w:bookmarkEnd w:id="9731"/>
      <w:bookmarkEnd w:id="9732"/>
      <w:bookmarkEnd w:id="9733"/>
      <w:bookmarkEnd w:id="9734"/>
      <w:bookmarkEnd w:id="9735"/>
      <w:bookmarkEnd w:id="9736"/>
      <w:bookmarkEnd w:id="9737"/>
    </w:p>
    <w:p w14:paraId="66146AF0" w14:textId="1053878B" w:rsidR="00763E1B" w:rsidRPr="002646CB" w:rsidDel="002C63BA" w:rsidRDefault="005A510A" w:rsidP="00763E1B">
      <w:pPr>
        <w:pStyle w:val="44"/>
        <w:rPr>
          <w:del w:id="9738" w:author="박 진상" w:date="2019-10-08T05:51:00Z"/>
        </w:rPr>
      </w:pPr>
      <w:del w:id="9739" w:author="박 진상" w:date="2019-10-08T05:51:00Z">
        <w:r w:rsidRPr="002646CB" w:rsidDel="002C63BA">
          <w:rPr>
            <w:b w:val="0"/>
          </w:rPr>
          <w:delText>EES</w:delText>
        </w:r>
        <w:r w:rsidRPr="002646CB" w:rsidDel="002C63BA">
          <w:rPr>
            <w:rFonts w:hint="eastAsia"/>
            <w:b w:val="0"/>
          </w:rPr>
          <w:delText>시스템</w:delText>
        </w:r>
        <w:r w:rsidR="00BF2D25" w:rsidRPr="002646CB" w:rsidDel="002C63BA">
          <w:rPr>
            <w:rFonts w:hint="eastAsia"/>
            <w:b w:val="0"/>
          </w:rPr>
          <w:delText>의</w:delText>
        </w:r>
        <w:r w:rsidR="00763E1B" w:rsidRPr="002646CB" w:rsidDel="002C63BA">
          <w:rPr>
            <w:b w:val="0"/>
          </w:rPr>
          <w:delText xml:space="preserve"> </w:delText>
        </w:r>
        <w:r w:rsidR="00F661EE" w:rsidRPr="002646CB" w:rsidDel="002C63BA">
          <w:rPr>
            <w:b w:val="0"/>
          </w:rPr>
          <w:delText xml:space="preserve">PCS </w:delText>
        </w:r>
        <w:r w:rsidR="00763E1B" w:rsidRPr="002646CB" w:rsidDel="002C63BA">
          <w:rPr>
            <w:rFonts w:hint="eastAsia"/>
            <w:b w:val="0"/>
          </w:rPr>
          <w:delText>기반</w:delText>
        </w:r>
        <w:r w:rsidR="00763E1B" w:rsidRPr="002646CB" w:rsidDel="002C63BA">
          <w:rPr>
            <w:b w:val="0"/>
          </w:rPr>
          <w:delText xml:space="preserve"> </w:delText>
        </w:r>
        <w:r w:rsidR="00E742FA" w:rsidRPr="002646CB" w:rsidDel="002C63BA">
          <w:rPr>
            <w:b w:val="0"/>
          </w:rPr>
          <w:delText>CES-MG</w:delText>
        </w:r>
        <w:r w:rsidR="00763E1B" w:rsidRPr="002646CB" w:rsidDel="002C63BA">
          <w:rPr>
            <w:b w:val="0"/>
          </w:rPr>
          <w:delText xml:space="preserve"> </w:delText>
        </w:r>
        <w:r w:rsidR="00763E1B" w:rsidRPr="002646CB" w:rsidDel="002C63BA">
          <w:rPr>
            <w:rFonts w:hint="eastAsia"/>
            <w:b w:val="0"/>
          </w:rPr>
          <w:delText>운</w:delText>
        </w:r>
        <w:r w:rsidR="00F661EE" w:rsidRPr="002646CB" w:rsidDel="002C63BA">
          <w:rPr>
            <w:rFonts w:hint="eastAsia"/>
            <w:b w:val="0"/>
          </w:rPr>
          <w:delText>전</w:delText>
        </w:r>
        <w:r w:rsidR="00763E1B" w:rsidRPr="002646CB" w:rsidDel="002C63BA">
          <w:rPr>
            <w:b w:val="0"/>
          </w:rPr>
          <w:delText xml:space="preserve"> </w:delText>
        </w:r>
        <w:r w:rsidR="00763E1B" w:rsidRPr="002646CB" w:rsidDel="002C63BA">
          <w:rPr>
            <w:rFonts w:hint="eastAsia"/>
            <w:b w:val="0"/>
          </w:rPr>
          <w:delText>제어</w:delText>
        </w:r>
        <w:bookmarkStart w:id="9740" w:name="_Toc21408707"/>
        <w:bookmarkStart w:id="9741" w:name="_Toc21525222"/>
        <w:bookmarkStart w:id="9742" w:name="_Toc23142061"/>
        <w:bookmarkStart w:id="9743" w:name="_Toc23173307"/>
        <w:bookmarkStart w:id="9744" w:name="_Toc23189082"/>
        <w:bookmarkStart w:id="9745" w:name="_Toc23191460"/>
        <w:bookmarkStart w:id="9746" w:name="_Toc23244478"/>
        <w:bookmarkStart w:id="9747" w:name="_Toc23794008"/>
        <w:bookmarkStart w:id="9748" w:name="_Toc23794331"/>
        <w:bookmarkStart w:id="9749" w:name="_Toc23794654"/>
        <w:bookmarkStart w:id="9750" w:name="_Toc23795499"/>
        <w:bookmarkStart w:id="9751" w:name="_Toc23839876"/>
        <w:bookmarkStart w:id="9752" w:name="_Toc26200665"/>
        <w:bookmarkStart w:id="9753" w:name="_Toc26867762"/>
        <w:bookmarkEnd w:id="9740"/>
        <w:bookmarkEnd w:id="9741"/>
        <w:bookmarkEnd w:id="9742"/>
        <w:bookmarkEnd w:id="9743"/>
        <w:bookmarkEnd w:id="9744"/>
        <w:bookmarkEnd w:id="9745"/>
        <w:bookmarkEnd w:id="9746"/>
        <w:bookmarkEnd w:id="9747"/>
        <w:bookmarkEnd w:id="9748"/>
        <w:bookmarkEnd w:id="9749"/>
        <w:bookmarkEnd w:id="9750"/>
        <w:bookmarkEnd w:id="9751"/>
        <w:bookmarkEnd w:id="9752"/>
        <w:bookmarkEnd w:id="9753"/>
      </w:del>
    </w:p>
    <w:p w14:paraId="38576DDA" w14:textId="6F83937E" w:rsidR="00763E1B" w:rsidRPr="002646CB" w:rsidDel="002C63BA" w:rsidRDefault="00763E1B" w:rsidP="00763E1B">
      <w:pPr>
        <w:rPr>
          <w:del w:id="9754" w:author="박 진상" w:date="2019-10-08T05:51:00Z"/>
          <w:lang w:val="en-US"/>
        </w:rPr>
      </w:pPr>
      <w:bookmarkStart w:id="9755" w:name="_Toc21408708"/>
      <w:bookmarkStart w:id="9756" w:name="_Toc21525223"/>
      <w:bookmarkStart w:id="9757" w:name="_Toc23142062"/>
      <w:bookmarkStart w:id="9758" w:name="_Toc23173308"/>
      <w:bookmarkStart w:id="9759" w:name="_Toc23189083"/>
      <w:bookmarkStart w:id="9760" w:name="_Toc23191461"/>
      <w:bookmarkStart w:id="9761" w:name="_Toc23244479"/>
      <w:bookmarkStart w:id="9762" w:name="_Toc23794009"/>
      <w:bookmarkStart w:id="9763" w:name="_Toc23794332"/>
      <w:bookmarkStart w:id="9764" w:name="_Toc23794655"/>
      <w:bookmarkStart w:id="9765" w:name="_Toc23795500"/>
      <w:bookmarkStart w:id="9766" w:name="_Toc23839877"/>
      <w:bookmarkStart w:id="9767" w:name="_Toc26200666"/>
      <w:bookmarkStart w:id="9768" w:name="_Toc26867763"/>
      <w:bookmarkEnd w:id="9755"/>
      <w:bookmarkEnd w:id="9756"/>
      <w:bookmarkEnd w:id="9757"/>
      <w:bookmarkEnd w:id="9758"/>
      <w:bookmarkEnd w:id="9759"/>
      <w:bookmarkEnd w:id="9760"/>
      <w:bookmarkEnd w:id="9761"/>
      <w:bookmarkEnd w:id="9762"/>
      <w:bookmarkEnd w:id="9763"/>
      <w:bookmarkEnd w:id="9764"/>
      <w:bookmarkEnd w:id="9765"/>
      <w:bookmarkEnd w:id="9766"/>
      <w:bookmarkEnd w:id="9767"/>
      <w:bookmarkEnd w:id="9768"/>
    </w:p>
    <w:p w14:paraId="0D1E16EB" w14:textId="2B549198" w:rsidR="00F661EE" w:rsidRPr="002646CB" w:rsidDel="002C63BA" w:rsidRDefault="00E742FA" w:rsidP="00F661EE">
      <w:pPr>
        <w:rPr>
          <w:del w:id="9769" w:author="박 진상" w:date="2019-10-08T05:51:00Z"/>
          <w:lang w:val="en-US"/>
        </w:rPr>
      </w:pPr>
      <w:del w:id="9770" w:author="박 진상" w:date="2019-10-08T05:51:00Z">
        <w:r w:rsidRPr="002646CB" w:rsidDel="002C63BA">
          <w:delText>CES-MG</w:delText>
        </w:r>
        <w:r w:rsidR="00F661EE" w:rsidRPr="002646CB" w:rsidDel="002C63BA">
          <w:rPr>
            <w:rFonts w:hint="eastAsia"/>
            <w:lang w:val="en-US"/>
          </w:rPr>
          <w:delText>의</w:delText>
        </w:r>
        <w:r w:rsidR="00F661EE" w:rsidRPr="002646CB" w:rsidDel="002C63BA">
          <w:rPr>
            <w:lang w:val="en-US"/>
          </w:rPr>
          <w:delText xml:space="preserve"> </w:delText>
        </w:r>
        <w:r w:rsidR="001C3C69" w:rsidRPr="002646CB" w:rsidDel="002C63BA">
          <w:rPr>
            <w:rFonts w:hint="eastAsia"/>
            <w:rPrChange w:id="977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독립</w:delText>
        </w:r>
        <w:r w:rsidR="00F661EE" w:rsidRPr="002646CB" w:rsidDel="002C63BA">
          <w:rPr>
            <w:rFonts w:hint="eastAsia"/>
            <w:lang w:val="en-US"/>
          </w:rPr>
          <w:delText>운전</w:delText>
        </w:r>
        <w:r w:rsidR="00B547D7" w:rsidRPr="002646CB" w:rsidDel="002C63BA">
          <w:rPr>
            <w:lang w:val="en-US"/>
          </w:rPr>
          <w:delText xml:space="preserve"> </w:delText>
        </w:r>
        <w:r w:rsidR="00F661EE" w:rsidRPr="002646CB" w:rsidDel="002C63BA">
          <w:rPr>
            <w:rFonts w:hint="eastAsia"/>
            <w:lang w:val="en-US"/>
          </w:rPr>
          <w:delText>모드에서</w:delText>
        </w:r>
        <w:r w:rsidR="005A510A" w:rsidRPr="002646CB" w:rsidDel="002C63BA">
          <w:rPr>
            <w:lang w:val="en-US"/>
          </w:rPr>
          <w:delText xml:space="preserve"> EES</w:delText>
        </w:r>
        <w:r w:rsidR="005A510A" w:rsidRPr="002646CB" w:rsidDel="002C63BA">
          <w:rPr>
            <w:rFonts w:hint="eastAsia"/>
            <w:lang w:val="en-US"/>
          </w:rPr>
          <w:delText>시스템</w:delText>
        </w:r>
        <w:r w:rsidR="00F661EE" w:rsidRPr="002646CB" w:rsidDel="002C63BA">
          <w:rPr>
            <w:lang w:val="en-US"/>
          </w:rPr>
          <w:delText xml:space="preserve"> PCS </w:delText>
        </w:r>
        <w:r w:rsidR="00F661EE" w:rsidRPr="002646CB" w:rsidDel="002C63BA">
          <w:rPr>
            <w:rFonts w:hint="eastAsia"/>
            <w:lang w:val="en-US"/>
          </w:rPr>
          <w:delText>기반의</w:delText>
        </w:r>
        <w:r w:rsidR="00F661EE" w:rsidRPr="002646CB" w:rsidDel="002C63BA">
          <w:rPr>
            <w:lang w:val="en-US"/>
          </w:rPr>
          <w:delText xml:space="preserve"> AC </w:delText>
        </w:r>
        <w:r w:rsidR="00F661EE" w:rsidRPr="002646CB" w:rsidDel="002C63BA">
          <w:rPr>
            <w:rFonts w:hint="eastAsia"/>
            <w:lang w:val="en-US"/>
          </w:rPr>
          <w:delText>기준</w:delText>
        </w:r>
        <w:r w:rsidR="00F661EE" w:rsidRPr="002646CB" w:rsidDel="002C63BA">
          <w:rPr>
            <w:lang w:val="en-US"/>
          </w:rPr>
          <w:delText xml:space="preserve"> </w:delText>
        </w:r>
        <w:r w:rsidR="00F661EE" w:rsidRPr="002646CB" w:rsidDel="002C63BA">
          <w:rPr>
            <w:rFonts w:hint="eastAsia"/>
            <w:lang w:val="en-US"/>
          </w:rPr>
          <w:delText>주파수를</w:delText>
        </w:r>
        <w:r w:rsidR="00F661EE" w:rsidRPr="002646CB" w:rsidDel="002C63BA">
          <w:rPr>
            <w:lang w:val="en-US"/>
          </w:rPr>
          <w:delText xml:space="preserve"> </w:delText>
        </w:r>
        <w:r w:rsidR="00F661EE" w:rsidRPr="002646CB" w:rsidDel="002C63BA">
          <w:rPr>
            <w:rFonts w:hint="eastAsia"/>
            <w:lang w:val="en-US"/>
          </w:rPr>
          <w:delText>사용하여</w:delText>
        </w:r>
        <w:r w:rsidR="00F661EE" w:rsidRPr="002646CB" w:rsidDel="002C63BA">
          <w:rPr>
            <w:lang w:val="en-US"/>
          </w:rPr>
          <w:delText xml:space="preserve"> </w:delText>
        </w:r>
        <w:r w:rsidR="00F661EE" w:rsidRPr="002646CB" w:rsidDel="002C63BA">
          <w:rPr>
            <w:rFonts w:hint="eastAsia"/>
            <w:lang w:val="en-US"/>
          </w:rPr>
          <w:delText>운전하는</w:delText>
        </w:r>
        <w:r w:rsidR="00F661EE" w:rsidRPr="002646CB" w:rsidDel="002C63BA">
          <w:rPr>
            <w:lang w:val="en-US"/>
          </w:rPr>
          <w:delText xml:space="preserve"> </w:delText>
        </w:r>
        <w:r w:rsidR="00F661EE" w:rsidRPr="002646CB" w:rsidDel="002C63BA">
          <w:rPr>
            <w:rFonts w:hint="eastAsia"/>
            <w:lang w:val="en-US"/>
          </w:rPr>
          <w:delText>경우에는</w:delText>
        </w:r>
        <w:r w:rsidR="00F661EE" w:rsidRPr="002646CB" w:rsidDel="002C63BA">
          <w:rPr>
            <w:lang w:val="en-US"/>
          </w:rPr>
          <w:delText xml:space="preserve"> </w:delText>
        </w:r>
        <w:r w:rsidR="00F661EE" w:rsidRPr="002646CB" w:rsidDel="002C63BA">
          <w:rPr>
            <w:rFonts w:hint="eastAsia"/>
            <w:lang w:val="en-US"/>
          </w:rPr>
          <w:delText>다음</w:delText>
        </w:r>
        <w:r w:rsidR="00F661EE" w:rsidRPr="002646CB" w:rsidDel="002C63BA">
          <w:rPr>
            <w:lang w:val="en-US"/>
          </w:rPr>
          <w:delText xml:space="preserve"> </w:delText>
        </w:r>
        <w:r w:rsidR="00F661EE" w:rsidRPr="002646CB" w:rsidDel="002C63BA">
          <w:rPr>
            <w:rFonts w:hint="eastAsia"/>
            <w:lang w:val="en-US"/>
          </w:rPr>
          <w:delText>사항을</w:delText>
        </w:r>
        <w:r w:rsidR="00F661EE" w:rsidRPr="002646CB" w:rsidDel="002C63BA">
          <w:rPr>
            <w:lang w:val="en-US"/>
          </w:rPr>
          <w:delText xml:space="preserve"> </w:delText>
        </w:r>
        <w:r w:rsidR="00F661EE" w:rsidRPr="002646CB" w:rsidDel="002C63BA">
          <w:rPr>
            <w:rFonts w:hint="eastAsia"/>
            <w:lang w:val="en-US"/>
          </w:rPr>
          <w:delText>고려하여</w:delText>
        </w:r>
        <w:r w:rsidR="00F661EE" w:rsidRPr="002646CB" w:rsidDel="002C63BA">
          <w:rPr>
            <w:lang w:val="en-US"/>
          </w:rPr>
          <w:delText xml:space="preserve"> </w:delText>
        </w:r>
        <w:r w:rsidR="00F661EE" w:rsidRPr="002646CB" w:rsidDel="002C63BA">
          <w:rPr>
            <w:rFonts w:hint="eastAsia"/>
            <w:lang w:val="en-US"/>
          </w:rPr>
          <w:delText>운전</w:delText>
        </w:r>
        <w:r w:rsidRPr="002646CB" w:rsidDel="002C63BA">
          <w:rPr>
            <w:rFonts w:hint="eastAsia"/>
            <w:lang w:val="en-US"/>
          </w:rPr>
          <w:delText>해야</w:delText>
        </w:r>
        <w:r w:rsidR="00F661EE" w:rsidRPr="002646CB" w:rsidDel="002C63BA">
          <w:rPr>
            <w:lang w:val="en-US"/>
          </w:rPr>
          <w:delText xml:space="preserve"> </w:delText>
        </w:r>
        <w:r w:rsidR="00F661EE" w:rsidRPr="002646CB" w:rsidDel="002C63BA">
          <w:rPr>
            <w:rFonts w:hint="eastAsia"/>
            <w:lang w:val="en-US"/>
          </w:rPr>
          <w:delText>한다</w:delText>
        </w:r>
        <w:r w:rsidR="00F661EE" w:rsidRPr="002646CB" w:rsidDel="002C63BA">
          <w:rPr>
            <w:lang w:val="en-US"/>
          </w:rPr>
          <w:delText>.</w:delText>
        </w:r>
        <w:bookmarkStart w:id="9772" w:name="_Toc21408709"/>
        <w:bookmarkStart w:id="9773" w:name="_Toc21525224"/>
        <w:bookmarkStart w:id="9774" w:name="_Toc23142063"/>
        <w:bookmarkStart w:id="9775" w:name="_Toc23173309"/>
        <w:bookmarkStart w:id="9776" w:name="_Toc23189084"/>
        <w:bookmarkStart w:id="9777" w:name="_Toc23191462"/>
        <w:bookmarkStart w:id="9778" w:name="_Toc23244480"/>
        <w:bookmarkStart w:id="9779" w:name="_Toc23794010"/>
        <w:bookmarkStart w:id="9780" w:name="_Toc23794333"/>
        <w:bookmarkStart w:id="9781" w:name="_Toc23794656"/>
        <w:bookmarkStart w:id="9782" w:name="_Toc23795501"/>
        <w:bookmarkStart w:id="9783" w:name="_Toc23839878"/>
        <w:bookmarkStart w:id="9784" w:name="_Toc26200667"/>
        <w:bookmarkStart w:id="9785" w:name="_Toc26867764"/>
        <w:bookmarkEnd w:id="9772"/>
        <w:bookmarkEnd w:id="9773"/>
        <w:bookmarkEnd w:id="9774"/>
        <w:bookmarkEnd w:id="9775"/>
        <w:bookmarkEnd w:id="9776"/>
        <w:bookmarkEnd w:id="9777"/>
        <w:bookmarkEnd w:id="9778"/>
        <w:bookmarkEnd w:id="9779"/>
        <w:bookmarkEnd w:id="9780"/>
        <w:bookmarkEnd w:id="9781"/>
        <w:bookmarkEnd w:id="9782"/>
        <w:bookmarkEnd w:id="9783"/>
        <w:bookmarkEnd w:id="9784"/>
        <w:bookmarkEnd w:id="9785"/>
      </w:del>
    </w:p>
    <w:p w14:paraId="5661FD3A" w14:textId="66623421" w:rsidR="00F661EE" w:rsidRPr="002646CB" w:rsidDel="002C63BA" w:rsidRDefault="00F661EE" w:rsidP="00763E1B">
      <w:pPr>
        <w:rPr>
          <w:del w:id="9786" w:author="박 진상" w:date="2019-10-08T05:51:00Z"/>
          <w:lang w:val="en-US"/>
        </w:rPr>
      </w:pPr>
      <w:bookmarkStart w:id="9787" w:name="_Toc21408710"/>
      <w:bookmarkStart w:id="9788" w:name="_Toc21525225"/>
      <w:bookmarkStart w:id="9789" w:name="_Toc23142064"/>
      <w:bookmarkStart w:id="9790" w:name="_Toc23173310"/>
      <w:bookmarkStart w:id="9791" w:name="_Toc23189085"/>
      <w:bookmarkStart w:id="9792" w:name="_Toc23191463"/>
      <w:bookmarkStart w:id="9793" w:name="_Toc23244481"/>
      <w:bookmarkStart w:id="9794" w:name="_Toc23794011"/>
      <w:bookmarkStart w:id="9795" w:name="_Toc23794334"/>
      <w:bookmarkStart w:id="9796" w:name="_Toc23794657"/>
      <w:bookmarkStart w:id="9797" w:name="_Toc23795502"/>
      <w:bookmarkStart w:id="9798" w:name="_Toc23839879"/>
      <w:bookmarkStart w:id="9799" w:name="_Toc26200668"/>
      <w:bookmarkStart w:id="9800" w:name="_Toc26867765"/>
      <w:bookmarkEnd w:id="9787"/>
      <w:bookmarkEnd w:id="9788"/>
      <w:bookmarkEnd w:id="9789"/>
      <w:bookmarkEnd w:id="9790"/>
      <w:bookmarkEnd w:id="9791"/>
      <w:bookmarkEnd w:id="9792"/>
      <w:bookmarkEnd w:id="9793"/>
      <w:bookmarkEnd w:id="9794"/>
      <w:bookmarkEnd w:id="9795"/>
      <w:bookmarkEnd w:id="9796"/>
      <w:bookmarkEnd w:id="9797"/>
      <w:bookmarkEnd w:id="9798"/>
      <w:bookmarkEnd w:id="9799"/>
      <w:bookmarkEnd w:id="9800"/>
    </w:p>
    <w:p w14:paraId="083C7B55" w14:textId="711DB043" w:rsidR="00246F0C" w:rsidRPr="002646CB" w:rsidDel="002C63BA" w:rsidRDefault="00246F0C" w:rsidP="00737668">
      <w:pPr>
        <w:pStyle w:val="af6"/>
        <w:numPr>
          <w:ilvl w:val="0"/>
          <w:numId w:val="22"/>
        </w:numPr>
        <w:ind w:leftChars="154" w:left="566" w:hangingChars="129" w:hanging="258"/>
        <w:rPr>
          <w:del w:id="9801" w:author="박 진상" w:date="2019-10-08T05:51:00Z"/>
        </w:rPr>
      </w:pPr>
      <w:del w:id="9802" w:author="박 진상" w:date="2019-10-08T05:51:00Z">
        <w:r w:rsidRPr="002646CB" w:rsidDel="002C63BA">
          <w:delText>EES</w:delText>
        </w:r>
        <w:r w:rsidR="005A510A" w:rsidRPr="002646CB" w:rsidDel="002C63BA">
          <w:rPr>
            <w:rFonts w:hint="eastAsia"/>
          </w:rPr>
          <w:delText>시스템</w:delText>
        </w:r>
        <w:r w:rsidRPr="002646CB" w:rsidDel="002C63BA">
          <w:rPr>
            <w:rFonts w:hint="eastAsia"/>
          </w:rPr>
          <w:delText>에서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기준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주파수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발생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및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전압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유지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관리</w:delText>
        </w:r>
        <w:bookmarkStart w:id="9803" w:name="_Toc21408711"/>
        <w:bookmarkStart w:id="9804" w:name="_Toc21525226"/>
        <w:bookmarkStart w:id="9805" w:name="_Toc23142065"/>
        <w:bookmarkStart w:id="9806" w:name="_Toc23173311"/>
        <w:bookmarkStart w:id="9807" w:name="_Toc23189086"/>
        <w:bookmarkStart w:id="9808" w:name="_Toc23191464"/>
        <w:bookmarkStart w:id="9809" w:name="_Toc23244482"/>
        <w:bookmarkStart w:id="9810" w:name="_Toc23794012"/>
        <w:bookmarkStart w:id="9811" w:name="_Toc23794335"/>
        <w:bookmarkStart w:id="9812" w:name="_Toc23794658"/>
        <w:bookmarkStart w:id="9813" w:name="_Toc23795503"/>
        <w:bookmarkStart w:id="9814" w:name="_Toc23839880"/>
        <w:bookmarkStart w:id="9815" w:name="_Toc26200669"/>
        <w:bookmarkStart w:id="9816" w:name="_Toc26867766"/>
        <w:bookmarkEnd w:id="9803"/>
        <w:bookmarkEnd w:id="9804"/>
        <w:bookmarkEnd w:id="9805"/>
        <w:bookmarkEnd w:id="9806"/>
        <w:bookmarkEnd w:id="9807"/>
        <w:bookmarkEnd w:id="9808"/>
        <w:bookmarkEnd w:id="9809"/>
        <w:bookmarkEnd w:id="9810"/>
        <w:bookmarkEnd w:id="9811"/>
        <w:bookmarkEnd w:id="9812"/>
        <w:bookmarkEnd w:id="9813"/>
        <w:bookmarkEnd w:id="9814"/>
        <w:bookmarkEnd w:id="9815"/>
        <w:bookmarkEnd w:id="9816"/>
      </w:del>
    </w:p>
    <w:p w14:paraId="13541684" w14:textId="0F047B0A" w:rsidR="00763E1B" w:rsidRPr="002646CB" w:rsidDel="002C63BA" w:rsidRDefault="00246F0C" w:rsidP="00737668">
      <w:pPr>
        <w:pStyle w:val="af6"/>
        <w:numPr>
          <w:ilvl w:val="0"/>
          <w:numId w:val="22"/>
        </w:numPr>
        <w:ind w:leftChars="154" w:left="566" w:hangingChars="129" w:hanging="258"/>
        <w:rPr>
          <w:del w:id="9817" w:author="박 진상" w:date="2019-10-08T05:51:00Z"/>
        </w:rPr>
      </w:pPr>
      <w:del w:id="9818" w:author="박 진상" w:date="2019-10-08T05:51:00Z">
        <w:r w:rsidRPr="002646CB" w:rsidDel="002C63BA">
          <w:delText>CHP</w:delText>
        </w:r>
        <w:r w:rsidRPr="002646CB" w:rsidDel="002C63BA">
          <w:rPr>
            <w:rFonts w:hint="eastAsia"/>
          </w:rPr>
          <w:delText>는</w:delText>
        </w:r>
        <w:r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부하를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고려하면서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열추종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운전</w:delText>
        </w:r>
        <w:bookmarkStart w:id="9819" w:name="_Toc21408712"/>
        <w:bookmarkStart w:id="9820" w:name="_Toc21525227"/>
        <w:bookmarkStart w:id="9821" w:name="_Toc23142066"/>
        <w:bookmarkStart w:id="9822" w:name="_Toc23173312"/>
        <w:bookmarkStart w:id="9823" w:name="_Toc23189087"/>
        <w:bookmarkStart w:id="9824" w:name="_Toc23191465"/>
        <w:bookmarkStart w:id="9825" w:name="_Toc23244483"/>
        <w:bookmarkStart w:id="9826" w:name="_Toc23794013"/>
        <w:bookmarkStart w:id="9827" w:name="_Toc23794336"/>
        <w:bookmarkStart w:id="9828" w:name="_Toc23794659"/>
        <w:bookmarkStart w:id="9829" w:name="_Toc23795504"/>
        <w:bookmarkStart w:id="9830" w:name="_Toc23839881"/>
        <w:bookmarkStart w:id="9831" w:name="_Toc26200670"/>
        <w:bookmarkStart w:id="9832" w:name="_Toc26867767"/>
        <w:bookmarkEnd w:id="9819"/>
        <w:bookmarkEnd w:id="9820"/>
        <w:bookmarkEnd w:id="9821"/>
        <w:bookmarkEnd w:id="9822"/>
        <w:bookmarkEnd w:id="9823"/>
        <w:bookmarkEnd w:id="9824"/>
        <w:bookmarkEnd w:id="9825"/>
        <w:bookmarkEnd w:id="9826"/>
        <w:bookmarkEnd w:id="9827"/>
        <w:bookmarkEnd w:id="9828"/>
        <w:bookmarkEnd w:id="9829"/>
        <w:bookmarkEnd w:id="9830"/>
        <w:bookmarkEnd w:id="9831"/>
        <w:bookmarkEnd w:id="9832"/>
      </w:del>
    </w:p>
    <w:p w14:paraId="1BF086FE" w14:textId="1816B2B8" w:rsidR="00763E1B" w:rsidRPr="002646CB" w:rsidDel="002C63BA" w:rsidRDefault="00246F0C" w:rsidP="00737668">
      <w:pPr>
        <w:pStyle w:val="af6"/>
        <w:numPr>
          <w:ilvl w:val="0"/>
          <w:numId w:val="22"/>
        </w:numPr>
        <w:ind w:leftChars="154" w:left="566" w:hangingChars="129" w:hanging="258"/>
        <w:rPr>
          <w:del w:id="9833" w:author="박 진상" w:date="2019-10-08T05:51:00Z"/>
        </w:rPr>
      </w:pPr>
      <w:del w:id="9834" w:author="박 진상" w:date="2019-10-08T05:51:00Z">
        <w:r w:rsidRPr="002646CB" w:rsidDel="002C63BA">
          <w:delText>CHP</w:delText>
        </w:r>
        <w:r w:rsidRPr="002646CB" w:rsidDel="002C63BA">
          <w:rPr>
            <w:rFonts w:hint="eastAsia"/>
          </w:rPr>
          <w:delText>는</w:delText>
        </w:r>
        <w:r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환수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온도에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대한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관리</w:delText>
        </w:r>
        <w:r w:rsidRPr="002646CB" w:rsidDel="002C63BA">
          <w:rPr>
            <w:rFonts w:hint="eastAsia"/>
          </w:rPr>
          <w:delText>를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통해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부하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연계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출력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조절</w:delText>
        </w:r>
        <w:bookmarkStart w:id="9835" w:name="_Toc21408713"/>
        <w:bookmarkStart w:id="9836" w:name="_Toc21525228"/>
        <w:bookmarkStart w:id="9837" w:name="_Toc23142067"/>
        <w:bookmarkStart w:id="9838" w:name="_Toc23173313"/>
        <w:bookmarkStart w:id="9839" w:name="_Toc23189088"/>
        <w:bookmarkStart w:id="9840" w:name="_Toc23191466"/>
        <w:bookmarkStart w:id="9841" w:name="_Toc23244484"/>
        <w:bookmarkStart w:id="9842" w:name="_Toc23794014"/>
        <w:bookmarkStart w:id="9843" w:name="_Toc23794337"/>
        <w:bookmarkStart w:id="9844" w:name="_Toc23794660"/>
        <w:bookmarkStart w:id="9845" w:name="_Toc23795505"/>
        <w:bookmarkStart w:id="9846" w:name="_Toc23839882"/>
        <w:bookmarkStart w:id="9847" w:name="_Toc26200671"/>
        <w:bookmarkStart w:id="9848" w:name="_Toc26867768"/>
        <w:bookmarkEnd w:id="9835"/>
        <w:bookmarkEnd w:id="9836"/>
        <w:bookmarkEnd w:id="9837"/>
        <w:bookmarkEnd w:id="9838"/>
        <w:bookmarkEnd w:id="9839"/>
        <w:bookmarkEnd w:id="9840"/>
        <w:bookmarkEnd w:id="9841"/>
        <w:bookmarkEnd w:id="9842"/>
        <w:bookmarkEnd w:id="9843"/>
        <w:bookmarkEnd w:id="9844"/>
        <w:bookmarkEnd w:id="9845"/>
        <w:bookmarkEnd w:id="9846"/>
        <w:bookmarkEnd w:id="9847"/>
        <w:bookmarkEnd w:id="9848"/>
      </w:del>
    </w:p>
    <w:p w14:paraId="75778B39" w14:textId="758E7AAF" w:rsidR="00763E1B" w:rsidRPr="002646CB" w:rsidDel="002C63BA" w:rsidRDefault="00246F0C" w:rsidP="00737668">
      <w:pPr>
        <w:pStyle w:val="af6"/>
        <w:numPr>
          <w:ilvl w:val="0"/>
          <w:numId w:val="22"/>
        </w:numPr>
        <w:ind w:leftChars="154" w:left="566" w:hangingChars="129" w:hanging="258"/>
        <w:rPr>
          <w:del w:id="9849" w:author="박 진상" w:date="2019-10-08T05:51:00Z"/>
        </w:rPr>
      </w:pPr>
      <w:del w:id="9850" w:author="박 진상" w:date="2019-10-08T05:51:00Z">
        <w:r w:rsidRPr="002646CB" w:rsidDel="002C63BA">
          <w:delText xml:space="preserve">CHP </w:delText>
        </w:r>
        <w:r w:rsidRPr="002646CB" w:rsidDel="002C63BA">
          <w:rPr>
            <w:rFonts w:hint="eastAsia"/>
          </w:rPr>
          <w:delText>및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보일러에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대한</w:delText>
        </w:r>
        <w:r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냉각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관리</w:delText>
        </w:r>
        <w:bookmarkStart w:id="9851" w:name="_Toc21408714"/>
        <w:bookmarkStart w:id="9852" w:name="_Toc21525229"/>
        <w:bookmarkStart w:id="9853" w:name="_Toc23142068"/>
        <w:bookmarkStart w:id="9854" w:name="_Toc23173314"/>
        <w:bookmarkStart w:id="9855" w:name="_Toc23189089"/>
        <w:bookmarkStart w:id="9856" w:name="_Toc23191467"/>
        <w:bookmarkStart w:id="9857" w:name="_Toc23244485"/>
        <w:bookmarkStart w:id="9858" w:name="_Toc23794015"/>
        <w:bookmarkStart w:id="9859" w:name="_Toc23794338"/>
        <w:bookmarkStart w:id="9860" w:name="_Toc23794661"/>
        <w:bookmarkStart w:id="9861" w:name="_Toc23795506"/>
        <w:bookmarkStart w:id="9862" w:name="_Toc23839883"/>
        <w:bookmarkStart w:id="9863" w:name="_Toc26200672"/>
        <w:bookmarkStart w:id="9864" w:name="_Toc26867769"/>
        <w:bookmarkEnd w:id="9851"/>
        <w:bookmarkEnd w:id="9852"/>
        <w:bookmarkEnd w:id="9853"/>
        <w:bookmarkEnd w:id="9854"/>
        <w:bookmarkEnd w:id="9855"/>
        <w:bookmarkEnd w:id="9856"/>
        <w:bookmarkEnd w:id="9857"/>
        <w:bookmarkEnd w:id="9858"/>
        <w:bookmarkEnd w:id="9859"/>
        <w:bookmarkEnd w:id="9860"/>
        <w:bookmarkEnd w:id="9861"/>
        <w:bookmarkEnd w:id="9862"/>
        <w:bookmarkEnd w:id="9863"/>
        <w:bookmarkEnd w:id="9864"/>
      </w:del>
    </w:p>
    <w:p w14:paraId="0624F874" w14:textId="76057E70" w:rsidR="00763E1B" w:rsidRPr="002646CB" w:rsidDel="002C63BA" w:rsidRDefault="00763E1B" w:rsidP="00C201F0">
      <w:pPr>
        <w:rPr>
          <w:del w:id="9865" w:author="박 진상" w:date="2019-10-08T05:51:00Z"/>
          <w:b/>
          <w:bCs/>
        </w:rPr>
      </w:pPr>
      <w:bookmarkStart w:id="9866" w:name="_Toc21408715"/>
      <w:bookmarkStart w:id="9867" w:name="_Toc21525230"/>
      <w:bookmarkStart w:id="9868" w:name="_Toc23142069"/>
      <w:bookmarkStart w:id="9869" w:name="_Toc23173315"/>
      <w:bookmarkStart w:id="9870" w:name="_Toc23189090"/>
      <w:bookmarkStart w:id="9871" w:name="_Toc23191468"/>
      <w:bookmarkStart w:id="9872" w:name="_Toc23244486"/>
      <w:bookmarkStart w:id="9873" w:name="_Toc23794016"/>
      <w:bookmarkStart w:id="9874" w:name="_Toc23794339"/>
      <w:bookmarkStart w:id="9875" w:name="_Toc23794662"/>
      <w:bookmarkStart w:id="9876" w:name="_Toc23795507"/>
      <w:bookmarkStart w:id="9877" w:name="_Toc23839884"/>
      <w:bookmarkStart w:id="9878" w:name="_Toc26200673"/>
      <w:bookmarkStart w:id="9879" w:name="_Toc26867770"/>
      <w:bookmarkEnd w:id="9866"/>
      <w:bookmarkEnd w:id="9867"/>
      <w:bookmarkEnd w:id="9868"/>
      <w:bookmarkEnd w:id="9869"/>
      <w:bookmarkEnd w:id="9870"/>
      <w:bookmarkEnd w:id="9871"/>
      <w:bookmarkEnd w:id="9872"/>
      <w:bookmarkEnd w:id="9873"/>
      <w:bookmarkEnd w:id="9874"/>
      <w:bookmarkEnd w:id="9875"/>
      <w:bookmarkEnd w:id="9876"/>
      <w:bookmarkEnd w:id="9877"/>
      <w:bookmarkEnd w:id="9878"/>
      <w:bookmarkEnd w:id="9879"/>
    </w:p>
    <w:p w14:paraId="535C3F99" w14:textId="2FD1F404" w:rsidR="00763E1B" w:rsidRPr="002646CB" w:rsidDel="002C63BA" w:rsidRDefault="00F661EE" w:rsidP="00763E1B">
      <w:pPr>
        <w:pStyle w:val="44"/>
        <w:rPr>
          <w:del w:id="9880" w:author="박 진상" w:date="2019-10-08T05:51:00Z"/>
        </w:rPr>
      </w:pPr>
      <w:del w:id="9881" w:author="박 진상" w:date="2019-10-08T05:51:00Z">
        <w:r w:rsidRPr="002646CB" w:rsidDel="002C63BA">
          <w:rPr>
            <w:rFonts w:hint="eastAsia"/>
            <w:b w:val="0"/>
          </w:rPr>
          <w:delText>비상</w:delText>
        </w:r>
        <w:r w:rsidR="00763E1B" w:rsidRPr="002646CB" w:rsidDel="002C63BA">
          <w:rPr>
            <w:rFonts w:hint="eastAsia"/>
            <w:b w:val="0"/>
          </w:rPr>
          <w:delText>발전기</w:delText>
        </w:r>
        <w:r w:rsidR="00763E1B" w:rsidRPr="002646CB" w:rsidDel="002C63BA">
          <w:rPr>
            <w:b w:val="0"/>
          </w:rPr>
          <w:delText xml:space="preserve"> </w:delText>
        </w:r>
        <w:r w:rsidR="00763E1B" w:rsidRPr="002646CB" w:rsidDel="002C63BA">
          <w:rPr>
            <w:rFonts w:hint="eastAsia"/>
            <w:b w:val="0"/>
          </w:rPr>
          <w:delText>기반</w:delText>
        </w:r>
        <w:r w:rsidR="00763E1B" w:rsidRPr="002646CB" w:rsidDel="002C63BA">
          <w:rPr>
            <w:b w:val="0"/>
          </w:rPr>
          <w:delText xml:space="preserve"> </w:delText>
        </w:r>
        <w:r w:rsidR="00E742FA" w:rsidRPr="002646CB" w:rsidDel="002C63BA">
          <w:rPr>
            <w:b w:val="0"/>
          </w:rPr>
          <w:delText>CES-MG</w:delText>
        </w:r>
        <w:r w:rsidR="00763E1B" w:rsidRPr="002646CB" w:rsidDel="002C63BA">
          <w:rPr>
            <w:b w:val="0"/>
          </w:rPr>
          <w:delText xml:space="preserve"> </w:delText>
        </w:r>
        <w:r w:rsidR="00763E1B" w:rsidRPr="002646CB" w:rsidDel="002C63BA">
          <w:rPr>
            <w:rFonts w:hint="eastAsia"/>
            <w:b w:val="0"/>
          </w:rPr>
          <w:delText>운</w:delText>
        </w:r>
        <w:r w:rsidR="00DC1A26" w:rsidRPr="002646CB" w:rsidDel="002C63BA">
          <w:rPr>
            <w:rFonts w:hint="eastAsia"/>
            <w:b w:val="0"/>
          </w:rPr>
          <w:delText>전</w:delText>
        </w:r>
        <w:r w:rsidR="00763E1B" w:rsidRPr="002646CB" w:rsidDel="002C63BA">
          <w:rPr>
            <w:b w:val="0"/>
          </w:rPr>
          <w:delText xml:space="preserve"> </w:delText>
        </w:r>
        <w:r w:rsidR="00763E1B" w:rsidRPr="002646CB" w:rsidDel="002C63BA">
          <w:rPr>
            <w:rFonts w:hint="eastAsia"/>
            <w:b w:val="0"/>
          </w:rPr>
          <w:delText>제어</w:delText>
        </w:r>
        <w:bookmarkStart w:id="9882" w:name="_Toc21408716"/>
        <w:bookmarkStart w:id="9883" w:name="_Toc21525231"/>
        <w:bookmarkStart w:id="9884" w:name="_Toc23142070"/>
        <w:bookmarkStart w:id="9885" w:name="_Toc23173316"/>
        <w:bookmarkStart w:id="9886" w:name="_Toc23189091"/>
        <w:bookmarkStart w:id="9887" w:name="_Toc23191469"/>
        <w:bookmarkStart w:id="9888" w:name="_Toc23244487"/>
        <w:bookmarkStart w:id="9889" w:name="_Toc23794017"/>
        <w:bookmarkStart w:id="9890" w:name="_Toc23794340"/>
        <w:bookmarkStart w:id="9891" w:name="_Toc23794663"/>
        <w:bookmarkStart w:id="9892" w:name="_Toc23795508"/>
        <w:bookmarkStart w:id="9893" w:name="_Toc23839885"/>
        <w:bookmarkStart w:id="9894" w:name="_Toc26200674"/>
        <w:bookmarkStart w:id="9895" w:name="_Toc26867771"/>
        <w:bookmarkEnd w:id="9882"/>
        <w:bookmarkEnd w:id="9883"/>
        <w:bookmarkEnd w:id="9884"/>
        <w:bookmarkEnd w:id="9885"/>
        <w:bookmarkEnd w:id="9886"/>
        <w:bookmarkEnd w:id="9887"/>
        <w:bookmarkEnd w:id="9888"/>
        <w:bookmarkEnd w:id="9889"/>
        <w:bookmarkEnd w:id="9890"/>
        <w:bookmarkEnd w:id="9891"/>
        <w:bookmarkEnd w:id="9892"/>
        <w:bookmarkEnd w:id="9893"/>
        <w:bookmarkEnd w:id="9894"/>
        <w:bookmarkEnd w:id="9895"/>
      </w:del>
    </w:p>
    <w:p w14:paraId="1500B909" w14:textId="248B18CB" w:rsidR="00F661EE" w:rsidRPr="002646CB" w:rsidDel="002C63BA" w:rsidRDefault="00F661EE" w:rsidP="00F661EE">
      <w:pPr>
        <w:rPr>
          <w:del w:id="9896" w:author="박 진상" w:date="2019-10-08T05:51:00Z"/>
          <w:lang w:val="en-US"/>
        </w:rPr>
      </w:pPr>
      <w:bookmarkStart w:id="9897" w:name="_Toc21408717"/>
      <w:bookmarkStart w:id="9898" w:name="_Toc21525232"/>
      <w:bookmarkStart w:id="9899" w:name="_Toc23142071"/>
      <w:bookmarkStart w:id="9900" w:name="_Toc23173317"/>
      <w:bookmarkStart w:id="9901" w:name="_Toc23189092"/>
      <w:bookmarkStart w:id="9902" w:name="_Toc23191470"/>
      <w:bookmarkStart w:id="9903" w:name="_Toc23244488"/>
      <w:bookmarkStart w:id="9904" w:name="_Toc23794018"/>
      <w:bookmarkStart w:id="9905" w:name="_Toc23794341"/>
      <w:bookmarkStart w:id="9906" w:name="_Toc23794664"/>
      <w:bookmarkStart w:id="9907" w:name="_Toc23795509"/>
      <w:bookmarkStart w:id="9908" w:name="_Toc23839886"/>
      <w:bookmarkStart w:id="9909" w:name="_Toc26200675"/>
      <w:bookmarkStart w:id="9910" w:name="_Toc26867772"/>
      <w:bookmarkEnd w:id="9897"/>
      <w:bookmarkEnd w:id="9898"/>
      <w:bookmarkEnd w:id="9899"/>
      <w:bookmarkEnd w:id="9900"/>
      <w:bookmarkEnd w:id="9901"/>
      <w:bookmarkEnd w:id="9902"/>
      <w:bookmarkEnd w:id="9903"/>
      <w:bookmarkEnd w:id="9904"/>
      <w:bookmarkEnd w:id="9905"/>
      <w:bookmarkEnd w:id="9906"/>
      <w:bookmarkEnd w:id="9907"/>
      <w:bookmarkEnd w:id="9908"/>
      <w:bookmarkEnd w:id="9909"/>
      <w:bookmarkEnd w:id="9910"/>
    </w:p>
    <w:p w14:paraId="57C749B0" w14:textId="734CA68B" w:rsidR="00F661EE" w:rsidRPr="002646CB" w:rsidDel="002C63BA" w:rsidRDefault="00E742FA" w:rsidP="00F661EE">
      <w:pPr>
        <w:rPr>
          <w:del w:id="9911" w:author="박 진상" w:date="2019-10-08T05:51:00Z"/>
          <w:lang w:val="en-US"/>
        </w:rPr>
      </w:pPr>
      <w:del w:id="9912" w:author="박 진상" w:date="2019-10-08T05:51:00Z">
        <w:r w:rsidRPr="002646CB" w:rsidDel="002C63BA">
          <w:delText>CES-MG</w:delText>
        </w:r>
        <w:r w:rsidR="00F661EE" w:rsidRPr="002646CB" w:rsidDel="002C63BA">
          <w:rPr>
            <w:rFonts w:hint="eastAsia"/>
            <w:lang w:val="en-US"/>
          </w:rPr>
          <w:delText>의</w:delText>
        </w:r>
        <w:r w:rsidR="00F661EE" w:rsidRPr="002646CB" w:rsidDel="002C63BA">
          <w:rPr>
            <w:lang w:val="en-US"/>
          </w:rPr>
          <w:delText xml:space="preserve"> </w:delText>
        </w:r>
        <w:r w:rsidR="001C3C69" w:rsidRPr="002646CB" w:rsidDel="002C63BA">
          <w:rPr>
            <w:rFonts w:hint="eastAsia"/>
            <w:rPrChange w:id="991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독립</w:delText>
        </w:r>
        <w:r w:rsidR="00F661EE" w:rsidRPr="002646CB" w:rsidDel="002C63BA">
          <w:rPr>
            <w:rFonts w:hint="eastAsia"/>
            <w:lang w:val="en-US"/>
          </w:rPr>
          <w:delText>운전</w:delText>
        </w:r>
        <w:r w:rsidR="00F661EE" w:rsidRPr="002646CB" w:rsidDel="002C63BA">
          <w:rPr>
            <w:lang w:val="en-US"/>
          </w:rPr>
          <w:delText xml:space="preserve"> </w:delText>
        </w:r>
        <w:r w:rsidR="00F661EE" w:rsidRPr="002646CB" w:rsidDel="002C63BA">
          <w:rPr>
            <w:rFonts w:hint="eastAsia"/>
            <w:lang w:val="en-US"/>
          </w:rPr>
          <w:delText>모드에서</w:delText>
        </w:r>
        <w:r w:rsidR="00F661EE" w:rsidRPr="002646CB" w:rsidDel="002C63BA">
          <w:rPr>
            <w:lang w:val="en-US"/>
          </w:rPr>
          <w:delText xml:space="preserve"> </w:delText>
        </w:r>
        <w:r w:rsidR="00F661EE" w:rsidRPr="002646CB" w:rsidDel="002C63BA">
          <w:rPr>
            <w:rFonts w:hint="eastAsia"/>
            <w:lang w:val="en-US"/>
          </w:rPr>
          <w:delText>바상발전기</w:delText>
        </w:r>
        <w:r w:rsidR="00F661EE" w:rsidRPr="002646CB" w:rsidDel="002C63BA">
          <w:rPr>
            <w:lang w:val="en-US"/>
          </w:rPr>
          <w:delText xml:space="preserve"> </w:delText>
        </w:r>
        <w:r w:rsidR="00F661EE" w:rsidRPr="002646CB" w:rsidDel="002C63BA">
          <w:rPr>
            <w:rFonts w:hint="eastAsia"/>
            <w:lang w:val="en-US"/>
          </w:rPr>
          <w:delText>기반의</w:delText>
        </w:r>
        <w:r w:rsidR="00F661EE" w:rsidRPr="002646CB" w:rsidDel="002C63BA">
          <w:rPr>
            <w:lang w:val="en-US"/>
          </w:rPr>
          <w:delText xml:space="preserve"> AC </w:delText>
        </w:r>
        <w:r w:rsidR="00F661EE" w:rsidRPr="002646CB" w:rsidDel="002C63BA">
          <w:rPr>
            <w:rFonts w:hint="eastAsia"/>
            <w:lang w:val="en-US"/>
          </w:rPr>
          <w:delText>기준</w:delText>
        </w:r>
        <w:r w:rsidR="00F661EE" w:rsidRPr="002646CB" w:rsidDel="002C63BA">
          <w:rPr>
            <w:lang w:val="en-US"/>
          </w:rPr>
          <w:delText xml:space="preserve"> </w:delText>
        </w:r>
        <w:r w:rsidR="00F661EE" w:rsidRPr="002646CB" w:rsidDel="002C63BA">
          <w:rPr>
            <w:rFonts w:hint="eastAsia"/>
            <w:lang w:val="en-US"/>
          </w:rPr>
          <w:delText>주파수를</w:delText>
        </w:r>
        <w:r w:rsidR="00F661EE" w:rsidRPr="002646CB" w:rsidDel="002C63BA">
          <w:rPr>
            <w:lang w:val="en-US"/>
          </w:rPr>
          <w:delText xml:space="preserve"> </w:delText>
        </w:r>
        <w:r w:rsidR="00F661EE" w:rsidRPr="002646CB" w:rsidDel="002C63BA">
          <w:rPr>
            <w:rFonts w:hint="eastAsia"/>
            <w:lang w:val="en-US"/>
          </w:rPr>
          <w:delText>사용하여</w:delText>
        </w:r>
        <w:r w:rsidR="00F661EE" w:rsidRPr="002646CB" w:rsidDel="002C63BA">
          <w:rPr>
            <w:lang w:val="en-US"/>
          </w:rPr>
          <w:delText xml:space="preserve"> </w:delText>
        </w:r>
        <w:r w:rsidR="00F661EE" w:rsidRPr="002646CB" w:rsidDel="002C63BA">
          <w:rPr>
            <w:rFonts w:hint="eastAsia"/>
            <w:lang w:val="en-US"/>
          </w:rPr>
          <w:delText>운전하는</w:delText>
        </w:r>
        <w:r w:rsidR="00F661EE" w:rsidRPr="002646CB" w:rsidDel="002C63BA">
          <w:rPr>
            <w:lang w:val="en-US"/>
          </w:rPr>
          <w:delText xml:space="preserve"> </w:delText>
        </w:r>
        <w:r w:rsidR="00F661EE" w:rsidRPr="002646CB" w:rsidDel="002C63BA">
          <w:rPr>
            <w:rFonts w:hint="eastAsia"/>
            <w:lang w:val="en-US"/>
          </w:rPr>
          <w:delText>경우에는</w:delText>
        </w:r>
        <w:r w:rsidR="00F661EE" w:rsidRPr="002646CB" w:rsidDel="002C63BA">
          <w:rPr>
            <w:lang w:val="en-US"/>
          </w:rPr>
          <w:delText xml:space="preserve"> </w:delText>
        </w:r>
        <w:r w:rsidR="00F661EE" w:rsidRPr="002646CB" w:rsidDel="002C63BA">
          <w:rPr>
            <w:rFonts w:hint="eastAsia"/>
            <w:lang w:val="en-US"/>
          </w:rPr>
          <w:delText>다음</w:delText>
        </w:r>
        <w:r w:rsidR="00F661EE" w:rsidRPr="002646CB" w:rsidDel="002C63BA">
          <w:rPr>
            <w:lang w:val="en-US"/>
          </w:rPr>
          <w:delText xml:space="preserve"> </w:delText>
        </w:r>
        <w:r w:rsidR="00F661EE" w:rsidRPr="002646CB" w:rsidDel="002C63BA">
          <w:rPr>
            <w:rFonts w:hint="eastAsia"/>
            <w:lang w:val="en-US"/>
          </w:rPr>
          <w:delText>사항을</w:delText>
        </w:r>
        <w:r w:rsidR="00F661EE" w:rsidRPr="002646CB" w:rsidDel="002C63BA">
          <w:rPr>
            <w:lang w:val="en-US"/>
          </w:rPr>
          <w:delText xml:space="preserve"> </w:delText>
        </w:r>
        <w:r w:rsidR="00F661EE" w:rsidRPr="002646CB" w:rsidDel="002C63BA">
          <w:rPr>
            <w:rFonts w:hint="eastAsia"/>
            <w:lang w:val="en-US"/>
          </w:rPr>
          <w:delText>고려하여</w:delText>
        </w:r>
        <w:r w:rsidR="00F661EE" w:rsidRPr="002646CB" w:rsidDel="002C63BA">
          <w:rPr>
            <w:lang w:val="en-US"/>
          </w:rPr>
          <w:delText xml:space="preserve"> </w:delText>
        </w:r>
        <w:r w:rsidR="00F661EE" w:rsidRPr="002646CB" w:rsidDel="002C63BA">
          <w:rPr>
            <w:rFonts w:hint="eastAsia"/>
            <w:lang w:val="en-US"/>
          </w:rPr>
          <w:delText>운전</w:delText>
        </w:r>
        <w:r w:rsidRPr="002646CB" w:rsidDel="002C63BA">
          <w:rPr>
            <w:rFonts w:hint="eastAsia"/>
            <w:lang w:val="en-US"/>
          </w:rPr>
          <w:delText>해</w:delText>
        </w:r>
        <w:r w:rsidR="00F661EE" w:rsidRPr="002646CB" w:rsidDel="002C63BA">
          <w:rPr>
            <w:rFonts w:hint="eastAsia"/>
            <w:lang w:val="en-US"/>
          </w:rPr>
          <w:delText>야</w:delText>
        </w:r>
        <w:r w:rsidR="00F661EE" w:rsidRPr="002646CB" w:rsidDel="002C63BA">
          <w:rPr>
            <w:lang w:val="en-US"/>
          </w:rPr>
          <w:delText xml:space="preserve"> </w:delText>
        </w:r>
        <w:r w:rsidR="00F661EE" w:rsidRPr="002646CB" w:rsidDel="002C63BA">
          <w:rPr>
            <w:rFonts w:hint="eastAsia"/>
            <w:lang w:val="en-US"/>
          </w:rPr>
          <w:delText>한다</w:delText>
        </w:r>
        <w:r w:rsidR="00F661EE" w:rsidRPr="002646CB" w:rsidDel="002C63BA">
          <w:rPr>
            <w:lang w:val="en-US"/>
          </w:rPr>
          <w:delText>.</w:delText>
        </w:r>
        <w:bookmarkStart w:id="9914" w:name="_Toc21408718"/>
        <w:bookmarkStart w:id="9915" w:name="_Toc21525233"/>
        <w:bookmarkStart w:id="9916" w:name="_Toc23142072"/>
        <w:bookmarkStart w:id="9917" w:name="_Toc23173318"/>
        <w:bookmarkStart w:id="9918" w:name="_Toc23189093"/>
        <w:bookmarkStart w:id="9919" w:name="_Toc23191471"/>
        <w:bookmarkStart w:id="9920" w:name="_Toc23244489"/>
        <w:bookmarkStart w:id="9921" w:name="_Toc23794019"/>
        <w:bookmarkStart w:id="9922" w:name="_Toc23794342"/>
        <w:bookmarkStart w:id="9923" w:name="_Toc23794665"/>
        <w:bookmarkStart w:id="9924" w:name="_Toc23795510"/>
        <w:bookmarkStart w:id="9925" w:name="_Toc23839887"/>
        <w:bookmarkStart w:id="9926" w:name="_Toc26200676"/>
        <w:bookmarkStart w:id="9927" w:name="_Toc26867773"/>
        <w:bookmarkEnd w:id="9914"/>
        <w:bookmarkEnd w:id="9915"/>
        <w:bookmarkEnd w:id="9916"/>
        <w:bookmarkEnd w:id="9917"/>
        <w:bookmarkEnd w:id="9918"/>
        <w:bookmarkEnd w:id="9919"/>
        <w:bookmarkEnd w:id="9920"/>
        <w:bookmarkEnd w:id="9921"/>
        <w:bookmarkEnd w:id="9922"/>
        <w:bookmarkEnd w:id="9923"/>
        <w:bookmarkEnd w:id="9924"/>
        <w:bookmarkEnd w:id="9925"/>
        <w:bookmarkEnd w:id="9926"/>
        <w:bookmarkEnd w:id="9927"/>
      </w:del>
    </w:p>
    <w:p w14:paraId="1362C05A" w14:textId="5E9E14D6" w:rsidR="00763E1B" w:rsidRPr="002646CB" w:rsidDel="002C63BA" w:rsidRDefault="00763E1B" w:rsidP="00763E1B">
      <w:pPr>
        <w:rPr>
          <w:del w:id="9928" w:author="박 진상" w:date="2019-10-08T05:51:00Z"/>
          <w:lang w:val="en-US"/>
        </w:rPr>
      </w:pPr>
      <w:bookmarkStart w:id="9929" w:name="_Toc21408719"/>
      <w:bookmarkStart w:id="9930" w:name="_Toc21525234"/>
      <w:bookmarkStart w:id="9931" w:name="_Toc23142073"/>
      <w:bookmarkStart w:id="9932" w:name="_Toc23173319"/>
      <w:bookmarkStart w:id="9933" w:name="_Toc23189094"/>
      <w:bookmarkStart w:id="9934" w:name="_Toc23191472"/>
      <w:bookmarkStart w:id="9935" w:name="_Toc23244490"/>
      <w:bookmarkStart w:id="9936" w:name="_Toc23794020"/>
      <w:bookmarkStart w:id="9937" w:name="_Toc23794343"/>
      <w:bookmarkStart w:id="9938" w:name="_Toc23794666"/>
      <w:bookmarkStart w:id="9939" w:name="_Toc23795511"/>
      <w:bookmarkStart w:id="9940" w:name="_Toc23839888"/>
      <w:bookmarkStart w:id="9941" w:name="_Toc26200677"/>
      <w:bookmarkStart w:id="9942" w:name="_Toc26867774"/>
      <w:bookmarkEnd w:id="9929"/>
      <w:bookmarkEnd w:id="9930"/>
      <w:bookmarkEnd w:id="9931"/>
      <w:bookmarkEnd w:id="9932"/>
      <w:bookmarkEnd w:id="9933"/>
      <w:bookmarkEnd w:id="9934"/>
      <w:bookmarkEnd w:id="9935"/>
      <w:bookmarkEnd w:id="9936"/>
      <w:bookmarkEnd w:id="9937"/>
      <w:bookmarkEnd w:id="9938"/>
      <w:bookmarkEnd w:id="9939"/>
      <w:bookmarkEnd w:id="9940"/>
      <w:bookmarkEnd w:id="9941"/>
      <w:bookmarkEnd w:id="9942"/>
    </w:p>
    <w:p w14:paraId="4E7A0740" w14:textId="46D04752" w:rsidR="00246F0C" w:rsidRPr="002646CB" w:rsidDel="002C63BA" w:rsidRDefault="00246F0C" w:rsidP="00737668">
      <w:pPr>
        <w:pStyle w:val="af6"/>
        <w:numPr>
          <w:ilvl w:val="0"/>
          <w:numId w:val="22"/>
        </w:numPr>
        <w:ind w:leftChars="154" w:left="566" w:hangingChars="129" w:hanging="258"/>
        <w:rPr>
          <w:del w:id="9943" w:author="박 진상" w:date="2019-10-08T05:51:00Z"/>
        </w:rPr>
      </w:pPr>
      <w:del w:id="9944" w:author="박 진상" w:date="2019-10-08T05:51:00Z">
        <w:r w:rsidRPr="002646CB" w:rsidDel="002C63BA">
          <w:rPr>
            <w:rFonts w:hint="eastAsia"/>
          </w:rPr>
          <w:delText>별도</w:delText>
        </w:r>
        <w:r w:rsidRPr="002646CB" w:rsidDel="002C63BA">
          <w:delText xml:space="preserve"> </w:delText>
        </w:r>
        <w:r w:rsidR="00F661EE" w:rsidRPr="002646CB" w:rsidDel="002C63BA">
          <w:rPr>
            <w:rFonts w:hint="eastAsia"/>
          </w:rPr>
          <w:delText>비상</w:delText>
        </w:r>
        <w:r w:rsidRPr="002646CB" w:rsidDel="002C63BA">
          <w:rPr>
            <w:rFonts w:hint="eastAsia"/>
          </w:rPr>
          <w:delText>발전기를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통한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기준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주파수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발생</w:delText>
        </w:r>
        <w:bookmarkStart w:id="9945" w:name="_Toc21408720"/>
        <w:bookmarkStart w:id="9946" w:name="_Toc21525235"/>
        <w:bookmarkStart w:id="9947" w:name="_Toc23142074"/>
        <w:bookmarkStart w:id="9948" w:name="_Toc23173320"/>
        <w:bookmarkStart w:id="9949" w:name="_Toc23189095"/>
        <w:bookmarkStart w:id="9950" w:name="_Toc23191473"/>
        <w:bookmarkStart w:id="9951" w:name="_Toc23244491"/>
        <w:bookmarkStart w:id="9952" w:name="_Toc23794021"/>
        <w:bookmarkStart w:id="9953" w:name="_Toc23794344"/>
        <w:bookmarkStart w:id="9954" w:name="_Toc23794667"/>
        <w:bookmarkStart w:id="9955" w:name="_Toc23795512"/>
        <w:bookmarkStart w:id="9956" w:name="_Toc23839889"/>
        <w:bookmarkStart w:id="9957" w:name="_Toc26200678"/>
        <w:bookmarkStart w:id="9958" w:name="_Toc26867775"/>
        <w:bookmarkEnd w:id="9945"/>
        <w:bookmarkEnd w:id="9946"/>
        <w:bookmarkEnd w:id="9947"/>
        <w:bookmarkEnd w:id="9948"/>
        <w:bookmarkEnd w:id="9949"/>
        <w:bookmarkEnd w:id="9950"/>
        <w:bookmarkEnd w:id="9951"/>
        <w:bookmarkEnd w:id="9952"/>
        <w:bookmarkEnd w:id="9953"/>
        <w:bookmarkEnd w:id="9954"/>
        <w:bookmarkEnd w:id="9955"/>
        <w:bookmarkEnd w:id="9956"/>
        <w:bookmarkEnd w:id="9957"/>
        <w:bookmarkEnd w:id="9958"/>
      </w:del>
    </w:p>
    <w:p w14:paraId="3A74F1D3" w14:textId="0910EFF8" w:rsidR="00763E1B" w:rsidRPr="002646CB" w:rsidDel="002C63BA" w:rsidRDefault="00246F0C" w:rsidP="00737668">
      <w:pPr>
        <w:pStyle w:val="af6"/>
        <w:numPr>
          <w:ilvl w:val="0"/>
          <w:numId w:val="22"/>
        </w:numPr>
        <w:ind w:leftChars="154" w:left="566" w:hangingChars="129" w:hanging="258"/>
        <w:rPr>
          <w:del w:id="9959" w:author="박 진상" w:date="2019-10-08T05:51:00Z"/>
        </w:rPr>
      </w:pPr>
      <w:del w:id="9960" w:author="박 진상" w:date="2019-10-08T05:51:00Z">
        <w:r w:rsidRPr="002646CB" w:rsidDel="002C63BA">
          <w:delText>CHP</w:delText>
        </w:r>
        <w:r w:rsidRPr="002646CB" w:rsidDel="002C63BA">
          <w:rPr>
            <w:rFonts w:hint="eastAsia"/>
          </w:rPr>
          <w:delText>는</w:delText>
        </w:r>
        <w:r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부하를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고려하면서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열추종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운전</w:delText>
        </w:r>
        <w:bookmarkStart w:id="9961" w:name="_Toc21408721"/>
        <w:bookmarkStart w:id="9962" w:name="_Toc21525236"/>
        <w:bookmarkStart w:id="9963" w:name="_Toc23142075"/>
        <w:bookmarkStart w:id="9964" w:name="_Toc23173321"/>
        <w:bookmarkStart w:id="9965" w:name="_Toc23189096"/>
        <w:bookmarkStart w:id="9966" w:name="_Toc23191474"/>
        <w:bookmarkStart w:id="9967" w:name="_Toc23244492"/>
        <w:bookmarkStart w:id="9968" w:name="_Toc23794022"/>
        <w:bookmarkStart w:id="9969" w:name="_Toc23794345"/>
        <w:bookmarkStart w:id="9970" w:name="_Toc23794668"/>
        <w:bookmarkStart w:id="9971" w:name="_Toc23795513"/>
        <w:bookmarkStart w:id="9972" w:name="_Toc23839890"/>
        <w:bookmarkStart w:id="9973" w:name="_Toc26200679"/>
        <w:bookmarkStart w:id="9974" w:name="_Toc26867776"/>
        <w:bookmarkEnd w:id="9961"/>
        <w:bookmarkEnd w:id="9962"/>
        <w:bookmarkEnd w:id="9963"/>
        <w:bookmarkEnd w:id="9964"/>
        <w:bookmarkEnd w:id="9965"/>
        <w:bookmarkEnd w:id="9966"/>
        <w:bookmarkEnd w:id="9967"/>
        <w:bookmarkEnd w:id="9968"/>
        <w:bookmarkEnd w:id="9969"/>
        <w:bookmarkEnd w:id="9970"/>
        <w:bookmarkEnd w:id="9971"/>
        <w:bookmarkEnd w:id="9972"/>
        <w:bookmarkEnd w:id="9973"/>
        <w:bookmarkEnd w:id="9974"/>
      </w:del>
    </w:p>
    <w:p w14:paraId="336E01BF" w14:textId="23D0E08B" w:rsidR="00246F0C" w:rsidRPr="002646CB" w:rsidDel="002C63BA" w:rsidRDefault="00246F0C" w:rsidP="00737668">
      <w:pPr>
        <w:pStyle w:val="af6"/>
        <w:numPr>
          <w:ilvl w:val="0"/>
          <w:numId w:val="22"/>
        </w:numPr>
        <w:ind w:leftChars="154" w:left="566" w:hangingChars="129" w:hanging="258"/>
        <w:rPr>
          <w:del w:id="9975" w:author="박 진상" w:date="2019-10-08T05:51:00Z"/>
        </w:rPr>
      </w:pPr>
      <w:del w:id="9976" w:author="박 진상" w:date="2019-10-08T05:51:00Z">
        <w:r w:rsidRPr="002646CB" w:rsidDel="002C63BA">
          <w:rPr>
            <w:rFonts w:hint="eastAsia"/>
          </w:rPr>
          <w:delText>상세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전력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수급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제어는</w:delText>
        </w:r>
        <w:r w:rsidRPr="002646CB" w:rsidDel="002C63BA">
          <w:delText xml:space="preserve"> EES</w:delText>
        </w:r>
        <w:r w:rsidR="005A510A" w:rsidRPr="002646CB" w:rsidDel="002C63BA">
          <w:rPr>
            <w:rFonts w:hint="eastAsia"/>
          </w:rPr>
          <w:delText>시스템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기능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활용</w:delText>
        </w:r>
        <w:bookmarkStart w:id="9977" w:name="_Toc21408722"/>
        <w:bookmarkStart w:id="9978" w:name="_Toc21525237"/>
        <w:bookmarkStart w:id="9979" w:name="_Toc23142076"/>
        <w:bookmarkStart w:id="9980" w:name="_Toc23173322"/>
        <w:bookmarkStart w:id="9981" w:name="_Toc23189097"/>
        <w:bookmarkStart w:id="9982" w:name="_Toc23191475"/>
        <w:bookmarkStart w:id="9983" w:name="_Toc23244493"/>
        <w:bookmarkStart w:id="9984" w:name="_Toc23794023"/>
        <w:bookmarkStart w:id="9985" w:name="_Toc23794346"/>
        <w:bookmarkStart w:id="9986" w:name="_Toc23794669"/>
        <w:bookmarkStart w:id="9987" w:name="_Toc23795514"/>
        <w:bookmarkStart w:id="9988" w:name="_Toc23839891"/>
        <w:bookmarkStart w:id="9989" w:name="_Toc26200680"/>
        <w:bookmarkStart w:id="9990" w:name="_Toc26867777"/>
        <w:bookmarkEnd w:id="9977"/>
        <w:bookmarkEnd w:id="9978"/>
        <w:bookmarkEnd w:id="9979"/>
        <w:bookmarkEnd w:id="9980"/>
        <w:bookmarkEnd w:id="9981"/>
        <w:bookmarkEnd w:id="9982"/>
        <w:bookmarkEnd w:id="9983"/>
        <w:bookmarkEnd w:id="9984"/>
        <w:bookmarkEnd w:id="9985"/>
        <w:bookmarkEnd w:id="9986"/>
        <w:bookmarkEnd w:id="9987"/>
        <w:bookmarkEnd w:id="9988"/>
        <w:bookmarkEnd w:id="9989"/>
        <w:bookmarkEnd w:id="9990"/>
      </w:del>
    </w:p>
    <w:p w14:paraId="1E45CAEA" w14:textId="68295F09" w:rsidR="00763E1B" w:rsidRPr="002646CB" w:rsidDel="002C63BA" w:rsidRDefault="00246F0C" w:rsidP="00737668">
      <w:pPr>
        <w:pStyle w:val="af6"/>
        <w:numPr>
          <w:ilvl w:val="0"/>
          <w:numId w:val="22"/>
        </w:numPr>
        <w:ind w:leftChars="154" w:left="566" w:hangingChars="129" w:hanging="258"/>
        <w:rPr>
          <w:del w:id="9991" w:author="박 진상" w:date="2019-10-08T05:51:00Z"/>
        </w:rPr>
      </w:pPr>
      <w:del w:id="9992" w:author="박 진상" w:date="2019-10-08T05:51:00Z">
        <w:r w:rsidRPr="002646CB" w:rsidDel="002C63BA">
          <w:delText xml:space="preserve">CHP </w:delText>
        </w:r>
        <w:r w:rsidRPr="002646CB" w:rsidDel="002C63BA">
          <w:rPr>
            <w:rFonts w:hint="eastAsia"/>
          </w:rPr>
          <w:delText>및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보일러</w:delText>
        </w:r>
        <w:r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환수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온도에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대한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관리</w:delText>
        </w:r>
        <w:bookmarkStart w:id="9993" w:name="_Toc21408723"/>
        <w:bookmarkStart w:id="9994" w:name="_Toc21525238"/>
        <w:bookmarkStart w:id="9995" w:name="_Toc23142077"/>
        <w:bookmarkStart w:id="9996" w:name="_Toc23173323"/>
        <w:bookmarkStart w:id="9997" w:name="_Toc23189098"/>
        <w:bookmarkStart w:id="9998" w:name="_Toc23191476"/>
        <w:bookmarkStart w:id="9999" w:name="_Toc23244494"/>
        <w:bookmarkStart w:id="10000" w:name="_Toc23794024"/>
        <w:bookmarkStart w:id="10001" w:name="_Toc23794347"/>
        <w:bookmarkStart w:id="10002" w:name="_Toc23794670"/>
        <w:bookmarkStart w:id="10003" w:name="_Toc23795515"/>
        <w:bookmarkStart w:id="10004" w:name="_Toc23839892"/>
        <w:bookmarkStart w:id="10005" w:name="_Toc26200681"/>
        <w:bookmarkStart w:id="10006" w:name="_Toc26867778"/>
        <w:bookmarkEnd w:id="9993"/>
        <w:bookmarkEnd w:id="9994"/>
        <w:bookmarkEnd w:id="9995"/>
        <w:bookmarkEnd w:id="9996"/>
        <w:bookmarkEnd w:id="9997"/>
        <w:bookmarkEnd w:id="9998"/>
        <w:bookmarkEnd w:id="9999"/>
        <w:bookmarkEnd w:id="10000"/>
        <w:bookmarkEnd w:id="10001"/>
        <w:bookmarkEnd w:id="10002"/>
        <w:bookmarkEnd w:id="10003"/>
        <w:bookmarkEnd w:id="10004"/>
        <w:bookmarkEnd w:id="10005"/>
        <w:bookmarkEnd w:id="10006"/>
      </w:del>
    </w:p>
    <w:p w14:paraId="76863444" w14:textId="4256765D" w:rsidR="00763E1B" w:rsidRPr="002646CB" w:rsidDel="002C63BA" w:rsidRDefault="00246F0C" w:rsidP="00737668">
      <w:pPr>
        <w:pStyle w:val="af6"/>
        <w:numPr>
          <w:ilvl w:val="0"/>
          <w:numId w:val="22"/>
        </w:numPr>
        <w:ind w:leftChars="154" w:left="566" w:hangingChars="129" w:hanging="258"/>
        <w:rPr>
          <w:del w:id="10007" w:author="박 진상" w:date="2019-10-08T05:51:00Z"/>
        </w:rPr>
      </w:pPr>
      <w:del w:id="10008" w:author="박 진상" w:date="2019-10-08T05:51:00Z">
        <w:r w:rsidRPr="002646CB" w:rsidDel="002C63BA">
          <w:delText xml:space="preserve">CHP </w:delText>
        </w:r>
        <w:r w:rsidRPr="002646CB" w:rsidDel="002C63BA">
          <w:rPr>
            <w:rFonts w:hint="eastAsia"/>
          </w:rPr>
          <w:delText>및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보일러</w:delText>
        </w:r>
        <w:r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냉각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관리</w:delText>
        </w:r>
        <w:bookmarkStart w:id="10009" w:name="_Toc21408724"/>
        <w:bookmarkStart w:id="10010" w:name="_Toc21525239"/>
        <w:bookmarkStart w:id="10011" w:name="_Toc23142078"/>
        <w:bookmarkStart w:id="10012" w:name="_Toc23173324"/>
        <w:bookmarkStart w:id="10013" w:name="_Toc23189099"/>
        <w:bookmarkStart w:id="10014" w:name="_Toc23191477"/>
        <w:bookmarkStart w:id="10015" w:name="_Toc23244495"/>
        <w:bookmarkStart w:id="10016" w:name="_Toc23794025"/>
        <w:bookmarkStart w:id="10017" w:name="_Toc23794348"/>
        <w:bookmarkStart w:id="10018" w:name="_Toc23794671"/>
        <w:bookmarkStart w:id="10019" w:name="_Toc23795516"/>
        <w:bookmarkStart w:id="10020" w:name="_Toc23839893"/>
        <w:bookmarkStart w:id="10021" w:name="_Toc26200682"/>
        <w:bookmarkStart w:id="10022" w:name="_Toc26867779"/>
        <w:bookmarkEnd w:id="10009"/>
        <w:bookmarkEnd w:id="10010"/>
        <w:bookmarkEnd w:id="10011"/>
        <w:bookmarkEnd w:id="10012"/>
        <w:bookmarkEnd w:id="10013"/>
        <w:bookmarkEnd w:id="10014"/>
        <w:bookmarkEnd w:id="10015"/>
        <w:bookmarkEnd w:id="10016"/>
        <w:bookmarkEnd w:id="10017"/>
        <w:bookmarkEnd w:id="10018"/>
        <w:bookmarkEnd w:id="10019"/>
        <w:bookmarkEnd w:id="10020"/>
        <w:bookmarkEnd w:id="10021"/>
        <w:bookmarkEnd w:id="10022"/>
      </w:del>
    </w:p>
    <w:p w14:paraId="54B26C44" w14:textId="0A07A6BB" w:rsidR="00104016" w:rsidRPr="002646CB" w:rsidDel="002C63BA" w:rsidRDefault="00104016" w:rsidP="00C201F0">
      <w:pPr>
        <w:rPr>
          <w:del w:id="10023" w:author="박 진상" w:date="2019-10-08T05:51:00Z"/>
          <w:b/>
          <w:bCs/>
          <w:lang w:val="en-US"/>
        </w:rPr>
      </w:pPr>
      <w:bookmarkStart w:id="10024" w:name="_Toc21408725"/>
      <w:bookmarkStart w:id="10025" w:name="_Toc21525240"/>
      <w:bookmarkStart w:id="10026" w:name="_Toc23142079"/>
      <w:bookmarkStart w:id="10027" w:name="_Toc23173325"/>
      <w:bookmarkStart w:id="10028" w:name="_Toc23189100"/>
      <w:bookmarkStart w:id="10029" w:name="_Toc23191478"/>
      <w:bookmarkStart w:id="10030" w:name="_Toc23244496"/>
      <w:bookmarkStart w:id="10031" w:name="_Toc23794026"/>
      <w:bookmarkStart w:id="10032" w:name="_Toc23794349"/>
      <w:bookmarkStart w:id="10033" w:name="_Toc23794672"/>
      <w:bookmarkStart w:id="10034" w:name="_Toc23795517"/>
      <w:bookmarkStart w:id="10035" w:name="_Toc23839894"/>
      <w:bookmarkStart w:id="10036" w:name="_Toc26200683"/>
      <w:bookmarkStart w:id="10037" w:name="_Toc26867780"/>
      <w:bookmarkEnd w:id="10024"/>
      <w:bookmarkEnd w:id="10025"/>
      <w:bookmarkEnd w:id="10026"/>
      <w:bookmarkEnd w:id="10027"/>
      <w:bookmarkEnd w:id="10028"/>
      <w:bookmarkEnd w:id="10029"/>
      <w:bookmarkEnd w:id="10030"/>
      <w:bookmarkEnd w:id="10031"/>
      <w:bookmarkEnd w:id="10032"/>
      <w:bookmarkEnd w:id="10033"/>
      <w:bookmarkEnd w:id="10034"/>
      <w:bookmarkEnd w:id="10035"/>
      <w:bookmarkEnd w:id="10036"/>
      <w:bookmarkEnd w:id="10037"/>
    </w:p>
    <w:p w14:paraId="5BF04112" w14:textId="030AF531" w:rsidR="00763E1B" w:rsidRPr="002646CB" w:rsidDel="002C63BA" w:rsidRDefault="00BF2D25" w:rsidP="00763E1B">
      <w:pPr>
        <w:pStyle w:val="44"/>
        <w:rPr>
          <w:del w:id="10038" w:author="박 진상" w:date="2019-10-08T05:51:00Z"/>
        </w:rPr>
      </w:pPr>
      <w:del w:id="10039" w:author="박 진상" w:date="2019-10-08T05:51:00Z">
        <w:r w:rsidRPr="002646CB" w:rsidDel="002C63BA">
          <w:rPr>
            <w:b w:val="0"/>
          </w:rPr>
          <w:delText>CHP</w:delText>
        </w:r>
        <w:r w:rsidR="00763E1B" w:rsidRPr="002646CB" w:rsidDel="002C63BA">
          <w:rPr>
            <w:b w:val="0"/>
          </w:rPr>
          <w:delText xml:space="preserve"> </w:delText>
        </w:r>
        <w:r w:rsidR="00763E1B" w:rsidRPr="002646CB" w:rsidDel="002C63BA">
          <w:rPr>
            <w:rFonts w:hint="eastAsia"/>
            <w:b w:val="0"/>
          </w:rPr>
          <w:delText>기반</w:delText>
        </w:r>
        <w:r w:rsidR="00763E1B" w:rsidRPr="002646CB" w:rsidDel="002C63BA">
          <w:rPr>
            <w:b w:val="0"/>
          </w:rPr>
          <w:delText xml:space="preserve"> </w:delText>
        </w:r>
        <w:r w:rsidR="00FE3106" w:rsidRPr="002646CB" w:rsidDel="002C63BA">
          <w:rPr>
            <w:rFonts w:cs="Arial"/>
            <w:rPrChange w:id="10040" w:author="ETRI-김종원" w:date="2019-12-10T10:44:00Z">
              <w:rPr>
                <w:rFonts w:cs="Arial"/>
                <w:color w:val="000000" w:themeColor="text1"/>
              </w:rPr>
            </w:rPrChange>
          </w:rPr>
          <w:delText>CES-MG</w:delText>
        </w:r>
        <w:r w:rsidR="00763E1B" w:rsidRPr="002646CB" w:rsidDel="002C63BA">
          <w:rPr>
            <w:b w:val="0"/>
          </w:rPr>
          <w:delText xml:space="preserve"> </w:delText>
        </w:r>
        <w:r w:rsidR="00763E1B" w:rsidRPr="002646CB" w:rsidDel="002C63BA">
          <w:rPr>
            <w:rFonts w:hint="eastAsia"/>
            <w:b w:val="0"/>
          </w:rPr>
          <w:delText>운</w:delText>
        </w:r>
        <w:r w:rsidR="00DC1A26" w:rsidRPr="002646CB" w:rsidDel="002C63BA">
          <w:rPr>
            <w:rFonts w:hint="eastAsia"/>
            <w:b w:val="0"/>
          </w:rPr>
          <w:delText>전</w:delText>
        </w:r>
        <w:r w:rsidR="00763E1B" w:rsidRPr="002646CB" w:rsidDel="002C63BA">
          <w:rPr>
            <w:b w:val="0"/>
          </w:rPr>
          <w:delText xml:space="preserve"> </w:delText>
        </w:r>
        <w:r w:rsidR="00763E1B" w:rsidRPr="002646CB" w:rsidDel="002C63BA">
          <w:rPr>
            <w:rFonts w:hint="eastAsia"/>
            <w:b w:val="0"/>
          </w:rPr>
          <w:delText>제어</w:delText>
        </w:r>
        <w:bookmarkStart w:id="10041" w:name="_Toc21408726"/>
        <w:bookmarkStart w:id="10042" w:name="_Toc21525241"/>
        <w:bookmarkStart w:id="10043" w:name="_Toc23142080"/>
        <w:bookmarkStart w:id="10044" w:name="_Toc23173326"/>
        <w:bookmarkStart w:id="10045" w:name="_Toc23189101"/>
        <w:bookmarkStart w:id="10046" w:name="_Toc23191479"/>
        <w:bookmarkStart w:id="10047" w:name="_Toc23244497"/>
        <w:bookmarkStart w:id="10048" w:name="_Toc23794027"/>
        <w:bookmarkStart w:id="10049" w:name="_Toc23794350"/>
        <w:bookmarkStart w:id="10050" w:name="_Toc23794673"/>
        <w:bookmarkStart w:id="10051" w:name="_Toc23795518"/>
        <w:bookmarkStart w:id="10052" w:name="_Toc23839895"/>
        <w:bookmarkStart w:id="10053" w:name="_Toc26200684"/>
        <w:bookmarkStart w:id="10054" w:name="_Toc26867781"/>
        <w:bookmarkEnd w:id="10041"/>
        <w:bookmarkEnd w:id="10042"/>
        <w:bookmarkEnd w:id="10043"/>
        <w:bookmarkEnd w:id="10044"/>
        <w:bookmarkEnd w:id="10045"/>
        <w:bookmarkEnd w:id="10046"/>
        <w:bookmarkEnd w:id="10047"/>
        <w:bookmarkEnd w:id="10048"/>
        <w:bookmarkEnd w:id="10049"/>
        <w:bookmarkEnd w:id="10050"/>
        <w:bookmarkEnd w:id="10051"/>
        <w:bookmarkEnd w:id="10052"/>
        <w:bookmarkEnd w:id="10053"/>
        <w:bookmarkEnd w:id="10054"/>
      </w:del>
    </w:p>
    <w:p w14:paraId="2AFD3D9C" w14:textId="566D0A67" w:rsidR="00F661EE" w:rsidRPr="002646CB" w:rsidDel="002C63BA" w:rsidRDefault="00F661EE" w:rsidP="00F661EE">
      <w:pPr>
        <w:rPr>
          <w:del w:id="10055" w:author="박 진상" w:date="2019-10-08T05:51:00Z"/>
          <w:lang w:val="de-DE"/>
        </w:rPr>
      </w:pPr>
      <w:bookmarkStart w:id="10056" w:name="_Toc21408727"/>
      <w:bookmarkStart w:id="10057" w:name="_Toc21525242"/>
      <w:bookmarkStart w:id="10058" w:name="_Toc23142081"/>
      <w:bookmarkStart w:id="10059" w:name="_Toc23173327"/>
      <w:bookmarkStart w:id="10060" w:name="_Toc23189102"/>
      <w:bookmarkStart w:id="10061" w:name="_Toc23191480"/>
      <w:bookmarkStart w:id="10062" w:name="_Toc23244498"/>
      <w:bookmarkStart w:id="10063" w:name="_Toc23794028"/>
      <w:bookmarkStart w:id="10064" w:name="_Toc23794351"/>
      <w:bookmarkStart w:id="10065" w:name="_Toc23794674"/>
      <w:bookmarkStart w:id="10066" w:name="_Toc23795519"/>
      <w:bookmarkStart w:id="10067" w:name="_Toc23839896"/>
      <w:bookmarkStart w:id="10068" w:name="_Toc26200685"/>
      <w:bookmarkStart w:id="10069" w:name="_Toc26867782"/>
      <w:bookmarkEnd w:id="10056"/>
      <w:bookmarkEnd w:id="10057"/>
      <w:bookmarkEnd w:id="10058"/>
      <w:bookmarkEnd w:id="10059"/>
      <w:bookmarkEnd w:id="10060"/>
      <w:bookmarkEnd w:id="10061"/>
      <w:bookmarkEnd w:id="10062"/>
      <w:bookmarkEnd w:id="10063"/>
      <w:bookmarkEnd w:id="10064"/>
      <w:bookmarkEnd w:id="10065"/>
      <w:bookmarkEnd w:id="10066"/>
      <w:bookmarkEnd w:id="10067"/>
      <w:bookmarkEnd w:id="10068"/>
      <w:bookmarkEnd w:id="10069"/>
    </w:p>
    <w:p w14:paraId="50315CFE" w14:textId="0BF90605" w:rsidR="00F661EE" w:rsidRPr="002646CB" w:rsidDel="002C63BA" w:rsidRDefault="00E742FA" w:rsidP="00F661EE">
      <w:pPr>
        <w:rPr>
          <w:del w:id="10070" w:author="박 진상" w:date="2019-10-08T05:51:00Z"/>
          <w:lang w:val="en-US"/>
        </w:rPr>
      </w:pPr>
      <w:del w:id="10071" w:author="박 진상" w:date="2019-10-08T05:51:00Z">
        <w:r w:rsidRPr="002646CB" w:rsidDel="002C63BA">
          <w:delText>CES-MG</w:delText>
        </w:r>
        <w:r w:rsidR="00F661EE" w:rsidRPr="002646CB" w:rsidDel="002C63BA">
          <w:rPr>
            <w:rFonts w:hint="eastAsia"/>
            <w:lang w:val="en-US"/>
          </w:rPr>
          <w:delText>의</w:delText>
        </w:r>
        <w:r w:rsidR="00F661EE" w:rsidRPr="002646CB" w:rsidDel="002C63BA">
          <w:rPr>
            <w:lang w:val="en-US"/>
          </w:rPr>
          <w:delText xml:space="preserve"> </w:delText>
        </w:r>
        <w:r w:rsidR="001C3C69" w:rsidRPr="002646CB" w:rsidDel="002C63BA">
          <w:rPr>
            <w:rFonts w:hint="eastAsia"/>
            <w:rPrChange w:id="1007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독립</w:delText>
        </w:r>
        <w:r w:rsidR="00F661EE" w:rsidRPr="002646CB" w:rsidDel="002C63BA">
          <w:rPr>
            <w:rFonts w:hint="eastAsia"/>
            <w:lang w:val="en-US"/>
          </w:rPr>
          <w:delText>운전</w:delText>
        </w:r>
        <w:r w:rsidR="00B547D7" w:rsidRPr="002646CB" w:rsidDel="002C63BA">
          <w:rPr>
            <w:lang w:val="en-US"/>
          </w:rPr>
          <w:delText xml:space="preserve"> </w:delText>
        </w:r>
        <w:r w:rsidR="00F661EE" w:rsidRPr="002646CB" w:rsidDel="002C63BA">
          <w:rPr>
            <w:rFonts w:hint="eastAsia"/>
            <w:lang w:val="en-US"/>
          </w:rPr>
          <w:delText>모드에서</w:delText>
        </w:r>
        <w:r w:rsidR="00F661EE" w:rsidRPr="002646CB" w:rsidDel="002C63BA">
          <w:rPr>
            <w:lang w:val="en-US"/>
          </w:rPr>
          <w:delText xml:space="preserve"> </w:delText>
        </w:r>
        <w:r w:rsidR="00C567B8" w:rsidRPr="002646CB" w:rsidDel="002C63BA">
          <w:rPr>
            <w:rPrChange w:id="10073" w:author="ETRI-김종원" w:date="2019-12-10T10:44:00Z">
              <w:rPr>
                <w:color w:val="000000" w:themeColor="text1"/>
              </w:rPr>
            </w:rPrChange>
          </w:rPr>
          <w:delText>CHP</w:delText>
        </w:r>
        <w:r w:rsidR="00F661EE" w:rsidRPr="002646CB" w:rsidDel="002C63BA">
          <w:rPr>
            <w:lang w:val="en-US"/>
          </w:rPr>
          <w:delText xml:space="preserve"> </w:delText>
        </w:r>
        <w:r w:rsidR="00F661EE" w:rsidRPr="002646CB" w:rsidDel="002C63BA">
          <w:rPr>
            <w:rFonts w:hint="eastAsia"/>
            <w:lang w:val="en-US"/>
          </w:rPr>
          <w:delText>기반의</w:delText>
        </w:r>
        <w:r w:rsidR="00F661EE" w:rsidRPr="002646CB" w:rsidDel="002C63BA">
          <w:rPr>
            <w:lang w:val="en-US"/>
          </w:rPr>
          <w:delText xml:space="preserve"> AC </w:delText>
        </w:r>
        <w:r w:rsidR="00F661EE" w:rsidRPr="002646CB" w:rsidDel="002C63BA">
          <w:rPr>
            <w:rFonts w:hint="eastAsia"/>
            <w:lang w:val="en-US"/>
          </w:rPr>
          <w:delText>기준</w:delText>
        </w:r>
        <w:r w:rsidR="00F661EE" w:rsidRPr="002646CB" w:rsidDel="002C63BA">
          <w:rPr>
            <w:lang w:val="en-US"/>
          </w:rPr>
          <w:delText xml:space="preserve"> </w:delText>
        </w:r>
        <w:r w:rsidR="00F661EE" w:rsidRPr="002646CB" w:rsidDel="002C63BA">
          <w:rPr>
            <w:rFonts w:hint="eastAsia"/>
            <w:lang w:val="en-US"/>
          </w:rPr>
          <w:delText>주파수를</w:delText>
        </w:r>
        <w:r w:rsidR="00F661EE" w:rsidRPr="002646CB" w:rsidDel="002C63BA">
          <w:rPr>
            <w:lang w:val="en-US"/>
          </w:rPr>
          <w:delText xml:space="preserve"> </w:delText>
        </w:r>
        <w:r w:rsidR="00F661EE" w:rsidRPr="002646CB" w:rsidDel="002C63BA">
          <w:rPr>
            <w:rFonts w:hint="eastAsia"/>
            <w:lang w:val="en-US"/>
          </w:rPr>
          <w:delText>사용하여</w:delText>
        </w:r>
        <w:r w:rsidR="00F661EE" w:rsidRPr="002646CB" w:rsidDel="002C63BA">
          <w:rPr>
            <w:lang w:val="en-US"/>
          </w:rPr>
          <w:delText xml:space="preserve"> </w:delText>
        </w:r>
        <w:r w:rsidR="00F661EE" w:rsidRPr="002646CB" w:rsidDel="002C63BA">
          <w:rPr>
            <w:rFonts w:hint="eastAsia"/>
            <w:lang w:val="en-US"/>
          </w:rPr>
          <w:delText>운전하는</w:delText>
        </w:r>
        <w:r w:rsidR="00F661EE" w:rsidRPr="002646CB" w:rsidDel="002C63BA">
          <w:rPr>
            <w:lang w:val="en-US"/>
          </w:rPr>
          <w:delText xml:space="preserve"> </w:delText>
        </w:r>
        <w:r w:rsidR="00F661EE" w:rsidRPr="002646CB" w:rsidDel="002C63BA">
          <w:rPr>
            <w:rFonts w:hint="eastAsia"/>
            <w:lang w:val="en-US"/>
          </w:rPr>
          <w:delText>경우에는</w:delText>
        </w:r>
        <w:r w:rsidR="00F661EE" w:rsidRPr="002646CB" w:rsidDel="002C63BA">
          <w:rPr>
            <w:lang w:val="en-US"/>
          </w:rPr>
          <w:delText xml:space="preserve"> </w:delText>
        </w:r>
        <w:r w:rsidR="00F661EE" w:rsidRPr="002646CB" w:rsidDel="002C63BA">
          <w:rPr>
            <w:rFonts w:hint="eastAsia"/>
            <w:lang w:val="en-US"/>
          </w:rPr>
          <w:delText>다음</w:delText>
        </w:r>
        <w:r w:rsidR="00F661EE" w:rsidRPr="002646CB" w:rsidDel="002C63BA">
          <w:rPr>
            <w:lang w:val="en-US"/>
          </w:rPr>
          <w:delText xml:space="preserve"> </w:delText>
        </w:r>
        <w:r w:rsidR="00F661EE" w:rsidRPr="002646CB" w:rsidDel="002C63BA">
          <w:rPr>
            <w:rFonts w:hint="eastAsia"/>
            <w:lang w:val="en-US"/>
          </w:rPr>
          <w:delText>사항을</w:delText>
        </w:r>
        <w:r w:rsidR="00F661EE" w:rsidRPr="002646CB" w:rsidDel="002C63BA">
          <w:rPr>
            <w:lang w:val="en-US"/>
          </w:rPr>
          <w:delText xml:space="preserve"> </w:delText>
        </w:r>
        <w:r w:rsidR="00F661EE" w:rsidRPr="002646CB" w:rsidDel="002C63BA">
          <w:rPr>
            <w:rFonts w:hint="eastAsia"/>
            <w:lang w:val="en-US"/>
          </w:rPr>
          <w:delText>고려하여</w:delText>
        </w:r>
        <w:r w:rsidR="00F661EE" w:rsidRPr="002646CB" w:rsidDel="002C63BA">
          <w:rPr>
            <w:lang w:val="en-US"/>
          </w:rPr>
          <w:delText xml:space="preserve"> </w:delText>
        </w:r>
        <w:r w:rsidRPr="002646CB" w:rsidDel="002C63BA">
          <w:rPr>
            <w:rFonts w:hint="eastAsia"/>
            <w:lang w:val="en-US"/>
          </w:rPr>
          <w:delText>운전해야</w:delText>
        </w:r>
        <w:r w:rsidRPr="002646CB" w:rsidDel="002C63BA">
          <w:rPr>
            <w:lang w:val="en-US"/>
          </w:rPr>
          <w:delText xml:space="preserve"> </w:delText>
        </w:r>
        <w:r w:rsidRPr="002646CB" w:rsidDel="002C63BA">
          <w:rPr>
            <w:rFonts w:hint="eastAsia"/>
            <w:lang w:val="en-US"/>
          </w:rPr>
          <w:delText>한다</w:delText>
        </w:r>
        <w:r w:rsidRPr="002646CB" w:rsidDel="002C63BA">
          <w:rPr>
            <w:lang w:val="en-US"/>
          </w:rPr>
          <w:delText>.</w:delText>
        </w:r>
        <w:bookmarkStart w:id="10074" w:name="_Toc21408728"/>
        <w:bookmarkStart w:id="10075" w:name="_Toc21525243"/>
        <w:bookmarkStart w:id="10076" w:name="_Toc23142082"/>
        <w:bookmarkStart w:id="10077" w:name="_Toc23173328"/>
        <w:bookmarkStart w:id="10078" w:name="_Toc23189103"/>
        <w:bookmarkStart w:id="10079" w:name="_Toc23191481"/>
        <w:bookmarkStart w:id="10080" w:name="_Toc23244499"/>
        <w:bookmarkStart w:id="10081" w:name="_Toc23794029"/>
        <w:bookmarkStart w:id="10082" w:name="_Toc23794352"/>
        <w:bookmarkStart w:id="10083" w:name="_Toc23794675"/>
        <w:bookmarkStart w:id="10084" w:name="_Toc23795520"/>
        <w:bookmarkStart w:id="10085" w:name="_Toc23839897"/>
        <w:bookmarkStart w:id="10086" w:name="_Toc26200686"/>
        <w:bookmarkStart w:id="10087" w:name="_Toc26867783"/>
        <w:bookmarkEnd w:id="10074"/>
        <w:bookmarkEnd w:id="10075"/>
        <w:bookmarkEnd w:id="10076"/>
        <w:bookmarkEnd w:id="10077"/>
        <w:bookmarkEnd w:id="10078"/>
        <w:bookmarkEnd w:id="10079"/>
        <w:bookmarkEnd w:id="10080"/>
        <w:bookmarkEnd w:id="10081"/>
        <w:bookmarkEnd w:id="10082"/>
        <w:bookmarkEnd w:id="10083"/>
        <w:bookmarkEnd w:id="10084"/>
        <w:bookmarkEnd w:id="10085"/>
        <w:bookmarkEnd w:id="10086"/>
        <w:bookmarkEnd w:id="10087"/>
      </w:del>
    </w:p>
    <w:p w14:paraId="10C95584" w14:textId="6B68B572" w:rsidR="00763E1B" w:rsidRPr="002646CB" w:rsidDel="002C63BA" w:rsidRDefault="00763E1B" w:rsidP="00763E1B">
      <w:pPr>
        <w:rPr>
          <w:del w:id="10088" w:author="박 진상" w:date="2019-10-08T05:51:00Z"/>
          <w:lang w:val="en-US"/>
        </w:rPr>
      </w:pPr>
      <w:bookmarkStart w:id="10089" w:name="_Toc21408729"/>
      <w:bookmarkStart w:id="10090" w:name="_Toc21525244"/>
      <w:bookmarkStart w:id="10091" w:name="_Toc23142083"/>
      <w:bookmarkStart w:id="10092" w:name="_Toc23173329"/>
      <w:bookmarkStart w:id="10093" w:name="_Toc23189104"/>
      <w:bookmarkStart w:id="10094" w:name="_Toc23191482"/>
      <w:bookmarkStart w:id="10095" w:name="_Toc23244500"/>
      <w:bookmarkStart w:id="10096" w:name="_Toc23794030"/>
      <w:bookmarkStart w:id="10097" w:name="_Toc23794353"/>
      <w:bookmarkStart w:id="10098" w:name="_Toc23794676"/>
      <w:bookmarkStart w:id="10099" w:name="_Toc23795521"/>
      <w:bookmarkStart w:id="10100" w:name="_Toc23839898"/>
      <w:bookmarkStart w:id="10101" w:name="_Toc26200687"/>
      <w:bookmarkStart w:id="10102" w:name="_Toc26867784"/>
      <w:bookmarkEnd w:id="10089"/>
      <w:bookmarkEnd w:id="10090"/>
      <w:bookmarkEnd w:id="10091"/>
      <w:bookmarkEnd w:id="10092"/>
      <w:bookmarkEnd w:id="10093"/>
      <w:bookmarkEnd w:id="10094"/>
      <w:bookmarkEnd w:id="10095"/>
      <w:bookmarkEnd w:id="10096"/>
      <w:bookmarkEnd w:id="10097"/>
      <w:bookmarkEnd w:id="10098"/>
      <w:bookmarkEnd w:id="10099"/>
      <w:bookmarkEnd w:id="10100"/>
      <w:bookmarkEnd w:id="10101"/>
      <w:bookmarkEnd w:id="10102"/>
    </w:p>
    <w:p w14:paraId="16E2693F" w14:textId="00518304" w:rsidR="00246F0C" w:rsidRPr="002646CB" w:rsidDel="002C63BA" w:rsidRDefault="00C567B8" w:rsidP="00737668">
      <w:pPr>
        <w:pStyle w:val="af6"/>
        <w:numPr>
          <w:ilvl w:val="0"/>
          <w:numId w:val="22"/>
        </w:numPr>
        <w:ind w:leftChars="154" w:left="566" w:hangingChars="129" w:hanging="258"/>
        <w:rPr>
          <w:del w:id="10103" w:author="박 진상" w:date="2019-10-08T05:51:00Z"/>
        </w:rPr>
      </w:pPr>
      <w:del w:id="10104" w:author="박 진상" w:date="2019-10-08T05:51:00Z">
        <w:r w:rsidRPr="002646CB" w:rsidDel="002C63BA">
          <w:delText>CHP</w:delText>
        </w:r>
        <w:r w:rsidR="00246F0C" w:rsidRPr="002646CB" w:rsidDel="002C63BA">
          <w:rPr>
            <w:rFonts w:hint="eastAsia"/>
          </w:rPr>
          <w:delText>를</w:delText>
        </w:r>
        <w:r w:rsidR="00246F0C" w:rsidRPr="002646CB" w:rsidDel="002C63BA">
          <w:delText xml:space="preserve"> </w:delText>
        </w:r>
        <w:r w:rsidR="00246F0C" w:rsidRPr="002646CB" w:rsidDel="002C63BA">
          <w:rPr>
            <w:rFonts w:hint="eastAsia"/>
          </w:rPr>
          <w:delText>통한</w:delText>
        </w:r>
        <w:r w:rsidR="00246F0C" w:rsidRPr="002646CB" w:rsidDel="002C63BA">
          <w:delText xml:space="preserve"> </w:delText>
        </w:r>
        <w:r w:rsidR="00246F0C" w:rsidRPr="002646CB" w:rsidDel="002C63BA">
          <w:rPr>
            <w:rFonts w:hint="eastAsia"/>
          </w:rPr>
          <w:delText>기준</w:delText>
        </w:r>
        <w:r w:rsidR="00246F0C" w:rsidRPr="002646CB" w:rsidDel="002C63BA">
          <w:delText xml:space="preserve"> </w:delText>
        </w:r>
        <w:r w:rsidR="00246F0C" w:rsidRPr="002646CB" w:rsidDel="002C63BA">
          <w:rPr>
            <w:rFonts w:hint="eastAsia"/>
          </w:rPr>
          <w:delText>주파수</w:delText>
        </w:r>
        <w:r w:rsidR="00246F0C" w:rsidRPr="002646CB" w:rsidDel="002C63BA">
          <w:delText xml:space="preserve"> </w:delText>
        </w:r>
        <w:r w:rsidR="00246F0C" w:rsidRPr="002646CB" w:rsidDel="002C63BA">
          <w:rPr>
            <w:rFonts w:hint="eastAsia"/>
          </w:rPr>
          <w:delText>발생</w:delText>
        </w:r>
        <w:bookmarkStart w:id="10105" w:name="_Toc21408730"/>
        <w:bookmarkStart w:id="10106" w:name="_Toc21525245"/>
        <w:bookmarkStart w:id="10107" w:name="_Toc23142084"/>
        <w:bookmarkStart w:id="10108" w:name="_Toc23173330"/>
        <w:bookmarkStart w:id="10109" w:name="_Toc23189105"/>
        <w:bookmarkStart w:id="10110" w:name="_Toc23191483"/>
        <w:bookmarkStart w:id="10111" w:name="_Toc23244501"/>
        <w:bookmarkStart w:id="10112" w:name="_Toc23794031"/>
        <w:bookmarkStart w:id="10113" w:name="_Toc23794354"/>
        <w:bookmarkStart w:id="10114" w:name="_Toc23794677"/>
        <w:bookmarkStart w:id="10115" w:name="_Toc23795522"/>
        <w:bookmarkStart w:id="10116" w:name="_Toc23839899"/>
        <w:bookmarkStart w:id="10117" w:name="_Toc26200688"/>
        <w:bookmarkStart w:id="10118" w:name="_Toc26867785"/>
        <w:bookmarkEnd w:id="10105"/>
        <w:bookmarkEnd w:id="10106"/>
        <w:bookmarkEnd w:id="10107"/>
        <w:bookmarkEnd w:id="10108"/>
        <w:bookmarkEnd w:id="10109"/>
        <w:bookmarkEnd w:id="10110"/>
        <w:bookmarkEnd w:id="10111"/>
        <w:bookmarkEnd w:id="10112"/>
        <w:bookmarkEnd w:id="10113"/>
        <w:bookmarkEnd w:id="10114"/>
        <w:bookmarkEnd w:id="10115"/>
        <w:bookmarkEnd w:id="10116"/>
        <w:bookmarkEnd w:id="10117"/>
        <w:bookmarkEnd w:id="10118"/>
      </w:del>
    </w:p>
    <w:p w14:paraId="06EC4386" w14:textId="1B781A32" w:rsidR="00763E1B" w:rsidRPr="002646CB" w:rsidDel="002C63BA" w:rsidRDefault="00246F0C" w:rsidP="00737668">
      <w:pPr>
        <w:pStyle w:val="af6"/>
        <w:numPr>
          <w:ilvl w:val="0"/>
          <w:numId w:val="22"/>
        </w:numPr>
        <w:ind w:leftChars="154" w:left="566" w:hangingChars="129" w:hanging="258"/>
        <w:rPr>
          <w:del w:id="10119" w:author="박 진상" w:date="2019-10-08T05:51:00Z"/>
        </w:rPr>
      </w:pPr>
      <w:del w:id="10120" w:author="박 진상" w:date="2019-10-08T05:51:00Z">
        <w:r w:rsidRPr="002646CB" w:rsidDel="002C63BA">
          <w:delText>CHP</w:delText>
        </w:r>
        <w:r w:rsidRPr="002646CB" w:rsidDel="002C63BA">
          <w:rPr>
            <w:rFonts w:hint="eastAsia"/>
          </w:rPr>
          <w:delText>는</w:delText>
        </w:r>
        <w:r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부하를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고려하면서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열추종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운전</w:delText>
        </w:r>
        <w:bookmarkStart w:id="10121" w:name="_Toc21408731"/>
        <w:bookmarkStart w:id="10122" w:name="_Toc21525246"/>
        <w:bookmarkStart w:id="10123" w:name="_Toc23142085"/>
        <w:bookmarkStart w:id="10124" w:name="_Toc23173331"/>
        <w:bookmarkStart w:id="10125" w:name="_Toc23189106"/>
        <w:bookmarkStart w:id="10126" w:name="_Toc23191484"/>
        <w:bookmarkStart w:id="10127" w:name="_Toc23244502"/>
        <w:bookmarkStart w:id="10128" w:name="_Toc23794032"/>
        <w:bookmarkStart w:id="10129" w:name="_Toc23794355"/>
        <w:bookmarkStart w:id="10130" w:name="_Toc23794678"/>
        <w:bookmarkStart w:id="10131" w:name="_Toc23795523"/>
        <w:bookmarkStart w:id="10132" w:name="_Toc23839900"/>
        <w:bookmarkStart w:id="10133" w:name="_Toc26200689"/>
        <w:bookmarkStart w:id="10134" w:name="_Toc26867786"/>
        <w:bookmarkEnd w:id="10121"/>
        <w:bookmarkEnd w:id="10122"/>
        <w:bookmarkEnd w:id="10123"/>
        <w:bookmarkEnd w:id="10124"/>
        <w:bookmarkEnd w:id="10125"/>
        <w:bookmarkEnd w:id="10126"/>
        <w:bookmarkEnd w:id="10127"/>
        <w:bookmarkEnd w:id="10128"/>
        <w:bookmarkEnd w:id="10129"/>
        <w:bookmarkEnd w:id="10130"/>
        <w:bookmarkEnd w:id="10131"/>
        <w:bookmarkEnd w:id="10132"/>
        <w:bookmarkEnd w:id="10133"/>
        <w:bookmarkEnd w:id="10134"/>
      </w:del>
    </w:p>
    <w:p w14:paraId="30E7108C" w14:textId="50451D37" w:rsidR="00763E1B" w:rsidRPr="002646CB" w:rsidDel="002C63BA" w:rsidRDefault="00246F0C" w:rsidP="00737668">
      <w:pPr>
        <w:pStyle w:val="af6"/>
        <w:numPr>
          <w:ilvl w:val="0"/>
          <w:numId w:val="22"/>
        </w:numPr>
        <w:ind w:leftChars="154" w:left="566" w:hangingChars="129" w:hanging="258"/>
        <w:rPr>
          <w:del w:id="10135" w:author="박 진상" w:date="2019-10-08T05:51:00Z"/>
        </w:rPr>
      </w:pPr>
      <w:del w:id="10136" w:author="박 진상" w:date="2019-10-08T05:51:00Z">
        <w:r w:rsidRPr="002646CB" w:rsidDel="002C63BA">
          <w:delText xml:space="preserve">CHP </w:delText>
        </w:r>
        <w:r w:rsidRPr="002646CB" w:rsidDel="002C63BA">
          <w:rPr>
            <w:rFonts w:hint="eastAsia"/>
          </w:rPr>
          <w:delText>및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보일러</w:delText>
        </w:r>
        <w:r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환수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온도에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대한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관리</w:delText>
        </w:r>
        <w:bookmarkStart w:id="10137" w:name="_Toc21408732"/>
        <w:bookmarkStart w:id="10138" w:name="_Toc21525247"/>
        <w:bookmarkStart w:id="10139" w:name="_Toc23142086"/>
        <w:bookmarkStart w:id="10140" w:name="_Toc23173332"/>
        <w:bookmarkStart w:id="10141" w:name="_Toc23189107"/>
        <w:bookmarkStart w:id="10142" w:name="_Toc23191485"/>
        <w:bookmarkStart w:id="10143" w:name="_Toc23244503"/>
        <w:bookmarkStart w:id="10144" w:name="_Toc23794033"/>
        <w:bookmarkStart w:id="10145" w:name="_Toc23794356"/>
        <w:bookmarkStart w:id="10146" w:name="_Toc23794679"/>
        <w:bookmarkStart w:id="10147" w:name="_Toc23795524"/>
        <w:bookmarkStart w:id="10148" w:name="_Toc23839901"/>
        <w:bookmarkStart w:id="10149" w:name="_Toc26200690"/>
        <w:bookmarkStart w:id="10150" w:name="_Toc26867787"/>
        <w:bookmarkEnd w:id="10137"/>
        <w:bookmarkEnd w:id="10138"/>
        <w:bookmarkEnd w:id="10139"/>
        <w:bookmarkEnd w:id="10140"/>
        <w:bookmarkEnd w:id="10141"/>
        <w:bookmarkEnd w:id="10142"/>
        <w:bookmarkEnd w:id="10143"/>
        <w:bookmarkEnd w:id="10144"/>
        <w:bookmarkEnd w:id="10145"/>
        <w:bookmarkEnd w:id="10146"/>
        <w:bookmarkEnd w:id="10147"/>
        <w:bookmarkEnd w:id="10148"/>
        <w:bookmarkEnd w:id="10149"/>
        <w:bookmarkEnd w:id="10150"/>
      </w:del>
    </w:p>
    <w:p w14:paraId="2B728C6C" w14:textId="1F364221" w:rsidR="00763E1B" w:rsidRPr="002646CB" w:rsidDel="002C63BA" w:rsidRDefault="00246F0C" w:rsidP="00737668">
      <w:pPr>
        <w:pStyle w:val="af6"/>
        <w:numPr>
          <w:ilvl w:val="0"/>
          <w:numId w:val="22"/>
        </w:numPr>
        <w:ind w:leftChars="154" w:left="566" w:hangingChars="129" w:hanging="258"/>
        <w:rPr>
          <w:del w:id="10151" w:author="박 진상" w:date="2019-10-08T05:51:00Z"/>
        </w:rPr>
      </w:pPr>
      <w:del w:id="10152" w:author="박 진상" w:date="2019-10-08T05:51:00Z">
        <w:r w:rsidRPr="002646CB" w:rsidDel="002C63BA">
          <w:delText xml:space="preserve">CHP </w:delText>
        </w:r>
        <w:r w:rsidRPr="002646CB" w:rsidDel="002C63BA">
          <w:rPr>
            <w:rFonts w:hint="eastAsia"/>
          </w:rPr>
          <w:delText>및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보일러</w:delText>
        </w:r>
        <w:r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냉각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관리</w:delText>
        </w:r>
        <w:bookmarkStart w:id="10153" w:name="_Toc21408733"/>
        <w:bookmarkStart w:id="10154" w:name="_Toc21525248"/>
        <w:bookmarkStart w:id="10155" w:name="_Toc23142087"/>
        <w:bookmarkStart w:id="10156" w:name="_Toc23173333"/>
        <w:bookmarkStart w:id="10157" w:name="_Toc23189108"/>
        <w:bookmarkStart w:id="10158" w:name="_Toc23191486"/>
        <w:bookmarkStart w:id="10159" w:name="_Toc23244504"/>
        <w:bookmarkStart w:id="10160" w:name="_Toc23794034"/>
        <w:bookmarkStart w:id="10161" w:name="_Toc23794357"/>
        <w:bookmarkStart w:id="10162" w:name="_Toc23794680"/>
        <w:bookmarkStart w:id="10163" w:name="_Toc23795525"/>
        <w:bookmarkStart w:id="10164" w:name="_Toc23839902"/>
        <w:bookmarkStart w:id="10165" w:name="_Toc26200691"/>
        <w:bookmarkStart w:id="10166" w:name="_Toc26867788"/>
        <w:bookmarkEnd w:id="10153"/>
        <w:bookmarkEnd w:id="10154"/>
        <w:bookmarkEnd w:id="10155"/>
        <w:bookmarkEnd w:id="10156"/>
        <w:bookmarkEnd w:id="10157"/>
        <w:bookmarkEnd w:id="10158"/>
        <w:bookmarkEnd w:id="10159"/>
        <w:bookmarkEnd w:id="10160"/>
        <w:bookmarkEnd w:id="10161"/>
        <w:bookmarkEnd w:id="10162"/>
        <w:bookmarkEnd w:id="10163"/>
        <w:bookmarkEnd w:id="10164"/>
        <w:bookmarkEnd w:id="10165"/>
        <w:bookmarkEnd w:id="10166"/>
      </w:del>
    </w:p>
    <w:p w14:paraId="47306B4E" w14:textId="7F93B830" w:rsidR="00BF2D25" w:rsidRPr="002646CB" w:rsidDel="002C63BA" w:rsidRDefault="00BF2D25" w:rsidP="00BF2D25">
      <w:pPr>
        <w:rPr>
          <w:del w:id="10167" w:author="박 진상" w:date="2019-10-08T05:51:00Z"/>
        </w:rPr>
      </w:pPr>
      <w:bookmarkStart w:id="10168" w:name="_Toc21408734"/>
      <w:bookmarkStart w:id="10169" w:name="_Toc21525249"/>
      <w:bookmarkStart w:id="10170" w:name="_Toc23142088"/>
      <w:bookmarkStart w:id="10171" w:name="_Toc23173334"/>
      <w:bookmarkStart w:id="10172" w:name="_Toc23189109"/>
      <w:bookmarkStart w:id="10173" w:name="_Toc23191487"/>
      <w:bookmarkStart w:id="10174" w:name="_Toc23244505"/>
      <w:bookmarkStart w:id="10175" w:name="_Toc23794035"/>
      <w:bookmarkStart w:id="10176" w:name="_Toc23794358"/>
      <w:bookmarkStart w:id="10177" w:name="_Toc23794681"/>
      <w:bookmarkStart w:id="10178" w:name="_Toc23795526"/>
      <w:bookmarkStart w:id="10179" w:name="_Toc23839903"/>
      <w:bookmarkStart w:id="10180" w:name="_Toc26200692"/>
      <w:bookmarkStart w:id="10181" w:name="_Toc26867789"/>
      <w:bookmarkEnd w:id="10168"/>
      <w:bookmarkEnd w:id="10169"/>
      <w:bookmarkEnd w:id="10170"/>
      <w:bookmarkEnd w:id="10171"/>
      <w:bookmarkEnd w:id="10172"/>
      <w:bookmarkEnd w:id="10173"/>
      <w:bookmarkEnd w:id="10174"/>
      <w:bookmarkEnd w:id="10175"/>
      <w:bookmarkEnd w:id="10176"/>
      <w:bookmarkEnd w:id="10177"/>
      <w:bookmarkEnd w:id="10178"/>
      <w:bookmarkEnd w:id="10179"/>
      <w:bookmarkEnd w:id="10180"/>
      <w:bookmarkEnd w:id="10181"/>
    </w:p>
    <w:p w14:paraId="65DEFFD7" w14:textId="6301CBD9" w:rsidR="00763E1B" w:rsidRPr="002646CB" w:rsidDel="002C63BA" w:rsidRDefault="00F661EE" w:rsidP="00763E1B">
      <w:pPr>
        <w:pStyle w:val="34"/>
        <w:rPr>
          <w:del w:id="10182" w:author="박 진상" w:date="2019-10-08T05:51:00Z"/>
          <w:lang w:eastAsia="ko-KR"/>
        </w:rPr>
      </w:pPr>
      <w:del w:id="10183" w:author="박 진상" w:date="2019-10-08T05:51:00Z">
        <w:r w:rsidRPr="002646CB" w:rsidDel="002C63BA">
          <w:rPr>
            <w:rFonts w:hint="eastAsia"/>
            <w:b w:val="0"/>
          </w:rPr>
          <w:delText>운전</w:delText>
        </w:r>
        <w:r w:rsidRPr="002646CB" w:rsidDel="002C63BA">
          <w:rPr>
            <w:b w:val="0"/>
          </w:rPr>
          <w:delText xml:space="preserve"> </w:delText>
        </w:r>
        <w:r w:rsidR="00763E1B" w:rsidRPr="002646CB" w:rsidDel="002C63BA">
          <w:rPr>
            <w:rFonts w:hint="eastAsia"/>
            <w:b w:val="0"/>
          </w:rPr>
          <w:delText>모드</w:delText>
        </w:r>
        <w:r w:rsidR="00763E1B" w:rsidRPr="002646CB" w:rsidDel="002C63BA">
          <w:rPr>
            <w:b w:val="0"/>
          </w:rPr>
          <w:delText xml:space="preserve"> </w:delText>
        </w:r>
        <w:r w:rsidR="00763E1B" w:rsidRPr="002646CB" w:rsidDel="002C63BA">
          <w:rPr>
            <w:rFonts w:hint="eastAsia"/>
            <w:b w:val="0"/>
          </w:rPr>
          <w:delText>전</w:delText>
        </w:r>
        <w:r w:rsidRPr="002646CB" w:rsidDel="002C63BA">
          <w:rPr>
            <w:rFonts w:hint="eastAsia"/>
            <w:b w:val="0"/>
          </w:rPr>
          <w:delText>환시</w:delText>
        </w:r>
        <w:r w:rsidR="00763E1B" w:rsidRPr="002646CB" w:rsidDel="002C63BA">
          <w:rPr>
            <w:b w:val="0"/>
          </w:rPr>
          <w:delText xml:space="preserve"> </w:delText>
        </w:r>
        <w:r w:rsidRPr="002646CB" w:rsidDel="002C63BA">
          <w:rPr>
            <w:rFonts w:hint="eastAsia"/>
            <w:b w:val="0"/>
          </w:rPr>
          <w:delText>제어</w:delText>
        </w:r>
        <w:bookmarkStart w:id="10184" w:name="_Toc21408735"/>
        <w:bookmarkStart w:id="10185" w:name="_Toc21525250"/>
        <w:bookmarkStart w:id="10186" w:name="_Toc23142089"/>
        <w:bookmarkStart w:id="10187" w:name="_Toc23173335"/>
        <w:bookmarkStart w:id="10188" w:name="_Toc23189110"/>
        <w:bookmarkStart w:id="10189" w:name="_Toc23191488"/>
        <w:bookmarkStart w:id="10190" w:name="_Toc23244506"/>
        <w:bookmarkStart w:id="10191" w:name="_Toc23794036"/>
        <w:bookmarkStart w:id="10192" w:name="_Toc23794359"/>
        <w:bookmarkStart w:id="10193" w:name="_Toc23794682"/>
        <w:bookmarkStart w:id="10194" w:name="_Toc23795527"/>
        <w:bookmarkStart w:id="10195" w:name="_Toc23839904"/>
        <w:bookmarkStart w:id="10196" w:name="_Toc26200693"/>
        <w:bookmarkStart w:id="10197" w:name="_Toc26867790"/>
        <w:bookmarkEnd w:id="10184"/>
        <w:bookmarkEnd w:id="10185"/>
        <w:bookmarkEnd w:id="10186"/>
        <w:bookmarkEnd w:id="10187"/>
        <w:bookmarkEnd w:id="10188"/>
        <w:bookmarkEnd w:id="10189"/>
        <w:bookmarkEnd w:id="10190"/>
        <w:bookmarkEnd w:id="10191"/>
        <w:bookmarkEnd w:id="10192"/>
        <w:bookmarkEnd w:id="10193"/>
        <w:bookmarkEnd w:id="10194"/>
        <w:bookmarkEnd w:id="10195"/>
        <w:bookmarkEnd w:id="10196"/>
        <w:bookmarkEnd w:id="10197"/>
      </w:del>
    </w:p>
    <w:p w14:paraId="3709C967" w14:textId="56F626E3" w:rsidR="00F661EE" w:rsidRPr="002646CB" w:rsidDel="002C63BA" w:rsidRDefault="00F661EE" w:rsidP="00916AF9">
      <w:pPr>
        <w:rPr>
          <w:del w:id="10198" w:author="박 진상" w:date="2019-10-08T05:51:00Z"/>
        </w:rPr>
      </w:pPr>
      <w:bookmarkStart w:id="10199" w:name="_Toc21408736"/>
      <w:bookmarkStart w:id="10200" w:name="_Toc21525251"/>
      <w:bookmarkStart w:id="10201" w:name="_Toc23142090"/>
      <w:bookmarkStart w:id="10202" w:name="_Toc23173336"/>
      <w:bookmarkStart w:id="10203" w:name="_Toc23189111"/>
      <w:bookmarkStart w:id="10204" w:name="_Toc23191489"/>
      <w:bookmarkStart w:id="10205" w:name="_Toc23244507"/>
      <w:bookmarkStart w:id="10206" w:name="_Toc23794037"/>
      <w:bookmarkStart w:id="10207" w:name="_Toc23794360"/>
      <w:bookmarkStart w:id="10208" w:name="_Toc23794683"/>
      <w:bookmarkStart w:id="10209" w:name="_Toc23795528"/>
      <w:bookmarkStart w:id="10210" w:name="_Toc23839905"/>
      <w:bookmarkStart w:id="10211" w:name="_Toc26200694"/>
      <w:bookmarkStart w:id="10212" w:name="_Toc26867791"/>
      <w:bookmarkEnd w:id="10199"/>
      <w:bookmarkEnd w:id="10200"/>
      <w:bookmarkEnd w:id="10201"/>
      <w:bookmarkEnd w:id="10202"/>
      <w:bookmarkEnd w:id="10203"/>
      <w:bookmarkEnd w:id="10204"/>
      <w:bookmarkEnd w:id="10205"/>
      <w:bookmarkEnd w:id="10206"/>
      <w:bookmarkEnd w:id="10207"/>
      <w:bookmarkEnd w:id="10208"/>
      <w:bookmarkEnd w:id="10209"/>
      <w:bookmarkEnd w:id="10210"/>
      <w:bookmarkEnd w:id="10211"/>
      <w:bookmarkEnd w:id="10212"/>
    </w:p>
    <w:p w14:paraId="0D803649" w14:textId="7FFA3681" w:rsidR="00F661EE" w:rsidRPr="002646CB" w:rsidDel="002C63BA" w:rsidRDefault="00F661EE" w:rsidP="00F661EE">
      <w:pPr>
        <w:pStyle w:val="44"/>
        <w:rPr>
          <w:del w:id="10213" w:author="박 진상" w:date="2019-10-08T05:51:00Z"/>
        </w:rPr>
      </w:pPr>
      <w:del w:id="10214" w:author="박 진상" w:date="2019-10-08T05:51:00Z">
        <w:r w:rsidRPr="002646CB" w:rsidDel="002C63BA">
          <w:rPr>
            <w:rFonts w:hint="eastAsia"/>
            <w:b w:val="0"/>
          </w:rPr>
          <w:delText>일반</w:delText>
        </w:r>
        <w:r w:rsidRPr="002646CB" w:rsidDel="002C63BA">
          <w:rPr>
            <w:b w:val="0"/>
          </w:rPr>
          <w:delText xml:space="preserve"> </w:delText>
        </w:r>
        <w:r w:rsidRPr="002646CB" w:rsidDel="002C63BA">
          <w:rPr>
            <w:rFonts w:hint="eastAsia"/>
            <w:b w:val="0"/>
          </w:rPr>
          <w:delText>사항</w:delText>
        </w:r>
        <w:bookmarkStart w:id="10215" w:name="_Toc21408737"/>
        <w:bookmarkStart w:id="10216" w:name="_Toc21525252"/>
        <w:bookmarkStart w:id="10217" w:name="_Toc23142091"/>
        <w:bookmarkStart w:id="10218" w:name="_Toc23173337"/>
        <w:bookmarkStart w:id="10219" w:name="_Toc23189112"/>
        <w:bookmarkStart w:id="10220" w:name="_Toc23191490"/>
        <w:bookmarkStart w:id="10221" w:name="_Toc23244508"/>
        <w:bookmarkStart w:id="10222" w:name="_Toc23794038"/>
        <w:bookmarkStart w:id="10223" w:name="_Toc23794361"/>
        <w:bookmarkStart w:id="10224" w:name="_Toc23794684"/>
        <w:bookmarkStart w:id="10225" w:name="_Toc23795529"/>
        <w:bookmarkStart w:id="10226" w:name="_Toc23839906"/>
        <w:bookmarkStart w:id="10227" w:name="_Toc26200695"/>
        <w:bookmarkStart w:id="10228" w:name="_Toc26867792"/>
        <w:bookmarkEnd w:id="10215"/>
        <w:bookmarkEnd w:id="10216"/>
        <w:bookmarkEnd w:id="10217"/>
        <w:bookmarkEnd w:id="10218"/>
        <w:bookmarkEnd w:id="10219"/>
        <w:bookmarkEnd w:id="10220"/>
        <w:bookmarkEnd w:id="10221"/>
        <w:bookmarkEnd w:id="10222"/>
        <w:bookmarkEnd w:id="10223"/>
        <w:bookmarkEnd w:id="10224"/>
        <w:bookmarkEnd w:id="10225"/>
        <w:bookmarkEnd w:id="10226"/>
        <w:bookmarkEnd w:id="10227"/>
        <w:bookmarkEnd w:id="10228"/>
      </w:del>
    </w:p>
    <w:p w14:paraId="0AAF3509" w14:textId="3D09E2BB" w:rsidR="00763E1B" w:rsidRPr="002646CB" w:rsidDel="002C63BA" w:rsidRDefault="00763E1B" w:rsidP="00763E1B">
      <w:pPr>
        <w:rPr>
          <w:del w:id="10229" w:author="박 진상" w:date="2019-10-08T05:51:00Z"/>
          <w:lang w:val="de-DE"/>
        </w:rPr>
      </w:pPr>
      <w:bookmarkStart w:id="10230" w:name="_Toc21408738"/>
      <w:bookmarkStart w:id="10231" w:name="_Toc21525253"/>
      <w:bookmarkStart w:id="10232" w:name="_Toc23142092"/>
      <w:bookmarkStart w:id="10233" w:name="_Toc23173338"/>
      <w:bookmarkStart w:id="10234" w:name="_Toc23189113"/>
      <w:bookmarkStart w:id="10235" w:name="_Toc23191491"/>
      <w:bookmarkStart w:id="10236" w:name="_Toc23244509"/>
      <w:bookmarkStart w:id="10237" w:name="_Toc23794039"/>
      <w:bookmarkStart w:id="10238" w:name="_Toc23794362"/>
      <w:bookmarkStart w:id="10239" w:name="_Toc23794685"/>
      <w:bookmarkStart w:id="10240" w:name="_Toc23795530"/>
      <w:bookmarkStart w:id="10241" w:name="_Toc23839907"/>
      <w:bookmarkStart w:id="10242" w:name="_Toc26200696"/>
      <w:bookmarkStart w:id="10243" w:name="_Toc26867793"/>
      <w:bookmarkEnd w:id="10230"/>
      <w:bookmarkEnd w:id="10231"/>
      <w:bookmarkEnd w:id="10232"/>
      <w:bookmarkEnd w:id="10233"/>
      <w:bookmarkEnd w:id="10234"/>
      <w:bookmarkEnd w:id="10235"/>
      <w:bookmarkEnd w:id="10236"/>
      <w:bookmarkEnd w:id="10237"/>
      <w:bookmarkEnd w:id="10238"/>
      <w:bookmarkEnd w:id="10239"/>
      <w:bookmarkEnd w:id="10240"/>
      <w:bookmarkEnd w:id="10241"/>
      <w:bookmarkEnd w:id="10242"/>
      <w:bookmarkEnd w:id="10243"/>
    </w:p>
    <w:p w14:paraId="4FD41201" w14:textId="470A9244" w:rsidR="000D5828" w:rsidRPr="002646CB" w:rsidDel="002C63BA" w:rsidRDefault="00E742FA" w:rsidP="00763E1B">
      <w:pPr>
        <w:rPr>
          <w:del w:id="10244" w:author="박 진상" w:date="2019-10-08T05:51:00Z"/>
          <w:lang w:val="en-US"/>
        </w:rPr>
      </w:pPr>
      <w:del w:id="10245" w:author="박 진상" w:date="2019-10-08T05:51:00Z">
        <w:r w:rsidRPr="002646CB" w:rsidDel="002C63BA">
          <w:delText>CES-MG</w:delText>
        </w:r>
        <w:r w:rsidR="000D5828" w:rsidRPr="002646CB" w:rsidDel="002C63BA">
          <w:rPr>
            <w:rFonts w:hint="eastAsia"/>
            <w:lang w:val="en-US"/>
          </w:rPr>
          <w:delText>에서</w:delText>
        </w:r>
        <w:r w:rsidR="000D5828" w:rsidRPr="002646CB" w:rsidDel="002C63BA">
          <w:rPr>
            <w:lang w:val="en-US"/>
          </w:rPr>
          <w:delText xml:space="preserve"> </w:delText>
        </w:r>
        <w:r w:rsidR="001C3C69" w:rsidRPr="002646CB" w:rsidDel="002C63BA">
          <w:rPr>
            <w:rFonts w:hint="eastAsia"/>
            <w:rPrChange w:id="1024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독립</w:delText>
        </w:r>
        <w:r w:rsidR="000D5828" w:rsidRPr="002646CB" w:rsidDel="002C63BA">
          <w:rPr>
            <w:rFonts w:hint="eastAsia"/>
            <w:lang w:val="en-US"/>
          </w:rPr>
          <w:delText>운전</w:delText>
        </w:r>
        <w:r w:rsidR="00C567B8" w:rsidRPr="002646CB" w:rsidDel="002C63BA">
          <w:rPr>
            <w:lang w:val="en-US"/>
          </w:rPr>
          <w:delText xml:space="preserve"> </w:delText>
        </w:r>
        <w:r w:rsidR="000D5828" w:rsidRPr="002646CB" w:rsidDel="002C63BA">
          <w:rPr>
            <w:rFonts w:hint="eastAsia"/>
            <w:lang w:val="en-US"/>
          </w:rPr>
          <w:delText>모드와</w:delText>
        </w:r>
        <w:r w:rsidR="000D5828" w:rsidRPr="002646CB" w:rsidDel="002C63BA">
          <w:rPr>
            <w:lang w:val="en-US"/>
          </w:rPr>
          <w:delText xml:space="preserve"> </w:delText>
        </w:r>
        <w:r w:rsidR="000D5828" w:rsidRPr="002646CB" w:rsidDel="002C63BA">
          <w:rPr>
            <w:rFonts w:hint="eastAsia"/>
            <w:lang w:val="en-US"/>
          </w:rPr>
          <w:delText>계통연계운전</w:delText>
        </w:r>
        <w:r w:rsidR="00C567B8" w:rsidRPr="002646CB" w:rsidDel="002C63BA">
          <w:rPr>
            <w:lang w:val="en-US"/>
          </w:rPr>
          <w:delText xml:space="preserve"> </w:delText>
        </w:r>
        <w:r w:rsidR="000D5828" w:rsidRPr="002646CB" w:rsidDel="002C63BA">
          <w:rPr>
            <w:rFonts w:hint="eastAsia"/>
            <w:lang w:val="en-US"/>
          </w:rPr>
          <w:delText>모드의</w:delText>
        </w:r>
        <w:r w:rsidR="000D5828" w:rsidRPr="002646CB" w:rsidDel="002C63BA">
          <w:rPr>
            <w:lang w:val="en-US"/>
          </w:rPr>
          <w:delText xml:space="preserve"> </w:delText>
        </w:r>
        <w:r w:rsidR="000D5828" w:rsidRPr="002646CB" w:rsidDel="002C63BA">
          <w:rPr>
            <w:rFonts w:hint="eastAsia"/>
            <w:lang w:val="en-US"/>
          </w:rPr>
          <w:delText>상호</w:delText>
        </w:r>
        <w:r w:rsidR="000D5828" w:rsidRPr="002646CB" w:rsidDel="002C63BA">
          <w:rPr>
            <w:lang w:val="en-US"/>
          </w:rPr>
          <w:delText xml:space="preserve"> </w:delText>
        </w:r>
        <w:r w:rsidR="000D5828" w:rsidRPr="002646CB" w:rsidDel="002C63BA">
          <w:rPr>
            <w:rFonts w:hint="eastAsia"/>
            <w:lang w:val="en-US"/>
          </w:rPr>
          <w:delText>전환</w:delText>
        </w:r>
        <w:r w:rsidR="000D5828" w:rsidRPr="002646CB" w:rsidDel="002C63BA">
          <w:rPr>
            <w:lang w:val="en-US"/>
          </w:rPr>
          <w:delText xml:space="preserve"> </w:delText>
        </w:r>
        <w:r w:rsidR="000D5828" w:rsidRPr="002646CB" w:rsidDel="002C63BA">
          <w:rPr>
            <w:rFonts w:hint="eastAsia"/>
            <w:lang w:val="en-US"/>
          </w:rPr>
          <w:delText>시에</w:delText>
        </w:r>
        <w:r w:rsidR="000D5828" w:rsidRPr="002646CB" w:rsidDel="002C63BA">
          <w:rPr>
            <w:lang w:val="en-US"/>
          </w:rPr>
          <w:delText xml:space="preserve"> </w:delText>
        </w:r>
        <w:r w:rsidR="00104016" w:rsidRPr="002646CB" w:rsidDel="002C63BA">
          <w:rPr>
            <w:lang w:val="en-US"/>
          </w:rPr>
          <w:delText>EES</w:delText>
        </w:r>
        <w:r w:rsidR="00104016" w:rsidRPr="002646CB" w:rsidDel="002C63BA">
          <w:rPr>
            <w:rFonts w:hint="eastAsia"/>
            <w:lang w:val="en-US"/>
          </w:rPr>
          <w:delText>시스템은</w:delText>
        </w:r>
        <w:r w:rsidR="000D5828" w:rsidRPr="002646CB" w:rsidDel="002C63BA">
          <w:rPr>
            <w:lang w:val="en-US"/>
          </w:rPr>
          <w:delText xml:space="preserve"> </w:delText>
        </w:r>
        <w:r w:rsidR="000D5828" w:rsidRPr="002646CB" w:rsidDel="002C63BA">
          <w:rPr>
            <w:rFonts w:hint="eastAsia"/>
            <w:lang w:val="en-US"/>
          </w:rPr>
          <w:delText>다음</w:delText>
        </w:r>
        <w:r w:rsidR="000D5828" w:rsidRPr="002646CB" w:rsidDel="002C63BA">
          <w:rPr>
            <w:lang w:val="en-US"/>
          </w:rPr>
          <w:delText xml:space="preserve"> </w:delText>
        </w:r>
        <w:r w:rsidR="000D5828" w:rsidRPr="002646CB" w:rsidDel="002C63BA">
          <w:rPr>
            <w:rFonts w:hint="eastAsia"/>
            <w:lang w:val="en-US"/>
          </w:rPr>
          <w:delText>사항을</w:delText>
        </w:r>
        <w:r w:rsidR="000D5828" w:rsidRPr="002646CB" w:rsidDel="002C63BA">
          <w:rPr>
            <w:lang w:val="en-US"/>
          </w:rPr>
          <w:delText xml:space="preserve"> </w:delText>
        </w:r>
        <w:r w:rsidR="000D5828" w:rsidRPr="002646CB" w:rsidDel="002C63BA">
          <w:rPr>
            <w:rFonts w:hint="eastAsia"/>
            <w:lang w:val="en-US"/>
          </w:rPr>
          <w:delText>고려하여</w:delText>
        </w:r>
        <w:r w:rsidR="000D5828" w:rsidRPr="002646CB" w:rsidDel="002C63BA">
          <w:rPr>
            <w:lang w:val="en-US"/>
          </w:rPr>
          <w:delText xml:space="preserve"> </w:delText>
        </w:r>
        <w:r w:rsidR="000D5828" w:rsidRPr="002646CB" w:rsidDel="002C63BA">
          <w:rPr>
            <w:rFonts w:hint="eastAsia"/>
            <w:lang w:val="en-US"/>
          </w:rPr>
          <w:delText>운전</w:delText>
        </w:r>
        <w:r w:rsidR="00DF729E" w:rsidRPr="002646CB" w:rsidDel="002C63BA">
          <w:rPr>
            <w:rFonts w:hint="eastAsia"/>
            <w:lang w:val="en-US"/>
          </w:rPr>
          <w:delText>해야</w:delText>
        </w:r>
        <w:r w:rsidR="00DF729E" w:rsidRPr="002646CB" w:rsidDel="002C63BA">
          <w:rPr>
            <w:lang w:val="en-US"/>
          </w:rPr>
          <w:delText xml:space="preserve"> </w:delText>
        </w:r>
        <w:r w:rsidR="00DF729E" w:rsidRPr="002646CB" w:rsidDel="002C63BA">
          <w:rPr>
            <w:rFonts w:hint="eastAsia"/>
            <w:lang w:val="en-US"/>
          </w:rPr>
          <w:delText>한다</w:delText>
        </w:r>
        <w:r w:rsidR="00DF729E" w:rsidRPr="002646CB" w:rsidDel="002C63BA">
          <w:rPr>
            <w:lang w:val="en-US"/>
          </w:rPr>
          <w:delText>.</w:delText>
        </w:r>
        <w:bookmarkStart w:id="10247" w:name="_Toc21408739"/>
        <w:bookmarkStart w:id="10248" w:name="_Toc21525254"/>
        <w:bookmarkStart w:id="10249" w:name="_Toc23142093"/>
        <w:bookmarkStart w:id="10250" w:name="_Toc23173339"/>
        <w:bookmarkStart w:id="10251" w:name="_Toc23189114"/>
        <w:bookmarkStart w:id="10252" w:name="_Toc23191492"/>
        <w:bookmarkStart w:id="10253" w:name="_Toc23244510"/>
        <w:bookmarkStart w:id="10254" w:name="_Toc23794040"/>
        <w:bookmarkStart w:id="10255" w:name="_Toc23794363"/>
        <w:bookmarkStart w:id="10256" w:name="_Toc23794686"/>
        <w:bookmarkStart w:id="10257" w:name="_Toc23795531"/>
        <w:bookmarkStart w:id="10258" w:name="_Toc23839908"/>
        <w:bookmarkStart w:id="10259" w:name="_Toc26200697"/>
        <w:bookmarkStart w:id="10260" w:name="_Toc26867794"/>
        <w:bookmarkEnd w:id="10247"/>
        <w:bookmarkEnd w:id="10248"/>
        <w:bookmarkEnd w:id="10249"/>
        <w:bookmarkEnd w:id="10250"/>
        <w:bookmarkEnd w:id="10251"/>
        <w:bookmarkEnd w:id="10252"/>
        <w:bookmarkEnd w:id="10253"/>
        <w:bookmarkEnd w:id="10254"/>
        <w:bookmarkEnd w:id="10255"/>
        <w:bookmarkEnd w:id="10256"/>
        <w:bookmarkEnd w:id="10257"/>
        <w:bookmarkEnd w:id="10258"/>
        <w:bookmarkEnd w:id="10259"/>
        <w:bookmarkEnd w:id="10260"/>
      </w:del>
    </w:p>
    <w:p w14:paraId="270EE7CE" w14:textId="7B9A23E6" w:rsidR="00255132" w:rsidRPr="002646CB" w:rsidDel="002C63BA" w:rsidRDefault="00255132" w:rsidP="00763E1B">
      <w:pPr>
        <w:rPr>
          <w:del w:id="10261" w:author="박 진상" w:date="2019-10-08T05:51:00Z"/>
          <w:lang w:val="en-US"/>
        </w:rPr>
      </w:pPr>
      <w:bookmarkStart w:id="10262" w:name="_Toc21408740"/>
      <w:bookmarkStart w:id="10263" w:name="_Toc21525255"/>
      <w:bookmarkStart w:id="10264" w:name="_Toc23142094"/>
      <w:bookmarkStart w:id="10265" w:name="_Toc23173340"/>
      <w:bookmarkStart w:id="10266" w:name="_Toc23189115"/>
      <w:bookmarkStart w:id="10267" w:name="_Toc23191493"/>
      <w:bookmarkStart w:id="10268" w:name="_Toc23244511"/>
      <w:bookmarkStart w:id="10269" w:name="_Toc23794041"/>
      <w:bookmarkStart w:id="10270" w:name="_Toc23794364"/>
      <w:bookmarkStart w:id="10271" w:name="_Toc23794687"/>
      <w:bookmarkStart w:id="10272" w:name="_Toc23795532"/>
      <w:bookmarkStart w:id="10273" w:name="_Toc23839909"/>
      <w:bookmarkStart w:id="10274" w:name="_Toc26200698"/>
      <w:bookmarkStart w:id="10275" w:name="_Toc26867795"/>
      <w:bookmarkEnd w:id="10262"/>
      <w:bookmarkEnd w:id="10263"/>
      <w:bookmarkEnd w:id="10264"/>
      <w:bookmarkEnd w:id="10265"/>
      <w:bookmarkEnd w:id="10266"/>
      <w:bookmarkEnd w:id="10267"/>
      <w:bookmarkEnd w:id="10268"/>
      <w:bookmarkEnd w:id="10269"/>
      <w:bookmarkEnd w:id="10270"/>
      <w:bookmarkEnd w:id="10271"/>
      <w:bookmarkEnd w:id="10272"/>
      <w:bookmarkEnd w:id="10273"/>
      <w:bookmarkEnd w:id="10274"/>
      <w:bookmarkEnd w:id="10275"/>
    </w:p>
    <w:p w14:paraId="15C38A81" w14:textId="01747D56" w:rsidR="00763E1B" w:rsidRPr="002646CB" w:rsidDel="002C63BA" w:rsidRDefault="00FE3106" w:rsidP="00737668">
      <w:pPr>
        <w:pStyle w:val="af6"/>
        <w:numPr>
          <w:ilvl w:val="0"/>
          <w:numId w:val="22"/>
        </w:numPr>
        <w:ind w:leftChars="154" w:left="566" w:hangingChars="129" w:hanging="258"/>
        <w:rPr>
          <w:del w:id="10276" w:author="박 진상" w:date="2019-10-08T05:51:00Z"/>
        </w:rPr>
      </w:pPr>
      <w:del w:id="10277" w:author="박 진상" w:date="2019-10-08T05:51:00Z">
        <w:r w:rsidRPr="002646CB" w:rsidDel="002C63BA">
          <w:delText>CES-MG</w:delText>
        </w:r>
        <w:r w:rsidR="00763E1B" w:rsidRPr="002646CB" w:rsidDel="002C63BA">
          <w:rPr>
            <w:rFonts w:hint="eastAsia"/>
          </w:rPr>
          <w:delText>가</w:delText>
        </w:r>
        <w:r w:rsidR="00763E1B" w:rsidRPr="002646CB" w:rsidDel="002C63BA">
          <w:delText xml:space="preserve"> </w:delText>
        </w:r>
        <w:r w:rsidR="00D4509B" w:rsidRPr="002646CB" w:rsidDel="002C63BA">
          <w:rPr>
            <w:rFonts w:hint="eastAsia"/>
          </w:rPr>
          <w:delText>계통</w:delText>
        </w:r>
        <w:r w:rsidR="00DF729E" w:rsidRPr="002646CB" w:rsidDel="002C63BA">
          <w:delText xml:space="preserve"> </w:delText>
        </w:r>
        <w:r w:rsidR="00D4509B" w:rsidRPr="002646CB" w:rsidDel="002C63BA">
          <w:rPr>
            <w:rFonts w:hint="eastAsia"/>
          </w:rPr>
          <w:delText>연계운전</w:delText>
        </w:r>
        <w:r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모드에서</w:delText>
        </w:r>
        <w:r w:rsidR="00763E1B" w:rsidRPr="002646CB" w:rsidDel="002C63BA">
          <w:delText xml:space="preserve"> </w:delText>
        </w:r>
        <w:r w:rsidR="001C3C69" w:rsidRPr="002646CB" w:rsidDel="002C63BA">
          <w:rPr>
            <w:rFonts w:hint="eastAsia"/>
            <w:rPrChange w:id="1027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독립</w:delText>
        </w:r>
        <w:r w:rsidR="009211F0" w:rsidRPr="002646CB" w:rsidDel="002C63BA">
          <w:rPr>
            <w:rFonts w:hint="eastAsia"/>
          </w:rPr>
          <w:delText>운전</w:delText>
        </w:r>
        <w:r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모드로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전환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할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때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일시적인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동작으로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인해</w:delText>
        </w:r>
        <w:r w:rsidR="00763E1B" w:rsidRPr="002646CB" w:rsidDel="002C63BA">
          <w:delText xml:space="preserve"> </w:delText>
        </w:r>
        <w:r w:rsidR="00DC1A26" w:rsidRPr="002646CB" w:rsidDel="002C63BA">
          <w:rPr>
            <w:rFonts w:hint="eastAsia"/>
          </w:rPr>
          <w:delText>계통의</w:delText>
        </w:r>
        <w:r w:rsidR="00DC1A26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안정성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문제가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발생할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수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있다</w:delText>
        </w:r>
        <w:r w:rsidR="00763E1B" w:rsidRPr="002646CB" w:rsidDel="002C63BA">
          <w:delText xml:space="preserve">. </w:delText>
        </w:r>
        <w:r w:rsidRPr="002646CB" w:rsidDel="002C63BA">
          <w:delText>CES-MG</w:delText>
        </w:r>
        <w:r w:rsidR="00763E1B" w:rsidRPr="002646CB" w:rsidDel="002C63BA">
          <w:rPr>
            <w:rFonts w:hint="eastAsia"/>
          </w:rPr>
          <w:delText>에서</w:delText>
        </w:r>
        <w:r w:rsidR="00763E1B" w:rsidRPr="002646CB" w:rsidDel="002C63BA">
          <w:delText xml:space="preserve">, </w:delText>
        </w:r>
        <w:r w:rsidR="00501A80" w:rsidRPr="002646CB" w:rsidDel="002C63BA">
          <w:delText>PCS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및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과도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제어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시스템은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시스템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안정성을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보장하기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위해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즉시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작동해야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한다</w:delText>
        </w:r>
        <w:r w:rsidR="00763E1B" w:rsidRPr="002646CB" w:rsidDel="002C63BA">
          <w:delText xml:space="preserve">. </w:delText>
        </w:r>
        <w:r w:rsidR="00763E1B" w:rsidRPr="002646CB" w:rsidDel="002C63BA">
          <w:rPr>
            <w:rFonts w:hint="eastAsia"/>
          </w:rPr>
          <w:delText>충분한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전력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에너지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저장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능력은</w:delText>
        </w:r>
        <w:r w:rsidR="00763E1B" w:rsidRPr="002646CB" w:rsidDel="002C63BA">
          <w:delText xml:space="preserve"> </w:delText>
        </w:r>
        <w:r w:rsidRPr="002646CB" w:rsidDel="002C63BA">
          <w:delText>CES-MG</w:delText>
        </w:r>
        <w:r w:rsidR="00763E1B" w:rsidRPr="002646CB" w:rsidDel="002C63BA">
          <w:rPr>
            <w:rFonts w:hint="eastAsia"/>
          </w:rPr>
          <w:delText>의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안정적인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작동을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보장하기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위해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선택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될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수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있다</w:delText>
        </w:r>
        <w:r w:rsidR="00763E1B" w:rsidRPr="002646CB" w:rsidDel="002C63BA">
          <w:delText>.</w:delText>
        </w:r>
        <w:bookmarkStart w:id="10279" w:name="_Toc21408741"/>
        <w:bookmarkStart w:id="10280" w:name="_Toc21525256"/>
        <w:bookmarkStart w:id="10281" w:name="_Toc23142095"/>
        <w:bookmarkStart w:id="10282" w:name="_Toc23173341"/>
        <w:bookmarkStart w:id="10283" w:name="_Toc23189116"/>
        <w:bookmarkStart w:id="10284" w:name="_Toc23191494"/>
        <w:bookmarkStart w:id="10285" w:name="_Toc23244512"/>
        <w:bookmarkStart w:id="10286" w:name="_Toc23794042"/>
        <w:bookmarkStart w:id="10287" w:name="_Toc23794365"/>
        <w:bookmarkStart w:id="10288" w:name="_Toc23794688"/>
        <w:bookmarkStart w:id="10289" w:name="_Toc23795533"/>
        <w:bookmarkStart w:id="10290" w:name="_Toc23839910"/>
        <w:bookmarkStart w:id="10291" w:name="_Toc26200699"/>
        <w:bookmarkStart w:id="10292" w:name="_Toc26867796"/>
        <w:bookmarkEnd w:id="10279"/>
        <w:bookmarkEnd w:id="10280"/>
        <w:bookmarkEnd w:id="10281"/>
        <w:bookmarkEnd w:id="10282"/>
        <w:bookmarkEnd w:id="10283"/>
        <w:bookmarkEnd w:id="10284"/>
        <w:bookmarkEnd w:id="10285"/>
        <w:bookmarkEnd w:id="10286"/>
        <w:bookmarkEnd w:id="10287"/>
        <w:bookmarkEnd w:id="10288"/>
        <w:bookmarkEnd w:id="10289"/>
        <w:bookmarkEnd w:id="10290"/>
        <w:bookmarkEnd w:id="10291"/>
        <w:bookmarkEnd w:id="10292"/>
      </w:del>
    </w:p>
    <w:p w14:paraId="09A53E0C" w14:textId="6D1AFB3F" w:rsidR="00763E1B" w:rsidRPr="002646CB" w:rsidDel="002C63BA" w:rsidRDefault="00FE3106" w:rsidP="00737668">
      <w:pPr>
        <w:pStyle w:val="af6"/>
        <w:numPr>
          <w:ilvl w:val="0"/>
          <w:numId w:val="22"/>
        </w:numPr>
        <w:ind w:leftChars="154" w:left="566" w:hangingChars="129" w:hanging="258"/>
        <w:rPr>
          <w:del w:id="10293" w:author="박 진상" w:date="2019-10-08T05:51:00Z"/>
        </w:rPr>
      </w:pPr>
      <w:del w:id="10294" w:author="박 진상" w:date="2019-10-08T05:51:00Z">
        <w:r w:rsidRPr="002646CB" w:rsidDel="002C63BA">
          <w:delText>CES-MG</w:delText>
        </w:r>
        <w:r w:rsidR="00763E1B" w:rsidRPr="002646CB" w:rsidDel="002C63BA">
          <w:rPr>
            <w:rFonts w:hint="eastAsia"/>
          </w:rPr>
          <w:delText>가</w:delText>
        </w:r>
        <w:r w:rsidR="00763E1B" w:rsidRPr="002646CB" w:rsidDel="002C63BA">
          <w:delText xml:space="preserve"> </w:delText>
        </w:r>
        <w:r w:rsidR="001C3C69" w:rsidRPr="002646CB" w:rsidDel="002C63BA">
          <w:rPr>
            <w:rFonts w:hint="eastAsia"/>
            <w:rPrChange w:id="1029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독립</w:delText>
        </w:r>
        <w:r w:rsidR="009211F0" w:rsidRPr="002646CB" w:rsidDel="002C63BA">
          <w:rPr>
            <w:rFonts w:hint="eastAsia"/>
          </w:rPr>
          <w:delText>운전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모드에서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계통연계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모드로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전환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할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때</w:delText>
        </w:r>
        <w:r w:rsidR="00763E1B" w:rsidRPr="002646CB" w:rsidDel="002C63BA">
          <w:delText xml:space="preserve">, </w:delText>
        </w:r>
        <w:r w:rsidR="00501A80" w:rsidRPr="002646CB" w:rsidDel="002C63BA">
          <w:delText>PCS</w:delText>
        </w:r>
        <w:r w:rsidR="00763E1B" w:rsidRPr="002646CB" w:rsidDel="002C63BA">
          <w:rPr>
            <w:rFonts w:hint="eastAsia"/>
          </w:rPr>
          <w:delText>는</w:delText>
        </w:r>
        <w:r w:rsidR="00057894" w:rsidRPr="002646CB" w:rsidDel="002C63BA">
          <w:delText xml:space="preserve"> </w:delText>
        </w:r>
        <w:r w:rsidR="00C849B5" w:rsidRPr="002646CB" w:rsidDel="002C63BA">
          <w:rPr>
            <w:rFonts w:hint="eastAsia"/>
          </w:rPr>
          <w:delText>전기사업자</w:delText>
        </w:r>
        <w:r w:rsidR="00BD5129" w:rsidRPr="002646CB" w:rsidDel="002C63BA">
          <w:delText xml:space="preserve"> </w:delText>
        </w:r>
        <w:r w:rsidR="00BD5129" w:rsidRPr="002646CB" w:rsidDel="002C63BA">
          <w:rPr>
            <w:rFonts w:hint="eastAsia"/>
          </w:rPr>
          <w:delText>계통</w:delText>
        </w:r>
        <w:r w:rsidR="00763E1B" w:rsidRPr="002646CB" w:rsidDel="002C63BA">
          <w:rPr>
            <w:rFonts w:hint="eastAsia"/>
          </w:rPr>
          <w:delText>의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전압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진폭</w:delText>
        </w:r>
        <w:r w:rsidR="00763E1B" w:rsidRPr="002646CB" w:rsidDel="002C63BA">
          <w:delText xml:space="preserve">, </w:delText>
        </w:r>
        <w:r w:rsidR="00763E1B" w:rsidRPr="002646CB" w:rsidDel="002C63BA">
          <w:rPr>
            <w:rFonts w:hint="eastAsia"/>
          </w:rPr>
          <w:delText>위상각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및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주파수를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적시에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감지한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다음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동기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요구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사항을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충족시키기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위해</w:delText>
        </w:r>
        <w:r w:rsidR="00763E1B" w:rsidRPr="002646CB" w:rsidDel="002C63BA">
          <w:delText xml:space="preserve"> </w:delText>
        </w:r>
        <w:r w:rsidR="00A933ED" w:rsidRPr="002646CB" w:rsidDel="002C63BA">
          <w:delText>PCS</w:delText>
        </w:r>
        <w:r w:rsidR="00763E1B" w:rsidRPr="002646CB" w:rsidDel="002C63BA">
          <w:rPr>
            <w:rFonts w:hint="eastAsia"/>
          </w:rPr>
          <w:delText>의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전압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진폭</w:delText>
        </w:r>
        <w:r w:rsidR="00763E1B" w:rsidRPr="002646CB" w:rsidDel="002C63BA">
          <w:delText xml:space="preserve">, </w:delText>
        </w:r>
        <w:r w:rsidR="00763E1B" w:rsidRPr="002646CB" w:rsidDel="002C63BA">
          <w:rPr>
            <w:rFonts w:hint="eastAsia"/>
          </w:rPr>
          <w:delText>위상각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및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주파수를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조정할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수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있다</w:delText>
        </w:r>
        <w:r w:rsidR="00763E1B" w:rsidRPr="002646CB" w:rsidDel="002C63BA">
          <w:delText>.</w:delText>
        </w:r>
        <w:bookmarkStart w:id="10296" w:name="_Toc21408742"/>
        <w:bookmarkStart w:id="10297" w:name="_Toc21525257"/>
        <w:bookmarkStart w:id="10298" w:name="_Toc23142096"/>
        <w:bookmarkStart w:id="10299" w:name="_Toc23173342"/>
        <w:bookmarkStart w:id="10300" w:name="_Toc23189117"/>
        <w:bookmarkStart w:id="10301" w:name="_Toc23191495"/>
        <w:bookmarkStart w:id="10302" w:name="_Toc23244513"/>
        <w:bookmarkStart w:id="10303" w:name="_Toc23794043"/>
        <w:bookmarkStart w:id="10304" w:name="_Toc23794366"/>
        <w:bookmarkStart w:id="10305" w:name="_Toc23794689"/>
        <w:bookmarkStart w:id="10306" w:name="_Toc23795534"/>
        <w:bookmarkStart w:id="10307" w:name="_Toc23839911"/>
        <w:bookmarkStart w:id="10308" w:name="_Toc26200700"/>
        <w:bookmarkStart w:id="10309" w:name="_Toc26867797"/>
        <w:bookmarkEnd w:id="10296"/>
        <w:bookmarkEnd w:id="10297"/>
        <w:bookmarkEnd w:id="10298"/>
        <w:bookmarkEnd w:id="10299"/>
        <w:bookmarkEnd w:id="10300"/>
        <w:bookmarkEnd w:id="10301"/>
        <w:bookmarkEnd w:id="10302"/>
        <w:bookmarkEnd w:id="10303"/>
        <w:bookmarkEnd w:id="10304"/>
        <w:bookmarkEnd w:id="10305"/>
        <w:bookmarkEnd w:id="10306"/>
        <w:bookmarkEnd w:id="10307"/>
        <w:bookmarkEnd w:id="10308"/>
        <w:bookmarkEnd w:id="10309"/>
      </w:del>
    </w:p>
    <w:p w14:paraId="234A1B44" w14:textId="2F6DD334" w:rsidR="00763E1B" w:rsidRPr="002646CB" w:rsidDel="002C63BA" w:rsidRDefault="00FE3106" w:rsidP="00737668">
      <w:pPr>
        <w:pStyle w:val="af6"/>
        <w:numPr>
          <w:ilvl w:val="0"/>
          <w:numId w:val="22"/>
        </w:numPr>
        <w:ind w:leftChars="154" w:left="566" w:hangingChars="129" w:hanging="258"/>
        <w:rPr>
          <w:del w:id="10310" w:author="박 진상" w:date="2019-10-08T05:51:00Z"/>
        </w:rPr>
      </w:pPr>
      <w:del w:id="10311" w:author="박 진상" w:date="2019-10-08T05:51:00Z">
        <w:r w:rsidRPr="002646CB" w:rsidDel="002C63BA">
          <w:delText>CES-MG</w:delText>
        </w:r>
        <w:r w:rsidRPr="002646CB" w:rsidDel="002C63BA">
          <w:rPr>
            <w:rFonts w:hint="eastAsia"/>
          </w:rPr>
          <w:delText>의</w:delText>
        </w:r>
        <w:r w:rsidR="00763E1B" w:rsidRPr="002646CB" w:rsidDel="002C63BA">
          <w:delText xml:space="preserve"> </w:delText>
        </w:r>
        <w:r w:rsidR="00DC1A26" w:rsidRPr="002646CB" w:rsidDel="002C63BA">
          <w:rPr>
            <w:rFonts w:hint="eastAsia"/>
          </w:rPr>
          <w:delText>고장</w:delText>
        </w:r>
        <w:r w:rsidR="00763E1B" w:rsidRPr="002646CB" w:rsidDel="002C63BA">
          <w:rPr>
            <w:rFonts w:hint="eastAsia"/>
          </w:rPr>
          <w:delText>을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빠르고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정확하게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탐지하면</w:delText>
        </w:r>
        <w:r w:rsidR="00763E1B" w:rsidRPr="002646CB" w:rsidDel="002C63BA">
          <w:delText xml:space="preserve"> </w:delText>
        </w:r>
        <w:r w:rsidR="00DC1A26" w:rsidRPr="002646CB" w:rsidDel="002C63BA">
          <w:rPr>
            <w:rFonts w:hint="eastAsia"/>
          </w:rPr>
          <w:delText>고장</w:delText>
        </w:r>
        <w:r w:rsidR="00763E1B" w:rsidRPr="002646CB" w:rsidDel="002C63BA">
          <w:rPr>
            <w:rFonts w:hint="eastAsia"/>
          </w:rPr>
          <w:delText>으로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인한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민감한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부하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및</w:delText>
        </w:r>
        <w:r w:rsidR="00763E1B" w:rsidRPr="002646CB" w:rsidDel="002C63BA">
          <w:delText xml:space="preserve"> </w:delText>
        </w:r>
        <w:r w:rsidR="0038765D" w:rsidRPr="002646CB" w:rsidDel="002C63BA">
          <w:rPr>
            <w:rFonts w:hint="eastAsia"/>
          </w:rPr>
          <w:delText>분산자원</w:delText>
        </w:r>
        <w:r w:rsidR="00763E1B" w:rsidRPr="002646CB" w:rsidDel="002C63BA">
          <w:rPr>
            <w:rFonts w:hint="eastAsia"/>
          </w:rPr>
          <w:delText>에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대한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영향을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줄일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수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있다</w:delText>
        </w:r>
        <w:r w:rsidR="00763E1B" w:rsidRPr="002646CB" w:rsidDel="002C63BA">
          <w:delText xml:space="preserve">. </w:delText>
        </w:r>
        <w:r w:rsidR="00763E1B" w:rsidRPr="002646CB" w:rsidDel="002C63BA">
          <w:rPr>
            <w:rFonts w:hint="eastAsia"/>
          </w:rPr>
          <w:delText>엄격한</w:delText>
        </w:r>
        <w:r w:rsidR="00763E1B" w:rsidRPr="002646CB" w:rsidDel="002C63BA">
          <w:delText xml:space="preserve"> </w:delText>
        </w:r>
        <w:r w:rsidRPr="002646CB" w:rsidDel="002C63BA">
          <w:rPr>
            <w:rFonts w:hint="eastAsia"/>
          </w:rPr>
          <w:delText>계통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동기화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조건은</w:delText>
        </w:r>
        <w:r w:rsidR="00763E1B" w:rsidRPr="002646CB" w:rsidDel="002C63BA">
          <w:delText xml:space="preserve"> </w:delText>
        </w:r>
        <w:r w:rsidRPr="002646CB" w:rsidDel="002C63BA">
          <w:delText>CES-MG</w:delText>
        </w:r>
        <w:r w:rsidR="00763E1B" w:rsidRPr="002646CB" w:rsidDel="002C63BA">
          <w:rPr>
            <w:rFonts w:hint="eastAsia"/>
          </w:rPr>
          <w:delText>의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서지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전류를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줄이고</w:delText>
        </w:r>
        <w:r w:rsidR="00763E1B" w:rsidRPr="002646CB" w:rsidDel="002C63BA">
          <w:delText xml:space="preserve"> </w:delText>
        </w:r>
        <w:r w:rsidR="00C849B5" w:rsidRPr="002646CB" w:rsidDel="002C63BA">
          <w:rPr>
            <w:rFonts w:hint="eastAsia"/>
          </w:rPr>
          <w:delText>전기사업자</w:delText>
        </w:r>
        <w:r w:rsidR="00BD5129" w:rsidRPr="002646CB" w:rsidDel="002C63BA">
          <w:delText xml:space="preserve"> </w:delText>
        </w:r>
        <w:r w:rsidR="00BD5129" w:rsidRPr="002646CB" w:rsidDel="002C63BA">
          <w:rPr>
            <w:rFonts w:hint="eastAsia"/>
          </w:rPr>
          <w:delText>계통</w:delText>
        </w:r>
        <w:r w:rsidR="00763E1B" w:rsidRPr="002646CB" w:rsidDel="002C63BA">
          <w:rPr>
            <w:rFonts w:hint="eastAsia"/>
          </w:rPr>
          <w:delText>의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안정적인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작동을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보장하도록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설정</w:delText>
        </w:r>
        <w:r w:rsidR="00DF729E" w:rsidRPr="002646CB" w:rsidDel="002C63BA">
          <w:rPr>
            <w:rFonts w:hint="eastAsia"/>
          </w:rPr>
          <w:delText>해야</w:delText>
        </w:r>
        <w:r w:rsidR="00763E1B" w:rsidRPr="002646CB" w:rsidDel="002C63BA">
          <w:delText xml:space="preserve"> </w:delText>
        </w:r>
        <w:r w:rsidR="00763E1B" w:rsidRPr="002646CB" w:rsidDel="002C63BA">
          <w:rPr>
            <w:rFonts w:hint="eastAsia"/>
          </w:rPr>
          <w:delText>한다</w:delText>
        </w:r>
        <w:r w:rsidR="00763E1B" w:rsidRPr="002646CB" w:rsidDel="002C63BA">
          <w:delText>.</w:delText>
        </w:r>
        <w:bookmarkStart w:id="10312" w:name="_Toc21408743"/>
        <w:bookmarkStart w:id="10313" w:name="_Toc21525258"/>
        <w:bookmarkStart w:id="10314" w:name="_Toc23142097"/>
        <w:bookmarkStart w:id="10315" w:name="_Toc23173343"/>
        <w:bookmarkStart w:id="10316" w:name="_Toc23189118"/>
        <w:bookmarkStart w:id="10317" w:name="_Toc23191496"/>
        <w:bookmarkStart w:id="10318" w:name="_Toc23244514"/>
        <w:bookmarkStart w:id="10319" w:name="_Toc23794044"/>
        <w:bookmarkStart w:id="10320" w:name="_Toc23794367"/>
        <w:bookmarkStart w:id="10321" w:name="_Toc23794690"/>
        <w:bookmarkStart w:id="10322" w:name="_Toc23795535"/>
        <w:bookmarkStart w:id="10323" w:name="_Toc23839912"/>
        <w:bookmarkStart w:id="10324" w:name="_Toc26200701"/>
        <w:bookmarkStart w:id="10325" w:name="_Toc26867798"/>
        <w:bookmarkEnd w:id="10312"/>
        <w:bookmarkEnd w:id="10313"/>
        <w:bookmarkEnd w:id="10314"/>
        <w:bookmarkEnd w:id="10315"/>
        <w:bookmarkEnd w:id="10316"/>
        <w:bookmarkEnd w:id="10317"/>
        <w:bookmarkEnd w:id="10318"/>
        <w:bookmarkEnd w:id="10319"/>
        <w:bookmarkEnd w:id="10320"/>
        <w:bookmarkEnd w:id="10321"/>
        <w:bookmarkEnd w:id="10322"/>
        <w:bookmarkEnd w:id="10323"/>
        <w:bookmarkEnd w:id="10324"/>
        <w:bookmarkEnd w:id="10325"/>
      </w:del>
    </w:p>
    <w:p w14:paraId="6D04CF6D" w14:textId="202578DD" w:rsidR="00763E1B" w:rsidRPr="002646CB" w:rsidDel="002C63BA" w:rsidRDefault="00763E1B" w:rsidP="00737668">
      <w:pPr>
        <w:pStyle w:val="af6"/>
        <w:numPr>
          <w:ilvl w:val="0"/>
          <w:numId w:val="22"/>
        </w:numPr>
        <w:ind w:leftChars="154" w:left="566" w:hangingChars="129" w:hanging="258"/>
        <w:rPr>
          <w:del w:id="10326" w:author="박 진상" w:date="2019-10-08T05:51:00Z"/>
        </w:rPr>
      </w:pPr>
      <w:del w:id="10327" w:author="박 진상" w:date="2019-10-08T05:51:00Z">
        <w:r w:rsidRPr="002646CB" w:rsidDel="002C63BA">
          <w:delText>EES</w:delText>
        </w:r>
        <w:r w:rsidR="005A510A" w:rsidRPr="002646CB" w:rsidDel="002C63BA">
          <w:rPr>
            <w:rFonts w:hint="eastAsia"/>
          </w:rPr>
          <w:delText>시스템이</w:delText>
        </w:r>
        <w:r w:rsidRPr="002646CB" w:rsidDel="002C63BA">
          <w:delText xml:space="preserve"> </w:delText>
        </w:r>
        <w:r w:rsidR="001C3C69" w:rsidRPr="002646CB" w:rsidDel="002C63BA">
          <w:rPr>
            <w:rFonts w:hint="eastAsia"/>
            <w:rPrChange w:id="1032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독립</w:delText>
        </w:r>
        <w:r w:rsidR="009211F0" w:rsidRPr="002646CB" w:rsidDel="002C63BA">
          <w:rPr>
            <w:rFonts w:hint="eastAsia"/>
          </w:rPr>
          <w:delText>운전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모드에서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주요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자원으로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작용할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경우</w:delText>
        </w:r>
        <w:r w:rsidRPr="002646CB" w:rsidDel="002C63BA">
          <w:delText xml:space="preserve">, </w:delText>
        </w:r>
        <w:r w:rsidR="00D4509B" w:rsidRPr="002646CB" w:rsidDel="002C63BA">
          <w:rPr>
            <w:rFonts w:hint="eastAsia"/>
          </w:rPr>
          <w:delText>계통연계운전</w:delText>
        </w:r>
        <w:r w:rsidR="00B547D7" w:rsidRPr="002646CB" w:rsidDel="002C63BA">
          <w:delText xml:space="preserve"> </w:delText>
        </w:r>
        <w:r w:rsidRPr="002646CB" w:rsidDel="002C63BA">
          <w:rPr>
            <w:rFonts w:hint="eastAsia"/>
          </w:rPr>
          <w:delText>모드에서</w:delText>
        </w:r>
        <w:r w:rsidRPr="002646CB" w:rsidDel="002C63BA">
          <w:delText xml:space="preserve"> </w:delText>
        </w:r>
        <w:r w:rsidR="001C3C69" w:rsidRPr="002646CB" w:rsidDel="002C63BA">
          <w:rPr>
            <w:rFonts w:hint="eastAsia"/>
            <w:rPrChange w:id="1032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독립</w:delText>
        </w:r>
        <w:r w:rsidR="009211F0" w:rsidRPr="002646CB" w:rsidDel="002C63BA">
          <w:rPr>
            <w:rFonts w:hint="eastAsia"/>
          </w:rPr>
          <w:delText>운전</w:delText>
        </w:r>
        <w:r w:rsidR="00B547D7" w:rsidRPr="002646CB" w:rsidDel="002C63BA">
          <w:delText xml:space="preserve"> </w:delText>
        </w:r>
        <w:r w:rsidRPr="002646CB" w:rsidDel="002C63BA">
          <w:rPr>
            <w:rFonts w:hint="eastAsia"/>
          </w:rPr>
          <w:delText>모드로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전환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할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때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제어는</w:delText>
        </w:r>
        <w:r w:rsidRPr="002646CB" w:rsidDel="002C63BA">
          <w:delText xml:space="preserve"> </w:delText>
        </w:r>
        <w:r w:rsidR="00501A80" w:rsidRPr="002646CB" w:rsidDel="002C63BA">
          <w:rPr>
            <w:rFonts w:hint="eastAsia"/>
          </w:rPr>
          <w:delText>유효</w:delText>
        </w:r>
        <w:r w:rsidR="00501A80" w:rsidRPr="002646CB" w:rsidDel="002C63BA">
          <w:delText>/</w:delText>
        </w:r>
        <w:r w:rsidR="00501A80" w:rsidRPr="002646CB" w:rsidDel="002C63BA">
          <w:rPr>
            <w:rFonts w:hint="eastAsia"/>
          </w:rPr>
          <w:delText>무효전력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제어에서</w:delText>
        </w:r>
        <w:r w:rsidRPr="002646CB" w:rsidDel="002C63BA">
          <w:delText xml:space="preserve"> </w:delText>
        </w:r>
        <w:r w:rsidR="00501A80" w:rsidRPr="002646CB" w:rsidDel="002C63BA">
          <w:rPr>
            <w:rFonts w:hint="eastAsia"/>
          </w:rPr>
          <w:delText>드룹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제어로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전환</w:delText>
        </w:r>
        <w:r w:rsidR="00DF729E" w:rsidRPr="002646CB" w:rsidDel="002C63BA">
          <w:rPr>
            <w:rFonts w:hint="eastAsia"/>
          </w:rPr>
          <w:delText>해야</w:delText>
        </w:r>
        <w:r w:rsidR="00DF729E" w:rsidRPr="002646CB" w:rsidDel="002C63BA">
          <w:delText xml:space="preserve"> </w:delText>
        </w:r>
        <w:r w:rsidRPr="002646CB" w:rsidDel="002C63BA">
          <w:rPr>
            <w:rFonts w:hint="eastAsia"/>
          </w:rPr>
          <w:delText>하며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시스템은</w:delText>
        </w:r>
        <w:r w:rsidRPr="002646CB" w:rsidDel="002C63BA">
          <w:delText xml:space="preserve"> </w:delText>
        </w:r>
        <w:r w:rsidR="003108B6" w:rsidRPr="002646CB" w:rsidDel="002C63BA">
          <w:rPr>
            <w:rFonts w:hint="eastAsia"/>
          </w:rPr>
          <w:delText>독</w:delText>
        </w:r>
        <w:r w:rsidR="007F6C7A" w:rsidRPr="002646CB" w:rsidDel="002C63BA">
          <w:rPr>
            <w:rFonts w:hint="eastAsia"/>
          </w:rPr>
          <w:delText>립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방지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탐지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기능을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가져야</w:delText>
        </w:r>
        <w:r w:rsidRPr="002646CB" w:rsidDel="002C63BA">
          <w:delText xml:space="preserve"> </w:delText>
        </w:r>
        <w:r w:rsidRPr="002646CB" w:rsidDel="002C63BA">
          <w:rPr>
            <w:rFonts w:hint="eastAsia"/>
          </w:rPr>
          <w:delText>한다</w:delText>
        </w:r>
        <w:r w:rsidRPr="002646CB" w:rsidDel="002C63BA">
          <w:delText>.</w:delText>
        </w:r>
        <w:bookmarkStart w:id="10330" w:name="_Toc21408744"/>
        <w:bookmarkStart w:id="10331" w:name="_Toc21525259"/>
        <w:bookmarkStart w:id="10332" w:name="_Toc23142098"/>
        <w:bookmarkStart w:id="10333" w:name="_Toc23173344"/>
        <w:bookmarkStart w:id="10334" w:name="_Toc23189119"/>
        <w:bookmarkStart w:id="10335" w:name="_Toc23191497"/>
        <w:bookmarkStart w:id="10336" w:name="_Toc23244515"/>
        <w:bookmarkStart w:id="10337" w:name="_Toc23794045"/>
        <w:bookmarkStart w:id="10338" w:name="_Toc23794368"/>
        <w:bookmarkStart w:id="10339" w:name="_Toc23794691"/>
        <w:bookmarkStart w:id="10340" w:name="_Toc23795536"/>
        <w:bookmarkStart w:id="10341" w:name="_Toc23839913"/>
        <w:bookmarkStart w:id="10342" w:name="_Toc26200702"/>
        <w:bookmarkStart w:id="10343" w:name="_Toc26867799"/>
        <w:bookmarkEnd w:id="10330"/>
        <w:bookmarkEnd w:id="10331"/>
        <w:bookmarkEnd w:id="10332"/>
        <w:bookmarkEnd w:id="10333"/>
        <w:bookmarkEnd w:id="10334"/>
        <w:bookmarkEnd w:id="10335"/>
        <w:bookmarkEnd w:id="10336"/>
        <w:bookmarkEnd w:id="10337"/>
        <w:bookmarkEnd w:id="10338"/>
        <w:bookmarkEnd w:id="10339"/>
        <w:bookmarkEnd w:id="10340"/>
        <w:bookmarkEnd w:id="10341"/>
        <w:bookmarkEnd w:id="10342"/>
        <w:bookmarkEnd w:id="10343"/>
      </w:del>
    </w:p>
    <w:p w14:paraId="6C966CA0" w14:textId="589A80C3" w:rsidR="000D5828" w:rsidRPr="002646CB" w:rsidDel="002C63BA" w:rsidRDefault="000D5828" w:rsidP="00916AF9">
      <w:pPr>
        <w:rPr>
          <w:del w:id="10344" w:author="박 진상" w:date="2019-10-08T05:51:00Z"/>
        </w:rPr>
      </w:pPr>
      <w:bookmarkStart w:id="10345" w:name="_Toc21408745"/>
      <w:bookmarkStart w:id="10346" w:name="_Toc21525260"/>
      <w:bookmarkStart w:id="10347" w:name="_Toc23142099"/>
      <w:bookmarkStart w:id="10348" w:name="_Toc23173345"/>
      <w:bookmarkStart w:id="10349" w:name="_Toc23189120"/>
      <w:bookmarkStart w:id="10350" w:name="_Toc23191498"/>
      <w:bookmarkStart w:id="10351" w:name="_Toc23244516"/>
      <w:bookmarkStart w:id="10352" w:name="_Toc23794046"/>
      <w:bookmarkStart w:id="10353" w:name="_Toc23794369"/>
      <w:bookmarkStart w:id="10354" w:name="_Toc23794692"/>
      <w:bookmarkStart w:id="10355" w:name="_Toc23795537"/>
      <w:bookmarkStart w:id="10356" w:name="_Toc23839914"/>
      <w:bookmarkStart w:id="10357" w:name="_Toc26200703"/>
      <w:bookmarkStart w:id="10358" w:name="_Toc26867800"/>
      <w:bookmarkEnd w:id="10345"/>
      <w:bookmarkEnd w:id="10346"/>
      <w:bookmarkEnd w:id="10347"/>
      <w:bookmarkEnd w:id="10348"/>
      <w:bookmarkEnd w:id="10349"/>
      <w:bookmarkEnd w:id="10350"/>
      <w:bookmarkEnd w:id="10351"/>
      <w:bookmarkEnd w:id="10352"/>
      <w:bookmarkEnd w:id="10353"/>
      <w:bookmarkEnd w:id="10354"/>
      <w:bookmarkEnd w:id="10355"/>
      <w:bookmarkEnd w:id="10356"/>
      <w:bookmarkEnd w:id="10357"/>
      <w:bookmarkEnd w:id="10358"/>
    </w:p>
    <w:p w14:paraId="61D222D8" w14:textId="22BF5D0F" w:rsidR="000D5828" w:rsidRPr="002646CB" w:rsidDel="002C63BA" w:rsidRDefault="0031794A" w:rsidP="000D5828">
      <w:pPr>
        <w:pStyle w:val="44"/>
        <w:rPr>
          <w:del w:id="10359" w:author="박 진상" w:date="2019-10-08T05:51:00Z"/>
        </w:rPr>
      </w:pPr>
      <w:del w:id="10360" w:author="박 진상" w:date="2019-10-08T05:51:00Z">
        <w:r w:rsidRPr="002646CB" w:rsidDel="002C63BA">
          <w:rPr>
            <w:b w:val="0"/>
          </w:rPr>
          <w:delText>EES</w:delText>
        </w:r>
        <w:r w:rsidRPr="002646CB" w:rsidDel="002C63BA">
          <w:rPr>
            <w:rFonts w:hint="eastAsia"/>
            <w:b w:val="0"/>
          </w:rPr>
          <w:delText>시스템</w:delText>
        </w:r>
        <w:r w:rsidR="000D5828" w:rsidRPr="002646CB" w:rsidDel="002C63BA">
          <w:rPr>
            <w:b w:val="0"/>
          </w:rPr>
          <w:delText xml:space="preserve"> PCS </w:delText>
        </w:r>
        <w:r w:rsidR="000D5828" w:rsidRPr="002646CB" w:rsidDel="002C63BA">
          <w:rPr>
            <w:rFonts w:hint="eastAsia"/>
            <w:b w:val="0"/>
          </w:rPr>
          <w:delText>기반</w:delText>
        </w:r>
        <w:r w:rsidR="000D5828" w:rsidRPr="002646CB" w:rsidDel="002C63BA">
          <w:rPr>
            <w:b w:val="0"/>
          </w:rPr>
          <w:delText xml:space="preserve"> AC </w:delText>
        </w:r>
        <w:r w:rsidR="000D5828" w:rsidRPr="002646CB" w:rsidDel="002C63BA">
          <w:rPr>
            <w:rFonts w:hint="eastAsia"/>
            <w:b w:val="0"/>
          </w:rPr>
          <w:delText>운전</w:delText>
        </w:r>
        <w:r w:rsidR="000D5828" w:rsidRPr="002646CB" w:rsidDel="002C63BA">
          <w:rPr>
            <w:b w:val="0"/>
          </w:rPr>
          <w:delText xml:space="preserve"> </w:delText>
        </w:r>
        <w:r w:rsidR="000D5828" w:rsidRPr="002646CB" w:rsidDel="002C63BA">
          <w:rPr>
            <w:rFonts w:hint="eastAsia"/>
            <w:b w:val="0"/>
          </w:rPr>
          <w:delText>주파수</w:delText>
        </w:r>
        <w:r w:rsidR="000D5828" w:rsidRPr="002646CB" w:rsidDel="002C63BA">
          <w:rPr>
            <w:b w:val="0"/>
          </w:rPr>
          <w:delText xml:space="preserve"> </w:delText>
        </w:r>
        <w:r w:rsidR="000D5828" w:rsidRPr="002646CB" w:rsidDel="002C63BA">
          <w:rPr>
            <w:rFonts w:hint="eastAsia"/>
            <w:b w:val="0"/>
          </w:rPr>
          <w:delText>형상에서의</w:delText>
        </w:r>
        <w:r w:rsidR="000D5828" w:rsidRPr="002646CB" w:rsidDel="002C63BA">
          <w:rPr>
            <w:b w:val="0"/>
          </w:rPr>
          <w:delText xml:space="preserve"> </w:delText>
        </w:r>
        <w:r w:rsidR="000D5828" w:rsidRPr="002646CB" w:rsidDel="002C63BA">
          <w:rPr>
            <w:rFonts w:hint="eastAsia"/>
            <w:b w:val="0"/>
          </w:rPr>
          <w:delText>모드</w:delText>
        </w:r>
        <w:r w:rsidR="000D5828" w:rsidRPr="002646CB" w:rsidDel="002C63BA">
          <w:rPr>
            <w:b w:val="0"/>
          </w:rPr>
          <w:delText xml:space="preserve"> </w:delText>
        </w:r>
        <w:r w:rsidR="000D5828" w:rsidRPr="002646CB" w:rsidDel="002C63BA">
          <w:rPr>
            <w:rFonts w:hint="eastAsia"/>
            <w:b w:val="0"/>
          </w:rPr>
          <w:delText>전환</w:delText>
        </w:r>
        <w:r w:rsidR="000D5828" w:rsidRPr="002646CB" w:rsidDel="002C63BA">
          <w:rPr>
            <w:b w:val="0"/>
          </w:rPr>
          <w:delText xml:space="preserve"> </w:delText>
        </w:r>
        <w:r w:rsidR="000D5828" w:rsidRPr="002646CB" w:rsidDel="002C63BA">
          <w:rPr>
            <w:rFonts w:hint="eastAsia"/>
            <w:b w:val="0"/>
          </w:rPr>
          <w:delText>운전</w:delText>
        </w:r>
        <w:r w:rsidR="000D5828" w:rsidRPr="002646CB" w:rsidDel="002C63BA">
          <w:rPr>
            <w:b w:val="0"/>
          </w:rPr>
          <w:delText xml:space="preserve"> </w:delText>
        </w:r>
        <w:r w:rsidR="000D5828" w:rsidRPr="002646CB" w:rsidDel="002C63BA">
          <w:rPr>
            <w:rFonts w:hint="eastAsia"/>
            <w:b w:val="0"/>
          </w:rPr>
          <w:delText>제어</w:delText>
        </w:r>
        <w:bookmarkStart w:id="10361" w:name="_Toc21408746"/>
        <w:bookmarkStart w:id="10362" w:name="_Toc21525261"/>
        <w:bookmarkStart w:id="10363" w:name="_Toc23142100"/>
        <w:bookmarkStart w:id="10364" w:name="_Toc23173346"/>
        <w:bookmarkStart w:id="10365" w:name="_Toc23189121"/>
        <w:bookmarkStart w:id="10366" w:name="_Toc23191499"/>
        <w:bookmarkStart w:id="10367" w:name="_Toc23244517"/>
        <w:bookmarkStart w:id="10368" w:name="_Toc23794047"/>
        <w:bookmarkStart w:id="10369" w:name="_Toc23794370"/>
        <w:bookmarkStart w:id="10370" w:name="_Toc23794693"/>
        <w:bookmarkStart w:id="10371" w:name="_Toc23795538"/>
        <w:bookmarkStart w:id="10372" w:name="_Toc23839915"/>
        <w:bookmarkStart w:id="10373" w:name="_Toc26200704"/>
        <w:bookmarkStart w:id="10374" w:name="_Toc26867801"/>
        <w:bookmarkEnd w:id="10361"/>
        <w:bookmarkEnd w:id="10362"/>
        <w:bookmarkEnd w:id="10363"/>
        <w:bookmarkEnd w:id="10364"/>
        <w:bookmarkEnd w:id="10365"/>
        <w:bookmarkEnd w:id="10366"/>
        <w:bookmarkEnd w:id="10367"/>
        <w:bookmarkEnd w:id="10368"/>
        <w:bookmarkEnd w:id="10369"/>
        <w:bookmarkEnd w:id="10370"/>
        <w:bookmarkEnd w:id="10371"/>
        <w:bookmarkEnd w:id="10372"/>
        <w:bookmarkEnd w:id="10373"/>
        <w:bookmarkEnd w:id="10374"/>
      </w:del>
    </w:p>
    <w:p w14:paraId="558FA7E3" w14:textId="2261DDA5" w:rsidR="000D5828" w:rsidRPr="002646CB" w:rsidDel="002C63BA" w:rsidRDefault="000D5828" w:rsidP="000D5828">
      <w:pPr>
        <w:rPr>
          <w:del w:id="10375" w:author="박 진상" w:date="2019-10-08T05:51:00Z"/>
          <w:lang w:val="de-DE"/>
        </w:rPr>
      </w:pPr>
      <w:bookmarkStart w:id="10376" w:name="_Toc21408747"/>
      <w:bookmarkStart w:id="10377" w:name="_Toc21525262"/>
      <w:bookmarkStart w:id="10378" w:name="_Toc23142101"/>
      <w:bookmarkStart w:id="10379" w:name="_Toc23173347"/>
      <w:bookmarkStart w:id="10380" w:name="_Toc23189122"/>
      <w:bookmarkStart w:id="10381" w:name="_Toc23191500"/>
      <w:bookmarkStart w:id="10382" w:name="_Toc23244518"/>
      <w:bookmarkStart w:id="10383" w:name="_Toc23794048"/>
      <w:bookmarkStart w:id="10384" w:name="_Toc23794371"/>
      <w:bookmarkStart w:id="10385" w:name="_Toc23794694"/>
      <w:bookmarkStart w:id="10386" w:name="_Toc23795539"/>
      <w:bookmarkStart w:id="10387" w:name="_Toc23839916"/>
      <w:bookmarkStart w:id="10388" w:name="_Toc26200705"/>
      <w:bookmarkStart w:id="10389" w:name="_Toc26867802"/>
      <w:bookmarkEnd w:id="10376"/>
      <w:bookmarkEnd w:id="10377"/>
      <w:bookmarkEnd w:id="10378"/>
      <w:bookmarkEnd w:id="10379"/>
      <w:bookmarkEnd w:id="10380"/>
      <w:bookmarkEnd w:id="10381"/>
      <w:bookmarkEnd w:id="10382"/>
      <w:bookmarkEnd w:id="10383"/>
      <w:bookmarkEnd w:id="10384"/>
      <w:bookmarkEnd w:id="10385"/>
      <w:bookmarkEnd w:id="10386"/>
      <w:bookmarkEnd w:id="10387"/>
      <w:bookmarkEnd w:id="10388"/>
      <w:bookmarkEnd w:id="10389"/>
    </w:p>
    <w:p w14:paraId="03288D21" w14:textId="792FF9B5" w:rsidR="000D5828" w:rsidRPr="002646CB" w:rsidDel="002C63BA" w:rsidRDefault="00E742FA" w:rsidP="000D5828">
      <w:pPr>
        <w:rPr>
          <w:del w:id="10390" w:author="박 진상" w:date="2019-10-08T05:51:00Z"/>
          <w:lang w:val="en-US"/>
          <w:rPrChange w:id="10391" w:author="ETRI-김종원" w:date="2019-12-10T10:44:00Z">
            <w:rPr>
              <w:del w:id="10392" w:author="박 진상" w:date="2019-10-08T05:51:00Z"/>
              <w:color w:val="000000" w:themeColor="text1"/>
              <w:lang w:val="en-US"/>
            </w:rPr>
          </w:rPrChange>
        </w:rPr>
      </w:pPr>
      <w:del w:id="10393" w:author="박 진상" w:date="2019-10-08T05:51:00Z">
        <w:r w:rsidRPr="002646CB" w:rsidDel="002C63BA">
          <w:delText>CES-MG</w:delText>
        </w:r>
        <w:r w:rsidR="000D5828" w:rsidRPr="002646CB" w:rsidDel="002C63BA">
          <w:rPr>
            <w:rFonts w:hint="eastAsia"/>
            <w:lang w:val="en-US"/>
            <w:rPrChange w:id="10394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에서</w:delText>
        </w:r>
        <w:r w:rsidR="000D5828" w:rsidRPr="002646CB" w:rsidDel="002C63BA">
          <w:rPr>
            <w:lang w:val="en-US"/>
            <w:rPrChange w:id="10395" w:author="ETRI-김종원" w:date="2019-12-10T10:44:00Z">
              <w:rPr>
                <w:color w:val="000000" w:themeColor="text1"/>
                <w:lang w:val="en-US"/>
              </w:rPr>
            </w:rPrChange>
          </w:rPr>
          <w:delText xml:space="preserve"> </w:delText>
        </w:r>
        <w:r w:rsidR="001C3C69" w:rsidRPr="002646CB" w:rsidDel="002C63BA">
          <w:rPr>
            <w:rFonts w:hint="eastAsia"/>
            <w:rPrChange w:id="1039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독립</w:delText>
        </w:r>
        <w:r w:rsidR="000D5828" w:rsidRPr="002646CB" w:rsidDel="002C63BA">
          <w:rPr>
            <w:rFonts w:hint="eastAsia"/>
            <w:lang w:val="en-US"/>
            <w:rPrChange w:id="10397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운전</w:delText>
        </w:r>
        <w:r w:rsidR="00B547D7" w:rsidRPr="002646CB" w:rsidDel="002C63BA">
          <w:rPr>
            <w:lang w:val="en-US"/>
            <w:rPrChange w:id="10398" w:author="ETRI-김종원" w:date="2019-12-10T10:44:00Z">
              <w:rPr>
                <w:color w:val="000000" w:themeColor="text1"/>
                <w:lang w:val="en-US"/>
              </w:rPr>
            </w:rPrChange>
          </w:rPr>
          <w:delText xml:space="preserve"> </w:delText>
        </w:r>
        <w:r w:rsidR="000D5828" w:rsidRPr="002646CB" w:rsidDel="002C63BA">
          <w:rPr>
            <w:rFonts w:hint="eastAsia"/>
            <w:lang w:val="en-US"/>
            <w:rPrChange w:id="10399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모드와</w:delText>
        </w:r>
        <w:r w:rsidR="000D5828" w:rsidRPr="002646CB" w:rsidDel="002C63BA">
          <w:rPr>
            <w:lang w:val="en-US"/>
            <w:rPrChange w:id="10400" w:author="ETRI-김종원" w:date="2019-12-10T10:44:00Z">
              <w:rPr>
                <w:color w:val="000000" w:themeColor="text1"/>
                <w:lang w:val="en-US"/>
              </w:rPr>
            </w:rPrChange>
          </w:rPr>
          <w:delText xml:space="preserve"> </w:delText>
        </w:r>
        <w:r w:rsidR="000D5828" w:rsidRPr="002646CB" w:rsidDel="002C63BA">
          <w:rPr>
            <w:rFonts w:hint="eastAsia"/>
            <w:lang w:val="en-US"/>
            <w:rPrChange w:id="10401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계통연계운전</w:delText>
        </w:r>
        <w:r w:rsidR="00B547D7" w:rsidRPr="002646CB" w:rsidDel="002C63BA">
          <w:rPr>
            <w:lang w:val="en-US"/>
            <w:rPrChange w:id="10402" w:author="ETRI-김종원" w:date="2019-12-10T10:44:00Z">
              <w:rPr>
                <w:color w:val="000000" w:themeColor="text1"/>
                <w:lang w:val="en-US"/>
              </w:rPr>
            </w:rPrChange>
          </w:rPr>
          <w:delText xml:space="preserve"> </w:delText>
        </w:r>
        <w:r w:rsidR="000D5828" w:rsidRPr="002646CB" w:rsidDel="002C63BA">
          <w:rPr>
            <w:rFonts w:hint="eastAsia"/>
            <w:lang w:val="en-US"/>
            <w:rPrChange w:id="10403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모드의</w:delText>
        </w:r>
        <w:r w:rsidR="000D5828" w:rsidRPr="002646CB" w:rsidDel="002C63BA">
          <w:rPr>
            <w:lang w:val="en-US"/>
            <w:rPrChange w:id="10404" w:author="ETRI-김종원" w:date="2019-12-10T10:44:00Z">
              <w:rPr>
                <w:color w:val="000000" w:themeColor="text1"/>
                <w:lang w:val="en-US"/>
              </w:rPr>
            </w:rPrChange>
          </w:rPr>
          <w:delText xml:space="preserve"> </w:delText>
        </w:r>
        <w:r w:rsidR="000D5828" w:rsidRPr="002646CB" w:rsidDel="002C63BA">
          <w:rPr>
            <w:rFonts w:hint="eastAsia"/>
            <w:lang w:val="en-US"/>
            <w:rPrChange w:id="10405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상호</w:delText>
        </w:r>
        <w:r w:rsidR="000D5828" w:rsidRPr="002646CB" w:rsidDel="002C63BA">
          <w:rPr>
            <w:lang w:val="en-US"/>
            <w:rPrChange w:id="10406" w:author="ETRI-김종원" w:date="2019-12-10T10:44:00Z">
              <w:rPr>
                <w:color w:val="000000" w:themeColor="text1"/>
                <w:lang w:val="en-US"/>
              </w:rPr>
            </w:rPrChange>
          </w:rPr>
          <w:delText xml:space="preserve"> </w:delText>
        </w:r>
        <w:r w:rsidR="000D5828" w:rsidRPr="002646CB" w:rsidDel="002C63BA">
          <w:rPr>
            <w:rFonts w:hint="eastAsia"/>
            <w:lang w:val="en-US"/>
            <w:rPrChange w:id="10407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전환</w:delText>
        </w:r>
        <w:r w:rsidR="000D5828" w:rsidRPr="002646CB" w:rsidDel="002C63BA">
          <w:rPr>
            <w:lang w:val="en-US"/>
            <w:rPrChange w:id="10408" w:author="ETRI-김종원" w:date="2019-12-10T10:44:00Z">
              <w:rPr>
                <w:color w:val="000000" w:themeColor="text1"/>
                <w:lang w:val="en-US"/>
              </w:rPr>
            </w:rPrChange>
          </w:rPr>
          <w:delText xml:space="preserve"> </w:delText>
        </w:r>
        <w:r w:rsidR="000D5828" w:rsidRPr="002646CB" w:rsidDel="002C63BA">
          <w:rPr>
            <w:rFonts w:hint="eastAsia"/>
            <w:lang w:val="en-US"/>
            <w:rPrChange w:id="10409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시에</w:delText>
        </w:r>
        <w:r w:rsidR="000D5828" w:rsidRPr="002646CB" w:rsidDel="002C63BA">
          <w:rPr>
            <w:lang w:val="en-US"/>
            <w:rPrChange w:id="10410" w:author="ETRI-김종원" w:date="2019-12-10T10:44:00Z">
              <w:rPr>
                <w:color w:val="000000" w:themeColor="text1"/>
                <w:lang w:val="en-US"/>
              </w:rPr>
            </w:rPrChange>
          </w:rPr>
          <w:delText xml:space="preserve"> </w:delText>
        </w:r>
        <w:r w:rsidR="00A933ED" w:rsidRPr="002646CB" w:rsidDel="002C63BA">
          <w:rPr>
            <w:lang w:val="en-US"/>
            <w:rPrChange w:id="10411" w:author="ETRI-김종원" w:date="2019-12-10T10:44:00Z">
              <w:rPr>
                <w:color w:val="000000" w:themeColor="text1"/>
                <w:lang w:val="en-US"/>
              </w:rPr>
            </w:rPrChange>
          </w:rPr>
          <w:delText>EES</w:delText>
        </w:r>
        <w:r w:rsidR="00A933ED" w:rsidRPr="002646CB" w:rsidDel="002C63BA">
          <w:rPr>
            <w:rFonts w:hint="eastAsia"/>
            <w:lang w:val="en-US"/>
            <w:rPrChange w:id="10412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시스템은</w:delText>
        </w:r>
        <w:r w:rsidR="000D5828" w:rsidRPr="002646CB" w:rsidDel="002C63BA">
          <w:rPr>
            <w:lang w:val="en-US"/>
            <w:rPrChange w:id="10413" w:author="ETRI-김종원" w:date="2019-12-10T10:44:00Z">
              <w:rPr>
                <w:color w:val="000000" w:themeColor="text1"/>
                <w:lang w:val="en-US"/>
              </w:rPr>
            </w:rPrChange>
          </w:rPr>
          <w:delText xml:space="preserve"> </w:delText>
        </w:r>
        <w:r w:rsidR="000D5828" w:rsidRPr="002646CB" w:rsidDel="002C63BA">
          <w:rPr>
            <w:rFonts w:hint="eastAsia"/>
            <w:lang w:val="en-US"/>
            <w:rPrChange w:id="10414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다음</w:delText>
        </w:r>
        <w:r w:rsidR="000D5828" w:rsidRPr="002646CB" w:rsidDel="002C63BA">
          <w:rPr>
            <w:lang w:val="en-US"/>
            <w:rPrChange w:id="10415" w:author="ETRI-김종원" w:date="2019-12-10T10:44:00Z">
              <w:rPr>
                <w:color w:val="000000" w:themeColor="text1"/>
                <w:lang w:val="en-US"/>
              </w:rPr>
            </w:rPrChange>
          </w:rPr>
          <w:delText xml:space="preserve"> </w:delText>
        </w:r>
        <w:r w:rsidR="000D5828" w:rsidRPr="002646CB" w:rsidDel="002C63BA">
          <w:rPr>
            <w:rFonts w:hint="eastAsia"/>
            <w:lang w:val="en-US"/>
            <w:rPrChange w:id="10416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사항을</w:delText>
        </w:r>
        <w:r w:rsidR="000D5828" w:rsidRPr="002646CB" w:rsidDel="002C63BA">
          <w:rPr>
            <w:lang w:val="en-US"/>
            <w:rPrChange w:id="10417" w:author="ETRI-김종원" w:date="2019-12-10T10:44:00Z">
              <w:rPr>
                <w:color w:val="000000" w:themeColor="text1"/>
                <w:lang w:val="en-US"/>
              </w:rPr>
            </w:rPrChange>
          </w:rPr>
          <w:delText xml:space="preserve"> </w:delText>
        </w:r>
        <w:r w:rsidR="000D5828" w:rsidRPr="002646CB" w:rsidDel="002C63BA">
          <w:rPr>
            <w:rFonts w:hint="eastAsia"/>
            <w:lang w:val="en-US"/>
            <w:rPrChange w:id="10418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고려하여</w:delText>
        </w:r>
        <w:r w:rsidR="000D5828" w:rsidRPr="002646CB" w:rsidDel="002C63BA">
          <w:rPr>
            <w:lang w:val="en-US"/>
            <w:rPrChange w:id="10419" w:author="ETRI-김종원" w:date="2019-12-10T10:44:00Z">
              <w:rPr>
                <w:color w:val="000000" w:themeColor="text1"/>
                <w:lang w:val="en-US"/>
              </w:rPr>
            </w:rPrChange>
          </w:rPr>
          <w:delText xml:space="preserve"> </w:delText>
        </w:r>
        <w:r w:rsidR="000D5828" w:rsidRPr="002646CB" w:rsidDel="002C63BA">
          <w:rPr>
            <w:rFonts w:hint="eastAsia"/>
            <w:lang w:val="en-US"/>
            <w:rPrChange w:id="10420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운전</w:delText>
        </w:r>
        <w:r w:rsidRPr="002646CB" w:rsidDel="002C63BA">
          <w:rPr>
            <w:rFonts w:hint="eastAsia"/>
            <w:lang w:val="en-US"/>
            <w:rPrChange w:id="10421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해</w:delText>
        </w:r>
        <w:r w:rsidR="000D5828" w:rsidRPr="002646CB" w:rsidDel="002C63BA">
          <w:rPr>
            <w:rFonts w:hint="eastAsia"/>
            <w:lang w:val="en-US"/>
            <w:rPrChange w:id="10422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야</w:delText>
        </w:r>
        <w:r w:rsidR="000D5828" w:rsidRPr="002646CB" w:rsidDel="002C63BA">
          <w:rPr>
            <w:lang w:val="en-US"/>
            <w:rPrChange w:id="10423" w:author="ETRI-김종원" w:date="2019-12-10T10:44:00Z">
              <w:rPr>
                <w:color w:val="000000" w:themeColor="text1"/>
                <w:lang w:val="en-US"/>
              </w:rPr>
            </w:rPrChange>
          </w:rPr>
          <w:delText xml:space="preserve"> </w:delText>
        </w:r>
        <w:r w:rsidR="000D5828" w:rsidRPr="002646CB" w:rsidDel="002C63BA">
          <w:rPr>
            <w:rFonts w:hint="eastAsia"/>
            <w:lang w:val="en-US"/>
            <w:rPrChange w:id="10424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한다</w:delText>
        </w:r>
        <w:r w:rsidR="000D5828" w:rsidRPr="002646CB" w:rsidDel="002C63BA">
          <w:rPr>
            <w:lang w:val="en-US"/>
            <w:rPrChange w:id="10425" w:author="ETRI-김종원" w:date="2019-12-10T10:44:00Z">
              <w:rPr>
                <w:color w:val="000000" w:themeColor="text1"/>
                <w:lang w:val="en-US"/>
              </w:rPr>
            </w:rPrChange>
          </w:rPr>
          <w:delText xml:space="preserve">. </w:delText>
        </w:r>
        <w:bookmarkStart w:id="10426" w:name="_Toc21408748"/>
        <w:bookmarkStart w:id="10427" w:name="_Toc21525263"/>
        <w:bookmarkStart w:id="10428" w:name="_Toc23142102"/>
        <w:bookmarkStart w:id="10429" w:name="_Toc23173348"/>
        <w:bookmarkStart w:id="10430" w:name="_Toc23189123"/>
        <w:bookmarkStart w:id="10431" w:name="_Toc23191501"/>
        <w:bookmarkStart w:id="10432" w:name="_Toc23244519"/>
        <w:bookmarkStart w:id="10433" w:name="_Toc23794049"/>
        <w:bookmarkStart w:id="10434" w:name="_Toc23794372"/>
        <w:bookmarkStart w:id="10435" w:name="_Toc23794695"/>
        <w:bookmarkStart w:id="10436" w:name="_Toc23795540"/>
        <w:bookmarkStart w:id="10437" w:name="_Toc23839917"/>
        <w:bookmarkStart w:id="10438" w:name="_Toc26200706"/>
        <w:bookmarkStart w:id="10439" w:name="_Toc26867803"/>
        <w:bookmarkEnd w:id="10426"/>
        <w:bookmarkEnd w:id="10427"/>
        <w:bookmarkEnd w:id="10428"/>
        <w:bookmarkEnd w:id="10429"/>
        <w:bookmarkEnd w:id="10430"/>
        <w:bookmarkEnd w:id="10431"/>
        <w:bookmarkEnd w:id="10432"/>
        <w:bookmarkEnd w:id="10433"/>
        <w:bookmarkEnd w:id="10434"/>
        <w:bookmarkEnd w:id="10435"/>
        <w:bookmarkEnd w:id="10436"/>
        <w:bookmarkEnd w:id="10437"/>
        <w:bookmarkEnd w:id="10438"/>
        <w:bookmarkEnd w:id="10439"/>
      </w:del>
    </w:p>
    <w:p w14:paraId="45BAE06A" w14:textId="408B8E70" w:rsidR="000D5828" w:rsidRPr="002646CB" w:rsidDel="002C63BA" w:rsidRDefault="000D5828" w:rsidP="00916AF9">
      <w:pPr>
        <w:rPr>
          <w:del w:id="10440" w:author="박 진상" w:date="2019-10-08T05:51:00Z"/>
          <w:lang w:val="en-US"/>
        </w:rPr>
      </w:pPr>
      <w:bookmarkStart w:id="10441" w:name="_Toc21408749"/>
      <w:bookmarkStart w:id="10442" w:name="_Toc21525264"/>
      <w:bookmarkStart w:id="10443" w:name="_Toc23142103"/>
      <w:bookmarkStart w:id="10444" w:name="_Toc23173349"/>
      <w:bookmarkStart w:id="10445" w:name="_Toc23189124"/>
      <w:bookmarkStart w:id="10446" w:name="_Toc23191502"/>
      <w:bookmarkStart w:id="10447" w:name="_Toc23244520"/>
      <w:bookmarkStart w:id="10448" w:name="_Toc23794050"/>
      <w:bookmarkStart w:id="10449" w:name="_Toc23794373"/>
      <w:bookmarkStart w:id="10450" w:name="_Toc23794696"/>
      <w:bookmarkStart w:id="10451" w:name="_Toc23795541"/>
      <w:bookmarkStart w:id="10452" w:name="_Toc23839918"/>
      <w:bookmarkStart w:id="10453" w:name="_Toc26200707"/>
      <w:bookmarkStart w:id="10454" w:name="_Toc26867804"/>
      <w:bookmarkEnd w:id="10441"/>
      <w:bookmarkEnd w:id="10442"/>
      <w:bookmarkEnd w:id="10443"/>
      <w:bookmarkEnd w:id="10444"/>
      <w:bookmarkEnd w:id="10445"/>
      <w:bookmarkEnd w:id="10446"/>
      <w:bookmarkEnd w:id="10447"/>
      <w:bookmarkEnd w:id="10448"/>
      <w:bookmarkEnd w:id="10449"/>
      <w:bookmarkEnd w:id="10450"/>
      <w:bookmarkEnd w:id="10451"/>
      <w:bookmarkEnd w:id="10452"/>
      <w:bookmarkEnd w:id="10453"/>
      <w:bookmarkEnd w:id="10454"/>
    </w:p>
    <w:p w14:paraId="2D40098B" w14:textId="6C9204D0" w:rsidR="00552CAE" w:rsidRPr="002646CB" w:rsidDel="002C63BA" w:rsidRDefault="00E742FA" w:rsidP="00552CAE">
      <w:pPr>
        <w:rPr>
          <w:del w:id="10455" w:author="박 진상" w:date="2019-10-08T05:51:00Z"/>
          <w:rPrChange w:id="10456" w:author="ETRI-김종원" w:date="2019-12-10T10:44:00Z">
            <w:rPr>
              <w:del w:id="10457" w:author="박 진상" w:date="2019-10-08T05:51:00Z"/>
              <w:color w:val="000000" w:themeColor="text1"/>
            </w:rPr>
          </w:rPrChange>
        </w:rPr>
      </w:pPr>
      <w:del w:id="10458" w:author="박 진상" w:date="2019-10-08T05:51:00Z">
        <w:r w:rsidRPr="002646CB" w:rsidDel="002C63BA">
          <w:delText>CES-MG</w:delText>
        </w:r>
        <w:r w:rsidR="00552CAE" w:rsidRPr="002646CB" w:rsidDel="002C63BA">
          <w:rPr>
            <w:rFonts w:hint="eastAsia"/>
            <w:rPrChange w:id="1045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가</w:delText>
        </w:r>
        <w:r w:rsidR="00552CAE" w:rsidRPr="002646CB" w:rsidDel="002C63BA">
          <w:rPr>
            <w:rPrChange w:id="10460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046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의도적인</w:delText>
        </w:r>
        <w:r w:rsidR="00552CAE" w:rsidRPr="002646CB" w:rsidDel="002C63BA">
          <w:rPr>
            <w:rPrChange w:id="10462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1C3C69" w:rsidRPr="002646CB" w:rsidDel="002C63BA">
          <w:rPr>
            <w:rFonts w:hint="eastAsia"/>
            <w:rPrChange w:id="1046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독립</w:delText>
        </w:r>
        <w:r w:rsidR="00552CAE" w:rsidRPr="002646CB" w:rsidDel="002C63BA">
          <w:rPr>
            <w:rFonts w:hint="eastAsia"/>
            <w:rPrChange w:id="1046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B547D7" w:rsidRPr="002646CB" w:rsidDel="002C63BA">
          <w:rPr>
            <w:rPrChange w:id="10465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046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모드로의</w:delText>
        </w:r>
        <w:r w:rsidR="00552CAE" w:rsidRPr="002646CB" w:rsidDel="002C63BA">
          <w:rPr>
            <w:rPrChange w:id="10467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046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전환</w:delText>
        </w:r>
        <w:r w:rsidR="00552CAE" w:rsidRPr="002646CB" w:rsidDel="002C63BA">
          <w:rPr>
            <w:rPrChange w:id="10469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047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시에는</w:delText>
        </w:r>
        <w:r w:rsidR="00552CAE" w:rsidRPr="002646CB" w:rsidDel="002C63BA">
          <w:rPr>
            <w:rPrChange w:id="10471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047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다음</w:delText>
        </w:r>
        <w:r w:rsidR="00552CAE" w:rsidRPr="002646CB" w:rsidDel="002C63BA">
          <w:rPr>
            <w:rPrChange w:id="10473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047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절차에</w:delText>
        </w:r>
        <w:r w:rsidR="00552CAE" w:rsidRPr="002646CB" w:rsidDel="002C63BA">
          <w:rPr>
            <w:rPrChange w:id="10475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047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따라</w:delText>
        </w:r>
        <w:r w:rsidR="00552CAE" w:rsidRPr="002646CB" w:rsidDel="002C63BA">
          <w:rPr>
            <w:rPrChange w:id="10477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047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제어</w:delText>
        </w:r>
        <w:r w:rsidRPr="002646CB" w:rsidDel="002C63BA">
          <w:rPr>
            <w:rFonts w:hint="eastAsia"/>
            <w:rPrChange w:id="1047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해</w:delText>
        </w:r>
        <w:r w:rsidR="00B45EA4" w:rsidRPr="002646CB" w:rsidDel="002C63BA">
          <w:rPr>
            <w:rFonts w:hint="eastAsia"/>
            <w:rPrChange w:id="1048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야</w:delText>
        </w:r>
        <w:r w:rsidR="00B45EA4" w:rsidRPr="002646CB" w:rsidDel="002C63BA">
          <w:rPr>
            <w:rPrChange w:id="10481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45EA4" w:rsidRPr="002646CB" w:rsidDel="002C63BA">
          <w:rPr>
            <w:rFonts w:hint="eastAsia"/>
            <w:rPrChange w:id="1048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한다</w:delText>
        </w:r>
        <w:r w:rsidR="00B45EA4" w:rsidRPr="002646CB" w:rsidDel="002C63BA">
          <w:rPr>
            <w:rPrChange w:id="10483" w:author="ETRI-김종원" w:date="2019-12-10T10:44:00Z">
              <w:rPr>
                <w:color w:val="000000" w:themeColor="text1"/>
              </w:rPr>
            </w:rPrChange>
          </w:rPr>
          <w:delText>.</w:delText>
        </w:r>
        <w:bookmarkStart w:id="10484" w:name="_Toc21408750"/>
        <w:bookmarkStart w:id="10485" w:name="_Toc21525265"/>
        <w:bookmarkStart w:id="10486" w:name="_Toc23142104"/>
        <w:bookmarkStart w:id="10487" w:name="_Toc23173350"/>
        <w:bookmarkStart w:id="10488" w:name="_Toc23189125"/>
        <w:bookmarkStart w:id="10489" w:name="_Toc23191503"/>
        <w:bookmarkStart w:id="10490" w:name="_Toc23244521"/>
        <w:bookmarkStart w:id="10491" w:name="_Toc23794051"/>
        <w:bookmarkStart w:id="10492" w:name="_Toc23794374"/>
        <w:bookmarkStart w:id="10493" w:name="_Toc23794697"/>
        <w:bookmarkStart w:id="10494" w:name="_Toc23795542"/>
        <w:bookmarkStart w:id="10495" w:name="_Toc23839919"/>
        <w:bookmarkStart w:id="10496" w:name="_Toc26200708"/>
        <w:bookmarkStart w:id="10497" w:name="_Toc26867805"/>
        <w:bookmarkEnd w:id="10484"/>
        <w:bookmarkEnd w:id="10485"/>
        <w:bookmarkEnd w:id="10486"/>
        <w:bookmarkEnd w:id="10487"/>
        <w:bookmarkEnd w:id="10488"/>
        <w:bookmarkEnd w:id="10489"/>
        <w:bookmarkEnd w:id="10490"/>
        <w:bookmarkEnd w:id="10491"/>
        <w:bookmarkEnd w:id="10492"/>
        <w:bookmarkEnd w:id="10493"/>
        <w:bookmarkEnd w:id="10494"/>
        <w:bookmarkEnd w:id="10495"/>
        <w:bookmarkEnd w:id="10496"/>
        <w:bookmarkEnd w:id="10497"/>
      </w:del>
    </w:p>
    <w:p w14:paraId="0CBAEB79" w14:textId="38CF8325" w:rsidR="00552CAE" w:rsidRPr="002646CB" w:rsidDel="002C63BA" w:rsidRDefault="00552CAE" w:rsidP="00552CAE">
      <w:pPr>
        <w:rPr>
          <w:del w:id="10498" w:author="박 진상" w:date="2019-10-08T05:51:00Z"/>
          <w:rPrChange w:id="10499" w:author="ETRI-김종원" w:date="2019-12-10T10:44:00Z">
            <w:rPr>
              <w:del w:id="10500" w:author="박 진상" w:date="2019-10-08T05:51:00Z"/>
              <w:color w:val="000000" w:themeColor="text1"/>
            </w:rPr>
          </w:rPrChange>
        </w:rPr>
      </w:pPr>
      <w:bookmarkStart w:id="10501" w:name="_Toc21408751"/>
      <w:bookmarkStart w:id="10502" w:name="_Toc21525266"/>
      <w:bookmarkStart w:id="10503" w:name="_Toc23142105"/>
      <w:bookmarkStart w:id="10504" w:name="_Toc23173351"/>
      <w:bookmarkStart w:id="10505" w:name="_Toc23189126"/>
      <w:bookmarkStart w:id="10506" w:name="_Toc23191504"/>
      <w:bookmarkStart w:id="10507" w:name="_Toc23244522"/>
      <w:bookmarkStart w:id="10508" w:name="_Toc23794052"/>
      <w:bookmarkStart w:id="10509" w:name="_Toc23794375"/>
      <w:bookmarkStart w:id="10510" w:name="_Toc23794698"/>
      <w:bookmarkStart w:id="10511" w:name="_Toc23795543"/>
      <w:bookmarkStart w:id="10512" w:name="_Toc23839920"/>
      <w:bookmarkStart w:id="10513" w:name="_Toc26200709"/>
      <w:bookmarkStart w:id="10514" w:name="_Toc26867806"/>
      <w:bookmarkEnd w:id="10501"/>
      <w:bookmarkEnd w:id="10502"/>
      <w:bookmarkEnd w:id="10503"/>
      <w:bookmarkEnd w:id="10504"/>
      <w:bookmarkEnd w:id="10505"/>
      <w:bookmarkEnd w:id="10506"/>
      <w:bookmarkEnd w:id="10507"/>
      <w:bookmarkEnd w:id="10508"/>
      <w:bookmarkEnd w:id="10509"/>
      <w:bookmarkEnd w:id="10510"/>
      <w:bookmarkEnd w:id="10511"/>
      <w:bookmarkEnd w:id="10512"/>
      <w:bookmarkEnd w:id="10513"/>
      <w:bookmarkEnd w:id="10514"/>
    </w:p>
    <w:p w14:paraId="79E8297D" w14:textId="6738B87D" w:rsidR="00552CAE" w:rsidRPr="002646CB" w:rsidDel="002C63BA" w:rsidRDefault="00BF2D25" w:rsidP="00737668">
      <w:pPr>
        <w:pStyle w:val="af6"/>
        <w:numPr>
          <w:ilvl w:val="0"/>
          <w:numId w:val="19"/>
        </w:numPr>
        <w:ind w:leftChars="0"/>
        <w:rPr>
          <w:del w:id="10515" w:author="박 진상" w:date="2019-10-08T05:51:00Z"/>
          <w:rPrChange w:id="10516" w:author="ETRI-김종원" w:date="2019-12-10T10:44:00Z">
            <w:rPr>
              <w:del w:id="10517" w:author="박 진상" w:date="2019-10-08T05:51:00Z"/>
              <w:color w:val="000000" w:themeColor="text1"/>
            </w:rPr>
          </w:rPrChange>
        </w:rPr>
      </w:pPr>
      <w:del w:id="10518" w:author="박 진상" w:date="2019-10-08T05:51:00Z">
        <w:r w:rsidRPr="002646CB" w:rsidDel="002C63BA">
          <w:rPr>
            <w:rPrChange w:id="10519" w:author="ETRI-김종원" w:date="2019-12-10T10:44:00Z">
              <w:rPr>
                <w:color w:val="000000" w:themeColor="text1"/>
              </w:rPr>
            </w:rPrChange>
          </w:rPr>
          <w:delText xml:space="preserve">1 </w:delText>
        </w:r>
        <w:r w:rsidRPr="002646CB" w:rsidDel="002C63BA">
          <w:rPr>
            <w:rFonts w:hint="eastAsia"/>
            <w:rPrChange w:id="1052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2C63BA">
          <w:rPr>
            <w:rPrChange w:id="10521" w:author="ETRI-김종원" w:date="2019-12-10T10:44:00Z">
              <w:rPr>
                <w:color w:val="000000" w:themeColor="text1"/>
              </w:rPr>
            </w:rPrChange>
          </w:rPr>
          <w:delText xml:space="preserve"> : </w:delText>
        </w:r>
        <w:r w:rsidR="00552CAE" w:rsidRPr="002646CB" w:rsidDel="002C63BA">
          <w:rPr>
            <w:rFonts w:hint="eastAsia"/>
            <w:rPrChange w:id="1052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정전</w:delText>
        </w:r>
        <w:r w:rsidR="00552CAE" w:rsidRPr="002646CB" w:rsidDel="002C63BA">
          <w:rPr>
            <w:rPrChange w:id="10523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052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준비</w:delText>
        </w:r>
        <w:r w:rsidR="00552CAE" w:rsidRPr="002646CB" w:rsidDel="002C63BA">
          <w:rPr>
            <w:rPrChange w:id="10525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052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및</w:delText>
        </w:r>
        <w:r w:rsidR="00552CAE" w:rsidRPr="002646CB" w:rsidDel="002C63BA">
          <w:rPr>
            <w:rPrChange w:id="10527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052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정전</w:delText>
        </w:r>
        <w:bookmarkStart w:id="10529" w:name="_Toc21408752"/>
        <w:bookmarkStart w:id="10530" w:name="_Toc21525267"/>
        <w:bookmarkStart w:id="10531" w:name="_Toc23142106"/>
        <w:bookmarkStart w:id="10532" w:name="_Toc23173352"/>
        <w:bookmarkStart w:id="10533" w:name="_Toc23189127"/>
        <w:bookmarkStart w:id="10534" w:name="_Toc23191505"/>
        <w:bookmarkStart w:id="10535" w:name="_Toc23244523"/>
        <w:bookmarkStart w:id="10536" w:name="_Toc23794053"/>
        <w:bookmarkStart w:id="10537" w:name="_Toc23794376"/>
        <w:bookmarkStart w:id="10538" w:name="_Toc23794699"/>
        <w:bookmarkStart w:id="10539" w:name="_Toc23795544"/>
        <w:bookmarkStart w:id="10540" w:name="_Toc23839921"/>
        <w:bookmarkStart w:id="10541" w:name="_Toc26200710"/>
        <w:bookmarkStart w:id="10542" w:name="_Toc26867807"/>
        <w:bookmarkEnd w:id="10529"/>
        <w:bookmarkEnd w:id="10530"/>
        <w:bookmarkEnd w:id="10531"/>
        <w:bookmarkEnd w:id="10532"/>
        <w:bookmarkEnd w:id="10533"/>
        <w:bookmarkEnd w:id="10534"/>
        <w:bookmarkEnd w:id="10535"/>
        <w:bookmarkEnd w:id="10536"/>
        <w:bookmarkEnd w:id="10537"/>
        <w:bookmarkEnd w:id="10538"/>
        <w:bookmarkEnd w:id="10539"/>
        <w:bookmarkEnd w:id="10540"/>
        <w:bookmarkEnd w:id="10541"/>
        <w:bookmarkEnd w:id="10542"/>
      </w:del>
    </w:p>
    <w:p w14:paraId="5A8CAAE0" w14:textId="436D8C35" w:rsidR="00552CAE" w:rsidRPr="002646CB" w:rsidDel="002C63BA" w:rsidRDefault="00BF2D25" w:rsidP="00737668">
      <w:pPr>
        <w:pStyle w:val="af6"/>
        <w:numPr>
          <w:ilvl w:val="0"/>
          <w:numId w:val="19"/>
        </w:numPr>
        <w:ind w:leftChars="0"/>
        <w:rPr>
          <w:del w:id="10543" w:author="박 진상" w:date="2019-10-08T05:51:00Z"/>
          <w:rPrChange w:id="10544" w:author="ETRI-김종원" w:date="2019-12-10T10:44:00Z">
            <w:rPr>
              <w:del w:id="10545" w:author="박 진상" w:date="2019-10-08T05:51:00Z"/>
              <w:color w:val="000000" w:themeColor="text1"/>
            </w:rPr>
          </w:rPrChange>
        </w:rPr>
      </w:pPr>
      <w:del w:id="10546" w:author="박 진상" w:date="2019-10-08T05:51:00Z">
        <w:r w:rsidRPr="002646CB" w:rsidDel="002C63BA">
          <w:rPr>
            <w:rPrChange w:id="10547" w:author="ETRI-김종원" w:date="2019-12-10T10:44:00Z">
              <w:rPr>
                <w:color w:val="000000" w:themeColor="text1"/>
              </w:rPr>
            </w:rPrChange>
          </w:rPr>
          <w:delText xml:space="preserve">2 </w:delText>
        </w:r>
        <w:r w:rsidRPr="002646CB" w:rsidDel="002C63BA">
          <w:rPr>
            <w:rFonts w:hint="eastAsia"/>
            <w:rPrChange w:id="1054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2C63BA">
          <w:rPr>
            <w:rPrChange w:id="10549" w:author="ETRI-김종원" w:date="2019-12-10T10:44:00Z">
              <w:rPr>
                <w:color w:val="000000" w:themeColor="text1"/>
              </w:rPr>
            </w:rPrChange>
          </w:rPr>
          <w:delText xml:space="preserve"> : </w:delText>
        </w:r>
        <w:r w:rsidR="00552CAE" w:rsidRPr="002646CB" w:rsidDel="002C63BA">
          <w:rPr>
            <w:rPrChange w:id="10550" w:author="ETRI-김종원" w:date="2019-12-10T10:44:00Z">
              <w:rPr>
                <w:color w:val="000000" w:themeColor="text1"/>
              </w:rPr>
            </w:rPrChange>
          </w:rPr>
          <w:delText xml:space="preserve">PCS </w:delText>
        </w:r>
        <w:r w:rsidR="00552CAE" w:rsidRPr="002646CB" w:rsidDel="002C63BA">
          <w:rPr>
            <w:rFonts w:hint="eastAsia"/>
            <w:rPrChange w:id="1055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정전압</w:delText>
        </w:r>
        <w:r w:rsidR="00552CAE" w:rsidRPr="002646CB" w:rsidDel="002C63BA">
          <w:rPr>
            <w:rPrChange w:id="10552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055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</w:delText>
        </w:r>
        <w:r w:rsidR="00552CAE" w:rsidRPr="002646CB" w:rsidDel="002C63BA">
          <w:rPr>
            <w:rPrChange w:id="10554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055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전환</w:delText>
        </w:r>
        <w:bookmarkStart w:id="10556" w:name="_Toc21408753"/>
        <w:bookmarkStart w:id="10557" w:name="_Toc21525268"/>
        <w:bookmarkStart w:id="10558" w:name="_Toc23142107"/>
        <w:bookmarkStart w:id="10559" w:name="_Toc23173353"/>
        <w:bookmarkStart w:id="10560" w:name="_Toc23189128"/>
        <w:bookmarkStart w:id="10561" w:name="_Toc23191506"/>
        <w:bookmarkStart w:id="10562" w:name="_Toc23244524"/>
        <w:bookmarkStart w:id="10563" w:name="_Toc23794054"/>
        <w:bookmarkStart w:id="10564" w:name="_Toc23794377"/>
        <w:bookmarkStart w:id="10565" w:name="_Toc23794700"/>
        <w:bookmarkStart w:id="10566" w:name="_Toc23795545"/>
        <w:bookmarkStart w:id="10567" w:name="_Toc23839922"/>
        <w:bookmarkStart w:id="10568" w:name="_Toc26200711"/>
        <w:bookmarkStart w:id="10569" w:name="_Toc26867808"/>
        <w:bookmarkEnd w:id="10556"/>
        <w:bookmarkEnd w:id="10557"/>
        <w:bookmarkEnd w:id="10558"/>
        <w:bookmarkEnd w:id="10559"/>
        <w:bookmarkEnd w:id="10560"/>
        <w:bookmarkEnd w:id="10561"/>
        <w:bookmarkEnd w:id="10562"/>
        <w:bookmarkEnd w:id="10563"/>
        <w:bookmarkEnd w:id="10564"/>
        <w:bookmarkEnd w:id="10565"/>
        <w:bookmarkEnd w:id="10566"/>
        <w:bookmarkEnd w:id="10567"/>
        <w:bookmarkEnd w:id="10568"/>
        <w:bookmarkEnd w:id="10569"/>
      </w:del>
    </w:p>
    <w:p w14:paraId="618446FD" w14:textId="56F9C96C" w:rsidR="00552CAE" w:rsidRPr="002646CB" w:rsidDel="002C63BA" w:rsidRDefault="00BF2D25" w:rsidP="00737668">
      <w:pPr>
        <w:pStyle w:val="af6"/>
        <w:numPr>
          <w:ilvl w:val="0"/>
          <w:numId w:val="19"/>
        </w:numPr>
        <w:ind w:leftChars="0"/>
        <w:rPr>
          <w:del w:id="10570" w:author="박 진상" w:date="2019-10-08T05:51:00Z"/>
          <w:rPrChange w:id="10571" w:author="ETRI-김종원" w:date="2019-12-10T10:44:00Z">
            <w:rPr>
              <w:del w:id="10572" w:author="박 진상" w:date="2019-10-08T05:51:00Z"/>
              <w:color w:val="000000" w:themeColor="text1"/>
            </w:rPr>
          </w:rPrChange>
        </w:rPr>
      </w:pPr>
      <w:del w:id="10573" w:author="박 진상" w:date="2019-10-08T05:51:00Z">
        <w:r w:rsidRPr="002646CB" w:rsidDel="002C63BA">
          <w:rPr>
            <w:rPrChange w:id="10574" w:author="ETRI-김종원" w:date="2019-12-10T10:44:00Z">
              <w:rPr>
                <w:color w:val="000000" w:themeColor="text1"/>
              </w:rPr>
            </w:rPrChange>
          </w:rPr>
          <w:delText xml:space="preserve">3 </w:delText>
        </w:r>
        <w:r w:rsidRPr="002646CB" w:rsidDel="002C63BA">
          <w:rPr>
            <w:rFonts w:hint="eastAsia"/>
            <w:rPrChange w:id="1057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="00C567B8" w:rsidRPr="002646CB" w:rsidDel="002C63BA">
          <w:rPr>
            <w:rPrChange w:id="10576" w:author="ETRI-김종원" w:date="2019-12-10T10:44:00Z">
              <w:rPr>
                <w:color w:val="000000" w:themeColor="text1"/>
              </w:rPr>
            </w:rPrChange>
          </w:rPr>
          <w:delText xml:space="preserve"> : CHP</w:delText>
        </w:r>
        <w:r w:rsidR="00552CAE" w:rsidRPr="002646CB" w:rsidDel="002C63BA">
          <w:rPr>
            <w:rPrChange w:id="10577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057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bookmarkStart w:id="10579" w:name="_Toc21408754"/>
        <w:bookmarkStart w:id="10580" w:name="_Toc21525269"/>
        <w:bookmarkStart w:id="10581" w:name="_Toc23142108"/>
        <w:bookmarkStart w:id="10582" w:name="_Toc23173354"/>
        <w:bookmarkStart w:id="10583" w:name="_Toc23189129"/>
        <w:bookmarkStart w:id="10584" w:name="_Toc23191507"/>
        <w:bookmarkStart w:id="10585" w:name="_Toc23244525"/>
        <w:bookmarkStart w:id="10586" w:name="_Toc23794055"/>
        <w:bookmarkStart w:id="10587" w:name="_Toc23794378"/>
        <w:bookmarkStart w:id="10588" w:name="_Toc23794701"/>
        <w:bookmarkStart w:id="10589" w:name="_Toc23795546"/>
        <w:bookmarkStart w:id="10590" w:name="_Toc23839923"/>
        <w:bookmarkStart w:id="10591" w:name="_Toc26200712"/>
        <w:bookmarkStart w:id="10592" w:name="_Toc26867809"/>
        <w:bookmarkEnd w:id="10579"/>
        <w:bookmarkEnd w:id="10580"/>
        <w:bookmarkEnd w:id="10581"/>
        <w:bookmarkEnd w:id="10582"/>
        <w:bookmarkEnd w:id="10583"/>
        <w:bookmarkEnd w:id="10584"/>
        <w:bookmarkEnd w:id="10585"/>
        <w:bookmarkEnd w:id="10586"/>
        <w:bookmarkEnd w:id="10587"/>
        <w:bookmarkEnd w:id="10588"/>
        <w:bookmarkEnd w:id="10589"/>
        <w:bookmarkEnd w:id="10590"/>
        <w:bookmarkEnd w:id="10591"/>
        <w:bookmarkEnd w:id="10592"/>
      </w:del>
    </w:p>
    <w:p w14:paraId="2AA43C2A" w14:textId="7EB1D602" w:rsidR="00552CAE" w:rsidRPr="002646CB" w:rsidDel="002C63BA" w:rsidRDefault="00BF2D25" w:rsidP="00737668">
      <w:pPr>
        <w:pStyle w:val="af6"/>
        <w:numPr>
          <w:ilvl w:val="0"/>
          <w:numId w:val="19"/>
        </w:numPr>
        <w:ind w:leftChars="0"/>
        <w:rPr>
          <w:del w:id="10593" w:author="박 진상" w:date="2019-10-08T05:51:00Z"/>
          <w:rPrChange w:id="10594" w:author="ETRI-김종원" w:date="2019-12-10T10:44:00Z">
            <w:rPr>
              <w:del w:id="10595" w:author="박 진상" w:date="2019-10-08T05:51:00Z"/>
              <w:color w:val="000000" w:themeColor="text1"/>
            </w:rPr>
          </w:rPrChange>
        </w:rPr>
      </w:pPr>
      <w:del w:id="10596" w:author="박 진상" w:date="2019-10-08T05:51:00Z">
        <w:r w:rsidRPr="002646CB" w:rsidDel="002C63BA">
          <w:rPr>
            <w:rPrChange w:id="10597" w:author="ETRI-김종원" w:date="2019-12-10T10:44:00Z">
              <w:rPr>
                <w:color w:val="000000" w:themeColor="text1"/>
              </w:rPr>
            </w:rPrChange>
          </w:rPr>
          <w:delText xml:space="preserve">4 </w:delText>
        </w:r>
        <w:r w:rsidRPr="002646CB" w:rsidDel="002C63BA">
          <w:rPr>
            <w:rFonts w:hint="eastAsia"/>
            <w:rPrChange w:id="1059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2C63BA">
          <w:rPr>
            <w:rPrChange w:id="10599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C567B8" w:rsidRPr="002646CB" w:rsidDel="002C63BA">
          <w:rPr>
            <w:rPrChange w:id="10600" w:author="ETRI-김종원" w:date="2019-12-10T10:44:00Z">
              <w:rPr>
                <w:color w:val="000000" w:themeColor="text1"/>
              </w:rPr>
            </w:rPrChange>
          </w:rPr>
          <w:delText xml:space="preserve">: </w:delText>
        </w:r>
        <w:r w:rsidR="00552CAE" w:rsidRPr="002646CB" w:rsidDel="002C63BA">
          <w:rPr>
            <w:rFonts w:hint="eastAsia"/>
            <w:rPrChange w:id="1060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부하를</w:delText>
        </w:r>
        <w:r w:rsidR="00552CAE" w:rsidRPr="002646CB" w:rsidDel="002C63BA">
          <w:rPr>
            <w:rPrChange w:id="10602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060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고려하며</w:delText>
        </w:r>
        <w:r w:rsidR="005A510A" w:rsidRPr="002646CB" w:rsidDel="002C63BA">
          <w:rPr>
            <w:rPrChange w:id="10604" w:author="ETRI-김종원" w:date="2019-12-10T10:44:00Z">
              <w:rPr>
                <w:color w:val="000000" w:themeColor="text1"/>
              </w:rPr>
            </w:rPrChange>
          </w:rPr>
          <w:delText xml:space="preserve"> EE</w:delText>
        </w:r>
        <w:r w:rsidR="00552CAE" w:rsidRPr="002646CB" w:rsidDel="002C63BA">
          <w:rPr>
            <w:rPrChange w:id="10605" w:author="ETRI-김종원" w:date="2019-12-10T10:44:00Z">
              <w:rPr>
                <w:color w:val="000000" w:themeColor="text1"/>
              </w:rPr>
            </w:rPrChange>
          </w:rPr>
          <w:delText>S</w:delText>
        </w:r>
        <w:r w:rsidR="005A510A" w:rsidRPr="002646CB" w:rsidDel="002C63BA">
          <w:rPr>
            <w:rFonts w:hint="eastAsia"/>
            <w:rPrChange w:id="1060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시스템과</w:delText>
        </w:r>
        <w:r w:rsidR="00552CAE" w:rsidRPr="002646CB" w:rsidDel="002C63BA">
          <w:rPr>
            <w:rPrChange w:id="10607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Pr="002646CB" w:rsidDel="002C63BA">
          <w:rPr>
            <w:rPrChange w:id="10608" w:author="ETRI-김종원" w:date="2019-12-10T10:44:00Z">
              <w:rPr>
                <w:color w:val="000000" w:themeColor="text1"/>
              </w:rPr>
            </w:rPrChange>
          </w:rPr>
          <w:delText>CHP</w:delText>
        </w:r>
        <w:r w:rsidR="00552CAE" w:rsidRPr="002646CB" w:rsidDel="002C63BA">
          <w:rPr>
            <w:rPrChange w:id="10609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061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연동</w:delText>
        </w:r>
        <w:r w:rsidR="00552CAE" w:rsidRPr="002646CB" w:rsidDel="002C63BA">
          <w:rPr>
            <w:rPrChange w:id="10611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061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552CAE" w:rsidRPr="002646CB" w:rsidDel="002C63BA">
          <w:rPr>
            <w:rPrChange w:id="10613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061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제어</w:delText>
        </w:r>
        <w:r w:rsidR="00552CAE" w:rsidRPr="002646CB" w:rsidDel="002C63BA">
          <w:rPr>
            <w:rPrChange w:id="10615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bookmarkStart w:id="10616" w:name="_Toc21408755"/>
        <w:bookmarkStart w:id="10617" w:name="_Toc21525270"/>
        <w:bookmarkStart w:id="10618" w:name="_Toc23142109"/>
        <w:bookmarkStart w:id="10619" w:name="_Toc23173355"/>
        <w:bookmarkStart w:id="10620" w:name="_Toc23189130"/>
        <w:bookmarkStart w:id="10621" w:name="_Toc23191508"/>
        <w:bookmarkStart w:id="10622" w:name="_Toc23244526"/>
        <w:bookmarkStart w:id="10623" w:name="_Toc23794056"/>
        <w:bookmarkStart w:id="10624" w:name="_Toc23794379"/>
        <w:bookmarkStart w:id="10625" w:name="_Toc23794702"/>
        <w:bookmarkStart w:id="10626" w:name="_Toc23795547"/>
        <w:bookmarkStart w:id="10627" w:name="_Toc23839924"/>
        <w:bookmarkStart w:id="10628" w:name="_Toc26200713"/>
        <w:bookmarkStart w:id="10629" w:name="_Toc26867810"/>
        <w:bookmarkEnd w:id="10616"/>
        <w:bookmarkEnd w:id="10617"/>
        <w:bookmarkEnd w:id="10618"/>
        <w:bookmarkEnd w:id="10619"/>
        <w:bookmarkEnd w:id="10620"/>
        <w:bookmarkEnd w:id="10621"/>
        <w:bookmarkEnd w:id="10622"/>
        <w:bookmarkEnd w:id="10623"/>
        <w:bookmarkEnd w:id="10624"/>
        <w:bookmarkEnd w:id="10625"/>
        <w:bookmarkEnd w:id="10626"/>
        <w:bookmarkEnd w:id="10627"/>
        <w:bookmarkEnd w:id="10628"/>
        <w:bookmarkEnd w:id="10629"/>
      </w:del>
    </w:p>
    <w:p w14:paraId="79A4F271" w14:textId="076C0CF5" w:rsidR="00552CAE" w:rsidRPr="002646CB" w:rsidDel="002C63BA" w:rsidRDefault="00552CAE" w:rsidP="00552CAE">
      <w:pPr>
        <w:ind w:left="200" w:hangingChars="100" w:hanging="200"/>
        <w:rPr>
          <w:del w:id="10630" w:author="박 진상" w:date="2019-10-08T05:51:00Z"/>
          <w:rPrChange w:id="10631" w:author="ETRI-김종원" w:date="2019-12-10T10:44:00Z">
            <w:rPr>
              <w:del w:id="10632" w:author="박 진상" w:date="2019-10-08T05:51:00Z"/>
              <w:color w:val="000000" w:themeColor="text1"/>
            </w:rPr>
          </w:rPrChange>
        </w:rPr>
      </w:pPr>
      <w:bookmarkStart w:id="10633" w:name="_Toc21408756"/>
      <w:bookmarkStart w:id="10634" w:name="_Toc21525271"/>
      <w:bookmarkStart w:id="10635" w:name="_Toc23142110"/>
      <w:bookmarkStart w:id="10636" w:name="_Toc23173356"/>
      <w:bookmarkStart w:id="10637" w:name="_Toc23189131"/>
      <w:bookmarkStart w:id="10638" w:name="_Toc23191509"/>
      <w:bookmarkStart w:id="10639" w:name="_Toc23244527"/>
      <w:bookmarkStart w:id="10640" w:name="_Toc23794057"/>
      <w:bookmarkStart w:id="10641" w:name="_Toc23794380"/>
      <w:bookmarkStart w:id="10642" w:name="_Toc23794703"/>
      <w:bookmarkStart w:id="10643" w:name="_Toc23795548"/>
      <w:bookmarkStart w:id="10644" w:name="_Toc23839925"/>
      <w:bookmarkStart w:id="10645" w:name="_Toc26200714"/>
      <w:bookmarkStart w:id="10646" w:name="_Toc26867811"/>
      <w:bookmarkEnd w:id="10633"/>
      <w:bookmarkEnd w:id="10634"/>
      <w:bookmarkEnd w:id="10635"/>
      <w:bookmarkEnd w:id="10636"/>
      <w:bookmarkEnd w:id="10637"/>
      <w:bookmarkEnd w:id="10638"/>
      <w:bookmarkEnd w:id="10639"/>
      <w:bookmarkEnd w:id="10640"/>
      <w:bookmarkEnd w:id="10641"/>
      <w:bookmarkEnd w:id="10642"/>
      <w:bookmarkEnd w:id="10643"/>
      <w:bookmarkEnd w:id="10644"/>
      <w:bookmarkEnd w:id="10645"/>
      <w:bookmarkEnd w:id="10646"/>
    </w:p>
    <w:p w14:paraId="47F5DB6D" w14:textId="2A9E43DF" w:rsidR="00552CAE" w:rsidRPr="002646CB" w:rsidDel="002C63BA" w:rsidRDefault="00E742FA" w:rsidP="00552CAE">
      <w:pPr>
        <w:rPr>
          <w:del w:id="10647" w:author="박 진상" w:date="2019-10-08T05:51:00Z"/>
          <w:lang w:val="en-US"/>
          <w:rPrChange w:id="10648" w:author="ETRI-김종원" w:date="2019-12-10T10:44:00Z">
            <w:rPr>
              <w:del w:id="10649" w:author="박 진상" w:date="2019-10-08T05:51:00Z"/>
              <w:color w:val="000000" w:themeColor="text1"/>
              <w:lang w:val="en-US"/>
            </w:rPr>
          </w:rPrChange>
        </w:rPr>
      </w:pPr>
      <w:del w:id="10650" w:author="박 진상" w:date="2019-10-08T05:51:00Z">
        <w:r w:rsidRPr="002646CB" w:rsidDel="002C63BA">
          <w:delText>CES-MG</w:delText>
        </w:r>
        <w:r w:rsidR="00255132" w:rsidRPr="002646CB" w:rsidDel="002C63BA">
          <w:rPr>
            <w:rFonts w:hint="eastAsia"/>
          </w:rPr>
          <w:delText>가</w:delText>
        </w:r>
        <w:r w:rsidR="00255132" w:rsidRPr="002646CB" w:rsidDel="002C63BA">
          <w:delText xml:space="preserve"> </w:delText>
        </w:r>
        <w:r w:rsidR="00552CAE" w:rsidRPr="002646CB" w:rsidDel="002C63BA">
          <w:rPr>
            <w:rFonts w:hint="eastAsia"/>
            <w:lang w:val="en-US"/>
            <w:rPrChange w:id="10651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의도하지</w:delText>
        </w:r>
        <w:r w:rsidR="00552CAE" w:rsidRPr="002646CB" w:rsidDel="002C63BA">
          <w:rPr>
            <w:lang w:val="en-US"/>
            <w:rPrChange w:id="10652" w:author="ETRI-김종원" w:date="2019-12-10T10:44:00Z">
              <w:rPr>
                <w:color w:val="000000" w:themeColor="text1"/>
                <w:lang w:val="en-US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lang w:val="en-US"/>
            <w:rPrChange w:id="10653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않은</w:delText>
        </w:r>
        <w:r w:rsidR="00552CAE" w:rsidRPr="002646CB" w:rsidDel="002C63BA">
          <w:rPr>
            <w:lang w:val="en-US"/>
            <w:rPrChange w:id="10654" w:author="ETRI-김종원" w:date="2019-12-10T10:44:00Z">
              <w:rPr>
                <w:color w:val="000000" w:themeColor="text1"/>
                <w:lang w:val="en-US"/>
              </w:rPr>
            </w:rPrChange>
          </w:rPr>
          <w:delText xml:space="preserve"> </w:delText>
        </w:r>
        <w:r w:rsidR="001C3C69" w:rsidRPr="002646CB" w:rsidDel="002C63BA">
          <w:rPr>
            <w:rFonts w:hint="eastAsia"/>
            <w:rPrChange w:id="1065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독립</w:delText>
        </w:r>
        <w:r w:rsidR="00552CAE" w:rsidRPr="002646CB" w:rsidDel="002C63BA">
          <w:rPr>
            <w:rFonts w:hint="eastAsia"/>
            <w:lang w:val="en-US"/>
            <w:rPrChange w:id="10656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운전</w:delText>
        </w:r>
        <w:r w:rsidR="00B547D7" w:rsidRPr="002646CB" w:rsidDel="002C63BA">
          <w:rPr>
            <w:lang w:val="en-US"/>
            <w:rPrChange w:id="10657" w:author="ETRI-김종원" w:date="2019-12-10T10:44:00Z">
              <w:rPr>
                <w:color w:val="000000" w:themeColor="text1"/>
                <w:lang w:val="en-US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lang w:val="en-US"/>
            <w:rPrChange w:id="10658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모드로의</w:delText>
        </w:r>
        <w:r w:rsidR="00552CAE" w:rsidRPr="002646CB" w:rsidDel="002C63BA">
          <w:rPr>
            <w:lang w:val="en-US"/>
            <w:rPrChange w:id="10659" w:author="ETRI-김종원" w:date="2019-12-10T10:44:00Z">
              <w:rPr>
                <w:color w:val="000000" w:themeColor="text1"/>
                <w:lang w:val="en-US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lang w:val="en-US"/>
            <w:rPrChange w:id="10660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전환</w:delText>
        </w:r>
        <w:r w:rsidR="00552CAE" w:rsidRPr="002646CB" w:rsidDel="002C63BA">
          <w:rPr>
            <w:lang w:val="en-US"/>
            <w:rPrChange w:id="10661" w:author="ETRI-김종원" w:date="2019-12-10T10:44:00Z">
              <w:rPr>
                <w:color w:val="000000" w:themeColor="text1"/>
                <w:lang w:val="en-US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lang w:val="en-US"/>
            <w:rPrChange w:id="10662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시에는</w:delText>
        </w:r>
        <w:r w:rsidR="00552CAE" w:rsidRPr="002646CB" w:rsidDel="002C63BA">
          <w:rPr>
            <w:lang w:val="en-US"/>
            <w:rPrChange w:id="10663" w:author="ETRI-김종원" w:date="2019-12-10T10:44:00Z">
              <w:rPr>
                <w:color w:val="000000" w:themeColor="text1"/>
                <w:lang w:val="en-US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lang w:val="en-US"/>
            <w:rPrChange w:id="10664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다음</w:delText>
        </w:r>
        <w:r w:rsidR="00552CAE" w:rsidRPr="002646CB" w:rsidDel="002C63BA">
          <w:rPr>
            <w:lang w:val="en-US"/>
            <w:rPrChange w:id="10665" w:author="ETRI-김종원" w:date="2019-12-10T10:44:00Z">
              <w:rPr>
                <w:color w:val="000000" w:themeColor="text1"/>
                <w:lang w:val="en-US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lang w:val="en-US"/>
            <w:rPrChange w:id="10666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절차에</w:delText>
        </w:r>
        <w:r w:rsidR="00552CAE" w:rsidRPr="002646CB" w:rsidDel="002C63BA">
          <w:rPr>
            <w:lang w:val="en-US"/>
            <w:rPrChange w:id="10667" w:author="ETRI-김종원" w:date="2019-12-10T10:44:00Z">
              <w:rPr>
                <w:color w:val="000000" w:themeColor="text1"/>
                <w:lang w:val="en-US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lang w:val="en-US"/>
            <w:rPrChange w:id="10668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따라</w:delText>
        </w:r>
        <w:r w:rsidR="00552CAE" w:rsidRPr="002646CB" w:rsidDel="002C63BA">
          <w:rPr>
            <w:lang w:val="en-US"/>
            <w:rPrChange w:id="10669" w:author="ETRI-김종원" w:date="2019-12-10T10:44:00Z">
              <w:rPr>
                <w:color w:val="000000" w:themeColor="text1"/>
                <w:lang w:val="en-US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lang w:val="en-US"/>
            <w:rPrChange w:id="10670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제어</w:delText>
        </w:r>
        <w:r w:rsidRPr="002646CB" w:rsidDel="002C63BA">
          <w:rPr>
            <w:rFonts w:hint="eastAsia"/>
            <w:lang w:val="en-US"/>
            <w:rPrChange w:id="10671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해</w:delText>
        </w:r>
        <w:r w:rsidR="00B45EA4" w:rsidRPr="002646CB" w:rsidDel="002C63BA">
          <w:rPr>
            <w:rFonts w:hint="eastAsia"/>
            <w:lang w:val="en-US"/>
            <w:rPrChange w:id="10672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야</w:delText>
        </w:r>
        <w:r w:rsidR="00B45EA4" w:rsidRPr="002646CB" w:rsidDel="002C63BA">
          <w:rPr>
            <w:lang w:val="en-US"/>
            <w:rPrChange w:id="10673" w:author="ETRI-김종원" w:date="2019-12-10T10:44:00Z">
              <w:rPr>
                <w:color w:val="000000" w:themeColor="text1"/>
                <w:lang w:val="en-US"/>
              </w:rPr>
            </w:rPrChange>
          </w:rPr>
          <w:delText xml:space="preserve"> </w:delText>
        </w:r>
        <w:r w:rsidR="00B45EA4" w:rsidRPr="002646CB" w:rsidDel="002C63BA">
          <w:rPr>
            <w:rFonts w:hint="eastAsia"/>
            <w:lang w:val="en-US"/>
            <w:rPrChange w:id="10674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한</w:delText>
        </w:r>
        <w:r w:rsidR="00552CAE" w:rsidRPr="002646CB" w:rsidDel="002C63BA">
          <w:rPr>
            <w:rFonts w:hint="eastAsia"/>
            <w:lang w:val="en-US"/>
            <w:rPrChange w:id="10675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다</w:delText>
        </w:r>
        <w:r w:rsidR="00552CAE" w:rsidRPr="002646CB" w:rsidDel="002C63BA">
          <w:rPr>
            <w:lang w:val="en-US"/>
            <w:rPrChange w:id="10676" w:author="ETRI-김종원" w:date="2019-12-10T10:44:00Z">
              <w:rPr>
                <w:color w:val="000000" w:themeColor="text1"/>
                <w:lang w:val="en-US"/>
              </w:rPr>
            </w:rPrChange>
          </w:rPr>
          <w:delText>..</w:delText>
        </w:r>
        <w:bookmarkStart w:id="10677" w:name="_Toc21408757"/>
        <w:bookmarkStart w:id="10678" w:name="_Toc21525272"/>
        <w:bookmarkStart w:id="10679" w:name="_Toc23142111"/>
        <w:bookmarkStart w:id="10680" w:name="_Toc23173357"/>
        <w:bookmarkStart w:id="10681" w:name="_Toc23189132"/>
        <w:bookmarkStart w:id="10682" w:name="_Toc23191510"/>
        <w:bookmarkStart w:id="10683" w:name="_Toc23244528"/>
        <w:bookmarkStart w:id="10684" w:name="_Toc23794058"/>
        <w:bookmarkStart w:id="10685" w:name="_Toc23794381"/>
        <w:bookmarkStart w:id="10686" w:name="_Toc23794704"/>
        <w:bookmarkStart w:id="10687" w:name="_Toc23795549"/>
        <w:bookmarkStart w:id="10688" w:name="_Toc23839926"/>
        <w:bookmarkStart w:id="10689" w:name="_Toc26200715"/>
        <w:bookmarkStart w:id="10690" w:name="_Toc26867812"/>
        <w:bookmarkEnd w:id="10677"/>
        <w:bookmarkEnd w:id="10678"/>
        <w:bookmarkEnd w:id="10679"/>
        <w:bookmarkEnd w:id="10680"/>
        <w:bookmarkEnd w:id="10681"/>
        <w:bookmarkEnd w:id="10682"/>
        <w:bookmarkEnd w:id="10683"/>
        <w:bookmarkEnd w:id="10684"/>
        <w:bookmarkEnd w:id="10685"/>
        <w:bookmarkEnd w:id="10686"/>
        <w:bookmarkEnd w:id="10687"/>
        <w:bookmarkEnd w:id="10688"/>
        <w:bookmarkEnd w:id="10689"/>
        <w:bookmarkEnd w:id="10690"/>
      </w:del>
    </w:p>
    <w:p w14:paraId="3DEFC089" w14:textId="149E8680" w:rsidR="00552CAE" w:rsidRPr="002646CB" w:rsidDel="002C63BA" w:rsidRDefault="00552CAE" w:rsidP="00552CAE">
      <w:pPr>
        <w:ind w:left="200" w:hangingChars="100" w:hanging="200"/>
        <w:rPr>
          <w:del w:id="10691" w:author="박 진상" w:date="2019-10-08T05:51:00Z"/>
          <w:lang w:val="en-US"/>
          <w:rPrChange w:id="10692" w:author="ETRI-김종원" w:date="2019-12-10T10:44:00Z">
            <w:rPr>
              <w:del w:id="10693" w:author="박 진상" w:date="2019-10-08T05:51:00Z"/>
              <w:color w:val="000000" w:themeColor="text1"/>
              <w:lang w:val="en-US"/>
            </w:rPr>
          </w:rPrChange>
        </w:rPr>
      </w:pPr>
      <w:bookmarkStart w:id="10694" w:name="_Toc21408758"/>
      <w:bookmarkStart w:id="10695" w:name="_Toc21525273"/>
      <w:bookmarkStart w:id="10696" w:name="_Toc23142112"/>
      <w:bookmarkStart w:id="10697" w:name="_Toc23173358"/>
      <w:bookmarkStart w:id="10698" w:name="_Toc23189133"/>
      <w:bookmarkStart w:id="10699" w:name="_Toc23191511"/>
      <w:bookmarkStart w:id="10700" w:name="_Toc23244529"/>
      <w:bookmarkStart w:id="10701" w:name="_Toc23794059"/>
      <w:bookmarkStart w:id="10702" w:name="_Toc23794382"/>
      <w:bookmarkStart w:id="10703" w:name="_Toc23794705"/>
      <w:bookmarkStart w:id="10704" w:name="_Toc23795550"/>
      <w:bookmarkStart w:id="10705" w:name="_Toc23839927"/>
      <w:bookmarkStart w:id="10706" w:name="_Toc26200716"/>
      <w:bookmarkStart w:id="10707" w:name="_Toc26867813"/>
      <w:bookmarkEnd w:id="10694"/>
      <w:bookmarkEnd w:id="10695"/>
      <w:bookmarkEnd w:id="10696"/>
      <w:bookmarkEnd w:id="10697"/>
      <w:bookmarkEnd w:id="10698"/>
      <w:bookmarkEnd w:id="10699"/>
      <w:bookmarkEnd w:id="10700"/>
      <w:bookmarkEnd w:id="10701"/>
      <w:bookmarkEnd w:id="10702"/>
      <w:bookmarkEnd w:id="10703"/>
      <w:bookmarkEnd w:id="10704"/>
      <w:bookmarkEnd w:id="10705"/>
      <w:bookmarkEnd w:id="10706"/>
      <w:bookmarkEnd w:id="10707"/>
    </w:p>
    <w:p w14:paraId="1C946FAC" w14:textId="04CC2A79" w:rsidR="00B45EA4" w:rsidRPr="002646CB" w:rsidDel="002C63BA" w:rsidRDefault="00BF2D25" w:rsidP="00B45EA4">
      <w:pPr>
        <w:pStyle w:val="af6"/>
        <w:numPr>
          <w:ilvl w:val="0"/>
          <w:numId w:val="19"/>
        </w:numPr>
        <w:ind w:leftChars="0"/>
        <w:rPr>
          <w:del w:id="10708" w:author="박 진상" w:date="2019-10-08T05:51:00Z"/>
          <w:rPrChange w:id="10709" w:author="ETRI-김종원" w:date="2019-12-10T10:44:00Z">
            <w:rPr>
              <w:del w:id="10710" w:author="박 진상" w:date="2019-10-08T05:51:00Z"/>
              <w:color w:val="000000" w:themeColor="text1"/>
            </w:rPr>
          </w:rPrChange>
        </w:rPr>
      </w:pPr>
      <w:del w:id="10711" w:author="박 진상" w:date="2019-10-08T05:51:00Z">
        <w:r w:rsidRPr="002646CB" w:rsidDel="002C63BA">
          <w:rPr>
            <w:rPrChange w:id="10712" w:author="ETRI-김종원" w:date="2019-12-10T10:44:00Z">
              <w:rPr>
                <w:color w:val="000000" w:themeColor="text1"/>
              </w:rPr>
            </w:rPrChange>
          </w:rPr>
          <w:delText xml:space="preserve">1 </w:delText>
        </w:r>
        <w:r w:rsidRPr="002646CB" w:rsidDel="002C63BA">
          <w:rPr>
            <w:rFonts w:hint="eastAsia"/>
            <w:rPrChange w:id="1071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2C63BA">
          <w:rPr>
            <w:rPrChange w:id="10714" w:author="ETRI-김종원" w:date="2019-12-10T10:44:00Z">
              <w:rPr>
                <w:color w:val="000000" w:themeColor="text1"/>
              </w:rPr>
            </w:rPrChange>
          </w:rPr>
          <w:delText xml:space="preserve"> : </w:delText>
        </w:r>
        <w:r w:rsidR="00C849B5" w:rsidRPr="002646CB" w:rsidDel="002C63BA">
          <w:rPr>
            <w:rFonts w:hint="eastAsia"/>
          </w:rPr>
          <w:delText>전기사업자</w:delText>
        </w:r>
        <w:r w:rsidR="00057894" w:rsidRPr="002646CB" w:rsidDel="002C63BA">
          <w:rPr>
            <w:rFonts w:hint="eastAsia"/>
            <w:rPrChange w:id="1071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</w:delText>
        </w:r>
        <w:r w:rsidR="00057894" w:rsidRPr="002646CB" w:rsidDel="002C63BA">
          <w:rPr>
            <w:rPrChange w:id="10716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071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전력</w:delText>
        </w:r>
        <w:r w:rsidR="00552CAE" w:rsidRPr="002646CB" w:rsidDel="002C63BA">
          <w:rPr>
            <w:rPrChange w:id="10718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071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공급</w:delText>
        </w:r>
        <w:r w:rsidR="00552CAE" w:rsidRPr="002646CB" w:rsidDel="002C63BA">
          <w:rPr>
            <w:rPrChange w:id="10720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072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차단에</w:delText>
        </w:r>
        <w:r w:rsidR="00552CAE" w:rsidRPr="002646CB" w:rsidDel="002C63BA">
          <w:rPr>
            <w:rPrChange w:id="10722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072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따른</w:delText>
        </w:r>
        <w:r w:rsidR="00552CAE" w:rsidRPr="002646CB" w:rsidDel="002C63BA">
          <w:rPr>
            <w:rPrChange w:id="10724" w:author="ETRI-김종원" w:date="2019-12-10T10:44:00Z">
              <w:rPr>
                <w:color w:val="000000" w:themeColor="text1"/>
              </w:rPr>
            </w:rPrChange>
          </w:rPr>
          <w:delText xml:space="preserve"> STS </w:delText>
        </w:r>
        <w:r w:rsidR="00552CAE" w:rsidRPr="002646CB" w:rsidDel="002C63BA">
          <w:rPr>
            <w:rFonts w:hint="eastAsia"/>
            <w:rPrChange w:id="1072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스위치</w:delText>
        </w:r>
        <w:r w:rsidR="00552CAE" w:rsidRPr="002646CB" w:rsidDel="002C63BA">
          <w:rPr>
            <w:rPrChange w:id="10726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072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자동</w:delText>
        </w:r>
        <w:r w:rsidR="00552CAE" w:rsidRPr="002646CB" w:rsidDel="002C63BA">
          <w:rPr>
            <w:rPrChange w:id="10728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072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전환</w:delText>
        </w:r>
        <w:bookmarkStart w:id="10730" w:name="_Toc21408759"/>
        <w:bookmarkStart w:id="10731" w:name="_Toc21525274"/>
        <w:bookmarkStart w:id="10732" w:name="_Toc23142113"/>
        <w:bookmarkStart w:id="10733" w:name="_Toc23173359"/>
        <w:bookmarkStart w:id="10734" w:name="_Toc23189134"/>
        <w:bookmarkStart w:id="10735" w:name="_Toc23191512"/>
        <w:bookmarkStart w:id="10736" w:name="_Toc23244530"/>
        <w:bookmarkStart w:id="10737" w:name="_Toc23794060"/>
        <w:bookmarkStart w:id="10738" w:name="_Toc23794383"/>
        <w:bookmarkStart w:id="10739" w:name="_Toc23794706"/>
        <w:bookmarkStart w:id="10740" w:name="_Toc23795551"/>
        <w:bookmarkStart w:id="10741" w:name="_Toc23839928"/>
        <w:bookmarkStart w:id="10742" w:name="_Toc26200717"/>
        <w:bookmarkStart w:id="10743" w:name="_Toc26867814"/>
        <w:bookmarkEnd w:id="10730"/>
        <w:bookmarkEnd w:id="10731"/>
        <w:bookmarkEnd w:id="10732"/>
        <w:bookmarkEnd w:id="10733"/>
        <w:bookmarkEnd w:id="10734"/>
        <w:bookmarkEnd w:id="10735"/>
        <w:bookmarkEnd w:id="10736"/>
        <w:bookmarkEnd w:id="10737"/>
        <w:bookmarkEnd w:id="10738"/>
        <w:bookmarkEnd w:id="10739"/>
        <w:bookmarkEnd w:id="10740"/>
        <w:bookmarkEnd w:id="10741"/>
        <w:bookmarkEnd w:id="10742"/>
        <w:bookmarkEnd w:id="10743"/>
      </w:del>
    </w:p>
    <w:p w14:paraId="4BED57C0" w14:textId="02913D30" w:rsidR="00552CAE" w:rsidRPr="002646CB" w:rsidDel="002C63BA" w:rsidRDefault="00BF2D25" w:rsidP="00737668">
      <w:pPr>
        <w:pStyle w:val="af6"/>
        <w:numPr>
          <w:ilvl w:val="0"/>
          <w:numId w:val="19"/>
        </w:numPr>
        <w:ind w:leftChars="0"/>
        <w:rPr>
          <w:del w:id="10744" w:author="박 진상" w:date="2019-10-08T05:51:00Z"/>
          <w:rPrChange w:id="10745" w:author="ETRI-김종원" w:date="2019-12-10T10:44:00Z">
            <w:rPr>
              <w:del w:id="10746" w:author="박 진상" w:date="2019-10-08T05:51:00Z"/>
              <w:color w:val="000000" w:themeColor="text1"/>
            </w:rPr>
          </w:rPrChange>
        </w:rPr>
      </w:pPr>
      <w:del w:id="10747" w:author="박 진상" w:date="2019-10-08T05:51:00Z">
        <w:r w:rsidRPr="002646CB" w:rsidDel="002C63BA">
          <w:rPr>
            <w:rPrChange w:id="10748" w:author="ETRI-김종원" w:date="2019-12-10T10:44:00Z">
              <w:rPr>
                <w:color w:val="000000" w:themeColor="text1"/>
              </w:rPr>
            </w:rPrChange>
          </w:rPr>
          <w:delText xml:space="preserve">2 </w:delText>
        </w:r>
        <w:r w:rsidRPr="002646CB" w:rsidDel="002C63BA">
          <w:rPr>
            <w:rFonts w:hint="eastAsia"/>
            <w:rPrChange w:id="1074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2C63BA">
          <w:rPr>
            <w:rPrChange w:id="10750" w:author="ETRI-김종원" w:date="2019-12-10T10:44:00Z">
              <w:rPr>
                <w:color w:val="000000" w:themeColor="text1"/>
              </w:rPr>
            </w:rPrChange>
          </w:rPr>
          <w:delText xml:space="preserve"> : </w:delText>
        </w:r>
        <w:r w:rsidR="00D8216E" w:rsidRPr="002646CB" w:rsidDel="002C63BA">
          <w:rPr>
            <w:rPrChange w:id="10751" w:author="ETRI-김종원" w:date="2019-12-10T10:44:00Z">
              <w:rPr>
                <w:color w:val="000000" w:themeColor="text1"/>
              </w:rPr>
            </w:rPrChange>
          </w:rPr>
          <w:delText>EES</w:delText>
        </w:r>
        <w:r w:rsidR="00D8216E" w:rsidRPr="002646CB" w:rsidDel="002C63BA">
          <w:rPr>
            <w:rFonts w:hint="eastAsia"/>
            <w:rPrChange w:id="1075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시스템</w:delText>
        </w:r>
        <w:r w:rsidR="00552CAE" w:rsidRPr="002646CB" w:rsidDel="002C63BA">
          <w:rPr>
            <w:rPrChange w:id="10753" w:author="ETRI-김종원" w:date="2019-12-10T10:44:00Z">
              <w:rPr>
                <w:color w:val="000000" w:themeColor="text1"/>
              </w:rPr>
            </w:rPrChange>
          </w:rPr>
          <w:delText xml:space="preserve"> PCS </w:delText>
        </w:r>
        <w:r w:rsidR="00552CAE" w:rsidRPr="002646CB" w:rsidDel="002C63BA">
          <w:rPr>
            <w:rFonts w:hint="eastAsia"/>
            <w:rPrChange w:id="1075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정전력</w:delText>
        </w:r>
        <w:r w:rsidR="00552CAE" w:rsidRPr="002646CB" w:rsidDel="002C63BA">
          <w:rPr>
            <w:rPrChange w:id="10755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075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</w:delText>
        </w:r>
        <w:r w:rsidR="00552CAE" w:rsidRPr="002646CB" w:rsidDel="002C63BA">
          <w:rPr>
            <w:rPrChange w:id="10757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075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전환</w:delText>
        </w:r>
        <w:bookmarkStart w:id="10759" w:name="_Toc21408760"/>
        <w:bookmarkStart w:id="10760" w:name="_Toc21525275"/>
        <w:bookmarkStart w:id="10761" w:name="_Toc23142114"/>
        <w:bookmarkStart w:id="10762" w:name="_Toc23173360"/>
        <w:bookmarkStart w:id="10763" w:name="_Toc23189135"/>
        <w:bookmarkStart w:id="10764" w:name="_Toc23191513"/>
        <w:bookmarkStart w:id="10765" w:name="_Toc23244531"/>
        <w:bookmarkStart w:id="10766" w:name="_Toc23794061"/>
        <w:bookmarkStart w:id="10767" w:name="_Toc23794384"/>
        <w:bookmarkStart w:id="10768" w:name="_Toc23794707"/>
        <w:bookmarkStart w:id="10769" w:name="_Toc23795552"/>
        <w:bookmarkStart w:id="10770" w:name="_Toc23839929"/>
        <w:bookmarkStart w:id="10771" w:name="_Toc26200718"/>
        <w:bookmarkStart w:id="10772" w:name="_Toc26867815"/>
        <w:bookmarkEnd w:id="10759"/>
        <w:bookmarkEnd w:id="10760"/>
        <w:bookmarkEnd w:id="10761"/>
        <w:bookmarkEnd w:id="10762"/>
        <w:bookmarkEnd w:id="10763"/>
        <w:bookmarkEnd w:id="10764"/>
        <w:bookmarkEnd w:id="10765"/>
        <w:bookmarkEnd w:id="10766"/>
        <w:bookmarkEnd w:id="10767"/>
        <w:bookmarkEnd w:id="10768"/>
        <w:bookmarkEnd w:id="10769"/>
        <w:bookmarkEnd w:id="10770"/>
        <w:bookmarkEnd w:id="10771"/>
        <w:bookmarkEnd w:id="10772"/>
      </w:del>
    </w:p>
    <w:p w14:paraId="6B4C3976" w14:textId="44255604" w:rsidR="00552CAE" w:rsidRPr="002646CB" w:rsidDel="002C63BA" w:rsidRDefault="00BF2D25" w:rsidP="00737668">
      <w:pPr>
        <w:pStyle w:val="af6"/>
        <w:numPr>
          <w:ilvl w:val="0"/>
          <w:numId w:val="19"/>
        </w:numPr>
        <w:ind w:leftChars="0"/>
        <w:rPr>
          <w:del w:id="10773" w:author="박 진상" w:date="2019-10-08T05:51:00Z"/>
          <w:rPrChange w:id="10774" w:author="ETRI-김종원" w:date="2019-12-10T10:44:00Z">
            <w:rPr>
              <w:del w:id="10775" w:author="박 진상" w:date="2019-10-08T05:51:00Z"/>
              <w:color w:val="000000" w:themeColor="text1"/>
            </w:rPr>
          </w:rPrChange>
        </w:rPr>
      </w:pPr>
      <w:del w:id="10776" w:author="박 진상" w:date="2019-10-08T05:51:00Z">
        <w:r w:rsidRPr="002646CB" w:rsidDel="002C63BA">
          <w:rPr>
            <w:rPrChange w:id="10777" w:author="ETRI-김종원" w:date="2019-12-10T10:44:00Z">
              <w:rPr>
                <w:color w:val="000000" w:themeColor="text1"/>
              </w:rPr>
            </w:rPrChange>
          </w:rPr>
          <w:delText xml:space="preserve">3 </w:delText>
        </w:r>
        <w:r w:rsidRPr="002646CB" w:rsidDel="002C63BA">
          <w:rPr>
            <w:rFonts w:hint="eastAsia"/>
            <w:rPrChange w:id="1077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2C63BA">
          <w:rPr>
            <w:rPrChange w:id="10779" w:author="ETRI-김종원" w:date="2019-12-10T10:44:00Z">
              <w:rPr>
                <w:color w:val="000000" w:themeColor="text1"/>
              </w:rPr>
            </w:rPrChange>
          </w:rPr>
          <w:delText xml:space="preserve"> : </w:delText>
        </w:r>
        <w:r w:rsidR="00552CAE" w:rsidRPr="002646CB" w:rsidDel="002C63BA">
          <w:rPr>
            <w:rFonts w:hint="eastAsia"/>
            <w:rPrChange w:id="1078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전력</w:delText>
        </w:r>
        <w:r w:rsidR="00552CAE" w:rsidRPr="002646CB" w:rsidDel="002C63BA">
          <w:rPr>
            <w:rPrChange w:id="10781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078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차단</w:delText>
        </w:r>
        <w:r w:rsidR="00552CAE" w:rsidRPr="002646CB" w:rsidDel="002C63BA">
          <w:rPr>
            <w:rPrChange w:id="10783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078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스위치</w:delText>
        </w:r>
        <w:r w:rsidR="00552CAE" w:rsidRPr="002646CB" w:rsidDel="002C63BA">
          <w:rPr>
            <w:rPrChange w:id="10785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078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제어</w:delText>
        </w:r>
        <w:bookmarkStart w:id="10787" w:name="_Toc21408761"/>
        <w:bookmarkStart w:id="10788" w:name="_Toc21525276"/>
        <w:bookmarkStart w:id="10789" w:name="_Toc23142115"/>
        <w:bookmarkStart w:id="10790" w:name="_Toc23173361"/>
        <w:bookmarkStart w:id="10791" w:name="_Toc23189136"/>
        <w:bookmarkStart w:id="10792" w:name="_Toc23191514"/>
        <w:bookmarkStart w:id="10793" w:name="_Toc23244532"/>
        <w:bookmarkStart w:id="10794" w:name="_Toc23794062"/>
        <w:bookmarkStart w:id="10795" w:name="_Toc23794385"/>
        <w:bookmarkStart w:id="10796" w:name="_Toc23794708"/>
        <w:bookmarkStart w:id="10797" w:name="_Toc23795553"/>
        <w:bookmarkStart w:id="10798" w:name="_Toc23839930"/>
        <w:bookmarkStart w:id="10799" w:name="_Toc26200719"/>
        <w:bookmarkStart w:id="10800" w:name="_Toc26867816"/>
        <w:bookmarkEnd w:id="10787"/>
        <w:bookmarkEnd w:id="10788"/>
        <w:bookmarkEnd w:id="10789"/>
        <w:bookmarkEnd w:id="10790"/>
        <w:bookmarkEnd w:id="10791"/>
        <w:bookmarkEnd w:id="10792"/>
        <w:bookmarkEnd w:id="10793"/>
        <w:bookmarkEnd w:id="10794"/>
        <w:bookmarkEnd w:id="10795"/>
        <w:bookmarkEnd w:id="10796"/>
        <w:bookmarkEnd w:id="10797"/>
        <w:bookmarkEnd w:id="10798"/>
        <w:bookmarkEnd w:id="10799"/>
        <w:bookmarkEnd w:id="10800"/>
      </w:del>
    </w:p>
    <w:p w14:paraId="66456677" w14:textId="050CD86C" w:rsidR="00552CAE" w:rsidRPr="002646CB" w:rsidDel="002C63BA" w:rsidRDefault="00BF2D25" w:rsidP="00737668">
      <w:pPr>
        <w:pStyle w:val="af6"/>
        <w:numPr>
          <w:ilvl w:val="0"/>
          <w:numId w:val="19"/>
        </w:numPr>
        <w:ind w:leftChars="0"/>
        <w:rPr>
          <w:del w:id="10801" w:author="박 진상" w:date="2019-10-08T05:51:00Z"/>
          <w:rPrChange w:id="10802" w:author="ETRI-김종원" w:date="2019-12-10T10:44:00Z">
            <w:rPr>
              <w:del w:id="10803" w:author="박 진상" w:date="2019-10-08T05:51:00Z"/>
              <w:color w:val="000000" w:themeColor="text1"/>
            </w:rPr>
          </w:rPrChange>
        </w:rPr>
      </w:pPr>
      <w:del w:id="10804" w:author="박 진상" w:date="2019-10-08T05:51:00Z">
        <w:r w:rsidRPr="002646CB" w:rsidDel="002C63BA">
          <w:rPr>
            <w:rPrChange w:id="10805" w:author="ETRI-김종원" w:date="2019-12-10T10:44:00Z">
              <w:rPr>
                <w:color w:val="000000" w:themeColor="text1"/>
              </w:rPr>
            </w:rPrChange>
          </w:rPr>
          <w:delText xml:space="preserve">4 </w:delText>
        </w:r>
        <w:r w:rsidRPr="002646CB" w:rsidDel="002C63BA">
          <w:rPr>
            <w:rFonts w:hint="eastAsia"/>
            <w:rPrChange w:id="1080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2C63BA">
          <w:rPr>
            <w:rPrChange w:id="10807" w:author="ETRI-김종원" w:date="2019-12-10T10:44:00Z">
              <w:rPr>
                <w:color w:val="000000" w:themeColor="text1"/>
              </w:rPr>
            </w:rPrChange>
          </w:rPr>
          <w:delText xml:space="preserve"> : </w:delText>
        </w:r>
        <w:r w:rsidR="00D8216E" w:rsidRPr="002646CB" w:rsidDel="002C63BA">
          <w:rPr>
            <w:rPrChange w:id="10808" w:author="ETRI-김종원" w:date="2019-12-10T10:44:00Z">
              <w:rPr>
                <w:color w:val="000000" w:themeColor="text1"/>
              </w:rPr>
            </w:rPrChange>
          </w:rPr>
          <w:delText>EES</w:delText>
        </w:r>
        <w:r w:rsidR="00D8216E" w:rsidRPr="002646CB" w:rsidDel="002C63BA">
          <w:rPr>
            <w:rFonts w:hint="eastAsia"/>
            <w:rPrChange w:id="1080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시스템</w:delText>
        </w:r>
        <w:r w:rsidR="00552CAE" w:rsidRPr="002646CB" w:rsidDel="002C63BA">
          <w:rPr>
            <w:rPrChange w:id="10810" w:author="ETRI-김종원" w:date="2019-12-10T10:44:00Z">
              <w:rPr>
                <w:color w:val="000000" w:themeColor="text1"/>
              </w:rPr>
            </w:rPrChange>
          </w:rPr>
          <w:delText xml:space="preserve"> PCS</w:delText>
        </w:r>
        <w:r w:rsidR="00552CAE" w:rsidRPr="002646CB" w:rsidDel="002C63BA">
          <w:rPr>
            <w:rFonts w:hint="eastAsia"/>
            <w:rPrChange w:id="1081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</w:delText>
        </w:r>
        <w:r w:rsidR="00552CAE" w:rsidRPr="002646CB" w:rsidDel="002C63BA">
          <w:rPr>
            <w:rPrChange w:id="10812" w:author="ETRI-김종원" w:date="2019-12-10T10:44:00Z">
              <w:rPr>
                <w:color w:val="000000" w:themeColor="text1"/>
              </w:rPr>
            </w:rPrChange>
          </w:rPr>
          <w:delText xml:space="preserve"> CVCF </w:delText>
        </w:r>
        <w:r w:rsidR="00552CAE" w:rsidRPr="002646CB" w:rsidDel="002C63BA">
          <w:rPr>
            <w:rFonts w:hint="eastAsia"/>
            <w:rPrChange w:id="1081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</w:delText>
        </w:r>
        <w:r w:rsidR="00552CAE" w:rsidRPr="002646CB" w:rsidDel="002C63BA">
          <w:rPr>
            <w:rPrChange w:id="10814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081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동작</w:delText>
        </w:r>
        <w:bookmarkStart w:id="10816" w:name="_Toc21408762"/>
        <w:bookmarkStart w:id="10817" w:name="_Toc21525277"/>
        <w:bookmarkStart w:id="10818" w:name="_Toc23142116"/>
        <w:bookmarkStart w:id="10819" w:name="_Toc23173362"/>
        <w:bookmarkStart w:id="10820" w:name="_Toc23189137"/>
        <w:bookmarkStart w:id="10821" w:name="_Toc23191515"/>
        <w:bookmarkStart w:id="10822" w:name="_Toc23244533"/>
        <w:bookmarkStart w:id="10823" w:name="_Toc23794063"/>
        <w:bookmarkStart w:id="10824" w:name="_Toc23794386"/>
        <w:bookmarkStart w:id="10825" w:name="_Toc23794709"/>
        <w:bookmarkStart w:id="10826" w:name="_Toc23795554"/>
        <w:bookmarkStart w:id="10827" w:name="_Toc23839931"/>
        <w:bookmarkStart w:id="10828" w:name="_Toc26200720"/>
        <w:bookmarkStart w:id="10829" w:name="_Toc26867817"/>
        <w:bookmarkEnd w:id="10816"/>
        <w:bookmarkEnd w:id="10817"/>
        <w:bookmarkEnd w:id="10818"/>
        <w:bookmarkEnd w:id="10819"/>
        <w:bookmarkEnd w:id="10820"/>
        <w:bookmarkEnd w:id="10821"/>
        <w:bookmarkEnd w:id="10822"/>
        <w:bookmarkEnd w:id="10823"/>
        <w:bookmarkEnd w:id="10824"/>
        <w:bookmarkEnd w:id="10825"/>
        <w:bookmarkEnd w:id="10826"/>
        <w:bookmarkEnd w:id="10827"/>
        <w:bookmarkEnd w:id="10828"/>
        <w:bookmarkEnd w:id="10829"/>
      </w:del>
    </w:p>
    <w:p w14:paraId="0F78D427" w14:textId="2EF159F6" w:rsidR="00552CAE" w:rsidRPr="002646CB" w:rsidDel="002C63BA" w:rsidRDefault="00BF2D25" w:rsidP="00737668">
      <w:pPr>
        <w:pStyle w:val="af6"/>
        <w:numPr>
          <w:ilvl w:val="0"/>
          <w:numId w:val="19"/>
        </w:numPr>
        <w:ind w:leftChars="0"/>
        <w:rPr>
          <w:del w:id="10830" w:author="박 진상" w:date="2019-10-08T05:51:00Z"/>
          <w:rPrChange w:id="10831" w:author="ETRI-김종원" w:date="2019-12-10T10:44:00Z">
            <w:rPr>
              <w:del w:id="10832" w:author="박 진상" w:date="2019-10-08T05:51:00Z"/>
              <w:color w:val="000000" w:themeColor="text1"/>
            </w:rPr>
          </w:rPrChange>
        </w:rPr>
      </w:pPr>
      <w:del w:id="10833" w:author="박 진상" w:date="2019-10-08T05:51:00Z">
        <w:r w:rsidRPr="002646CB" w:rsidDel="002C63BA">
          <w:rPr>
            <w:rPrChange w:id="10834" w:author="ETRI-김종원" w:date="2019-12-10T10:44:00Z">
              <w:rPr>
                <w:color w:val="000000" w:themeColor="text1"/>
              </w:rPr>
            </w:rPrChange>
          </w:rPr>
          <w:delText xml:space="preserve">5 </w:delText>
        </w:r>
        <w:r w:rsidRPr="002646CB" w:rsidDel="002C63BA">
          <w:rPr>
            <w:rFonts w:hint="eastAsia"/>
            <w:rPrChange w:id="1083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2C63BA">
          <w:rPr>
            <w:rPrChange w:id="10836" w:author="ETRI-김종원" w:date="2019-12-10T10:44:00Z">
              <w:rPr>
                <w:color w:val="000000" w:themeColor="text1"/>
              </w:rPr>
            </w:rPrChange>
          </w:rPr>
          <w:delText xml:space="preserve"> : </w:delText>
        </w:r>
        <w:r w:rsidR="00552CAE" w:rsidRPr="002646CB" w:rsidDel="002C63BA">
          <w:rPr>
            <w:rPrChange w:id="10837" w:author="ETRI-김종원" w:date="2019-12-10T10:44:00Z">
              <w:rPr>
                <w:color w:val="000000" w:themeColor="text1"/>
              </w:rPr>
            </w:rPrChange>
          </w:rPr>
          <w:delText xml:space="preserve">PCS </w:delText>
        </w:r>
        <w:r w:rsidR="00552CAE" w:rsidRPr="002646CB" w:rsidDel="002C63BA">
          <w:rPr>
            <w:rFonts w:hint="eastAsia"/>
            <w:rPrChange w:id="1083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정전압</w:delText>
        </w:r>
        <w:r w:rsidR="00552CAE" w:rsidRPr="002646CB" w:rsidDel="002C63BA">
          <w:rPr>
            <w:rPrChange w:id="10839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084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</w:delText>
        </w:r>
        <w:r w:rsidR="00552CAE" w:rsidRPr="002646CB" w:rsidDel="002C63BA">
          <w:rPr>
            <w:rPrChange w:id="10841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084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전환</w:delText>
        </w:r>
        <w:bookmarkStart w:id="10843" w:name="_Toc21408763"/>
        <w:bookmarkStart w:id="10844" w:name="_Toc21525278"/>
        <w:bookmarkStart w:id="10845" w:name="_Toc23142117"/>
        <w:bookmarkStart w:id="10846" w:name="_Toc23173363"/>
        <w:bookmarkStart w:id="10847" w:name="_Toc23189138"/>
        <w:bookmarkStart w:id="10848" w:name="_Toc23191516"/>
        <w:bookmarkStart w:id="10849" w:name="_Toc23244534"/>
        <w:bookmarkStart w:id="10850" w:name="_Toc23794064"/>
        <w:bookmarkStart w:id="10851" w:name="_Toc23794387"/>
        <w:bookmarkStart w:id="10852" w:name="_Toc23794710"/>
        <w:bookmarkStart w:id="10853" w:name="_Toc23795555"/>
        <w:bookmarkStart w:id="10854" w:name="_Toc23839932"/>
        <w:bookmarkStart w:id="10855" w:name="_Toc26200721"/>
        <w:bookmarkStart w:id="10856" w:name="_Toc26867818"/>
        <w:bookmarkEnd w:id="10843"/>
        <w:bookmarkEnd w:id="10844"/>
        <w:bookmarkEnd w:id="10845"/>
        <w:bookmarkEnd w:id="10846"/>
        <w:bookmarkEnd w:id="10847"/>
        <w:bookmarkEnd w:id="10848"/>
        <w:bookmarkEnd w:id="10849"/>
        <w:bookmarkEnd w:id="10850"/>
        <w:bookmarkEnd w:id="10851"/>
        <w:bookmarkEnd w:id="10852"/>
        <w:bookmarkEnd w:id="10853"/>
        <w:bookmarkEnd w:id="10854"/>
        <w:bookmarkEnd w:id="10855"/>
        <w:bookmarkEnd w:id="10856"/>
      </w:del>
    </w:p>
    <w:p w14:paraId="296F8561" w14:textId="55E5A234" w:rsidR="00552CAE" w:rsidRPr="002646CB" w:rsidDel="002C63BA" w:rsidRDefault="00BF2D25" w:rsidP="00737668">
      <w:pPr>
        <w:pStyle w:val="af6"/>
        <w:numPr>
          <w:ilvl w:val="0"/>
          <w:numId w:val="19"/>
        </w:numPr>
        <w:ind w:leftChars="0"/>
        <w:rPr>
          <w:del w:id="10857" w:author="박 진상" w:date="2019-10-08T05:51:00Z"/>
          <w:rPrChange w:id="10858" w:author="ETRI-김종원" w:date="2019-12-10T10:44:00Z">
            <w:rPr>
              <w:del w:id="10859" w:author="박 진상" w:date="2019-10-08T05:51:00Z"/>
              <w:color w:val="000000" w:themeColor="text1"/>
            </w:rPr>
          </w:rPrChange>
        </w:rPr>
      </w:pPr>
      <w:del w:id="10860" w:author="박 진상" w:date="2019-10-08T05:51:00Z">
        <w:r w:rsidRPr="002646CB" w:rsidDel="002C63BA">
          <w:rPr>
            <w:rPrChange w:id="10861" w:author="ETRI-김종원" w:date="2019-12-10T10:44:00Z">
              <w:rPr>
                <w:color w:val="000000" w:themeColor="text1"/>
              </w:rPr>
            </w:rPrChange>
          </w:rPr>
          <w:delText xml:space="preserve">6 </w:delText>
        </w:r>
        <w:r w:rsidRPr="002646CB" w:rsidDel="002C63BA">
          <w:rPr>
            <w:rFonts w:hint="eastAsia"/>
            <w:rPrChange w:id="1086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2C63BA">
          <w:rPr>
            <w:rPrChange w:id="10863" w:author="ETRI-김종원" w:date="2019-12-10T10:44:00Z">
              <w:rPr>
                <w:color w:val="000000" w:themeColor="text1"/>
              </w:rPr>
            </w:rPrChange>
          </w:rPr>
          <w:delText xml:space="preserve"> : </w:delText>
        </w:r>
        <w:r w:rsidR="00C567B8" w:rsidRPr="002646CB" w:rsidDel="002C63BA">
          <w:rPr>
            <w:rPrChange w:id="10864" w:author="ETRI-김종원" w:date="2019-12-10T10:44:00Z">
              <w:rPr>
                <w:color w:val="000000" w:themeColor="text1"/>
              </w:rPr>
            </w:rPrChange>
          </w:rPr>
          <w:delText>CHP</w:delText>
        </w:r>
        <w:r w:rsidR="00552CAE" w:rsidRPr="002646CB" w:rsidDel="002C63BA">
          <w:rPr>
            <w:rPrChange w:id="10865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086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bookmarkStart w:id="10867" w:name="_Toc21408764"/>
        <w:bookmarkStart w:id="10868" w:name="_Toc21525279"/>
        <w:bookmarkStart w:id="10869" w:name="_Toc23142118"/>
        <w:bookmarkStart w:id="10870" w:name="_Toc23173364"/>
        <w:bookmarkStart w:id="10871" w:name="_Toc23189139"/>
        <w:bookmarkStart w:id="10872" w:name="_Toc23191517"/>
        <w:bookmarkStart w:id="10873" w:name="_Toc23244535"/>
        <w:bookmarkStart w:id="10874" w:name="_Toc23794065"/>
        <w:bookmarkStart w:id="10875" w:name="_Toc23794388"/>
        <w:bookmarkStart w:id="10876" w:name="_Toc23794711"/>
        <w:bookmarkStart w:id="10877" w:name="_Toc23795556"/>
        <w:bookmarkStart w:id="10878" w:name="_Toc23839933"/>
        <w:bookmarkStart w:id="10879" w:name="_Toc26200722"/>
        <w:bookmarkStart w:id="10880" w:name="_Toc26867819"/>
        <w:bookmarkEnd w:id="10867"/>
        <w:bookmarkEnd w:id="10868"/>
        <w:bookmarkEnd w:id="10869"/>
        <w:bookmarkEnd w:id="10870"/>
        <w:bookmarkEnd w:id="10871"/>
        <w:bookmarkEnd w:id="10872"/>
        <w:bookmarkEnd w:id="10873"/>
        <w:bookmarkEnd w:id="10874"/>
        <w:bookmarkEnd w:id="10875"/>
        <w:bookmarkEnd w:id="10876"/>
        <w:bookmarkEnd w:id="10877"/>
        <w:bookmarkEnd w:id="10878"/>
        <w:bookmarkEnd w:id="10879"/>
        <w:bookmarkEnd w:id="10880"/>
      </w:del>
    </w:p>
    <w:p w14:paraId="365CB055" w14:textId="6FFC91A3" w:rsidR="00552CAE" w:rsidRPr="002646CB" w:rsidDel="002C63BA" w:rsidRDefault="00BF2D25" w:rsidP="00737668">
      <w:pPr>
        <w:pStyle w:val="af6"/>
        <w:numPr>
          <w:ilvl w:val="0"/>
          <w:numId w:val="19"/>
        </w:numPr>
        <w:ind w:leftChars="0"/>
        <w:rPr>
          <w:del w:id="10881" w:author="박 진상" w:date="2019-10-08T05:51:00Z"/>
          <w:rPrChange w:id="10882" w:author="ETRI-김종원" w:date="2019-12-10T10:44:00Z">
            <w:rPr>
              <w:del w:id="10883" w:author="박 진상" w:date="2019-10-08T05:51:00Z"/>
              <w:color w:val="000000" w:themeColor="text1"/>
            </w:rPr>
          </w:rPrChange>
        </w:rPr>
      </w:pPr>
      <w:del w:id="10884" w:author="박 진상" w:date="2019-10-08T05:51:00Z">
        <w:r w:rsidRPr="002646CB" w:rsidDel="002C63BA">
          <w:rPr>
            <w:rPrChange w:id="10885" w:author="ETRI-김종원" w:date="2019-12-10T10:44:00Z">
              <w:rPr>
                <w:color w:val="000000" w:themeColor="text1"/>
              </w:rPr>
            </w:rPrChange>
          </w:rPr>
          <w:delText xml:space="preserve">7 </w:delText>
        </w:r>
        <w:r w:rsidRPr="002646CB" w:rsidDel="002C63BA">
          <w:rPr>
            <w:rFonts w:hint="eastAsia"/>
            <w:rPrChange w:id="1088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2C63BA">
          <w:rPr>
            <w:rPrChange w:id="10887" w:author="ETRI-김종원" w:date="2019-12-10T10:44:00Z">
              <w:rPr>
                <w:color w:val="000000" w:themeColor="text1"/>
              </w:rPr>
            </w:rPrChange>
          </w:rPr>
          <w:delText xml:space="preserve"> : </w:delText>
        </w:r>
        <w:r w:rsidR="00552CAE" w:rsidRPr="002646CB" w:rsidDel="002C63BA">
          <w:rPr>
            <w:rFonts w:hint="eastAsia"/>
            <w:rPrChange w:id="1088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부하를</w:delText>
        </w:r>
        <w:r w:rsidR="00552CAE" w:rsidRPr="002646CB" w:rsidDel="002C63BA">
          <w:rPr>
            <w:rPrChange w:id="10889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089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고려하며</w:delText>
        </w:r>
        <w:r w:rsidR="0031794A" w:rsidRPr="002646CB" w:rsidDel="002C63BA">
          <w:rPr>
            <w:rPrChange w:id="10891" w:author="ETRI-김종원" w:date="2019-12-10T10:44:00Z">
              <w:rPr>
                <w:color w:val="000000" w:themeColor="text1"/>
              </w:rPr>
            </w:rPrChange>
          </w:rPr>
          <w:delText xml:space="preserve"> EES</w:delText>
        </w:r>
        <w:r w:rsidR="0031794A" w:rsidRPr="002646CB" w:rsidDel="002C63BA">
          <w:rPr>
            <w:rFonts w:hint="eastAsia"/>
            <w:rPrChange w:id="1089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시스템</w:delText>
        </w:r>
        <w:r w:rsidR="00EE0865" w:rsidRPr="002646CB" w:rsidDel="002C63BA">
          <w:rPr>
            <w:rFonts w:hint="eastAsia"/>
            <w:rPrChange w:id="1089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과</w:delText>
        </w:r>
        <w:r w:rsidR="00552CAE" w:rsidRPr="002646CB" w:rsidDel="002C63BA">
          <w:rPr>
            <w:rPrChange w:id="10894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C567B8" w:rsidRPr="002646CB" w:rsidDel="002C63BA">
          <w:rPr>
            <w:rPrChange w:id="10895" w:author="ETRI-김종원" w:date="2019-12-10T10:44:00Z">
              <w:rPr>
                <w:color w:val="000000" w:themeColor="text1"/>
              </w:rPr>
            </w:rPrChange>
          </w:rPr>
          <w:delText>CHP</w:delText>
        </w:r>
        <w:r w:rsidR="00552CAE" w:rsidRPr="002646CB" w:rsidDel="002C63BA">
          <w:rPr>
            <w:rPrChange w:id="10896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089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연동</w:delText>
        </w:r>
        <w:r w:rsidR="00552CAE" w:rsidRPr="002646CB" w:rsidDel="002C63BA">
          <w:rPr>
            <w:rPrChange w:id="10898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089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552CAE" w:rsidRPr="002646CB" w:rsidDel="002C63BA">
          <w:rPr>
            <w:rPrChange w:id="10900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090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제어</w:delText>
        </w:r>
        <w:bookmarkStart w:id="10902" w:name="_Toc21408765"/>
        <w:bookmarkStart w:id="10903" w:name="_Toc21525280"/>
        <w:bookmarkStart w:id="10904" w:name="_Toc23142119"/>
        <w:bookmarkStart w:id="10905" w:name="_Toc23173365"/>
        <w:bookmarkStart w:id="10906" w:name="_Toc23189140"/>
        <w:bookmarkStart w:id="10907" w:name="_Toc23191518"/>
        <w:bookmarkStart w:id="10908" w:name="_Toc23244536"/>
        <w:bookmarkStart w:id="10909" w:name="_Toc23794066"/>
        <w:bookmarkStart w:id="10910" w:name="_Toc23794389"/>
        <w:bookmarkStart w:id="10911" w:name="_Toc23794712"/>
        <w:bookmarkStart w:id="10912" w:name="_Toc23795557"/>
        <w:bookmarkStart w:id="10913" w:name="_Toc23839934"/>
        <w:bookmarkStart w:id="10914" w:name="_Toc26200723"/>
        <w:bookmarkStart w:id="10915" w:name="_Toc26867820"/>
        <w:bookmarkEnd w:id="10902"/>
        <w:bookmarkEnd w:id="10903"/>
        <w:bookmarkEnd w:id="10904"/>
        <w:bookmarkEnd w:id="10905"/>
        <w:bookmarkEnd w:id="10906"/>
        <w:bookmarkEnd w:id="10907"/>
        <w:bookmarkEnd w:id="10908"/>
        <w:bookmarkEnd w:id="10909"/>
        <w:bookmarkEnd w:id="10910"/>
        <w:bookmarkEnd w:id="10911"/>
        <w:bookmarkEnd w:id="10912"/>
        <w:bookmarkEnd w:id="10913"/>
        <w:bookmarkEnd w:id="10914"/>
        <w:bookmarkEnd w:id="10915"/>
      </w:del>
    </w:p>
    <w:p w14:paraId="1CE57B68" w14:textId="476C0A28" w:rsidR="00552CAE" w:rsidRPr="002646CB" w:rsidDel="002C63BA" w:rsidRDefault="00552CAE" w:rsidP="00552CAE">
      <w:pPr>
        <w:rPr>
          <w:del w:id="10916" w:author="박 진상" w:date="2019-10-08T05:51:00Z"/>
          <w:rPrChange w:id="10917" w:author="ETRI-김종원" w:date="2019-12-10T10:44:00Z">
            <w:rPr>
              <w:del w:id="10918" w:author="박 진상" w:date="2019-10-08T05:51:00Z"/>
              <w:color w:val="000000" w:themeColor="text1"/>
            </w:rPr>
          </w:rPrChange>
        </w:rPr>
      </w:pPr>
      <w:bookmarkStart w:id="10919" w:name="_Toc21408766"/>
      <w:bookmarkStart w:id="10920" w:name="_Toc21525281"/>
      <w:bookmarkStart w:id="10921" w:name="_Toc23142120"/>
      <w:bookmarkStart w:id="10922" w:name="_Toc23173366"/>
      <w:bookmarkStart w:id="10923" w:name="_Toc23189141"/>
      <w:bookmarkStart w:id="10924" w:name="_Toc23191519"/>
      <w:bookmarkStart w:id="10925" w:name="_Toc23244537"/>
      <w:bookmarkStart w:id="10926" w:name="_Toc23794067"/>
      <w:bookmarkStart w:id="10927" w:name="_Toc23794390"/>
      <w:bookmarkStart w:id="10928" w:name="_Toc23794713"/>
      <w:bookmarkStart w:id="10929" w:name="_Toc23795558"/>
      <w:bookmarkStart w:id="10930" w:name="_Toc23839935"/>
      <w:bookmarkStart w:id="10931" w:name="_Toc26200724"/>
      <w:bookmarkStart w:id="10932" w:name="_Toc26867821"/>
      <w:bookmarkEnd w:id="10919"/>
      <w:bookmarkEnd w:id="10920"/>
      <w:bookmarkEnd w:id="10921"/>
      <w:bookmarkEnd w:id="10922"/>
      <w:bookmarkEnd w:id="10923"/>
      <w:bookmarkEnd w:id="10924"/>
      <w:bookmarkEnd w:id="10925"/>
      <w:bookmarkEnd w:id="10926"/>
      <w:bookmarkEnd w:id="10927"/>
      <w:bookmarkEnd w:id="10928"/>
      <w:bookmarkEnd w:id="10929"/>
      <w:bookmarkEnd w:id="10930"/>
      <w:bookmarkEnd w:id="10931"/>
      <w:bookmarkEnd w:id="10932"/>
    </w:p>
    <w:p w14:paraId="2ABC060C" w14:textId="7AB3FAEA" w:rsidR="00552CAE" w:rsidRPr="002646CB" w:rsidDel="002C63BA" w:rsidRDefault="00E742FA" w:rsidP="00552CAE">
      <w:pPr>
        <w:rPr>
          <w:del w:id="10933" w:author="박 진상" w:date="2019-10-08T05:51:00Z"/>
          <w:rPrChange w:id="10934" w:author="ETRI-김종원" w:date="2019-12-10T10:44:00Z">
            <w:rPr>
              <w:del w:id="10935" w:author="박 진상" w:date="2019-10-08T05:51:00Z"/>
              <w:color w:val="000000" w:themeColor="text1"/>
            </w:rPr>
          </w:rPrChange>
        </w:rPr>
      </w:pPr>
      <w:del w:id="10936" w:author="박 진상" w:date="2019-10-08T05:51:00Z">
        <w:r w:rsidRPr="002646CB" w:rsidDel="002C63BA">
          <w:delText>CES-MG</w:delText>
        </w:r>
        <w:r w:rsidR="00255132" w:rsidRPr="002646CB" w:rsidDel="002C63BA">
          <w:rPr>
            <w:rFonts w:hint="eastAsia"/>
          </w:rPr>
          <w:delText>가</w:delText>
        </w:r>
        <w:r w:rsidR="00552CAE" w:rsidRPr="002646CB" w:rsidDel="002C63BA">
          <w:rPr>
            <w:rPrChange w:id="10937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1C3C69" w:rsidRPr="002646CB" w:rsidDel="002C63BA">
          <w:rPr>
            <w:rFonts w:hint="eastAsia"/>
            <w:rPrChange w:id="1093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독립</w:delText>
        </w:r>
        <w:r w:rsidR="00552CAE" w:rsidRPr="002646CB" w:rsidDel="002C63BA">
          <w:rPr>
            <w:rFonts w:hint="eastAsia"/>
            <w:rPrChange w:id="1093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B547D7" w:rsidRPr="002646CB" w:rsidDel="002C63BA">
          <w:rPr>
            <w:rPrChange w:id="10940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094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모드에서</w:delText>
        </w:r>
        <w:r w:rsidR="00552CAE" w:rsidRPr="002646CB" w:rsidDel="002C63BA">
          <w:rPr>
            <w:rPrChange w:id="10942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094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계통</w:delText>
        </w:r>
        <w:r w:rsidR="00AD77AA" w:rsidRPr="002646CB" w:rsidDel="002C63BA">
          <w:rPr>
            <w:rPrChange w:id="10944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094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연계운전</w:delText>
        </w:r>
        <w:r w:rsidR="00B547D7" w:rsidRPr="002646CB" w:rsidDel="002C63BA">
          <w:rPr>
            <w:rPrChange w:id="10946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094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모드로의</w:delText>
        </w:r>
        <w:r w:rsidR="00552CAE" w:rsidRPr="002646CB" w:rsidDel="002C63BA">
          <w:rPr>
            <w:rPrChange w:id="10948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094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전환</w:delText>
        </w:r>
        <w:r w:rsidR="00552CAE" w:rsidRPr="002646CB" w:rsidDel="002C63BA">
          <w:rPr>
            <w:rPrChange w:id="10950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095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</w:delText>
        </w:r>
        <w:r w:rsidR="00552CAE" w:rsidRPr="002646CB" w:rsidDel="002C63BA">
          <w:rPr>
            <w:rPrChange w:id="10952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095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다음</w:delText>
        </w:r>
        <w:r w:rsidR="00552CAE" w:rsidRPr="002646CB" w:rsidDel="002C63BA">
          <w:rPr>
            <w:rPrChange w:id="10954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095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절차에</w:delText>
        </w:r>
        <w:r w:rsidR="00552CAE" w:rsidRPr="002646CB" w:rsidDel="002C63BA">
          <w:rPr>
            <w:rPrChange w:id="10956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095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따라</w:delText>
        </w:r>
        <w:r w:rsidR="00552CAE" w:rsidRPr="002646CB" w:rsidDel="002C63BA">
          <w:rPr>
            <w:rPrChange w:id="10958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095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제어</w:delText>
        </w:r>
        <w:r w:rsidRPr="002646CB" w:rsidDel="002C63BA">
          <w:rPr>
            <w:rFonts w:hint="eastAsia"/>
            <w:rPrChange w:id="1096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해야</w:delText>
        </w:r>
        <w:r w:rsidRPr="002646CB" w:rsidDel="002C63BA">
          <w:rPr>
            <w:rPrChange w:id="10961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Pr="002646CB" w:rsidDel="002C63BA">
          <w:rPr>
            <w:rFonts w:hint="eastAsia"/>
            <w:rPrChange w:id="1096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한다</w:delText>
        </w:r>
        <w:r w:rsidRPr="002646CB" w:rsidDel="002C63BA">
          <w:rPr>
            <w:rPrChange w:id="10963" w:author="ETRI-김종원" w:date="2019-12-10T10:44:00Z">
              <w:rPr>
                <w:color w:val="000000" w:themeColor="text1"/>
              </w:rPr>
            </w:rPrChange>
          </w:rPr>
          <w:delText>.</w:delText>
        </w:r>
        <w:bookmarkStart w:id="10964" w:name="_Toc21408767"/>
        <w:bookmarkStart w:id="10965" w:name="_Toc21525282"/>
        <w:bookmarkStart w:id="10966" w:name="_Toc23142121"/>
        <w:bookmarkStart w:id="10967" w:name="_Toc23173367"/>
        <w:bookmarkStart w:id="10968" w:name="_Toc23189142"/>
        <w:bookmarkStart w:id="10969" w:name="_Toc23191520"/>
        <w:bookmarkStart w:id="10970" w:name="_Toc23244538"/>
        <w:bookmarkStart w:id="10971" w:name="_Toc23794068"/>
        <w:bookmarkStart w:id="10972" w:name="_Toc23794391"/>
        <w:bookmarkStart w:id="10973" w:name="_Toc23794714"/>
        <w:bookmarkStart w:id="10974" w:name="_Toc23795559"/>
        <w:bookmarkStart w:id="10975" w:name="_Toc23839936"/>
        <w:bookmarkStart w:id="10976" w:name="_Toc26200725"/>
        <w:bookmarkStart w:id="10977" w:name="_Toc26867822"/>
        <w:bookmarkEnd w:id="10964"/>
        <w:bookmarkEnd w:id="10965"/>
        <w:bookmarkEnd w:id="10966"/>
        <w:bookmarkEnd w:id="10967"/>
        <w:bookmarkEnd w:id="10968"/>
        <w:bookmarkEnd w:id="10969"/>
        <w:bookmarkEnd w:id="10970"/>
        <w:bookmarkEnd w:id="10971"/>
        <w:bookmarkEnd w:id="10972"/>
        <w:bookmarkEnd w:id="10973"/>
        <w:bookmarkEnd w:id="10974"/>
        <w:bookmarkEnd w:id="10975"/>
        <w:bookmarkEnd w:id="10976"/>
        <w:bookmarkEnd w:id="10977"/>
      </w:del>
    </w:p>
    <w:p w14:paraId="0A40B5DB" w14:textId="65ADCB15" w:rsidR="00552CAE" w:rsidRPr="002646CB" w:rsidDel="002C63BA" w:rsidRDefault="00552CAE" w:rsidP="00552CAE">
      <w:pPr>
        <w:ind w:left="200" w:hangingChars="100" w:hanging="200"/>
        <w:rPr>
          <w:del w:id="10978" w:author="박 진상" w:date="2019-10-08T05:51:00Z"/>
          <w:rPrChange w:id="10979" w:author="ETRI-김종원" w:date="2019-12-10T10:44:00Z">
            <w:rPr>
              <w:del w:id="10980" w:author="박 진상" w:date="2019-10-08T05:51:00Z"/>
              <w:color w:val="000000" w:themeColor="text1"/>
            </w:rPr>
          </w:rPrChange>
        </w:rPr>
      </w:pPr>
      <w:bookmarkStart w:id="10981" w:name="_Toc21408768"/>
      <w:bookmarkStart w:id="10982" w:name="_Toc21525283"/>
      <w:bookmarkStart w:id="10983" w:name="_Toc23142122"/>
      <w:bookmarkStart w:id="10984" w:name="_Toc23173368"/>
      <w:bookmarkStart w:id="10985" w:name="_Toc23189143"/>
      <w:bookmarkStart w:id="10986" w:name="_Toc23191521"/>
      <w:bookmarkStart w:id="10987" w:name="_Toc23244539"/>
      <w:bookmarkStart w:id="10988" w:name="_Toc23794069"/>
      <w:bookmarkStart w:id="10989" w:name="_Toc23794392"/>
      <w:bookmarkStart w:id="10990" w:name="_Toc23794715"/>
      <w:bookmarkStart w:id="10991" w:name="_Toc23795560"/>
      <w:bookmarkStart w:id="10992" w:name="_Toc23839937"/>
      <w:bookmarkStart w:id="10993" w:name="_Toc26200726"/>
      <w:bookmarkStart w:id="10994" w:name="_Toc26867823"/>
      <w:bookmarkEnd w:id="10981"/>
      <w:bookmarkEnd w:id="10982"/>
      <w:bookmarkEnd w:id="10983"/>
      <w:bookmarkEnd w:id="10984"/>
      <w:bookmarkEnd w:id="10985"/>
      <w:bookmarkEnd w:id="10986"/>
      <w:bookmarkEnd w:id="10987"/>
      <w:bookmarkEnd w:id="10988"/>
      <w:bookmarkEnd w:id="10989"/>
      <w:bookmarkEnd w:id="10990"/>
      <w:bookmarkEnd w:id="10991"/>
      <w:bookmarkEnd w:id="10992"/>
      <w:bookmarkEnd w:id="10993"/>
      <w:bookmarkEnd w:id="10994"/>
    </w:p>
    <w:p w14:paraId="6F8D4E93" w14:textId="227DACD9" w:rsidR="00552CAE" w:rsidRPr="002646CB" w:rsidDel="002C63BA" w:rsidRDefault="00BF2D25" w:rsidP="00737668">
      <w:pPr>
        <w:pStyle w:val="af6"/>
        <w:numPr>
          <w:ilvl w:val="0"/>
          <w:numId w:val="19"/>
        </w:numPr>
        <w:ind w:leftChars="0"/>
        <w:rPr>
          <w:del w:id="10995" w:author="박 진상" w:date="2019-10-08T05:51:00Z"/>
          <w:rPrChange w:id="10996" w:author="ETRI-김종원" w:date="2019-12-10T10:44:00Z">
            <w:rPr>
              <w:del w:id="10997" w:author="박 진상" w:date="2019-10-08T05:51:00Z"/>
              <w:color w:val="000000" w:themeColor="text1"/>
            </w:rPr>
          </w:rPrChange>
        </w:rPr>
      </w:pPr>
      <w:del w:id="10998" w:author="박 진상" w:date="2019-10-08T05:51:00Z">
        <w:r w:rsidRPr="002646CB" w:rsidDel="002C63BA">
          <w:rPr>
            <w:rPrChange w:id="10999" w:author="ETRI-김종원" w:date="2019-12-10T10:44:00Z">
              <w:rPr>
                <w:color w:val="000000" w:themeColor="text1"/>
              </w:rPr>
            </w:rPrChange>
          </w:rPr>
          <w:delText xml:space="preserve">1 </w:delText>
        </w:r>
        <w:r w:rsidRPr="002646CB" w:rsidDel="002C63BA">
          <w:rPr>
            <w:rFonts w:hint="eastAsia"/>
            <w:rPrChange w:id="1100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2C63BA">
          <w:rPr>
            <w:rPrChange w:id="11001" w:author="ETRI-김종원" w:date="2019-12-10T10:44:00Z">
              <w:rPr>
                <w:color w:val="000000" w:themeColor="text1"/>
              </w:rPr>
            </w:rPrChange>
          </w:rPr>
          <w:delText xml:space="preserve"> : </w:delText>
        </w:r>
        <w:r w:rsidR="00D8216E" w:rsidRPr="002646CB" w:rsidDel="002C63BA">
          <w:rPr>
            <w:rPrChange w:id="11002" w:author="ETRI-김종원" w:date="2019-12-10T10:44:00Z">
              <w:rPr>
                <w:color w:val="000000" w:themeColor="text1"/>
              </w:rPr>
            </w:rPrChange>
          </w:rPr>
          <w:delText>EES</w:delText>
        </w:r>
        <w:r w:rsidR="00D8216E" w:rsidRPr="002646CB" w:rsidDel="002C63BA">
          <w:rPr>
            <w:rFonts w:hint="eastAsia"/>
            <w:rPrChange w:id="1100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시스템</w:delText>
        </w:r>
        <w:r w:rsidR="00552CAE" w:rsidRPr="002646CB" w:rsidDel="002C63BA">
          <w:rPr>
            <w:rPrChange w:id="11004" w:author="ETRI-김종원" w:date="2019-12-10T10:44:00Z">
              <w:rPr>
                <w:color w:val="000000" w:themeColor="text1"/>
              </w:rPr>
            </w:rPrChange>
          </w:rPr>
          <w:delText xml:space="preserve"> PCS</w:delText>
        </w:r>
        <w:r w:rsidR="00552CAE" w:rsidRPr="002646CB" w:rsidDel="002C63BA">
          <w:rPr>
            <w:rFonts w:hint="eastAsia"/>
            <w:rPrChange w:id="1100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에</w:delText>
        </w:r>
        <w:r w:rsidR="00552CAE" w:rsidRPr="002646CB" w:rsidDel="002C63BA">
          <w:rPr>
            <w:rPrChange w:id="11006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00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의한</w:delText>
        </w:r>
        <w:r w:rsidR="00552CAE" w:rsidRPr="002646CB" w:rsidDel="002C63BA">
          <w:rPr>
            <w:rPrChange w:id="11008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00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전력</w:delText>
        </w:r>
        <w:r w:rsidR="00552CAE" w:rsidRPr="002646CB" w:rsidDel="002C63BA">
          <w:rPr>
            <w:rPrChange w:id="11010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01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공급</w:delText>
        </w:r>
        <w:r w:rsidR="00552CAE" w:rsidRPr="002646CB" w:rsidDel="002C63BA">
          <w:rPr>
            <w:rPrChange w:id="11012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01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범위</w:delText>
        </w:r>
        <w:r w:rsidR="00552CAE" w:rsidRPr="002646CB" w:rsidDel="002C63BA">
          <w:rPr>
            <w:rPrChange w:id="11014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01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내에서</w:delText>
        </w:r>
        <w:r w:rsidR="00552CAE" w:rsidRPr="002646CB" w:rsidDel="002C63BA">
          <w:rPr>
            <w:rPrChange w:id="11016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01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전력</w:delText>
        </w:r>
        <w:r w:rsidR="00552CAE" w:rsidRPr="002646CB" w:rsidDel="002C63BA">
          <w:rPr>
            <w:rPrChange w:id="11018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01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부하</w:delText>
        </w:r>
        <w:r w:rsidR="00552CAE" w:rsidRPr="002646CB" w:rsidDel="002C63BA">
          <w:rPr>
            <w:rPrChange w:id="11020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02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제어</w:delText>
        </w:r>
        <w:r w:rsidR="00552CAE" w:rsidRPr="002646CB" w:rsidDel="002C63BA">
          <w:rPr>
            <w:rPrChange w:id="11022" w:author="ETRI-김종원" w:date="2019-12-10T10:44:00Z">
              <w:rPr>
                <w:color w:val="000000" w:themeColor="text1"/>
              </w:rPr>
            </w:rPrChange>
          </w:rPr>
          <w:delText>/</w:delText>
        </w:r>
        <w:r w:rsidR="00552CAE" w:rsidRPr="002646CB" w:rsidDel="002C63BA">
          <w:rPr>
            <w:rFonts w:hint="eastAsia"/>
            <w:rPrChange w:id="1102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관리</w:delText>
        </w:r>
        <w:bookmarkStart w:id="11024" w:name="_Toc21408769"/>
        <w:bookmarkStart w:id="11025" w:name="_Toc21525284"/>
        <w:bookmarkStart w:id="11026" w:name="_Toc23142123"/>
        <w:bookmarkStart w:id="11027" w:name="_Toc23173369"/>
        <w:bookmarkStart w:id="11028" w:name="_Toc23189144"/>
        <w:bookmarkStart w:id="11029" w:name="_Toc23191522"/>
        <w:bookmarkStart w:id="11030" w:name="_Toc23244540"/>
        <w:bookmarkStart w:id="11031" w:name="_Toc23794070"/>
        <w:bookmarkStart w:id="11032" w:name="_Toc23794393"/>
        <w:bookmarkStart w:id="11033" w:name="_Toc23794716"/>
        <w:bookmarkStart w:id="11034" w:name="_Toc23795561"/>
        <w:bookmarkStart w:id="11035" w:name="_Toc23839938"/>
        <w:bookmarkStart w:id="11036" w:name="_Toc26200727"/>
        <w:bookmarkStart w:id="11037" w:name="_Toc26867824"/>
        <w:bookmarkEnd w:id="11024"/>
        <w:bookmarkEnd w:id="11025"/>
        <w:bookmarkEnd w:id="11026"/>
        <w:bookmarkEnd w:id="11027"/>
        <w:bookmarkEnd w:id="11028"/>
        <w:bookmarkEnd w:id="11029"/>
        <w:bookmarkEnd w:id="11030"/>
        <w:bookmarkEnd w:id="11031"/>
        <w:bookmarkEnd w:id="11032"/>
        <w:bookmarkEnd w:id="11033"/>
        <w:bookmarkEnd w:id="11034"/>
        <w:bookmarkEnd w:id="11035"/>
        <w:bookmarkEnd w:id="11036"/>
        <w:bookmarkEnd w:id="11037"/>
      </w:del>
    </w:p>
    <w:p w14:paraId="1B0C4A33" w14:textId="4D089214" w:rsidR="00552CAE" w:rsidRPr="002646CB" w:rsidDel="002C63BA" w:rsidRDefault="00BF2D25" w:rsidP="00737668">
      <w:pPr>
        <w:pStyle w:val="af6"/>
        <w:numPr>
          <w:ilvl w:val="0"/>
          <w:numId w:val="19"/>
        </w:numPr>
        <w:ind w:leftChars="0"/>
        <w:rPr>
          <w:del w:id="11038" w:author="박 진상" w:date="2019-10-08T05:51:00Z"/>
          <w:rPrChange w:id="11039" w:author="ETRI-김종원" w:date="2019-12-10T10:44:00Z">
            <w:rPr>
              <w:del w:id="11040" w:author="박 진상" w:date="2019-10-08T05:51:00Z"/>
              <w:color w:val="000000" w:themeColor="text1"/>
            </w:rPr>
          </w:rPrChange>
        </w:rPr>
      </w:pPr>
      <w:del w:id="11041" w:author="박 진상" w:date="2019-10-08T05:51:00Z">
        <w:r w:rsidRPr="002646CB" w:rsidDel="002C63BA">
          <w:rPr>
            <w:rPrChange w:id="11042" w:author="ETRI-김종원" w:date="2019-12-10T10:44:00Z">
              <w:rPr>
                <w:color w:val="000000" w:themeColor="text1"/>
              </w:rPr>
            </w:rPrChange>
          </w:rPr>
          <w:delText xml:space="preserve">2 </w:delText>
        </w:r>
        <w:r w:rsidRPr="002646CB" w:rsidDel="002C63BA">
          <w:rPr>
            <w:rFonts w:hint="eastAsia"/>
            <w:rPrChange w:id="1104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2C63BA">
          <w:rPr>
            <w:rPrChange w:id="11044" w:author="ETRI-김종원" w:date="2019-12-10T10:44:00Z">
              <w:rPr>
                <w:color w:val="000000" w:themeColor="text1"/>
              </w:rPr>
            </w:rPrChange>
          </w:rPr>
          <w:delText xml:space="preserve"> : </w:delText>
        </w:r>
        <w:r w:rsidR="00C567B8" w:rsidRPr="002646CB" w:rsidDel="002C63BA">
          <w:rPr>
            <w:rPrChange w:id="11045" w:author="ETRI-김종원" w:date="2019-12-10T10:44:00Z">
              <w:rPr>
                <w:color w:val="000000" w:themeColor="text1"/>
              </w:rPr>
            </w:rPrChange>
          </w:rPr>
          <w:delText>CHP</w:delText>
        </w:r>
        <w:r w:rsidR="00552CAE" w:rsidRPr="002646CB" w:rsidDel="002C63BA">
          <w:rPr>
            <w:rPrChange w:id="11046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04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552CAE" w:rsidRPr="002646CB" w:rsidDel="002C63BA">
          <w:rPr>
            <w:rPrChange w:id="11048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04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정지</w:delText>
        </w:r>
        <w:bookmarkStart w:id="11050" w:name="_Toc21408770"/>
        <w:bookmarkStart w:id="11051" w:name="_Toc21525285"/>
        <w:bookmarkStart w:id="11052" w:name="_Toc23142124"/>
        <w:bookmarkStart w:id="11053" w:name="_Toc23173370"/>
        <w:bookmarkStart w:id="11054" w:name="_Toc23189145"/>
        <w:bookmarkStart w:id="11055" w:name="_Toc23191523"/>
        <w:bookmarkStart w:id="11056" w:name="_Toc23244541"/>
        <w:bookmarkStart w:id="11057" w:name="_Toc23794071"/>
        <w:bookmarkStart w:id="11058" w:name="_Toc23794394"/>
        <w:bookmarkStart w:id="11059" w:name="_Toc23794717"/>
        <w:bookmarkStart w:id="11060" w:name="_Toc23795562"/>
        <w:bookmarkStart w:id="11061" w:name="_Toc23839939"/>
        <w:bookmarkStart w:id="11062" w:name="_Toc26200728"/>
        <w:bookmarkStart w:id="11063" w:name="_Toc26867825"/>
        <w:bookmarkEnd w:id="11050"/>
        <w:bookmarkEnd w:id="11051"/>
        <w:bookmarkEnd w:id="11052"/>
        <w:bookmarkEnd w:id="11053"/>
        <w:bookmarkEnd w:id="11054"/>
        <w:bookmarkEnd w:id="11055"/>
        <w:bookmarkEnd w:id="11056"/>
        <w:bookmarkEnd w:id="11057"/>
        <w:bookmarkEnd w:id="11058"/>
        <w:bookmarkEnd w:id="11059"/>
        <w:bookmarkEnd w:id="11060"/>
        <w:bookmarkEnd w:id="11061"/>
        <w:bookmarkEnd w:id="11062"/>
        <w:bookmarkEnd w:id="11063"/>
      </w:del>
    </w:p>
    <w:p w14:paraId="4187567A" w14:textId="592EA8D4" w:rsidR="00552CAE" w:rsidRPr="002646CB" w:rsidDel="002C63BA" w:rsidRDefault="00BF2D25" w:rsidP="00737668">
      <w:pPr>
        <w:pStyle w:val="af6"/>
        <w:numPr>
          <w:ilvl w:val="0"/>
          <w:numId w:val="19"/>
        </w:numPr>
        <w:ind w:leftChars="0"/>
        <w:rPr>
          <w:del w:id="11064" w:author="박 진상" w:date="2019-10-08T05:51:00Z"/>
          <w:rPrChange w:id="11065" w:author="ETRI-김종원" w:date="2019-12-10T10:44:00Z">
            <w:rPr>
              <w:del w:id="11066" w:author="박 진상" w:date="2019-10-08T05:51:00Z"/>
              <w:color w:val="000000" w:themeColor="text1"/>
            </w:rPr>
          </w:rPrChange>
        </w:rPr>
      </w:pPr>
      <w:del w:id="11067" w:author="박 진상" w:date="2019-10-08T05:51:00Z">
        <w:r w:rsidRPr="002646CB" w:rsidDel="002C63BA">
          <w:rPr>
            <w:rPrChange w:id="11068" w:author="ETRI-김종원" w:date="2019-12-10T10:44:00Z">
              <w:rPr>
                <w:color w:val="000000" w:themeColor="text1"/>
              </w:rPr>
            </w:rPrChange>
          </w:rPr>
          <w:delText xml:space="preserve">3 </w:delText>
        </w:r>
        <w:r w:rsidRPr="002646CB" w:rsidDel="002C63BA">
          <w:rPr>
            <w:rFonts w:hint="eastAsia"/>
            <w:rPrChange w:id="1106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2C63BA">
          <w:rPr>
            <w:rPrChange w:id="11070" w:author="ETRI-김종원" w:date="2019-12-10T10:44:00Z">
              <w:rPr>
                <w:color w:val="000000" w:themeColor="text1"/>
              </w:rPr>
            </w:rPrChange>
          </w:rPr>
          <w:delText xml:space="preserve"> : </w:delText>
        </w:r>
        <w:r w:rsidR="00D8216E" w:rsidRPr="002646CB" w:rsidDel="002C63BA">
          <w:rPr>
            <w:rPrChange w:id="11071" w:author="ETRI-김종원" w:date="2019-12-10T10:44:00Z">
              <w:rPr>
                <w:color w:val="000000" w:themeColor="text1"/>
              </w:rPr>
            </w:rPrChange>
          </w:rPr>
          <w:delText>EES</w:delText>
        </w:r>
        <w:r w:rsidR="00D8216E" w:rsidRPr="002646CB" w:rsidDel="002C63BA">
          <w:rPr>
            <w:rFonts w:hint="eastAsia"/>
            <w:rPrChange w:id="1107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시스템</w:delText>
        </w:r>
        <w:r w:rsidR="00552CAE" w:rsidRPr="002646CB" w:rsidDel="002C63BA">
          <w:rPr>
            <w:rPrChange w:id="11073" w:author="ETRI-김종원" w:date="2019-12-10T10:44:00Z">
              <w:rPr>
                <w:color w:val="000000" w:themeColor="text1"/>
              </w:rPr>
            </w:rPrChange>
          </w:rPr>
          <w:delText xml:space="preserve"> PCS </w:delText>
        </w:r>
        <w:r w:rsidR="00552CAE" w:rsidRPr="002646CB" w:rsidDel="002C63BA">
          <w:rPr>
            <w:rFonts w:hint="eastAsia"/>
            <w:rPrChange w:id="1107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552CAE" w:rsidRPr="002646CB" w:rsidDel="002C63BA">
          <w:rPr>
            <w:rPrChange w:id="11075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07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</w:delText>
        </w:r>
        <w:r w:rsidR="00552CAE" w:rsidRPr="002646CB" w:rsidDel="002C63BA">
          <w:rPr>
            <w:rPrChange w:id="11077" w:author="ETRI-김종원" w:date="2019-12-10T10:44:00Z">
              <w:rPr>
                <w:color w:val="000000" w:themeColor="text1"/>
              </w:rPr>
            </w:rPrChange>
          </w:rPr>
          <w:delText xml:space="preserve"> CVCF </w:delText>
        </w:r>
        <w:r w:rsidR="00552CAE" w:rsidRPr="002646CB" w:rsidDel="002C63BA">
          <w:rPr>
            <w:rFonts w:hint="eastAsia"/>
            <w:rPrChange w:id="1107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전환</w:delText>
        </w:r>
        <w:r w:rsidR="00552CAE" w:rsidRPr="002646CB" w:rsidDel="002C63BA">
          <w:rPr>
            <w:rPrChange w:id="11079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08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및</w:delText>
        </w:r>
        <w:r w:rsidR="00552CAE" w:rsidRPr="002646CB" w:rsidDel="002C63BA">
          <w:rPr>
            <w:rPrChange w:id="11081" w:author="ETRI-김종원" w:date="2019-12-10T10:44:00Z">
              <w:rPr>
                <w:color w:val="000000" w:themeColor="text1"/>
              </w:rPr>
            </w:rPrChange>
          </w:rPr>
          <w:delText xml:space="preserve"> STS </w:delText>
        </w:r>
        <w:r w:rsidR="00552CAE" w:rsidRPr="002646CB" w:rsidDel="002C63BA">
          <w:rPr>
            <w:rFonts w:hint="eastAsia"/>
            <w:rPrChange w:id="1108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스위치</w:delText>
        </w:r>
        <w:r w:rsidR="00552CAE" w:rsidRPr="002646CB" w:rsidDel="002C63BA">
          <w:rPr>
            <w:rPrChange w:id="11083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08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제어</w:delText>
        </w:r>
        <w:r w:rsidR="00552CAE" w:rsidRPr="002646CB" w:rsidDel="002C63BA">
          <w:rPr>
            <w:rPrChange w:id="11085" w:author="ETRI-김종원" w:date="2019-12-10T10:44:00Z">
              <w:rPr>
                <w:color w:val="000000" w:themeColor="text1"/>
              </w:rPr>
            </w:rPrChange>
          </w:rPr>
          <w:delText>(Open)</w:delText>
        </w:r>
        <w:r w:rsidR="00B45EA4" w:rsidRPr="002646CB" w:rsidDel="002C63BA">
          <w:rPr>
            <w:rPrChange w:id="11086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bookmarkStart w:id="11087" w:name="_Toc21408771"/>
        <w:bookmarkStart w:id="11088" w:name="_Toc21525286"/>
        <w:bookmarkStart w:id="11089" w:name="_Toc23142125"/>
        <w:bookmarkStart w:id="11090" w:name="_Toc23173371"/>
        <w:bookmarkStart w:id="11091" w:name="_Toc23189146"/>
        <w:bookmarkStart w:id="11092" w:name="_Toc23191524"/>
        <w:bookmarkStart w:id="11093" w:name="_Toc23244542"/>
        <w:bookmarkStart w:id="11094" w:name="_Toc23794072"/>
        <w:bookmarkStart w:id="11095" w:name="_Toc23794395"/>
        <w:bookmarkStart w:id="11096" w:name="_Toc23794718"/>
        <w:bookmarkStart w:id="11097" w:name="_Toc23795563"/>
        <w:bookmarkStart w:id="11098" w:name="_Toc23839940"/>
        <w:bookmarkStart w:id="11099" w:name="_Toc26200729"/>
        <w:bookmarkStart w:id="11100" w:name="_Toc26867826"/>
        <w:bookmarkEnd w:id="11087"/>
        <w:bookmarkEnd w:id="11088"/>
        <w:bookmarkEnd w:id="11089"/>
        <w:bookmarkEnd w:id="11090"/>
        <w:bookmarkEnd w:id="11091"/>
        <w:bookmarkEnd w:id="11092"/>
        <w:bookmarkEnd w:id="11093"/>
        <w:bookmarkEnd w:id="11094"/>
        <w:bookmarkEnd w:id="11095"/>
        <w:bookmarkEnd w:id="11096"/>
        <w:bookmarkEnd w:id="11097"/>
        <w:bookmarkEnd w:id="11098"/>
        <w:bookmarkEnd w:id="11099"/>
        <w:bookmarkEnd w:id="11100"/>
      </w:del>
    </w:p>
    <w:p w14:paraId="000D58E5" w14:textId="4CFCB6B2" w:rsidR="00552CAE" w:rsidRPr="002646CB" w:rsidDel="002C63BA" w:rsidRDefault="00BF2D25" w:rsidP="00737668">
      <w:pPr>
        <w:pStyle w:val="af6"/>
        <w:numPr>
          <w:ilvl w:val="0"/>
          <w:numId w:val="19"/>
        </w:numPr>
        <w:ind w:leftChars="0"/>
        <w:rPr>
          <w:del w:id="11101" w:author="박 진상" w:date="2019-10-08T05:51:00Z"/>
          <w:rPrChange w:id="11102" w:author="ETRI-김종원" w:date="2019-12-10T10:44:00Z">
            <w:rPr>
              <w:del w:id="11103" w:author="박 진상" w:date="2019-10-08T05:51:00Z"/>
              <w:color w:val="000000" w:themeColor="text1"/>
            </w:rPr>
          </w:rPrChange>
        </w:rPr>
      </w:pPr>
      <w:del w:id="11104" w:author="박 진상" w:date="2019-10-08T05:51:00Z">
        <w:r w:rsidRPr="002646CB" w:rsidDel="002C63BA">
          <w:rPr>
            <w:rPrChange w:id="11105" w:author="ETRI-김종원" w:date="2019-12-10T10:44:00Z">
              <w:rPr>
                <w:color w:val="000000" w:themeColor="text1"/>
              </w:rPr>
            </w:rPrChange>
          </w:rPr>
          <w:delText xml:space="preserve">4 </w:delText>
        </w:r>
        <w:r w:rsidRPr="002646CB" w:rsidDel="002C63BA">
          <w:rPr>
            <w:rFonts w:hint="eastAsia"/>
            <w:rPrChange w:id="1110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2C63BA">
          <w:rPr>
            <w:rPrChange w:id="11107" w:author="ETRI-김종원" w:date="2019-12-10T10:44:00Z">
              <w:rPr>
                <w:color w:val="000000" w:themeColor="text1"/>
              </w:rPr>
            </w:rPrChange>
          </w:rPr>
          <w:delText xml:space="preserve"> : </w:delText>
        </w:r>
        <w:r w:rsidR="00C567B8" w:rsidRPr="002646CB" w:rsidDel="002C63BA">
          <w:rPr>
            <w:rPrChange w:id="11108" w:author="ETRI-김종원" w:date="2019-12-10T10:44:00Z">
              <w:rPr>
                <w:color w:val="000000" w:themeColor="text1"/>
              </w:rPr>
            </w:rPrChange>
          </w:rPr>
          <w:delText xml:space="preserve">CES-MG </w:delText>
        </w:r>
        <w:r w:rsidR="00552CAE" w:rsidRPr="002646CB" w:rsidDel="002C63BA">
          <w:rPr>
            <w:rFonts w:hint="eastAsia"/>
            <w:rPrChange w:id="1110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전력</w:delText>
        </w:r>
        <w:r w:rsidR="00552CAE" w:rsidRPr="002646CB" w:rsidDel="002C63BA">
          <w:rPr>
            <w:rPrChange w:id="11110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11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차단</w:delText>
        </w:r>
        <w:r w:rsidR="00552CAE" w:rsidRPr="002646CB" w:rsidDel="002C63BA">
          <w:rPr>
            <w:rPrChange w:id="11112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11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스위치</w:delText>
        </w:r>
        <w:r w:rsidR="00552CAE" w:rsidRPr="002646CB" w:rsidDel="002C63BA">
          <w:rPr>
            <w:rPrChange w:id="11114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11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제어</w:delText>
        </w:r>
        <w:bookmarkStart w:id="11116" w:name="_Toc21408772"/>
        <w:bookmarkStart w:id="11117" w:name="_Toc21525287"/>
        <w:bookmarkStart w:id="11118" w:name="_Toc23142126"/>
        <w:bookmarkStart w:id="11119" w:name="_Toc23173372"/>
        <w:bookmarkStart w:id="11120" w:name="_Toc23189147"/>
        <w:bookmarkStart w:id="11121" w:name="_Toc23191525"/>
        <w:bookmarkStart w:id="11122" w:name="_Toc23244543"/>
        <w:bookmarkStart w:id="11123" w:name="_Toc23794073"/>
        <w:bookmarkStart w:id="11124" w:name="_Toc23794396"/>
        <w:bookmarkStart w:id="11125" w:name="_Toc23794719"/>
        <w:bookmarkStart w:id="11126" w:name="_Toc23795564"/>
        <w:bookmarkStart w:id="11127" w:name="_Toc23839941"/>
        <w:bookmarkStart w:id="11128" w:name="_Toc26200730"/>
        <w:bookmarkStart w:id="11129" w:name="_Toc26867827"/>
        <w:bookmarkEnd w:id="11116"/>
        <w:bookmarkEnd w:id="11117"/>
        <w:bookmarkEnd w:id="11118"/>
        <w:bookmarkEnd w:id="11119"/>
        <w:bookmarkEnd w:id="11120"/>
        <w:bookmarkEnd w:id="11121"/>
        <w:bookmarkEnd w:id="11122"/>
        <w:bookmarkEnd w:id="11123"/>
        <w:bookmarkEnd w:id="11124"/>
        <w:bookmarkEnd w:id="11125"/>
        <w:bookmarkEnd w:id="11126"/>
        <w:bookmarkEnd w:id="11127"/>
        <w:bookmarkEnd w:id="11128"/>
        <w:bookmarkEnd w:id="11129"/>
      </w:del>
    </w:p>
    <w:p w14:paraId="1B18031D" w14:textId="1893714E" w:rsidR="00552CAE" w:rsidRPr="002646CB" w:rsidDel="002C63BA" w:rsidRDefault="00BF2D25" w:rsidP="00737668">
      <w:pPr>
        <w:pStyle w:val="af6"/>
        <w:numPr>
          <w:ilvl w:val="0"/>
          <w:numId w:val="19"/>
        </w:numPr>
        <w:ind w:leftChars="0"/>
        <w:rPr>
          <w:del w:id="11130" w:author="박 진상" w:date="2019-10-08T05:51:00Z"/>
          <w:rPrChange w:id="11131" w:author="ETRI-김종원" w:date="2019-12-10T10:44:00Z">
            <w:rPr>
              <w:del w:id="11132" w:author="박 진상" w:date="2019-10-08T05:51:00Z"/>
              <w:color w:val="000000" w:themeColor="text1"/>
            </w:rPr>
          </w:rPrChange>
        </w:rPr>
      </w:pPr>
      <w:del w:id="11133" w:author="박 진상" w:date="2019-10-08T05:51:00Z">
        <w:r w:rsidRPr="002646CB" w:rsidDel="002C63BA">
          <w:rPr>
            <w:rPrChange w:id="11134" w:author="ETRI-김종원" w:date="2019-12-10T10:44:00Z">
              <w:rPr>
                <w:color w:val="000000" w:themeColor="text1"/>
              </w:rPr>
            </w:rPrChange>
          </w:rPr>
          <w:delText xml:space="preserve">5 </w:delText>
        </w:r>
        <w:r w:rsidRPr="002646CB" w:rsidDel="002C63BA">
          <w:rPr>
            <w:rFonts w:hint="eastAsia"/>
            <w:rPrChange w:id="1113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2C63BA">
          <w:rPr>
            <w:rPrChange w:id="11136" w:author="ETRI-김종원" w:date="2019-12-10T10:44:00Z">
              <w:rPr>
                <w:color w:val="000000" w:themeColor="text1"/>
              </w:rPr>
            </w:rPrChange>
          </w:rPr>
          <w:delText xml:space="preserve"> : </w:delText>
        </w:r>
        <w:r w:rsidR="00C849B5" w:rsidRPr="002646CB" w:rsidDel="002C63BA">
          <w:rPr>
            <w:rFonts w:hint="eastAsia"/>
          </w:rPr>
          <w:delText>전기사업자</w:delText>
        </w:r>
        <w:r w:rsidR="00057894" w:rsidRPr="002646CB" w:rsidDel="002C63BA">
          <w:rPr>
            <w:rPrChange w:id="11137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057894" w:rsidRPr="002646CB" w:rsidDel="002C63BA">
          <w:rPr>
            <w:rFonts w:hint="eastAsia"/>
            <w:rPrChange w:id="1113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전력계통</w:delText>
        </w:r>
        <w:r w:rsidR="00552CAE" w:rsidRPr="002646CB" w:rsidDel="002C63BA">
          <w:rPr>
            <w:rPrChange w:id="11139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14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연</w:delText>
        </w:r>
        <w:r w:rsidR="00A933ED" w:rsidRPr="002646CB" w:rsidDel="002C63BA">
          <w:rPr>
            <w:rFonts w:hint="eastAsia"/>
            <w:rPrChange w:id="1114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계</w:delText>
        </w:r>
        <w:bookmarkStart w:id="11142" w:name="_Toc21408773"/>
        <w:bookmarkStart w:id="11143" w:name="_Toc21525288"/>
        <w:bookmarkStart w:id="11144" w:name="_Toc23142127"/>
        <w:bookmarkStart w:id="11145" w:name="_Toc23173373"/>
        <w:bookmarkStart w:id="11146" w:name="_Toc23189148"/>
        <w:bookmarkStart w:id="11147" w:name="_Toc23191526"/>
        <w:bookmarkStart w:id="11148" w:name="_Toc23244544"/>
        <w:bookmarkStart w:id="11149" w:name="_Toc23794074"/>
        <w:bookmarkStart w:id="11150" w:name="_Toc23794397"/>
        <w:bookmarkStart w:id="11151" w:name="_Toc23794720"/>
        <w:bookmarkStart w:id="11152" w:name="_Toc23795565"/>
        <w:bookmarkStart w:id="11153" w:name="_Toc23839942"/>
        <w:bookmarkStart w:id="11154" w:name="_Toc26200731"/>
        <w:bookmarkStart w:id="11155" w:name="_Toc26867828"/>
        <w:bookmarkEnd w:id="11142"/>
        <w:bookmarkEnd w:id="11143"/>
        <w:bookmarkEnd w:id="11144"/>
        <w:bookmarkEnd w:id="11145"/>
        <w:bookmarkEnd w:id="11146"/>
        <w:bookmarkEnd w:id="11147"/>
        <w:bookmarkEnd w:id="11148"/>
        <w:bookmarkEnd w:id="11149"/>
        <w:bookmarkEnd w:id="11150"/>
        <w:bookmarkEnd w:id="11151"/>
        <w:bookmarkEnd w:id="11152"/>
        <w:bookmarkEnd w:id="11153"/>
        <w:bookmarkEnd w:id="11154"/>
        <w:bookmarkEnd w:id="11155"/>
      </w:del>
    </w:p>
    <w:p w14:paraId="033C32AD" w14:textId="04364D67" w:rsidR="00552CAE" w:rsidRPr="002646CB" w:rsidDel="002C63BA" w:rsidRDefault="00BF2D25" w:rsidP="00737668">
      <w:pPr>
        <w:pStyle w:val="af6"/>
        <w:numPr>
          <w:ilvl w:val="0"/>
          <w:numId w:val="19"/>
        </w:numPr>
        <w:ind w:leftChars="0"/>
        <w:rPr>
          <w:del w:id="11156" w:author="박 진상" w:date="2019-10-08T05:51:00Z"/>
          <w:rPrChange w:id="11157" w:author="ETRI-김종원" w:date="2019-12-10T10:44:00Z">
            <w:rPr>
              <w:del w:id="11158" w:author="박 진상" w:date="2019-10-08T05:51:00Z"/>
              <w:color w:val="000000" w:themeColor="text1"/>
            </w:rPr>
          </w:rPrChange>
        </w:rPr>
      </w:pPr>
      <w:del w:id="11159" w:author="박 진상" w:date="2019-10-08T05:51:00Z">
        <w:r w:rsidRPr="002646CB" w:rsidDel="002C63BA">
          <w:rPr>
            <w:rPrChange w:id="11160" w:author="ETRI-김종원" w:date="2019-12-10T10:44:00Z">
              <w:rPr>
                <w:color w:val="000000" w:themeColor="text1"/>
              </w:rPr>
            </w:rPrChange>
          </w:rPr>
          <w:delText xml:space="preserve">6 </w:delText>
        </w:r>
        <w:r w:rsidRPr="002646CB" w:rsidDel="002C63BA">
          <w:rPr>
            <w:rFonts w:hint="eastAsia"/>
            <w:rPrChange w:id="1116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2C63BA">
          <w:rPr>
            <w:rPrChange w:id="11162" w:author="ETRI-김종원" w:date="2019-12-10T10:44:00Z">
              <w:rPr>
                <w:color w:val="000000" w:themeColor="text1"/>
              </w:rPr>
            </w:rPrChange>
          </w:rPr>
          <w:delText xml:space="preserve"> : </w:delText>
        </w:r>
        <w:r w:rsidR="00552CAE" w:rsidRPr="002646CB" w:rsidDel="002C63BA">
          <w:rPr>
            <w:rPrChange w:id="11163" w:author="ETRI-김종원" w:date="2019-12-10T10:44:00Z">
              <w:rPr>
                <w:color w:val="000000" w:themeColor="text1"/>
              </w:rPr>
            </w:rPrChange>
          </w:rPr>
          <w:delText xml:space="preserve">STS </w:delText>
        </w:r>
        <w:r w:rsidR="00552CAE" w:rsidRPr="002646CB" w:rsidDel="002C63BA">
          <w:rPr>
            <w:rFonts w:hint="eastAsia"/>
            <w:rPrChange w:id="1116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스위치</w:delText>
        </w:r>
        <w:r w:rsidR="00552CAE" w:rsidRPr="002646CB" w:rsidDel="002C63BA">
          <w:rPr>
            <w:rPrChange w:id="11165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16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제어</w:delText>
        </w:r>
        <w:r w:rsidR="00552CAE" w:rsidRPr="002646CB" w:rsidDel="002C63BA">
          <w:rPr>
            <w:rPrChange w:id="11167" w:author="ETRI-김종원" w:date="2019-12-10T10:44:00Z">
              <w:rPr>
                <w:color w:val="000000" w:themeColor="text1"/>
              </w:rPr>
            </w:rPrChange>
          </w:rPr>
          <w:delText xml:space="preserve"> (Close) </w:delText>
        </w:r>
        <w:r w:rsidR="00552CAE" w:rsidRPr="002646CB" w:rsidDel="002C63BA">
          <w:rPr>
            <w:rFonts w:hint="eastAsia"/>
            <w:rPrChange w:id="1116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및</w:delText>
        </w:r>
        <w:r w:rsidR="00552CAE" w:rsidRPr="002646CB" w:rsidDel="002C63BA">
          <w:rPr>
            <w:rPrChange w:id="11169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D8216E" w:rsidRPr="002646CB" w:rsidDel="002C63BA">
          <w:rPr>
            <w:rPrChange w:id="11170" w:author="ETRI-김종원" w:date="2019-12-10T10:44:00Z">
              <w:rPr>
                <w:color w:val="000000" w:themeColor="text1"/>
              </w:rPr>
            </w:rPrChange>
          </w:rPr>
          <w:delText>EES</w:delText>
        </w:r>
        <w:r w:rsidR="00D8216E" w:rsidRPr="002646CB" w:rsidDel="002C63BA">
          <w:rPr>
            <w:rFonts w:hint="eastAsia"/>
            <w:rPrChange w:id="1117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시스템</w:delText>
        </w:r>
        <w:r w:rsidR="00552CAE" w:rsidRPr="002646CB" w:rsidDel="002C63BA">
          <w:rPr>
            <w:rPrChange w:id="11172" w:author="ETRI-김종원" w:date="2019-12-10T10:44:00Z">
              <w:rPr>
                <w:color w:val="000000" w:themeColor="text1"/>
              </w:rPr>
            </w:rPrChange>
          </w:rPr>
          <w:delText xml:space="preserve"> PCS CVCF </w:delText>
        </w:r>
        <w:r w:rsidR="00552CAE" w:rsidRPr="002646CB" w:rsidDel="002C63BA">
          <w:rPr>
            <w:rFonts w:hint="eastAsia"/>
            <w:rPrChange w:id="1117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</w:delText>
        </w:r>
        <w:r w:rsidR="00552CAE" w:rsidRPr="002646CB" w:rsidDel="002C63BA">
          <w:rPr>
            <w:rPrChange w:id="11174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17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대기</w:delText>
        </w:r>
        <w:r w:rsidR="00552CAE" w:rsidRPr="002646CB" w:rsidDel="002C63BA">
          <w:rPr>
            <w:rPrChange w:id="11176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17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</w:delText>
        </w:r>
        <w:r w:rsidR="00552CAE" w:rsidRPr="002646CB" w:rsidDel="002C63BA">
          <w:rPr>
            <w:rPrChange w:id="11178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17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전환</w:delText>
        </w:r>
        <w:bookmarkStart w:id="11180" w:name="_Toc21408774"/>
        <w:bookmarkStart w:id="11181" w:name="_Toc21525289"/>
        <w:bookmarkStart w:id="11182" w:name="_Toc23142128"/>
        <w:bookmarkStart w:id="11183" w:name="_Toc23173374"/>
        <w:bookmarkStart w:id="11184" w:name="_Toc23189149"/>
        <w:bookmarkStart w:id="11185" w:name="_Toc23191527"/>
        <w:bookmarkStart w:id="11186" w:name="_Toc23244545"/>
        <w:bookmarkStart w:id="11187" w:name="_Toc23794075"/>
        <w:bookmarkStart w:id="11188" w:name="_Toc23794398"/>
        <w:bookmarkStart w:id="11189" w:name="_Toc23794721"/>
        <w:bookmarkStart w:id="11190" w:name="_Toc23795566"/>
        <w:bookmarkStart w:id="11191" w:name="_Toc23839943"/>
        <w:bookmarkStart w:id="11192" w:name="_Toc26200732"/>
        <w:bookmarkStart w:id="11193" w:name="_Toc26867829"/>
        <w:bookmarkEnd w:id="11180"/>
        <w:bookmarkEnd w:id="11181"/>
        <w:bookmarkEnd w:id="11182"/>
        <w:bookmarkEnd w:id="11183"/>
        <w:bookmarkEnd w:id="11184"/>
        <w:bookmarkEnd w:id="11185"/>
        <w:bookmarkEnd w:id="11186"/>
        <w:bookmarkEnd w:id="11187"/>
        <w:bookmarkEnd w:id="11188"/>
        <w:bookmarkEnd w:id="11189"/>
        <w:bookmarkEnd w:id="11190"/>
        <w:bookmarkEnd w:id="11191"/>
        <w:bookmarkEnd w:id="11192"/>
        <w:bookmarkEnd w:id="11193"/>
      </w:del>
    </w:p>
    <w:p w14:paraId="3770CE5F" w14:textId="58D94434" w:rsidR="00552CAE" w:rsidRPr="002646CB" w:rsidDel="002C63BA" w:rsidRDefault="00BF2D25" w:rsidP="00737668">
      <w:pPr>
        <w:pStyle w:val="af6"/>
        <w:numPr>
          <w:ilvl w:val="0"/>
          <w:numId w:val="19"/>
        </w:numPr>
        <w:ind w:leftChars="0"/>
        <w:rPr>
          <w:del w:id="11194" w:author="박 진상" w:date="2019-10-08T05:51:00Z"/>
          <w:rPrChange w:id="11195" w:author="ETRI-김종원" w:date="2019-12-10T10:44:00Z">
            <w:rPr>
              <w:del w:id="11196" w:author="박 진상" w:date="2019-10-08T05:51:00Z"/>
              <w:color w:val="000000" w:themeColor="text1"/>
            </w:rPr>
          </w:rPrChange>
        </w:rPr>
      </w:pPr>
      <w:del w:id="11197" w:author="박 진상" w:date="2019-10-08T05:51:00Z">
        <w:r w:rsidRPr="002646CB" w:rsidDel="002C63BA">
          <w:rPr>
            <w:rPrChange w:id="11198" w:author="ETRI-김종원" w:date="2019-12-10T10:44:00Z">
              <w:rPr>
                <w:color w:val="000000" w:themeColor="text1"/>
              </w:rPr>
            </w:rPrChange>
          </w:rPr>
          <w:delText xml:space="preserve">7 </w:delText>
        </w:r>
        <w:r w:rsidRPr="002646CB" w:rsidDel="002C63BA">
          <w:rPr>
            <w:rFonts w:hint="eastAsia"/>
            <w:rPrChange w:id="1119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2C63BA">
          <w:rPr>
            <w:rPrChange w:id="11200" w:author="ETRI-김종원" w:date="2019-12-10T10:44:00Z">
              <w:rPr>
                <w:color w:val="000000" w:themeColor="text1"/>
              </w:rPr>
            </w:rPrChange>
          </w:rPr>
          <w:delText xml:space="preserve"> : </w:delText>
        </w:r>
        <w:r w:rsidR="00D8216E" w:rsidRPr="002646CB" w:rsidDel="002C63BA">
          <w:rPr>
            <w:rPrChange w:id="11201" w:author="ETRI-김종원" w:date="2019-12-10T10:44:00Z">
              <w:rPr>
                <w:color w:val="000000" w:themeColor="text1"/>
              </w:rPr>
            </w:rPrChange>
          </w:rPr>
          <w:delText>EES</w:delText>
        </w:r>
        <w:r w:rsidR="00D8216E" w:rsidRPr="002646CB" w:rsidDel="002C63BA">
          <w:rPr>
            <w:rFonts w:hint="eastAsia"/>
            <w:rPrChange w:id="1120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시스템</w:delText>
        </w:r>
        <w:r w:rsidR="00552CAE" w:rsidRPr="002646CB" w:rsidDel="002C63BA">
          <w:rPr>
            <w:rPrChange w:id="11203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FE3106" w:rsidRPr="002646CB" w:rsidDel="002C63BA">
          <w:delText>CES-MG</w:delText>
        </w:r>
        <w:r w:rsidR="00552CAE" w:rsidRPr="002646CB" w:rsidDel="002C63BA">
          <w:rPr>
            <w:rPrChange w:id="11204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20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계통</w:delText>
        </w:r>
        <w:r w:rsidR="00552CAE" w:rsidRPr="002646CB" w:rsidDel="002C63BA">
          <w:rPr>
            <w:rPrChange w:id="11206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20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연계</w:delText>
        </w:r>
        <w:r w:rsidR="00552CAE" w:rsidRPr="002646CB" w:rsidDel="002C63BA">
          <w:rPr>
            <w:rPrChange w:id="11208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20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bookmarkStart w:id="11210" w:name="_Toc21408775"/>
        <w:bookmarkStart w:id="11211" w:name="_Toc21525290"/>
        <w:bookmarkStart w:id="11212" w:name="_Toc23142129"/>
        <w:bookmarkStart w:id="11213" w:name="_Toc23173375"/>
        <w:bookmarkStart w:id="11214" w:name="_Toc23189150"/>
        <w:bookmarkStart w:id="11215" w:name="_Toc23191528"/>
        <w:bookmarkStart w:id="11216" w:name="_Toc23244546"/>
        <w:bookmarkStart w:id="11217" w:name="_Toc23794076"/>
        <w:bookmarkStart w:id="11218" w:name="_Toc23794399"/>
        <w:bookmarkStart w:id="11219" w:name="_Toc23794722"/>
        <w:bookmarkStart w:id="11220" w:name="_Toc23795567"/>
        <w:bookmarkStart w:id="11221" w:name="_Toc23839944"/>
        <w:bookmarkStart w:id="11222" w:name="_Toc26200733"/>
        <w:bookmarkStart w:id="11223" w:name="_Toc26867830"/>
        <w:bookmarkEnd w:id="11210"/>
        <w:bookmarkEnd w:id="11211"/>
        <w:bookmarkEnd w:id="11212"/>
        <w:bookmarkEnd w:id="11213"/>
        <w:bookmarkEnd w:id="11214"/>
        <w:bookmarkEnd w:id="11215"/>
        <w:bookmarkEnd w:id="11216"/>
        <w:bookmarkEnd w:id="11217"/>
        <w:bookmarkEnd w:id="11218"/>
        <w:bookmarkEnd w:id="11219"/>
        <w:bookmarkEnd w:id="11220"/>
        <w:bookmarkEnd w:id="11221"/>
        <w:bookmarkEnd w:id="11222"/>
        <w:bookmarkEnd w:id="11223"/>
      </w:del>
    </w:p>
    <w:p w14:paraId="2D104B86" w14:textId="221A6DC9" w:rsidR="00124C75" w:rsidRPr="002646CB" w:rsidDel="002C63BA" w:rsidRDefault="00124C75" w:rsidP="00BF2D25">
      <w:pPr>
        <w:rPr>
          <w:del w:id="11224" w:author="박 진상" w:date="2019-10-08T05:51:00Z"/>
          <w:rPrChange w:id="11225" w:author="ETRI-김종원" w:date="2019-12-10T10:44:00Z">
            <w:rPr>
              <w:del w:id="11226" w:author="박 진상" w:date="2019-10-08T05:51:00Z"/>
              <w:color w:val="000000" w:themeColor="text1"/>
            </w:rPr>
          </w:rPrChange>
        </w:rPr>
      </w:pPr>
      <w:bookmarkStart w:id="11227" w:name="_Toc21408776"/>
      <w:bookmarkStart w:id="11228" w:name="_Toc21525291"/>
      <w:bookmarkStart w:id="11229" w:name="_Toc23142130"/>
      <w:bookmarkStart w:id="11230" w:name="_Toc23173376"/>
      <w:bookmarkStart w:id="11231" w:name="_Toc23189151"/>
      <w:bookmarkStart w:id="11232" w:name="_Toc23191529"/>
      <w:bookmarkStart w:id="11233" w:name="_Toc23244547"/>
      <w:bookmarkStart w:id="11234" w:name="_Toc23794077"/>
      <w:bookmarkStart w:id="11235" w:name="_Toc23794400"/>
      <w:bookmarkStart w:id="11236" w:name="_Toc23794723"/>
      <w:bookmarkStart w:id="11237" w:name="_Toc23795568"/>
      <w:bookmarkStart w:id="11238" w:name="_Toc23839945"/>
      <w:bookmarkStart w:id="11239" w:name="_Toc26200734"/>
      <w:bookmarkStart w:id="11240" w:name="_Toc26867831"/>
      <w:bookmarkEnd w:id="11227"/>
      <w:bookmarkEnd w:id="11228"/>
      <w:bookmarkEnd w:id="11229"/>
      <w:bookmarkEnd w:id="11230"/>
      <w:bookmarkEnd w:id="11231"/>
      <w:bookmarkEnd w:id="11232"/>
      <w:bookmarkEnd w:id="11233"/>
      <w:bookmarkEnd w:id="11234"/>
      <w:bookmarkEnd w:id="11235"/>
      <w:bookmarkEnd w:id="11236"/>
      <w:bookmarkEnd w:id="11237"/>
      <w:bookmarkEnd w:id="11238"/>
      <w:bookmarkEnd w:id="11239"/>
      <w:bookmarkEnd w:id="11240"/>
    </w:p>
    <w:p w14:paraId="652E2786" w14:textId="6AF28B43" w:rsidR="00124C75" w:rsidRPr="002646CB" w:rsidDel="002C63BA" w:rsidRDefault="00124C75" w:rsidP="00BF2D25">
      <w:pPr>
        <w:rPr>
          <w:del w:id="11241" w:author="박 진상" w:date="2019-10-08T05:51:00Z"/>
          <w:rPrChange w:id="11242" w:author="ETRI-김종원" w:date="2019-12-10T10:44:00Z">
            <w:rPr>
              <w:del w:id="11243" w:author="박 진상" w:date="2019-10-08T05:51:00Z"/>
              <w:color w:val="000000" w:themeColor="text1"/>
            </w:rPr>
          </w:rPrChange>
        </w:rPr>
      </w:pPr>
      <w:bookmarkStart w:id="11244" w:name="_Toc21408777"/>
      <w:bookmarkStart w:id="11245" w:name="_Toc21525292"/>
      <w:bookmarkStart w:id="11246" w:name="_Toc23142131"/>
      <w:bookmarkStart w:id="11247" w:name="_Toc23173377"/>
      <w:bookmarkStart w:id="11248" w:name="_Toc23189152"/>
      <w:bookmarkStart w:id="11249" w:name="_Toc23191530"/>
      <w:bookmarkStart w:id="11250" w:name="_Toc23244548"/>
      <w:bookmarkStart w:id="11251" w:name="_Toc23794078"/>
      <w:bookmarkStart w:id="11252" w:name="_Toc23794401"/>
      <w:bookmarkStart w:id="11253" w:name="_Toc23794724"/>
      <w:bookmarkStart w:id="11254" w:name="_Toc23795569"/>
      <w:bookmarkStart w:id="11255" w:name="_Toc23839946"/>
      <w:bookmarkStart w:id="11256" w:name="_Toc26200735"/>
      <w:bookmarkStart w:id="11257" w:name="_Toc26867832"/>
      <w:bookmarkEnd w:id="11244"/>
      <w:bookmarkEnd w:id="11245"/>
      <w:bookmarkEnd w:id="11246"/>
      <w:bookmarkEnd w:id="11247"/>
      <w:bookmarkEnd w:id="11248"/>
      <w:bookmarkEnd w:id="11249"/>
      <w:bookmarkEnd w:id="11250"/>
      <w:bookmarkEnd w:id="11251"/>
      <w:bookmarkEnd w:id="11252"/>
      <w:bookmarkEnd w:id="11253"/>
      <w:bookmarkEnd w:id="11254"/>
      <w:bookmarkEnd w:id="11255"/>
      <w:bookmarkEnd w:id="11256"/>
      <w:bookmarkEnd w:id="11257"/>
    </w:p>
    <w:p w14:paraId="3CF51043" w14:textId="75D581F9" w:rsidR="00B547D7" w:rsidRPr="002646CB" w:rsidDel="002C63BA" w:rsidRDefault="00B547D7" w:rsidP="00BF2D25">
      <w:pPr>
        <w:rPr>
          <w:del w:id="11258" w:author="박 진상" w:date="2019-10-08T05:51:00Z"/>
          <w:rPrChange w:id="11259" w:author="ETRI-김종원" w:date="2019-12-10T10:44:00Z">
            <w:rPr>
              <w:del w:id="11260" w:author="박 진상" w:date="2019-10-08T05:51:00Z"/>
              <w:color w:val="000000" w:themeColor="text1"/>
            </w:rPr>
          </w:rPrChange>
        </w:rPr>
      </w:pPr>
      <w:bookmarkStart w:id="11261" w:name="_Toc21408778"/>
      <w:bookmarkStart w:id="11262" w:name="_Toc21525293"/>
      <w:bookmarkStart w:id="11263" w:name="_Toc23142132"/>
      <w:bookmarkStart w:id="11264" w:name="_Toc23173378"/>
      <w:bookmarkStart w:id="11265" w:name="_Toc23189153"/>
      <w:bookmarkStart w:id="11266" w:name="_Toc23191531"/>
      <w:bookmarkStart w:id="11267" w:name="_Toc23244549"/>
      <w:bookmarkStart w:id="11268" w:name="_Toc23794079"/>
      <w:bookmarkStart w:id="11269" w:name="_Toc23794402"/>
      <w:bookmarkStart w:id="11270" w:name="_Toc23794725"/>
      <w:bookmarkStart w:id="11271" w:name="_Toc23795570"/>
      <w:bookmarkStart w:id="11272" w:name="_Toc23839947"/>
      <w:bookmarkStart w:id="11273" w:name="_Toc26200736"/>
      <w:bookmarkStart w:id="11274" w:name="_Toc26867833"/>
      <w:bookmarkEnd w:id="11261"/>
      <w:bookmarkEnd w:id="11262"/>
      <w:bookmarkEnd w:id="11263"/>
      <w:bookmarkEnd w:id="11264"/>
      <w:bookmarkEnd w:id="11265"/>
      <w:bookmarkEnd w:id="11266"/>
      <w:bookmarkEnd w:id="11267"/>
      <w:bookmarkEnd w:id="11268"/>
      <w:bookmarkEnd w:id="11269"/>
      <w:bookmarkEnd w:id="11270"/>
      <w:bookmarkEnd w:id="11271"/>
      <w:bookmarkEnd w:id="11272"/>
      <w:bookmarkEnd w:id="11273"/>
      <w:bookmarkEnd w:id="11274"/>
    </w:p>
    <w:p w14:paraId="788A1C23" w14:textId="4480710D" w:rsidR="000D5828" w:rsidRPr="002646CB" w:rsidDel="002C63BA" w:rsidRDefault="00C567B8" w:rsidP="000D5828">
      <w:pPr>
        <w:pStyle w:val="44"/>
        <w:rPr>
          <w:del w:id="11275" w:author="박 진상" w:date="2019-10-08T05:51:00Z"/>
        </w:rPr>
      </w:pPr>
      <w:del w:id="11276" w:author="박 진상" w:date="2019-10-08T05:51:00Z">
        <w:r w:rsidRPr="002646CB" w:rsidDel="002C63BA">
          <w:rPr>
            <w:b w:val="0"/>
          </w:rPr>
          <w:delText>CHP</w:delText>
        </w:r>
        <w:r w:rsidR="000D5828" w:rsidRPr="002646CB" w:rsidDel="002C63BA">
          <w:rPr>
            <w:b w:val="0"/>
          </w:rPr>
          <w:delText xml:space="preserve"> </w:delText>
        </w:r>
        <w:r w:rsidR="000D5828" w:rsidRPr="002646CB" w:rsidDel="002C63BA">
          <w:rPr>
            <w:rFonts w:hint="eastAsia"/>
            <w:b w:val="0"/>
          </w:rPr>
          <w:delText>기반</w:delText>
        </w:r>
        <w:r w:rsidR="000D5828" w:rsidRPr="002646CB" w:rsidDel="002C63BA">
          <w:rPr>
            <w:b w:val="0"/>
          </w:rPr>
          <w:delText xml:space="preserve"> AC </w:delText>
        </w:r>
        <w:r w:rsidR="000D5828" w:rsidRPr="002646CB" w:rsidDel="002C63BA">
          <w:rPr>
            <w:rFonts w:hint="eastAsia"/>
            <w:b w:val="0"/>
          </w:rPr>
          <w:delText>운전</w:delText>
        </w:r>
        <w:r w:rsidR="000D5828" w:rsidRPr="002646CB" w:rsidDel="002C63BA">
          <w:rPr>
            <w:b w:val="0"/>
          </w:rPr>
          <w:delText xml:space="preserve"> </w:delText>
        </w:r>
        <w:r w:rsidR="000D5828" w:rsidRPr="002646CB" w:rsidDel="002C63BA">
          <w:rPr>
            <w:rFonts w:hint="eastAsia"/>
            <w:b w:val="0"/>
          </w:rPr>
          <w:delText>주파수</w:delText>
        </w:r>
        <w:r w:rsidR="000D5828" w:rsidRPr="002646CB" w:rsidDel="002C63BA">
          <w:rPr>
            <w:b w:val="0"/>
          </w:rPr>
          <w:delText xml:space="preserve"> </w:delText>
        </w:r>
        <w:r w:rsidR="000D5828" w:rsidRPr="002646CB" w:rsidDel="002C63BA">
          <w:rPr>
            <w:rFonts w:hint="eastAsia"/>
            <w:b w:val="0"/>
          </w:rPr>
          <w:delText>형상에서의</w:delText>
        </w:r>
        <w:r w:rsidR="000D5828" w:rsidRPr="002646CB" w:rsidDel="002C63BA">
          <w:rPr>
            <w:b w:val="0"/>
          </w:rPr>
          <w:delText xml:space="preserve"> </w:delText>
        </w:r>
        <w:r w:rsidR="000D5828" w:rsidRPr="002646CB" w:rsidDel="002C63BA">
          <w:rPr>
            <w:rFonts w:hint="eastAsia"/>
            <w:b w:val="0"/>
          </w:rPr>
          <w:delText>모드</w:delText>
        </w:r>
        <w:r w:rsidR="000D5828" w:rsidRPr="002646CB" w:rsidDel="002C63BA">
          <w:rPr>
            <w:b w:val="0"/>
          </w:rPr>
          <w:delText xml:space="preserve"> </w:delText>
        </w:r>
        <w:r w:rsidR="000D5828" w:rsidRPr="002646CB" w:rsidDel="002C63BA">
          <w:rPr>
            <w:rFonts w:hint="eastAsia"/>
            <w:b w:val="0"/>
          </w:rPr>
          <w:delText>전환</w:delText>
        </w:r>
        <w:r w:rsidR="000D5828" w:rsidRPr="002646CB" w:rsidDel="002C63BA">
          <w:rPr>
            <w:b w:val="0"/>
          </w:rPr>
          <w:delText xml:space="preserve"> </w:delText>
        </w:r>
        <w:r w:rsidR="000D5828" w:rsidRPr="002646CB" w:rsidDel="002C63BA">
          <w:rPr>
            <w:rFonts w:hint="eastAsia"/>
            <w:b w:val="0"/>
          </w:rPr>
          <w:delText>운전</w:delText>
        </w:r>
        <w:r w:rsidR="000D5828" w:rsidRPr="002646CB" w:rsidDel="002C63BA">
          <w:rPr>
            <w:b w:val="0"/>
          </w:rPr>
          <w:delText xml:space="preserve"> </w:delText>
        </w:r>
        <w:r w:rsidR="000D5828" w:rsidRPr="002646CB" w:rsidDel="002C63BA">
          <w:rPr>
            <w:rFonts w:hint="eastAsia"/>
            <w:b w:val="0"/>
          </w:rPr>
          <w:delText>제어</w:delText>
        </w:r>
        <w:bookmarkStart w:id="11277" w:name="_Toc21408779"/>
        <w:bookmarkStart w:id="11278" w:name="_Toc21525294"/>
        <w:bookmarkStart w:id="11279" w:name="_Toc23142133"/>
        <w:bookmarkStart w:id="11280" w:name="_Toc23173379"/>
        <w:bookmarkStart w:id="11281" w:name="_Toc23189154"/>
        <w:bookmarkStart w:id="11282" w:name="_Toc23191532"/>
        <w:bookmarkStart w:id="11283" w:name="_Toc23244550"/>
        <w:bookmarkStart w:id="11284" w:name="_Toc23794080"/>
        <w:bookmarkStart w:id="11285" w:name="_Toc23794403"/>
        <w:bookmarkStart w:id="11286" w:name="_Toc23794726"/>
        <w:bookmarkStart w:id="11287" w:name="_Toc23795571"/>
        <w:bookmarkStart w:id="11288" w:name="_Toc23839948"/>
        <w:bookmarkStart w:id="11289" w:name="_Toc26200737"/>
        <w:bookmarkStart w:id="11290" w:name="_Toc26867834"/>
        <w:bookmarkEnd w:id="11277"/>
        <w:bookmarkEnd w:id="11278"/>
        <w:bookmarkEnd w:id="11279"/>
        <w:bookmarkEnd w:id="11280"/>
        <w:bookmarkEnd w:id="11281"/>
        <w:bookmarkEnd w:id="11282"/>
        <w:bookmarkEnd w:id="11283"/>
        <w:bookmarkEnd w:id="11284"/>
        <w:bookmarkEnd w:id="11285"/>
        <w:bookmarkEnd w:id="11286"/>
        <w:bookmarkEnd w:id="11287"/>
        <w:bookmarkEnd w:id="11288"/>
        <w:bookmarkEnd w:id="11289"/>
        <w:bookmarkEnd w:id="11290"/>
      </w:del>
    </w:p>
    <w:p w14:paraId="65666A9E" w14:textId="0E7DD8BE" w:rsidR="000D5828" w:rsidRPr="002646CB" w:rsidDel="002C63BA" w:rsidRDefault="000D5828" w:rsidP="000D5828">
      <w:pPr>
        <w:rPr>
          <w:del w:id="11291" w:author="박 진상" w:date="2019-10-08T05:51:00Z"/>
          <w:lang w:val="de-DE"/>
        </w:rPr>
      </w:pPr>
      <w:bookmarkStart w:id="11292" w:name="_Toc21408780"/>
      <w:bookmarkStart w:id="11293" w:name="_Toc21525295"/>
      <w:bookmarkStart w:id="11294" w:name="_Toc23142134"/>
      <w:bookmarkStart w:id="11295" w:name="_Toc23173380"/>
      <w:bookmarkStart w:id="11296" w:name="_Toc23189155"/>
      <w:bookmarkStart w:id="11297" w:name="_Toc23191533"/>
      <w:bookmarkStart w:id="11298" w:name="_Toc23244551"/>
      <w:bookmarkStart w:id="11299" w:name="_Toc23794081"/>
      <w:bookmarkStart w:id="11300" w:name="_Toc23794404"/>
      <w:bookmarkStart w:id="11301" w:name="_Toc23794727"/>
      <w:bookmarkStart w:id="11302" w:name="_Toc23795572"/>
      <w:bookmarkStart w:id="11303" w:name="_Toc23839949"/>
      <w:bookmarkStart w:id="11304" w:name="_Toc26200738"/>
      <w:bookmarkStart w:id="11305" w:name="_Toc26867835"/>
      <w:bookmarkEnd w:id="11292"/>
      <w:bookmarkEnd w:id="11293"/>
      <w:bookmarkEnd w:id="11294"/>
      <w:bookmarkEnd w:id="11295"/>
      <w:bookmarkEnd w:id="11296"/>
      <w:bookmarkEnd w:id="11297"/>
      <w:bookmarkEnd w:id="11298"/>
      <w:bookmarkEnd w:id="11299"/>
      <w:bookmarkEnd w:id="11300"/>
      <w:bookmarkEnd w:id="11301"/>
      <w:bookmarkEnd w:id="11302"/>
      <w:bookmarkEnd w:id="11303"/>
      <w:bookmarkEnd w:id="11304"/>
      <w:bookmarkEnd w:id="11305"/>
    </w:p>
    <w:p w14:paraId="25150BA3" w14:textId="7D4DD72A" w:rsidR="000D5828" w:rsidRPr="002646CB" w:rsidDel="002C63BA" w:rsidRDefault="00E742FA" w:rsidP="000D5828">
      <w:pPr>
        <w:rPr>
          <w:del w:id="11306" w:author="박 진상" w:date="2019-10-08T05:51:00Z"/>
          <w:lang w:val="en-US"/>
          <w:rPrChange w:id="11307" w:author="ETRI-김종원" w:date="2019-12-10T10:44:00Z">
            <w:rPr>
              <w:del w:id="11308" w:author="박 진상" w:date="2019-10-08T05:51:00Z"/>
              <w:color w:val="000000" w:themeColor="text1"/>
              <w:lang w:val="en-US"/>
            </w:rPr>
          </w:rPrChange>
        </w:rPr>
      </w:pPr>
      <w:del w:id="11309" w:author="박 진상" w:date="2019-10-08T05:51:00Z">
        <w:r w:rsidRPr="002646CB" w:rsidDel="002C63BA">
          <w:delText>CES-MG</w:delText>
        </w:r>
        <w:r w:rsidR="000D5828" w:rsidRPr="002646CB" w:rsidDel="002C63BA">
          <w:rPr>
            <w:rFonts w:hint="eastAsia"/>
            <w:lang w:val="en-US"/>
            <w:rPrChange w:id="11310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에서</w:delText>
        </w:r>
        <w:r w:rsidR="000D5828" w:rsidRPr="002646CB" w:rsidDel="002C63BA">
          <w:rPr>
            <w:lang w:val="en-US"/>
            <w:rPrChange w:id="11311" w:author="ETRI-김종원" w:date="2019-12-10T10:44:00Z">
              <w:rPr>
                <w:color w:val="000000" w:themeColor="text1"/>
                <w:lang w:val="en-US"/>
              </w:rPr>
            </w:rPrChange>
          </w:rPr>
          <w:delText xml:space="preserve"> </w:delText>
        </w:r>
        <w:r w:rsidR="001C3C69" w:rsidRPr="002646CB" w:rsidDel="002C63BA">
          <w:rPr>
            <w:rFonts w:hint="eastAsia"/>
            <w:rPrChange w:id="1131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독립</w:delText>
        </w:r>
        <w:r w:rsidR="000D5828" w:rsidRPr="002646CB" w:rsidDel="002C63BA">
          <w:rPr>
            <w:rFonts w:hint="eastAsia"/>
            <w:lang w:val="en-US"/>
            <w:rPrChange w:id="11313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운전</w:delText>
        </w:r>
        <w:r w:rsidR="000D5828" w:rsidRPr="002646CB" w:rsidDel="002C63BA">
          <w:rPr>
            <w:lang w:val="en-US"/>
            <w:rPrChange w:id="11314" w:author="ETRI-김종원" w:date="2019-12-10T10:44:00Z">
              <w:rPr>
                <w:color w:val="000000" w:themeColor="text1"/>
                <w:lang w:val="en-US"/>
              </w:rPr>
            </w:rPrChange>
          </w:rPr>
          <w:delText xml:space="preserve"> </w:delText>
        </w:r>
        <w:r w:rsidR="000D5828" w:rsidRPr="002646CB" w:rsidDel="002C63BA">
          <w:rPr>
            <w:rFonts w:hint="eastAsia"/>
            <w:lang w:val="en-US"/>
            <w:rPrChange w:id="11315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모드와</w:delText>
        </w:r>
        <w:r w:rsidR="000D5828" w:rsidRPr="002646CB" w:rsidDel="002C63BA">
          <w:rPr>
            <w:lang w:val="en-US"/>
            <w:rPrChange w:id="11316" w:author="ETRI-김종원" w:date="2019-12-10T10:44:00Z">
              <w:rPr>
                <w:color w:val="000000" w:themeColor="text1"/>
                <w:lang w:val="en-US"/>
              </w:rPr>
            </w:rPrChange>
          </w:rPr>
          <w:delText xml:space="preserve"> </w:delText>
        </w:r>
        <w:r w:rsidR="000D5828" w:rsidRPr="002646CB" w:rsidDel="002C63BA">
          <w:rPr>
            <w:rFonts w:hint="eastAsia"/>
            <w:lang w:val="en-US"/>
            <w:rPrChange w:id="11317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계통</w:delText>
        </w:r>
        <w:r w:rsidR="000D5828" w:rsidRPr="002646CB" w:rsidDel="002C63BA">
          <w:rPr>
            <w:lang w:val="en-US"/>
            <w:rPrChange w:id="11318" w:author="ETRI-김종원" w:date="2019-12-10T10:44:00Z">
              <w:rPr>
                <w:color w:val="000000" w:themeColor="text1"/>
                <w:lang w:val="en-US"/>
              </w:rPr>
            </w:rPrChange>
          </w:rPr>
          <w:delText xml:space="preserve"> </w:delText>
        </w:r>
        <w:r w:rsidR="000D5828" w:rsidRPr="002646CB" w:rsidDel="002C63BA">
          <w:rPr>
            <w:rFonts w:hint="eastAsia"/>
            <w:lang w:val="en-US"/>
            <w:rPrChange w:id="11319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연계운전</w:delText>
        </w:r>
        <w:r w:rsidR="000D5828" w:rsidRPr="002646CB" w:rsidDel="002C63BA">
          <w:rPr>
            <w:lang w:val="en-US"/>
            <w:rPrChange w:id="11320" w:author="ETRI-김종원" w:date="2019-12-10T10:44:00Z">
              <w:rPr>
                <w:color w:val="000000" w:themeColor="text1"/>
                <w:lang w:val="en-US"/>
              </w:rPr>
            </w:rPrChange>
          </w:rPr>
          <w:delText xml:space="preserve"> </w:delText>
        </w:r>
        <w:r w:rsidR="000D5828" w:rsidRPr="002646CB" w:rsidDel="002C63BA">
          <w:rPr>
            <w:rFonts w:hint="eastAsia"/>
            <w:lang w:val="en-US"/>
            <w:rPrChange w:id="11321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모드의</w:delText>
        </w:r>
        <w:r w:rsidR="000D5828" w:rsidRPr="002646CB" w:rsidDel="002C63BA">
          <w:rPr>
            <w:lang w:val="en-US"/>
            <w:rPrChange w:id="11322" w:author="ETRI-김종원" w:date="2019-12-10T10:44:00Z">
              <w:rPr>
                <w:color w:val="000000" w:themeColor="text1"/>
                <w:lang w:val="en-US"/>
              </w:rPr>
            </w:rPrChange>
          </w:rPr>
          <w:delText xml:space="preserve"> </w:delText>
        </w:r>
        <w:r w:rsidR="000D5828" w:rsidRPr="002646CB" w:rsidDel="002C63BA">
          <w:rPr>
            <w:rFonts w:hint="eastAsia"/>
            <w:lang w:val="en-US"/>
            <w:rPrChange w:id="11323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상호</w:delText>
        </w:r>
        <w:r w:rsidR="000D5828" w:rsidRPr="002646CB" w:rsidDel="002C63BA">
          <w:rPr>
            <w:lang w:val="en-US"/>
            <w:rPrChange w:id="11324" w:author="ETRI-김종원" w:date="2019-12-10T10:44:00Z">
              <w:rPr>
                <w:color w:val="000000" w:themeColor="text1"/>
                <w:lang w:val="en-US"/>
              </w:rPr>
            </w:rPrChange>
          </w:rPr>
          <w:delText xml:space="preserve"> </w:delText>
        </w:r>
        <w:r w:rsidR="000D5828" w:rsidRPr="002646CB" w:rsidDel="002C63BA">
          <w:rPr>
            <w:rFonts w:hint="eastAsia"/>
            <w:lang w:val="en-US"/>
            <w:rPrChange w:id="11325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전환</w:delText>
        </w:r>
        <w:r w:rsidR="000D5828" w:rsidRPr="002646CB" w:rsidDel="002C63BA">
          <w:rPr>
            <w:lang w:val="en-US"/>
            <w:rPrChange w:id="11326" w:author="ETRI-김종원" w:date="2019-12-10T10:44:00Z">
              <w:rPr>
                <w:color w:val="000000" w:themeColor="text1"/>
                <w:lang w:val="en-US"/>
              </w:rPr>
            </w:rPrChange>
          </w:rPr>
          <w:delText xml:space="preserve"> </w:delText>
        </w:r>
        <w:r w:rsidR="000D5828" w:rsidRPr="002646CB" w:rsidDel="002C63BA">
          <w:rPr>
            <w:rFonts w:hint="eastAsia"/>
            <w:lang w:val="en-US"/>
            <w:rPrChange w:id="11327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시에</w:delText>
        </w:r>
        <w:r w:rsidR="000D5828" w:rsidRPr="002646CB" w:rsidDel="002C63BA">
          <w:rPr>
            <w:lang w:val="en-US"/>
            <w:rPrChange w:id="11328" w:author="ETRI-김종원" w:date="2019-12-10T10:44:00Z">
              <w:rPr>
                <w:color w:val="000000" w:themeColor="text1"/>
                <w:lang w:val="en-US"/>
              </w:rPr>
            </w:rPrChange>
          </w:rPr>
          <w:delText xml:space="preserve"> </w:delText>
        </w:r>
        <w:r w:rsidR="00A933ED" w:rsidRPr="002646CB" w:rsidDel="002C63BA">
          <w:rPr>
            <w:lang w:val="en-US"/>
            <w:rPrChange w:id="11329" w:author="ETRI-김종원" w:date="2019-12-10T10:44:00Z">
              <w:rPr>
                <w:color w:val="000000" w:themeColor="text1"/>
                <w:lang w:val="en-US"/>
              </w:rPr>
            </w:rPrChange>
          </w:rPr>
          <w:delText>EES</w:delText>
        </w:r>
        <w:r w:rsidR="00A933ED" w:rsidRPr="002646CB" w:rsidDel="002C63BA">
          <w:rPr>
            <w:rFonts w:hint="eastAsia"/>
            <w:lang w:val="en-US"/>
            <w:rPrChange w:id="11330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시스템은</w:delText>
        </w:r>
        <w:r w:rsidR="000D5828" w:rsidRPr="002646CB" w:rsidDel="002C63BA">
          <w:rPr>
            <w:lang w:val="en-US"/>
            <w:rPrChange w:id="11331" w:author="ETRI-김종원" w:date="2019-12-10T10:44:00Z">
              <w:rPr>
                <w:color w:val="000000" w:themeColor="text1"/>
                <w:lang w:val="en-US"/>
              </w:rPr>
            </w:rPrChange>
          </w:rPr>
          <w:delText xml:space="preserve"> </w:delText>
        </w:r>
        <w:r w:rsidR="000D5828" w:rsidRPr="002646CB" w:rsidDel="002C63BA">
          <w:rPr>
            <w:rFonts w:hint="eastAsia"/>
            <w:lang w:val="en-US"/>
            <w:rPrChange w:id="11332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다음</w:delText>
        </w:r>
        <w:r w:rsidR="000D5828" w:rsidRPr="002646CB" w:rsidDel="002C63BA">
          <w:rPr>
            <w:lang w:val="en-US"/>
            <w:rPrChange w:id="11333" w:author="ETRI-김종원" w:date="2019-12-10T10:44:00Z">
              <w:rPr>
                <w:color w:val="000000" w:themeColor="text1"/>
                <w:lang w:val="en-US"/>
              </w:rPr>
            </w:rPrChange>
          </w:rPr>
          <w:delText xml:space="preserve"> </w:delText>
        </w:r>
        <w:r w:rsidR="000D5828" w:rsidRPr="002646CB" w:rsidDel="002C63BA">
          <w:rPr>
            <w:rFonts w:hint="eastAsia"/>
            <w:lang w:val="en-US"/>
            <w:rPrChange w:id="11334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사항을</w:delText>
        </w:r>
        <w:r w:rsidR="000D5828" w:rsidRPr="002646CB" w:rsidDel="002C63BA">
          <w:rPr>
            <w:lang w:val="en-US"/>
            <w:rPrChange w:id="11335" w:author="ETRI-김종원" w:date="2019-12-10T10:44:00Z">
              <w:rPr>
                <w:color w:val="000000" w:themeColor="text1"/>
                <w:lang w:val="en-US"/>
              </w:rPr>
            </w:rPrChange>
          </w:rPr>
          <w:delText xml:space="preserve"> </w:delText>
        </w:r>
        <w:r w:rsidR="000D5828" w:rsidRPr="002646CB" w:rsidDel="002C63BA">
          <w:rPr>
            <w:rFonts w:hint="eastAsia"/>
            <w:lang w:val="en-US"/>
            <w:rPrChange w:id="11336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고려하여</w:delText>
        </w:r>
        <w:r w:rsidR="000D5828" w:rsidRPr="002646CB" w:rsidDel="002C63BA">
          <w:rPr>
            <w:lang w:val="en-US"/>
            <w:rPrChange w:id="11337" w:author="ETRI-김종원" w:date="2019-12-10T10:44:00Z">
              <w:rPr>
                <w:color w:val="000000" w:themeColor="text1"/>
                <w:lang w:val="en-US"/>
              </w:rPr>
            </w:rPrChange>
          </w:rPr>
          <w:delText xml:space="preserve"> </w:delText>
        </w:r>
        <w:r w:rsidR="000D5828" w:rsidRPr="002646CB" w:rsidDel="002C63BA">
          <w:rPr>
            <w:rFonts w:hint="eastAsia"/>
            <w:lang w:val="en-US"/>
            <w:rPrChange w:id="11338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운전</w:delText>
        </w:r>
        <w:r w:rsidR="00DF729E" w:rsidRPr="002646CB" w:rsidDel="002C63BA">
          <w:rPr>
            <w:rFonts w:hint="eastAsia"/>
            <w:lang w:val="en-US"/>
            <w:rPrChange w:id="11339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해야</w:delText>
        </w:r>
        <w:r w:rsidR="000D5828" w:rsidRPr="002646CB" w:rsidDel="002C63BA">
          <w:rPr>
            <w:lang w:val="en-US"/>
            <w:rPrChange w:id="11340" w:author="ETRI-김종원" w:date="2019-12-10T10:44:00Z">
              <w:rPr>
                <w:color w:val="000000" w:themeColor="text1"/>
                <w:lang w:val="en-US"/>
              </w:rPr>
            </w:rPrChange>
          </w:rPr>
          <w:delText xml:space="preserve"> </w:delText>
        </w:r>
        <w:r w:rsidR="000D5828" w:rsidRPr="002646CB" w:rsidDel="002C63BA">
          <w:rPr>
            <w:rFonts w:hint="eastAsia"/>
            <w:lang w:val="en-US"/>
            <w:rPrChange w:id="11341" w:author="ETRI-김종원" w:date="2019-12-10T10:44:00Z">
              <w:rPr>
                <w:rFonts w:hint="eastAsia"/>
                <w:color w:val="000000" w:themeColor="text1"/>
                <w:lang w:val="en-US"/>
              </w:rPr>
            </w:rPrChange>
          </w:rPr>
          <w:delText>한다</w:delText>
        </w:r>
        <w:r w:rsidR="00552CAE" w:rsidRPr="002646CB" w:rsidDel="002C63BA">
          <w:rPr>
            <w:lang w:val="en-US"/>
            <w:rPrChange w:id="11342" w:author="ETRI-김종원" w:date="2019-12-10T10:44:00Z">
              <w:rPr>
                <w:color w:val="000000" w:themeColor="text1"/>
                <w:lang w:val="en-US"/>
              </w:rPr>
            </w:rPrChange>
          </w:rPr>
          <w:delText>.</w:delText>
        </w:r>
        <w:bookmarkStart w:id="11343" w:name="_Toc21408781"/>
        <w:bookmarkStart w:id="11344" w:name="_Toc21525296"/>
        <w:bookmarkStart w:id="11345" w:name="_Toc23142135"/>
        <w:bookmarkStart w:id="11346" w:name="_Toc23173381"/>
        <w:bookmarkStart w:id="11347" w:name="_Toc23189156"/>
        <w:bookmarkStart w:id="11348" w:name="_Toc23191534"/>
        <w:bookmarkStart w:id="11349" w:name="_Toc23244552"/>
        <w:bookmarkStart w:id="11350" w:name="_Toc23794082"/>
        <w:bookmarkStart w:id="11351" w:name="_Toc23794405"/>
        <w:bookmarkStart w:id="11352" w:name="_Toc23794728"/>
        <w:bookmarkStart w:id="11353" w:name="_Toc23795573"/>
        <w:bookmarkStart w:id="11354" w:name="_Toc23839950"/>
        <w:bookmarkStart w:id="11355" w:name="_Toc26200739"/>
        <w:bookmarkStart w:id="11356" w:name="_Toc26867836"/>
        <w:bookmarkEnd w:id="11343"/>
        <w:bookmarkEnd w:id="11344"/>
        <w:bookmarkEnd w:id="11345"/>
        <w:bookmarkEnd w:id="11346"/>
        <w:bookmarkEnd w:id="11347"/>
        <w:bookmarkEnd w:id="11348"/>
        <w:bookmarkEnd w:id="11349"/>
        <w:bookmarkEnd w:id="11350"/>
        <w:bookmarkEnd w:id="11351"/>
        <w:bookmarkEnd w:id="11352"/>
        <w:bookmarkEnd w:id="11353"/>
        <w:bookmarkEnd w:id="11354"/>
        <w:bookmarkEnd w:id="11355"/>
        <w:bookmarkEnd w:id="11356"/>
      </w:del>
    </w:p>
    <w:p w14:paraId="336C36B2" w14:textId="2E447140" w:rsidR="00552CAE" w:rsidRPr="002646CB" w:rsidDel="002C63BA" w:rsidRDefault="00552CAE" w:rsidP="000D5828">
      <w:pPr>
        <w:rPr>
          <w:del w:id="11357" w:author="박 진상" w:date="2019-10-08T05:51:00Z"/>
          <w:lang w:val="en-US"/>
          <w:rPrChange w:id="11358" w:author="ETRI-김종원" w:date="2019-12-10T10:44:00Z">
            <w:rPr>
              <w:del w:id="11359" w:author="박 진상" w:date="2019-10-08T05:51:00Z"/>
              <w:color w:val="FF0000"/>
              <w:lang w:val="en-US"/>
            </w:rPr>
          </w:rPrChange>
        </w:rPr>
      </w:pPr>
      <w:bookmarkStart w:id="11360" w:name="_Toc21408782"/>
      <w:bookmarkStart w:id="11361" w:name="_Toc21525297"/>
      <w:bookmarkStart w:id="11362" w:name="_Toc23142136"/>
      <w:bookmarkStart w:id="11363" w:name="_Toc23173382"/>
      <w:bookmarkStart w:id="11364" w:name="_Toc23189157"/>
      <w:bookmarkStart w:id="11365" w:name="_Toc23191535"/>
      <w:bookmarkStart w:id="11366" w:name="_Toc23244553"/>
      <w:bookmarkStart w:id="11367" w:name="_Toc23794083"/>
      <w:bookmarkStart w:id="11368" w:name="_Toc23794406"/>
      <w:bookmarkStart w:id="11369" w:name="_Toc23794729"/>
      <w:bookmarkStart w:id="11370" w:name="_Toc23795574"/>
      <w:bookmarkStart w:id="11371" w:name="_Toc23839951"/>
      <w:bookmarkStart w:id="11372" w:name="_Toc26200740"/>
      <w:bookmarkStart w:id="11373" w:name="_Toc26867837"/>
      <w:bookmarkEnd w:id="11360"/>
      <w:bookmarkEnd w:id="11361"/>
      <w:bookmarkEnd w:id="11362"/>
      <w:bookmarkEnd w:id="11363"/>
      <w:bookmarkEnd w:id="11364"/>
      <w:bookmarkEnd w:id="11365"/>
      <w:bookmarkEnd w:id="11366"/>
      <w:bookmarkEnd w:id="11367"/>
      <w:bookmarkEnd w:id="11368"/>
      <w:bookmarkEnd w:id="11369"/>
      <w:bookmarkEnd w:id="11370"/>
      <w:bookmarkEnd w:id="11371"/>
      <w:bookmarkEnd w:id="11372"/>
      <w:bookmarkEnd w:id="11373"/>
    </w:p>
    <w:p w14:paraId="597B1345" w14:textId="30FECBA7" w:rsidR="00552CAE" w:rsidRPr="002646CB" w:rsidDel="002C63BA" w:rsidRDefault="00E742FA" w:rsidP="00552CAE">
      <w:pPr>
        <w:rPr>
          <w:del w:id="11374" w:author="박 진상" w:date="2019-10-08T05:51:00Z"/>
          <w:rPrChange w:id="11375" w:author="ETRI-김종원" w:date="2019-12-10T10:44:00Z">
            <w:rPr>
              <w:del w:id="11376" w:author="박 진상" w:date="2019-10-08T05:51:00Z"/>
              <w:color w:val="000000" w:themeColor="text1"/>
            </w:rPr>
          </w:rPrChange>
        </w:rPr>
      </w:pPr>
      <w:del w:id="11377" w:author="박 진상" w:date="2019-10-08T05:51:00Z">
        <w:r w:rsidRPr="002646CB" w:rsidDel="002C63BA">
          <w:delText>CES-MG</w:delText>
        </w:r>
        <w:r w:rsidR="00552CAE" w:rsidRPr="002646CB" w:rsidDel="002C63BA">
          <w:rPr>
            <w:rFonts w:hint="eastAsia"/>
            <w:rPrChange w:id="1137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가</w:delText>
        </w:r>
        <w:r w:rsidR="00552CAE" w:rsidRPr="002646CB" w:rsidDel="002C63BA">
          <w:rPr>
            <w:rPrChange w:id="11379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38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의도적인</w:delText>
        </w:r>
        <w:r w:rsidR="00552CAE" w:rsidRPr="002646CB" w:rsidDel="002C63BA">
          <w:rPr>
            <w:rPrChange w:id="11381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064367" w:rsidRPr="002646CB" w:rsidDel="002C63BA">
          <w:rPr>
            <w:rFonts w:hint="eastAsia"/>
            <w:rPrChange w:id="1138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독립</w:delText>
        </w:r>
        <w:r w:rsidR="00552CAE" w:rsidRPr="002646CB" w:rsidDel="002C63BA">
          <w:rPr>
            <w:rFonts w:hint="eastAsia"/>
            <w:rPrChange w:id="1138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552CAE" w:rsidRPr="002646CB" w:rsidDel="002C63BA">
          <w:rPr>
            <w:rPrChange w:id="11384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38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</w:delText>
        </w:r>
        <w:r w:rsidR="00552CAE" w:rsidRPr="002646CB" w:rsidDel="002C63BA">
          <w:rPr>
            <w:rPrChange w:id="11386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38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전환</w:delText>
        </w:r>
        <w:r w:rsidR="00552CAE" w:rsidRPr="002646CB" w:rsidDel="002C63BA">
          <w:rPr>
            <w:rPrChange w:id="11388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38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다음</w:delText>
        </w:r>
        <w:r w:rsidR="00552CAE" w:rsidRPr="002646CB" w:rsidDel="002C63BA">
          <w:rPr>
            <w:rPrChange w:id="11390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39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절차에</w:delText>
        </w:r>
        <w:r w:rsidR="00552CAE" w:rsidRPr="002646CB" w:rsidDel="002C63BA">
          <w:rPr>
            <w:rPrChange w:id="11392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39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따라</w:delText>
        </w:r>
        <w:r w:rsidR="00552CAE" w:rsidRPr="002646CB" w:rsidDel="002C63BA">
          <w:rPr>
            <w:rPrChange w:id="11394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39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제어</w:delText>
        </w:r>
        <w:r w:rsidR="00DF729E" w:rsidRPr="002646CB" w:rsidDel="002C63BA">
          <w:rPr>
            <w:rFonts w:hint="eastAsia"/>
            <w:rPrChange w:id="1139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해야</w:delText>
        </w:r>
        <w:r w:rsidR="00E10F22" w:rsidRPr="002646CB" w:rsidDel="002C63BA">
          <w:rPr>
            <w:rPrChange w:id="11397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E10F22" w:rsidRPr="002646CB" w:rsidDel="002C63BA">
          <w:rPr>
            <w:rFonts w:hint="eastAsia"/>
            <w:rPrChange w:id="1139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한다</w:delText>
        </w:r>
        <w:r w:rsidR="00E10F22" w:rsidRPr="002646CB" w:rsidDel="002C63BA">
          <w:rPr>
            <w:rPrChange w:id="11399" w:author="ETRI-김종원" w:date="2019-12-10T10:44:00Z">
              <w:rPr>
                <w:color w:val="000000" w:themeColor="text1"/>
              </w:rPr>
            </w:rPrChange>
          </w:rPr>
          <w:delText>.</w:delText>
        </w:r>
        <w:bookmarkStart w:id="11400" w:name="_Toc21408783"/>
        <w:bookmarkStart w:id="11401" w:name="_Toc21525298"/>
        <w:bookmarkStart w:id="11402" w:name="_Toc23142137"/>
        <w:bookmarkStart w:id="11403" w:name="_Toc23173383"/>
        <w:bookmarkStart w:id="11404" w:name="_Toc23189158"/>
        <w:bookmarkStart w:id="11405" w:name="_Toc23191536"/>
        <w:bookmarkStart w:id="11406" w:name="_Toc23244554"/>
        <w:bookmarkStart w:id="11407" w:name="_Toc23794084"/>
        <w:bookmarkStart w:id="11408" w:name="_Toc23794407"/>
        <w:bookmarkStart w:id="11409" w:name="_Toc23794730"/>
        <w:bookmarkStart w:id="11410" w:name="_Toc23795575"/>
        <w:bookmarkStart w:id="11411" w:name="_Toc23839952"/>
        <w:bookmarkStart w:id="11412" w:name="_Toc26200741"/>
        <w:bookmarkStart w:id="11413" w:name="_Toc26867838"/>
        <w:bookmarkEnd w:id="11400"/>
        <w:bookmarkEnd w:id="11401"/>
        <w:bookmarkEnd w:id="11402"/>
        <w:bookmarkEnd w:id="11403"/>
        <w:bookmarkEnd w:id="11404"/>
        <w:bookmarkEnd w:id="11405"/>
        <w:bookmarkEnd w:id="11406"/>
        <w:bookmarkEnd w:id="11407"/>
        <w:bookmarkEnd w:id="11408"/>
        <w:bookmarkEnd w:id="11409"/>
        <w:bookmarkEnd w:id="11410"/>
        <w:bookmarkEnd w:id="11411"/>
        <w:bookmarkEnd w:id="11412"/>
        <w:bookmarkEnd w:id="11413"/>
      </w:del>
    </w:p>
    <w:p w14:paraId="619F1847" w14:textId="39D78595" w:rsidR="00552CAE" w:rsidRPr="002646CB" w:rsidDel="002C63BA" w:rsidRDefault="00552CAE" w:rsidP="00552CAE">
      <w:pPr>
        <w:rPr>
          <w:del w:id="11414" w:author="박 진상" w:date="2019-10-08T05:51:00Z"/>
          <w:rPrChange w:id="11415" w:author="ETRI-김종원" w:date="2019-12-10T10:44:00Z">
            <w:rPr>
              <w:del w:id="11416" w:author="박 진상" w:date="2019-10-08T05:51:00Z"/>
              <w:color w:val="000000" w:themeColor="text1"/>
            </w:rPr>
          </w:rPrChange>
        </w:rPr>
      </w:pPr>
      <w:bookmarkStart w:id="11417" w:name="_Toc21408784"/>
      <w:bookmarkStart w:id="11418" w:name="_Toc21525299"/>
      <w:bookmarkStart w:id="11419" w:name="_Toc23142138"/>
      <w:bookmarkStart w:id="11420" w:name="_Toc23173384"/>
      <w:bookmarkStart w:id="11421" w:name="_Toc23189159"/>
      <w:bookmarkStart w:id="11422" w:name="_Toc23191537"/>
      <w:bookmarkStart w:id="11423" w:name="_Toc23244555"/>
      <w:bookmarkStart w:id="11424" w:name="_Toc23794085"/>
      <w:bookmarkStart w:id="11425" w:name="_Toc23794408"/>
      <w:bookmarkStart w:id="11426" w:name="_Toc23794731"/>
      <w:bookmarkStart w:id="11427" w:name="_Toc23795576"/>
      <w:bookmarkStart w:id="11428" w:name="_Toc23839953"/>
      <w:bookmarkStart w:id="11429" w:name="_Toc26200742"/>
      <w:bookmarkStart w:id="11430" w:name="_Toc26867839"/>
      <w:bookmarkEnd w:id="11417"/>
      <w:bookmarkEnd w:id="11418"/>
      <w:bookmarkEnd w:id="11419"/>
      <w:bookmarkEnd w:id="11420"/>
      <w:bookmarkEnd w:id="11421"/>
      <w:bookmarkEnd w:id="11422"/>
      <w:bookmarkEnd w:id="11423"/>
      <w:bookmarkEnd w:id="11424"/>
      <w:bookmarkEnd w:id="11425"/>
      <w:bookmarkEnd w:id="11426"/>
      <w:bookmarkEnd w:id="11427"/>
      <w:bookmarkEnd w:id="11428"/>
      <w:bookmarkEnd w:id="11429"/>
      <w:bookmarkEnd w:id="11430"/>
    </w:p>
    <w:p w14:paraId="2F73504F" w14:textId="5B12159A" w:rsidR="00552CAE" w:rsidRPr="002646CB" w:rsidDel="002C63BA" w:rsidRDefault="00BF2D25" w:rsidP="00737668">
      <w:pPr>
        <w:pStyle w:val="af6"/>
        <w:numPr>
          <w:ilvl w:val="0"/>
          <w:numId w:val="19"/>
        </w:numPr>
        <w:ind w:leftChars="0"/>
        <w:rPr>
          <w:del w:id="11431" w:author="박 진상" w:date="2019-10-08T05:51:00Z"/>
          <w:rPrChange w:id="11432" w:author="ETRI-김종원" w:date="2019-12-10T10:44:00Z">
            <w:rPr>
              <w:del w:id="11433" w:author="박 진상" w:date="2019-10-08T05:51:00Z"/>
              <w:color w:val="000000" w:themeColor="text1"/>
            </w:rPr>
          </w:rPrChange>
        </w:rPr>
      </w:pPr>
      <w:del w:id="11434" w:author="박 진상" w:date="2019-10-08T05:51:00Z">
        <w:r w:rsidRPr="002646CB" w:rsidDel="002C63BA">
          <w:rPr>
            <w:rPrChange w:id="11435" w:author="ETRI-김종원" w:date="2019-12-10T10:44:00Z">
              <w:rPr>
                <w:color w:val="000000" w:themeColor="text1"/>
              </w:rPr>
            </w:rPrChange>
          </w:rPr>
          <w:delText xml:space="preserve">1 </w:delText>
        </w:r>
        <w:r w:rsidRPr="002646CB" w:rsidDel="002C63BA">
          <w:rPr>
            <w:rFonts w:hint="eastAsia"/>
            <w:rPrChange w:id="1143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2C63BA">
          <w:rPr>
            <w:rPrChange w:id="11437" w:author="ETRI-김종원" w:date="2019-12-10T10:44:00Z">
              <w:rPr>
                <w:color w:val="000000" w:themeColor="text1"/>
              </w:rPr>
            </w:rPrChange>
          </w:rPr>
          <w:delText xml:space="preserve"> : </w:delText>
        </w:r>
        <w:r w:rsidR="00552CAE" w:rsidRPr="002646CB" w:rsidDel="002C63BA">
          <w:rPr>
            <w:rFonts w:hint="eastAsia"/>
            <w:rPrChange w:id="1143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적정</w:delText>
        </w:r>
        <w:r w:rsidR="00552CAE" w:rsidRPr="002646CB" w:rsidDel="002C63BA">
          <w:rPr>
            <w:rPrChange w:id="11439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44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범위</w:delText>
        </w:r>
        <w:r w:rsidR="00552CAE" w:rsidRPr="002646CB" w:rsidDel="002C63BA">
          <w:rPr>
            <w:rPrChange w:id="11441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44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내로의</w:delText>
        </w:r>
        <w:r w:rsidR="00552CAE" w:rsidRPr="002646CB" w:rsidDel="002C63BA">
          <w:rPr>
            <w:rPrChange w:id="11443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D8216E" w:rsidRPr="002646CB" w:rsidDel="002C63BA">
          <w:rPr>
            <w:rPrChange w:id="11444" w:author="ETRI-김종원" w:date="2019-12-10T10:44:00Z">
              <w:rPr>
                <w:color w:val="000000" w:themeColor="text1"/>
              </w:rPr>
            </w:rPrChange>
          </w:rPr>
          <w:delText>EES</w:delText>
        </w:r>
        <w:r w:rsidR="00D8216E" w:rsidRPr="002646CB" w:rsidDel="002C63BA">
          <w:rPr>
            <w:rFonts w:hint="eastAsia"/>
            <w:rPrChange w:id="1144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시스템</w:delText>
        </w:r>
        <w:r w:rsidR="00552CAE" w:rsidRPr="002646CB" w:rsidDel="002C63BA">
          <w:rPr>
            <w:rPrChange w:id="11446" w:author="ETRI-김종원" w:date="2019-12-10T10:44:00Z">
              <w:rPr>
                <w:color w:val="000000" w:themeColor="text1"/>
              </w:rPr>
            </w:rPrChange>
          </w:rPr>
          <w:delText xml:space="preserve"> SoC </w:delText>
        </w:r>
        <w:r w:rsidR="00552CAE" w:rsidRPr="002646CB" w:rsidDel="002C63BA">
          <w:rPr>
            <w:rFonts w:hint="eastAsia"/>
            <w:rPrChange w:id="1144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유지</w:delText>
        </w:r>
        <w:bookmarkStart w:id="11448" w:name="_Toc21408785"/>
        <w:bookmarkStart w:id="11449" w:name="_Toc21525300"/>
        <w:bookmarkStart w:id="11450" w:name="_Toc23142139"/>
        <w:bookmarkStart w:id="11451" w:name="_Toc23173385"/>
        <w:bookmarkStart w:id="11452" w:name="_Toc23189160"/>
        <w:bookmarkStart w:id="11453" w:name="_Toc23191538"/>
        <w:bookmarkStart w:id="11454" w:name="_Toc23244556"/>
        <w:bookmarkStart w:id="11455" w:name="_Toc23794086"/>
        <w:bookmarkStart w:id="11456" w:name="_Toc23794409"/>
        <w:bookmarkStart w:id="11457" w:name="_Toc23794732"/>
        <w:bookmarkStart w:id="11458" w:name="_Toc23795577"/>
        <w:bookmarkStart w:id="11459" w:name="_Toc23839954"/>
        <w:bookmarkStart w:id="11460" w:name="_Toc26200743"/>
        <w:bookmarkStart w:id="11461" w:name="_Toc26867840"/>
        <w:bookmarkEnd w:id="11448"/>
        <w:bookmarkEnd w:id="11449"/>
        <w:bookmarkEnd w:id="11450"/>
        <w:bookmarkEnd w:id="11451"/>
        <w:bookmarkEnd w:id="11452"/>
        <w:bookmarkEnd w:id="11453"/>
        <w:bookmarkEnd w:id="11454"/>
        <w:bookmarkEnd w:id="11455"/>
        <w:bookmarkEnd w:id="11456"/>
        <w:bookmarkEnd w:id="11457"/>
        <w:bookmarkEnd w:id="11458"/>
        <w:bookmarkEnd w:id="11459"/>
        <w:bookmarkEnd w:id="11460"/>
        <w:bookmarkEnd w:id="11461"/>
      </w:del>
    </w:p>
    <w:p w14:paraId="75DCAB7B" w14:textId="04F87E00" w:rsidR="00552CAE" w:rsidRPr="002646CB" w:rsidDel="002C63BA" w:rsidRDefault="00BF2D25" w:rsidP="00737668">
      <w:pPr>
        <w:pStyle w:val="af6"/>
        <w:numPr>
          <w:ilvl w:val="0"/>
          <w:numId w:val="19"/>
        </w:numPr>
        <w:ind w:leftChars="0"/>
        <w:rPr>
          <w:del w:id="11462" w:author="박 진상" w:date="2019-10-08T05:51:00Z"/>
          <w:rPrChange w:id="11463" w:author="ETRI-김종원" w:date="2019-12-10T10:44:00Z">
            <w:rPr>
              <w:del w:id="11464" w:author="박 진상" w:date="2019-10-08T05:51:00Z"/>
              <w:color w:val="000000" w:themeColor="text1"/>
            </w:rPr>
          </w:rPrChange>
        </w:rPr>
      </w:pPr>
      <w:del w:id="11465" w:author="박 진상" w:date="2019-10-08T05:51:00Z">
        <w:r w:rsidRPr="002646CB" w:rsidDel="002C63BA">
          <w:rPr>
            <w:rPrChange w:id="11466" w:author="ETRI-김종원" w:date="2019-12-10T10:44:00Z">
              <w:rPr>
                <w:color w:val="000000" w:themeColor="text1"/>
              </w:rPr>
            </w:rPrChange>
          </w:rPr>
          <w:delText xml:space="preserve">2 </w:delText>
        </w:r>
        <w:r w:rsidRPr="002646CB" w:rsidDel="002C63BA">
          <w:rPr>
            <w:rFonts w:hint="eastAsia"/>
            <w:rPrChange w:id="1146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2C63BA">
          <w:rPr>
            <w:rPrChange w:id="11468" w:author="ETRI-김종원" w:date="2019-12-10T10:44:00Z">
              <w:rPr>
                <w:color w:val="000000" w:themeColor="text1"/>
              </w:rPr>
            </w:rPrChange>
          </w:rPr>
          <w:delText xml:space="preserve"> :</w:delText>
        </w:r>
        <w:r w:rsidR="00692834" w:rsidRPr="002646CB" w:rsidDel="002C63BA">
          <w:rPr>
            <w:rPrChange w:id="11469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PrChange w:id="11470" w:author="ETRI-김종원" w:date="2019-12-10T10:44:00Z">
              <w:rPr>
                <w:color w:val="000000" w:themeColor="text1"/>
              </w:rPr>
            </w:rPrChange>
          </w:rPr>
          <w:delText>PCS</w:delText>
        </w:r>
        <w:r w:rsidR="00552CAE" w:rsidRPr="002646CB" w:rsidDel="002C63BA">
          <w:rPr>
            <w:rFonts w:hint="eastAsia"/>
            <w:rPrChange w:id="1147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</w:delText>
        </w:r>
        <w:r w:rsidR="00552CAE" w:rsidRPr="002646CB" w:rsidDel="002C63BA">
          <w:rPr>
            <w:rPrChange w:id="11472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47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정전류</w:delText>
        </w:r>
        <w:r w:rsidR="00552CAE" w:rsidRPr="002646CB" w:rsidDel="002C63BA">
          <w:rPr>
            <w:rPrChange w:id="11474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47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모드로의</w:delText>
        </w:r>
        <w:r w:rsidR="00552CAE" w:rsidRPr="002646CB" w:rsidDel="002C63BA">
          <w:rPr>
            <w:rPrChange w:id="11476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47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전환</w:delText>
        </w:r>
        <w:bookmarkStart w:id="11478" w:name="_Toc21408786"/>
        <w:bookmarkStart w:id="11479" w:name="_Toc21525301"/>
        <w:bookmarkStart w:id="11480" w:name="_Toc23142140"/>
        <w:bookmarkStart w:id="11481" w:name="_Toc23173386"/>
        <w:bookmarkStart w:id="11482" w:name="_Toc23189161"/>
        <w:bookmarkStart w:id="11483" w:name="_Toc23191539"/>
        <w:bookmarkStart w:id="11484" w:name="_Toc23244557"/>
        <w:bookmarkStart w:id="11485" w:name="_Toc23794087"/>
        <w:bookmarkStart w:id="11486" w:name="_Toc23794410"/>
        <w:bookmarkStart w:id="11487" w:name="_Toc23794733"/>
        <w:bookmarkStart w:id="11488" w:name="_Toc23795578"/>
        <w:bookmarkStart w:id="11489" w:name="_Toc23839955"/>
        <w:bookmarkStart w:id="11490" w:name="_Toc26200744"/>
        <w:bookmarkStart w:id="11491" w:name="_Toc26867841"/>
        <w:bookmarkEnd w:id="11478"/>
        <w:bookmarkEnd w:id="11479"/>
        <w:bookmarkEnd w:id="11480"/>
        <w:bookmarkEnd w:id="11481"/>
        <w:bookmarkEnd w:id="11482"/>
        <w:bookmarkEnd w:id="11483"/>
        <w:bookmarkEnd w:id="11484"/>
        <w:bookmarkEnd w:id="11485"/>
        <w:bookmarkEnd w:id="11486"/>
        <w:bookmarkEnd w:id="11487"/>
        <w:bookmarkEnd w:id="11488"/>
        <w:bookmarkEnd w:id="11489"/>
        <w:bookmarkEnd w:id="11490"/>
        <w:bookmarkEnd w:id="11491"/>
      </w:del>
    </w:p>
    <w:p w14:paraId="2DAB8426" w14:textId="325F9CD7" w:rsidR="00552CAE" w:rsidRPr="002646CB" w:rsidDel="002C63BA" w:rsidRDefault="00BF2D25" w:rsidP="00737668">
      <w:pPr>
        <w:pStyle w:val="af6"/>
        <w:numPr>
          <w:ilvl w:val="0"/>
          <w:numId w:val="19"/>
        </w:numPr>
        <w:ind w:leftChars="0"/>
        <w:rPr>
          <w:del w:id="11492" w:author="박 진상" w:date="2019-10-08T05:51:00Z"/>
          <w:rPrChange w:id="11493" w:author="ETRI-김종원" w:date="2019-12-10T10:44:00Z">
            <w:rPr>
              <w:del w:id="11494" w:author="박 진상" w:date="2019-10-08T05:51:00Z"/>
              <w:color w:val="000000" w:themeColor="text1"/>
            </w:rPr>
          </w:rPrChange>
        </w:rPr>
      </w:pPr>
      <w:del w:id="11495" w:author="박 진상" w:date="2019-10-08T05:51:00Z">
        <w:r w:rsidRPr="002646CB" w:rsidDel="002C63BA">
          <w:rPr>
            <w:rPrChange w:id="11496" w:author="ETRI-김종원" w:date="2019-12-10T10:44:00Z">
              <w:rPr>
                <w:color w:val="000000" w:themeColor="text1"/>
              </w:rPr>
            </w:rPrChange>
          </w:rPr>
          <w:delText xml:space="preserve">3 </w:delText>
        </w:r>
        <w:r w:rsidRPr="002646CB" w:rsidDel="002C63BA">
          <w:rPr>
            <w:rFonts w:hint="eastAsia"/>
            <w:rPrChange w:id="1149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2C63BA">
          <w:rPr>
            <w:rPrChange w:id="11498" w:author="ETRI-김종원" w:date="2019-12-10T10:44:00Z">
              <w:rPr>
                <w:color w:val="000000" w:themeColor="text1"/>
              </w:rPr>
            </w:rPrChange>
          </w:rPr>
          <w:delText xml:space="preserve"> : </w:delText>
        </w:r>
        <w:r w:rsidR="00064367" w:rsidRPr="002646CB" w:rsidDel="002C63BA">
          <w:rPr>
            <w:rFonts w:hint="eastAsia"/>
            <w:rPrChange w:id="1149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독립</w:delText>
        </w:r>
        <w:r w:rsidR="00552CAE" w:rsidRPr="002646CB" w:rsidDel="002C63BA">
          <w:rPr>
            <w:rFonts w:hint="eastAsia"/>
            <w:rPrChange w:id="1150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552CAE" w:rsidRPr="002646CB" w:rsidDel="002C63BA">
          <w:rPr>
            <w:rPrChange w:id="11501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50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</w:delText>
        </w:r>
        <w:r w:rsidR="00552CAE" w:rsidRPr="002646CB" w:rsidDel="002C63BA">
          <w:rPr>
            <w:rPrChange w:id="11503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50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전환을</w:delText>
        </w:r>
        <w:r w:rsidR="00552CAE" w:rsidRPr="002646CB" w:rsidDel="002C63BA">
          <w:rPr>
            <w:rPrChange w:id="11505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50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위한</w:delText>
        </w:r>
        <w:r w:rsidR="00552CAE" w:rsidRPr="002646CB" w:rsidDel="002C63BA">
          <w:rPr>
            <w:rPrChange w:id="11507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50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전력</w:delText>
        </w:r>
        <w:r w:rsidR="00552CAE" w:rsidRPr="002646CB" w:rsidDel="002C63BA">
          <w:rPr>
            <w:rPrChange w:id="11509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51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차단기</w:delText>
        </w:r>
        <w:r w:rsidR="00552CAE" w:rsidRPr="002646CB" w:rsidDel="002C63BA">
          <w:rPr>
            <w:rPrChange w:id="11511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51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제어</w:delText>
        </w:r>
        <w:bookmarkStart w:id="11513" w:name="_Toc21408787"/>
        <w:bookmarkStart w:id="11514" w:name="_Toc21525302"/>
        <w:bookmarkStart w:id="11515" w:name="_Toc23142141"/>
        <w:bookmarkStart w:id="11516" w:name="_Toc23173387"/>
        <w:bookmarkStart w:id="11517" w:name="_Toc23189162"/>
        <w:bookmarkStart w:id="11518" w:name="_Toc23191540"/>
        <w:bookmarkStart w:id="11519" w:name="_Toc23244558"/>
        <w:bookmarkStart w:id="11520" w:name="_Toc23794088"/>
        <w:bookmarkStart w:id="11521" w:name="_Toc23794411"/>
        <w:bookmarkStart w:id="11522" w:name="_Toc23794734"/>
        <w:bookmarkStart w:id="11523" w:name="_Toc23795579"/>
        <w:bookmarkStart w:id="11524" w:name="_Toc23839956"/>
        <w:bookmarkStart w:id="11525" w:name="_Toc26200745"/>
        <w:bookmarkStart w:id="11526" w:name="_Toc26867842"/>
        <w:bookmarkEnd w:id="11513"/>
        <w:bookmarkEnd w:id="11514"/>
        <w:bookmarkEnd w:id="11515"/>
        <w:bookmarkEnd w:id="11516"/>
        <w:bookmarkEnd w:id="11517"/>
        <w:bookmarkEnd w:id="11518"/>
        <w:bookmarkEnd w:id="11519"/>
        <w:bookmarkEnd w:id="11520"/>
        <w:bookmarkEnd w:id="11521"/>
        <w:bookmarkEnd w:id="11522"/>
        <w:bookmarkEnd w:id="11523"/>
        <w:bookmarkEnd w:id="11524"/>
        <w:bookmarkEnd w:id="11525"/>
        <w:bookmarkEnd w:id="11526"/>
      </w:del>
    </w:p>
    <w:p w14:paraId="27F96007" w14:textId="4F4E2AEF" w:rsidR="00552CAE" w:rsidRPr="002646CB" w:rsidDel="002C63BA" w:rsidRDefault="00BF2D25" w:rsidP="00737668">
      <w:pPr>
        <w:pStyle w:val="af6"/>
        <w:numPr>
          <w:ilvl w:val="0"/>
          <w:numId w:val="19"/>
        </w:numPr>
        <w:ind w:leftChars="0"/>
        <w:rPr>
          <w:del w:id="11527" w:author="박 진상" w:date="2019-10-08T05:51:00Z"/>
          <w:rPrChange w:id="11528" w:author="ETRI-김종원" w:date="2019-12-10T10:44:00Z">
            <w:rPr>
              <w:del w:id="11529" w:author="박 진상" w:date="2019-10-08T05:51:00Z"/>
              <w:color w:val="000000" w:themeColor="text1"/>
            </w:rPr>
          </w:rPrChange>
        </w:rPr>
      </w:pPr>
      <w:del w:id="11530" w:author="박 진상" w:date="2019-10-08T05:51:00Z">
        <w:r w:rsidRPr="002646CB" w:rsidDel="002C63BA">
          <w:rPr>
            <w:rPrChange w:id="11531" w:author="ETRI-김종원" w:date="2019-12-10T10:44:00Z">
              <w:rPr>
                <w:color w:val="000000" w:themeColor="text1"/>
              </w:rPr>
            </w:rPrChange>
          </w:rPr>
          <w:delText xml:space="preserve">4 </w:delText>
        </w:r>
        <w:r w:rsidRPr="002646CB" w:rsidDel="002C63BA">
          <w:rPr>
            <w:rFonts w:hint="eastAsia"/>
            <w:rPrChange w:id="1153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2C63BA">
          <w:rPr>
            <w:rPrChange w:id="11533" w:author="ETRI-김종원" w:date="2019-12-10T10:44:00Z">
              <w:rPr>
                <w:color w:val="000000" w:themeColor="text1"/>
              </w:rPr>
            </w:rPrChange>
          </w:rPr>
          <w:delText xml:space="preserve"> : </w:delText>
        </w:r>
        <w:r w:rsidR="00552CAE" w:rsidRPr="002646CB" w:rsidDel="002C63BA">
          <w:rPr>
            <w:rFonts w:hint="eastAsia"/>
            <w:rPrChange w:id="1153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전력</w:delText>
        </w:r>
        <w:r w:rsidR="00552CAE" w:rsidRPr="002646CB" w:rsidDel="002C63BA">
          <w:rPr>
            <w:rPrChange w:id="11535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53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수급에</w:delText>
        </w:r>
        <w:r w:rsidR="00552CAE" w:rsidRPr="002646CB" w:rsidDel="002C63BA">
          <w:rPr>
            <w:rPrChange w:id="11537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53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대한</w:delText>
        </w:r>
        <w:r w:rsidR="00552CAE" w:rsidRPr="002646CB" w:rsidDel="002C63BA">
          <w:rPr>
            <w:rPrChange w:id="11539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54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균형</w:delText>
        </w:r>
        <w:r w:rsidR="00552CAE" w:rsidRPr="002646CB" w:rsidDel="002C63BA">
          <w:rPr>
            <w:rPrChange w:id="11541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54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점검</w:delText>
        </w:r>
        <w:bookmarkStart w:id="11543" w:name="_Toc21408788"/>
        <w:bookmarkStart w:id="11544" w:name="_Toc21525303"/>
        <w:bookmarkStart w:id="11545" w:name="_Toc23142142"/>
        <w:bookmarkStart w:id="11546" w:name="_Toc23173388"/>
        <w:bookmarkStart w:id="11547" w:name="_Toc23189163"/>
        <w:bookmarkStart w:id="11548" w:name="_Toc23191541"/>
        <w:bookmarkStart w:id="11549" w:name="_Toc23244559"/>
        <w:bookmarkStart w:id="11550" w:name="_Toc23794089"/>
        <w:bookmarkStart w:id="11551" w:name="_Toc23794412"/>
        <w:bookmarkStart w:id="11552" w:name="_Toc23794735"/>
        <w:bookmarkStart w:id="11553" w:name="_Toc23795580"/>
        <w:bookmarkStart w:id="11554" w:name="_Toc23839957"/>
        <w:bookmarkStart w:id="11555" w:name="_Toc26200746"/>
        <w:bookmarkStart w:id="11556" w:name="_Toc26867843"/>
        <w:bookmarkEnd w:id="11543"/>
        <w:bookmarkEnd w:id="11544"/>
        <w:bookmarkEnd w:id="11545"/>
        <w:bookmarkEnd w:id="11546"/>
        <w:bookmarkEnd w:id="11547"/>
        <w:bookmarkEnd w:id="11548"/>
        <w:bookmarkEnd w:id="11549"/>
        <w:bookmarkEnd w:id="11550"/>
        <w:bookmarkEnd w:id="11551"/>
        <w:bookmarkEnd w:id="11552"/>
        <w:bookmarkEnd w:id="11553"/>
        <w:bookmarkEnd w:id="11554"/>
        <w:bookmarkEnd w:id="11555"/>
        <w:bookmarkEnd w:id="11556"/>
      </w:del>
    </w:p>
    <w:p w14:paraId="24E5A531" w14:textId="16FD4125" w:rsidR="00552CAE" w:rsidRPr="002646CB" w:rsidDel="002C63BA" w:rsidRDefault="00BF2D25" w:rsidP="00737668">
      <w:pPr>
        <w:pStyle w:val="af6"/>
        <w:numPr>
          <w:ilvl w:val="0"/>
          <w:numId w:val="19"/>
        </w:numPr>
        <w:ind w:leftChars="0"/>
        <w:rPr>
          <w:del w:id="11557" w:author="박 진상" w:date="2019-10-08T05:51:00Z"/>
          <w:rPrChange w:id="11558" w:author="ETRI-김종원" w:date="2019-12-10T10:44:00Z">
            <w:rPr>
              <w:del w:id="11559" w:author="박 진상" w:date="2019-10-08T05:51:00Z"/>
              <w:color w:val="000000" w:themeColor="text1"/>
            </w:rPr>
          </w:rPrChange>
        </w:rPr>
      </w:pPr>
      <w:del w:id="11560" w:author="박 진상" w:date="2019-10-08T05:51:00Z">
        <w:r w:rsidRPr="002646CB" w:rsidDel="002C63BA">
          <w:rPr>
            <w:rPrChange w:id="11561" w:author="ETRI-김종원" w:date="2019-12-10T10:44:00Z">
              <w:rPr>
                <w:color w:val="000000" w:themeColor="text1"/>
              </w:rPr>
            </w:rPrChange>
          </w:rPr>
          <w:delText xml:space="preserve">5 </w:delText>
        </w:r>
        <w:r w:rsidRPr="002646CB" w:rsidDel="002C63BA">
          <w:rPr>
            <w:rFonts w:hint="eastAsia"/>
            <w:rPrChange w:id="1156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2C63BA">
          <w:rPr>
            <w:rPrChange w:id="11563" w:author="ETRI-김종원" w:date="2019-12-10T10:44:00Z">
              <w:rPr>
                <w:color w:val="000000" w:themeColor="text1"/>
              </w:rPr>
            </w:rPrChange>
          </w:rPr>
          <w:delText xml:space="preserve"> : </w:delText>
        </w:r>
        <w:r w:rsidR="00255D3C" w:rsidRPr="002646CB" w:rsidDel="002C63BA">
          <w:rPr>
            <w:rPrChange w:id="11564" w:author="ETRI-김종원" w:date="2019-12-10T10:44:00Z">
              <w:rPr>
                <w:color w:val="000000" w:themeColor="text1"/>
              </w:rPr>
            </w:rPrChange>
          </w:rPr>
          <w:delText xml:space="preserve">CHP </w:delText>
        </w:r>
        <w:r w:rsidR="00552CAE" w:rsidRPr="002646CB" w:rsidDel="002C63BA">
          <w:rPr>
            <w:rFonts w:hint="eastAsia"/>
            <w:rPrChange w:id="1156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가동</w:delText>
        </w:r>
        <w:bookmarkStart w:id="11566" w:name="_Toc21408789"/>
        <w:bookmarkStart w:id="11567" w:name="_Toc21525304"/>
        <w:bookmarkStart w:id="11568" w:name="_Toc23142143"/>
        <w:bookmarkStart w:id="11569" w:name="_Toc23173389"/>
        <w:bookmarkStart w:id="11570" w:name="_Toc23189164"/>
        <w:bookmarkStart w:id="11571" w:name="_Toc23191542"/>
        <w:bookmarkStart w:id="11572" w:name="_Toc23244560"/>
        <w:bookmarkStart w:id="11573" w:name="_Toc23794090"/>
        <w:bookmarkStart w:id="11574" w:name="_Toc23794413"/>
        <w:bookmarkStart w:id="11575" w:name="_Toc23794736"/>
        <w:bookmarkStart w:id="11576" w:name="_Toc23795581"/>
        <w:bookmarkStart w:id="11577" w:name="_Toc23839958"/>
        <w:bookmarkStart w:id="11578" w:name="_Toc26200747"/>
        <w:bookmarkStart w:id="11579" w:name="_Toc26867844"/>
        <w:bookmarkEnd w:id="11566"/>
        <w:bookmarkEnd w:id="11567"/>
        <w:bookmarkEnd w:id="11568"/>
        <w:bookmarkEnd w:id="11569"/>
        <w:bookmarkEnd w:id="11570"/>
        <w:bookmarkEnd w:id="11571"/>
        <w:bookmarkEnd w:id="11572"/>
        <w:bookmarkEnd w:id="11573"/>
        <w:bookmarkEnd w:id="11574"/>
        <w:bookmarkEnd w:id="11575"/>
        <w:bookmarkEnd w:id="11576"/>
        <w:bookmarkEnd w:id="11577"/>
        <w:bookmarkEnd w:id="11578"/>
        <w:bookmarkEnd w:id="11579"/>
      </w:del>
    </w:p>
    <w:p w14:paraId="18FF0891" w14:textId="580AA88A" w:rsidR="00552CAE" w:rsidRPr="002646CB" w:rsidDel="002C63BA" w:rsidRDefault="00BF2D25" w:rsidP="00737668">
      <w:pPr>
        <w:pStyle w:val="af6"/>
        <w:numPr>
          <w:ilvl w:val="0"/>
          <w:numId w:val="19"/>
        </w:numPr>
        <w:ind w:leftChars="0"/>
        <w:rPr>
          <w:del w:id="11580" w:author="박 진상" w:date="2019-10-08T05:51:00Z"/>
          <w:rPrChange w:id="11581" w:author="ETRI-김종원" w:date="2019-12-10T10:44:00Z">
            <w:rPr>
              <w:del w:id="11582" w:author="박 진상" w:date="2019-10-08T05:51:00Z"/>
              <w:color w:val="000000" w:themeColor="text1"/>
            </w:rPr>
          </w:rPrChange>
        </w:rPr>
      </w:pPr>
      <w:del w:id="11583" w:author="박 진상" w:date="2019-10-08T05:51:00Z">
        <w:r w:rsidRPr="002646CB" w:rsidDel="002C63BA">
          <w:rPr>
            <w:rPrChange w:id="11584" w:author="ETRI-김종원" w:date="2019-12-10T10:44:00Z">
              <w:rPr>
                <w:color w:val="000000" w:themeColor="text1"/>
              </w:rPr>
            </w:rPrChange>
          </w:rPr>
          <w:delText xml:space="preserve">6 </w:delText>
        </w:r>
        <w:r w:rsidRPr="002646CB" w:rsidDel="002C63BA">
          <w:rPr>
            <w:rFonts w:hint="eastAsia"/>
            <w:rPrChange w:id="1158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2C63BA">
          <w:rPr>
            <w:rPrChange w:id="11586" w:author="ETRI-김종원" w:date="2019-12-10T10:44:00Z">
              <w:rPr>
                <w:color w:val="000000" w:themeColor="text1"/>
              </w:rPr>
            </w:rPrChange>
          </w:rPr>
          <w:delText xml:space="preserve"> : </w:delText>
        </w:r>
        <w:r w:rsidR="00255D3C" w:rsidRPr="002646CB" w:rsidDel="002C63BA">
          <w:rPr>
            <w:rPrChange w:id="11587" w:author="ETRI-김종원" w:date="2019-12-10T10:44:00Z">
              <w:rPr>
                <w:color w:val="000000" w:themeColor="text1"/>
              </w:rPr>
            </w:rPrChange>
          </w:rPr>
          <w:delText>CHP</w:delText>
        </w:r>
        <w:r w:rsidR="00552CAE" w:rsidRPr="002646CB" w:rsidDel="002C63BA">
          <w:rPr>
            <w:rFonts w:hint="eastAsia"/>
            <w:rPrChange w:id="1158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에</w:delText>
        </w:r>
        <w:r w:rsidR="00552CAE" w:rsidRPr="002646CB" w:rsidDel="002C63BA">
          <w:rPr>
            <w:rPrChange w:id="11589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59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의한</w:delText>
        </w:r>
        <w:r w:rsidR="00552CAE" w:rsidRPr="002646CB" w:rsidDel="002C63BA">
          <w:rPr>
            <w:rPrChange w:id="11591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59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드룹</w:delText>
        </w:r>
        <w:r w:rsidR="00552CAE" w:rsidRPr="002646CB" w:rsidDel="002C63BA">
          <w:rPr>
            <w:rPrChange w:id="11593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59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552CAE" w:rsidRPr="002646CB" w:rsidDel="002C63BA">
          <w:rPr>
            <w:rPrChange w:id="11595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59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수행</w:delText>
        </w:r>
        <w:bookmarkStart w:id="11597" w:name="_Toc21408790"/>
        <w:bookmarkStart w:id="11598" w:name="_Toc21525305"/>
        <w:bookmarkStart w:id="11599" w:name="_Toc23142144"/>
        <w:bookmarkStart w:id="11600" w:name="_Toc23173390"/>
        <w:bookmarkStart w:id="11601" w:name="_Toc23189165"/>
        <w:bookmarkStart w:id="11602" w:name="_Toc23191543"/>
        <w:bookmarkStart w:id="11603" w:name="_Toc23244561"/>
        <w:bookmarkStart w:id="11604" w:name="_Toc23794091"/>
        <w:bookmarkStart w:id="11605" w:name="_Toc23794414"/>
        <w:bookmarkStart w:id="11606" w:name="_Toc23794737"/>
        <w:bookmarkStart w:id="11607" w:name="_Toc23795582"/>
        <w:bookmarkStart w:id="11608" w:name="_Toc23839959"/>
        <w:bookmarkStart w:id="11609" w:name="_Toc26200748"/>
        <w:bookmarkStart w:id="11610" w:name="_Toc26867845"/>
        <w:bookmarkEnd w:id="11597"/>
        <w:bookmarkEnd w:id="11598"/>
        <w:bookmarkEnd w:id="11599"/>
        <w:bookmarkEnd w:id="11600"/>
        <w:bookmarkEnd w:id="11601"/>
        <w:bookmarkEnd w:id="11602"/>
        <w:bookmarkEnd w:id="11603"/>
        <w:bookmarkEnd w:id="11604"/>
        <w:bookmarkEnd w:id="11605"/>
        <w:bookmarkEnd w:id="11606"/>
        <w:bookmarkEnd w:id="11607"/>
        <w:bookmarkEnd w:id="11608"/>
        <w:bookmarkEnd w:id="11609"/>
        <w:bookmarkEnd w:id="11610"/>
      </w:del>
    </w:p>
    <w:p w14:paraId="0AF86C42" w14:textId="2BF091FF" w:rsidR="000D5828" w:rsidRPr="002646CB" w:rsidDel="002C63BA" w:rsidRDefault="000D5828" w:rsidP="00916AF9">
      <w:pPr>
        <w:rPr>
          <w:del w:id="11611" w:author="박 진상" w:date="2019-10-08T05:51:00Z"/>
        </w:rPr>
      </w:pPr>
      <w:bookmarkStart w:id="11612" w:name="_Toc21408791"/>
      <w:bookmarkStart w:id="11613" w:name="_Toc21525306"/>
      <w:bookmarkStart w:id="11614" w:name="_Toc23142145"/>
      <w:bookmarkStart w:id="11615" w:name="_Toc23173391"/>
      <w:bookmarkStart w:id="11616" w:name="_Toc23189166"/>
      <w:bookmarkStart w:id="11617" w:name="_Toc23191544"/>
      <w:bookmarkStart w:id="11618" w:name="_Toc23244562"/>
      <w:bookmarkStart w:id="11619" w:name="_Toc23794092"/>
      <w:bookmarkStart w:id="11620" w:name="_Toc23794415"/>
      <w:bookmarkStart w:id="11621" w:name="_Toc23794738"/>
      <w:bookmarkStart w:id="11622" w:name="_Toc23795583"/>
      <w:bookmarkStart w:id="11623" w:name="_Toc23839960"/>
      <w:bookmarkStart w:id="11624" w:name="_Toc26200749"/>
      <w:bookmarkStart w:id="11625" w:name="_Toc26867846"/>
      <w:bookmarkEnd w:id="11612"/>
      <w:bookmarkEnd w:id="11613"/>
      <w:bookmarkEnd w:id="11614"/>
      <w:bookmarkEnd w:id="11615"/>
      <w:bookmarkEnd w:id="11616"/>
      <w:bookmarkEnd w:id="11617"/>
      <w:bookmarkEnd w:id="11618"/>
      <w:bookmarkEnd w:id="11619"/>
      <w:bookmarkEnd w:id="11620"/>
      <w:bookmarkEnd w:id="11621"/>
      <w:bookmarkEnd w:id="11622"/>
      <w:bookmarkEnd w:id="11623"/>
      <w:bookmarkEnd w:id="11624"/>
      <w:bookmarkEnd w:id="11625"/>
    </w:p>
    <w:p w14:paraId="775DE1B0" w14:textId="2C702920" w:rsidR="00552CAE" w:rsidRPr="002646CB" w:rsidDel="002C63BA" w:rsidRDefault="00E742FA" w:rsidP="00552CAE">
      <w:pPr>
        <w:rPr>
          <w:del w:id="11626" w:author="박 진상" w:date="2019-10-08T05:51:00Z"/>
          <w:rPrChange w:id="11627" w:author="ETRI-김종원" w:date="2019-12-10T10:44:00Z">
            <w:rPr>
              <w:del w:id="11628" w:author="박 진상" w:date="2019-10-08T05:51:00Z"/>
              <w:color w:val="000000" w:themeColor="text1"/>
            </w:rPr>
          </w:rPrChange>
        </w:rPr>
      </w:pPr>
      <w:del w:id="11629" w:author="박 진상" w:date="2019-10-08T05:51:00Z">
        <w:r w:rsidRPr="002646CB" w:rsidDel="002C63BA">
          <w:delText>CES-MG</w:delText>
        </w:r>
        <w:r w:rsidR="00255132" w:rsidRPr="002646CB" w:rsidDel="002C63BA">
          <w:rPr>
            <w:rFonts w:hint="eastAsia"/>
          </w:rPr>
          <w:delText>가</w:delText>
        </w:r>
        <w:r w:rsidR="00552CAE" w:rsidRPr="002646CB" w:rsidDel="002C63BA">
          <w:rPr>
            <w:rPrChange w:id="11630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064367" w:rsidRPr="002646CB" w:rsidDel="002C63BA">
          <w:rPr>
            <w:rFonts w:hint="eastAsia"/>
            <w:rPrChange w:id="1163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독립</w:delText>
        </w:r>
        <w:r w:rsidR="00552CAE" w:rsidRPr="002646CB" w:rsidDel="002C63BA">
          <w:rPr>
            <w:rFonts w:hint="eastAsia"/>
            <w:rPrChange w:id="1163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B547D7" w:rsidRPr="002646CB" w:rsidDel="002C63BA">
          <w:rPr>
            <w:rPrChange w:id="11633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63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모드에서</w:delText>
        </w:r>
        <w:r w:rsidR="00552CAE" w:rsidRPr="002646CB" w:rsidDel="002C63BA">
          <w:rPr>
            <w:rPrChange w:id="11635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63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계통연계운전</w:delText>
        </w:r>
        <w:r w:rsidR="00B547D7" w:rsidRPr="002646CB" w:rsidDel="002C63BA">
          <w:rPr>
            <w:rPrChange w:id="11637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63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모드로의</w:delText>
        </w:r>
        <w:r w:rsidR="00552CAE" w:rsidRPr="002646CB" w:rsidDel="002C63BA">
          <w:rPr>
            <w:rPrChange w:id="11639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64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전환</w:delText>
        </w:r>
        <w:r w:rsidR="00552CAE" w:rsidRPr="002646CB" w:rsidDel="002C63BA">
          <w:rPr>
            <w:rPrChange w:id="11641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64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</w:delText>
        </w:r>
        <w:r w:rsidR="00552CAE" w:rsidRPr="002646CB" w:rsidDel="002C63BA">
          <w:rPr>
            <w:rPrChange w:id="11643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64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다음</w:delText>
        </w:r>
        <w:r w:rsidR="00552CAE" w:rsidRPr="002646CB" w:rsidDel="002C63BA">
          <w:rPr>
            <w:rPrChange w:id="11645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64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절차에</w:delText>
        </w:r>
        <w:r w:rsidR="00552CAE" w:rsidRPr="002646CB" w:rsidDel="002C63BA">
          <w:rPr>
            <w:rPrChange w:id="11647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64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따라</w:delText>
        </w:r>
        <w:r w:rsidR="00552CAE" w:rsidRPr="002646CB" w:rsidDel="002C63BA">
          <w:rPr>
            <w:rPrChange w:id="11649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65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제어될</w:delText>
        </w:r>
        <w:r w:rsidR="00552CAE" w:rsidRPr="002646CB" w:rsidDel="002C63BA">
          <w:rPr>
            <w:rPrChange w:id="11651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65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수</w:delText>
        </w:r>
        <w:r w:rsidR="00552CAE" w:rsidRPr="002646CB" w:rsidDel="002C63BA">
          <w:rPr>
            <w:rPrChange w:id="11653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65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있다</w:delText>
        </w:r>
        <w:r w:rsidR="00552CAE" w:rsidRPr="002646CB" w:rsidDel="002C63BA">
          <w:rPr>
            <w:rPrChange w:id="11655" w:author="ETRI-김종원" w:date="2019-12-10T10:44:00Z">
              <w:rPr>
                <w:color w:val="000000" w:themeColor="text1"/>
              </w:rPr>
            </w:rPrChange>
          </w:rPr>
          <w:delText>.</w:delText>
        </w:r>
        <w:bookmarkStart w:id="11656" w:name="_Toc21408792"/>
        <w:bookmarkStart w:id="11657" w:name="_Toc21525307"/>
        <w:bookmarkStart w:id="11658" w:name="_Toc23142146"/>
        <w:bookmarkStart w:id="11659" w:name="_Toc23173392"/>
        <w:bookmarkStart w:id="11660" w:name="_Toc23189167"/>
        <w:bookmarkStart w:id="11661" w:name="_Toc23191545"/>
        <w:bookmarkStart w:id="11662" w:name="_Toc23244563"/>
        <w:bookmarkStart w:id="11663" w:name="_Toc23794093"/>
        <w:bookmarkStart w:id="11664" w:name="_Toc23794416"/>
        <w:bookmarkStart w:id="11665" w:name="_Toc23794739"/>
        <w:bookmarkStart w:id="11666" w:name="_Toc23795584"/>
        <w:bookmarkStart w:id="11667" w:name="_Toc23839961"/>
        <w:bookmarkStart w:id="11668" w:name="_Toc26200750"/>
        <w:bookmarkStart w:id="11669" w:name="_Toc26867847"/>
        <w:bookmarkEnd w:id="11656"/>
        <w:bookmarkEnd w:id="11657"/>
        <w:bookmarkEnd w:id="11658"/>
        <w:bookmarkEnd w:id="11659"/>
        <w:bookmarkEnd w:id="11660"/>
        <w:bookmarkEnd w:id="11661"/>
        <w:bookmarkEnd w:id="11662"/>
        <w:bookmarkEnd w:id="11663"/>
        <w:bookmarkEnd w:id="11664"/>
        <w:bookmarkEnd w:id="11665"/>
        <w:bookmarkEnd w:id="11666"/>
        <w:bookmarkEnd w:id="11667"/>
        <w:bookmarkEnd w:id="11668"/>
        <w:bookmarkEnd w:id="11669"/>
      </w:del>
    </w:p>
    <w:p w14:paraId="67A8023D" w14:textId="65E68A63" w:rsidR="00552CAE" w:rsidRPr="002646CB" w:rsidDel="002C63BA" w:rsidRDefault="00552CAE" w:rsidP="00552CAE">
      <w:pPr>
        <w:ind w:left="200" w:hangingChars="100" w:hanging="200"/>
        <w:rPr>
          <w:del w:id="11670" w:author="박 진상" w:date="2019-10-08T05:51:00Z"/>
          <w:rPrChange w:id="11671" w:author="ETRI-김종원" w:date="2019-12-10T10:44:00Z">
            <w:rPr>
              <w:del w:id="11672" w:author="박 진상" w:date="2019-10-08T05:51:00Z"/>
              <w:color w:val="000000" w:themeColor="text1"/>
            </w:rPr>
          </w:rPrChange>
        </w:rPr>
      </w:pPr>
      <w:bookmarkStart w:id="11673" w:name="_Toc21408793"/>
      <w:bookmarkStart w:id="11674" w:name="_Toc21525308"/>
      <w:bookmarkStart w:id="11675" w:name="_Toc23142147"/>
      <w:bookmarkStart w:id="11676" w:name="_Toc23173393"/>
      <w:bookmarkStart w:id="11677" w:name="_Toc23189168"/>
      <w:bookmarkStart w:id="11678" w:name="_Toc23191546"/>
      <w:bookmarkStart w:id="11679" w:name="_Toc23244564"/>
      <w:bookmarkStart w:id="11680" w:name="_Toc23794094"/>
      <w:bookmarkStart w:id="11681" w:name="_Toc23794417"/>
      <w:bookmarkStart w:id="11682" w:name="_Toc23794740"/>
      <w:bookmarkStart w:id="11683" w:name="_Toc23795585"/>
      <w:bookmarkStart w:id="11684" w:name="_Toc23839962"/>
      <w:bookmarkStart w:id="11685" w:name="_Toc26200751"/>
      <w:bookmarkStart w:id="11686" w:name="_Toc26867848"/>
      <w:bookmarkEnd w:id="11673"/>
      <w:bookmarkEnd w:id="11674"/>
      <w:bookmarkEnd w:id="11675"/>
      <w:bookmarkEnd w:id="11676"/>
      <w:bookmarkEnd w:id="11677"/>
      <w:bookmarkEnd w:id="11678"/>
      <w:bookmarkEnd w:id="11679"/>
      <w:bookmarkEnd w:id="11680"/>
      <w:bookmarkEnd w:id="11681"/>
      <w:bookmarkEnd w:id="11682"/>
      <w:bookmarkEnd w:id="11683"/>
      <w:bookmarkEnd w:id="11684"/>
      <w:bookmarkEnd w:id="11685"/>
      <w:bookmarkEnd w:id="11686"/>
    </w:p>
    <w:p w14:paraId="336ACE2E" w14:textId="40409F31" w:rsidR="00552CAE" w:rsidRPr="002646CB" w:rsidDel="002C63BA" w:rsidRDefault="00BF2D25" w:rsidP="00737668">
      <w:pPr>
        <w:pStyle w:val="af6"/>
        <w:numPr>
          <w:ilvl w:val="0"/>
          <w:numId w:val="19"/>
        </w:numPr>
        <w:ind w:leftChars="0"/>
        <w:rPr>
          <w:del w:id="11687" w:author="박 진상" w:date="2019-10-08T05:51:00Z"/>
          <w:rPrChange w:id="11688" w:author="ETRI-김종원" w:date="2019-12-10T10:44:00Z">
            <w:rPr>
              <w:del w:id="11689" w:author="박 진상" w:date="2019-10-08T05:51:00Z"/>
              <w:color w:val="000000" w:themeColor="text1"/>
            </w:rPr>
          </w:rPrChange>
        </w:rPr>
      </w:pPr>
      <w:del w:id="11690" w:author="박 진상" w:date="2019-10-08T05:51:00Z">
        <w:r w:rsidRPr="002646CB" w:rsidDel="002C63BA">
          <w:rPr>
            <w:rPrChange w:id="11691" w:author="ETRI-김종원" w:date="2019-12-10T10:44:00Z">
              <w:rPr>
                <w:color w:val="000000" w:themeColor="text1"/>
              </w:rPr>
            </w:rPrChange>
          </w:rPr>
          <w:delText xml:space="preserve">1 </w:delText>
        </w:r>
        <w:r w:rsidRPr="002646CB" w:rsidDel="002C63BA">
          <w:rPr>
            <w:rFonts w:hint="eastAsia"/>
            <w:rPrChange w:id="1169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2C63BA">
          <w:rPr>
            <w:rPrChange w:id="11693" w:author="ETRI-김종원" w:date="2019-12-10T10:44:00Z">
              <w:rPr>
                <w:color w:val="000000" w:themeColor="text1"/>
              </w:rPr>
            </w:rPrChange>
          </w:rPr>
          <w:delText xml:space="preserve"> : </w:delText>
        </w:r>
        <w:r w:rsidR="00D8216E" w:rsidRPr="002646CB" w:rsidDel="002C63BA">
          <w:rPr>
            <w:rPrChange w:id="11694" w:author="ETRI-김종원" w:date="2019-12-10T10:44:00Z">
              <w:rPr>
                <w:color w:val="000000" w:themeColor="text1"/>
              </w:rPr>
            </w:rPrChange>
          </w:rPr>
          <w:delText>EES</w:delText>
        </w:r>
        <w:r w:rsidR="00D8216E" w:rsidRPr="002646CB" w:rsidDel="002C63BA">
          <w:rPr>
            <w:rFonts w:hint="eastAsia"/>
            <w:rPrChange w:id="1169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시스템</w:delText>
        </w:r>
        <w:r w:rsidR="00552CAE" w:rsidRPr="002646CB" w:rsidDel="002C63BA">
          <w:rPr>
            <w:rPrChange w:id="11696" w:author="ETRI-김종원" w:date="2019-12-10T10:44:00Z">
              <w:rPr>
                <w:color w:val="000000" w:themeColor="text1"/>
              </w:rPr>
            </w:rPrChange>
          </w:rPr>
          <w:delText xml:space="preserve"> PCS</w:delText>
        </w:r>
        <w:r w:rsidR="00552CAE" w:rsidRPr="002646CB" w:rsidDel="002C63BA">
          <w:rPr>
            <w:rFonts w:hint="eastAsia"/>
            <w:rPrChange w:id="1169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에</w:delText>
        </w:r>
        <w:r w:rsidR="00552CAE" w:rsidRPr="002646CB" w:rsidDel="002C63BA">
          <w:rPr>
            <w:rPrChange w:id="11698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69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의한</w:delText>
        </w:r>
        <w:r w:rsidR="00552CAE" w:rsidRPr="002646CB" w:rsidDel="002C63BA">
          <w:rPr>
            <w:rPrChange w:id="11700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70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전력</w:delText>
        </w:r>
        <w:r w:rsidR="00552CAE" w:rsidRPr="002646CB" w:rsidDel="002C63BA">
          <w:rPr>
            <w:rPrChange w:id="11702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70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공급</w:delText>
        </w:r>
        <w:r w:rsidR="00552CAE" w:rsidRPr="002646CB" w:rsidDel="002C63BA">
          <w:rPr>
            <w:rPrChange w:id="11704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70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범위</w:delText>
        </w:r>
        <w:r w:rsidR="00552CAE" w:rsidRPr="002646CB" w:rsidDel="002C63BA">
          <w:rPr>
            <w:rPrChange w:id="11706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70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내에서</w:delText>
        </w:r>
        <w:r w:rsidR="00552CAE" w:rsidRPr="002646CB" w:rsidDel="002C63BA">
          <w:rPr>
            <w:rPrChange w:id="11708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70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전력</w:delText>
        </w:r>
        <w:r w:rsidR="00552CAE" w:rsidRPr="002646CB" w:rsidDel="002C63BA">
          <w:rPr>
            <w:rPrChange w:id="11710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71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부하</w:delText>
        </w:r>
        <w:r w:rsidR="00552CAE" w:rsidRPr="002646CB" w:rsidDel="002C63BA">
          <w:rPr>
            <w:rPrChange w:id="11712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71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제어</w:delText>
        </w:r>
        <w:r w:rsidR="00552CAE" w:rsidRPr="002646CB" w:rsidDel="002C63BA">
          <w:rPr>
            <w:rPrChange w:id="11714" w:author="ETRI-김종원" w:date="2019-12-10T10:44:00Z">
              <w:rPr>
                <w:color w:val="000000" w:themeColor="text1"/>
              </w:rPr>
            </w:rPrChange>
          </w:rPr>
          <w:delText>/</w:delText>
        </w:r>
        <w:r w:rsidR="00552CAE" w:rsidRPr="002646CB" w:rsidDel="002C63BA">
          <w:rPr>
            <w:rFonts w:hint="eastAsia"/>
            <w:rPrChange w:id="1171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관리</w:delText>
        </w:r>
        <w:bookmarkStart w:id="11716" w:name="_Toc21408794"/>
        <w:bookmarkStart w:id="11717" w:name="_Toc21525309"/>
        <w:bookmarkStart w:id="11718" w:name="_Toc23142148"/>
        <w:bookmarkStart w:id="11719" w:name="_Toc23173394"/>
        <w:bookmarkStart w:id="11720" w:name="_Toc23189169"/>
        <w:bookmarkStart w:id="11721" w:name="_Toc23191547"/>
        <w:bookmarkStart w:id="11722" w:name="_Toc23244565"/>
        <w:bookmarkStart w:id="11723" w:name="_Toc23794095"/>
        <w:bookmarkStart w:id="11724" w:name="_Toc23794418"/>
        <w:bookmarkStart w:id="11725" w:name="_Toc23794741"/>
        <w:bookmarkStart w:id="11726" w:name="_Toc23795586"/>
        <w:bookmarkStart w:id="11727" w:name="_Toc23839963"/>
        <w:bookmarkStart w:id="11728" w:name="_Toc26200752"/>
        <w:bookmarkStart w:id="11729" w:name="_Toc26867849"/>
        <w:bookmarkEnd w:id="11716"/>
        <w:bookmarkEnd w:id="11717"/>
        <w:bookmarkEnd w:id="11718"/>
        <w:bookmarkEnd w:id="11719"/>
        <w:bookmarkEnd w:id="11720"/>
        <w:bookmarkEnd w:id="11721"/>
        <w:bookmarkEnd w:id="11722"/>
        <w:bookmarkEnd w:id="11723"/>
        <w:bookmarkEnd w:id="11724"/>
        <w:bookmarkEnd w:id="11725"/>
        <w:bookmarkEnd w:id="11726"/>
        <w:bookmarkEnd w:id="11727"/>
        <w:bookmarkEnd w:id="11728"/>
        <w:bookmarkEnd w:id="11729"/>
      </w:del>
    </w:p>
    <w:p w14:paraId="23748365" w14:textId="3B8276A2" w:rsidR="00552CAE" w:rsidRPr="002646CB" w:rsidDel="002C63BA" w:rsidRDefault="00BF2D25" w:rsidP="00737668">
      <w:pPr>
        <w:pStyle w:val="af6"/>
        <w:numPr>
          <w:ilvl w:val="0"/>
          <w:numId w:val="19"/>
        </w:numPr>
        <w:ind w:leftChars="0"/>
        <w:rPr>
          <w:del w:id="11730" w:author="박 진상" w:date="2019-10-08T05:51:00Z"/>
          <w:rPrChange w:id="11731" w:author="ETRI-김종원" w:date="2019-12-10T10:44:00Z">
            <w:rPr>
              <w:del w:id="11732" w:author="박 진상" w:date="2019-10-08T05:51:00Z"/>
              <w:color w:val="000000" w:themeColor="text1"/>
            </w:rPr>
          </w:rPrChange>
        </w:rPr>
      </w:pPr>
      <w:del w:id="11733" w:author="박 진상" w:date="2019-10-08T05:51:00Z">
        <w:r w:rsidRPr="002646CB" w:rsidDel="002C63BA">
          <w:rPr>
            <w:rPrChange w:id="11734" w:author="ETRI-김종원" w:date="2019-12-10T10:44:00Z">
              <w:rPr>
                <w:color w:val="000000" w:themeColor="text1"/>
              </w:rPr>
            </w:rPrChange>
          </w:rPr>
          <w:delText xml:space="preserve">2 </w:delText>
        </w:r>
        <w:r w:rsidRPr="002646CB" w:rsidDel="002C63BA">
          <w:rPr>
            <w:rFonts w:hint="eastAsia"/>
            <w:rPrChange w:id="1173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2C63BA">
          <w:rPr>
            <w:rPrChange w:id="11736" w:author="ETRI-김종원" w:date="2019-12-10T10:44:00Z">
              <w:rPr>
                <w:color w:val="000000" w:themeColor="text1"/>
              </w:rPr>
            </w:rPrChange>
          </w:rPr>
          <w:delText xml:space="preserve"> : </w:delText>
        </w:r>
        <w:r w:rsidR="00D8216E" w:rsidRPr="002646CB" w:rsidDel="002C63BA">
          <w:rPr>
            <w:rPrChange w:id="11737" w:author="ETRI-김종원" w:date="2019-12-10T10:44:00Z">
              <w:rPr>
                <w:color w:val="000000" w:themeColor="text1"/>
              </w:rPr>
            </w:rPrChange>
          </w:rPr>
          <w:delText>EES</w:delText>
        </w:r>
        <w:r w:rsidR="00D8216E" w:rsidRPr="002646CB" w:rsidDel="002C63BA">
          <w:rPr>
            <w:rFonts w:hint="eastAsia"/>
            <w:rPrChange w:id="1173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시스템</w:delText>
        </w:r>
        <w:r w:rsidR="00552CAE" w:rsidRPr="002646CB" w:rsidDel="002C63BA">
          <w:rPr>
            <w:rPrChange w:id="11739" w:author="ETRI-김종원" w:date="2019-12-10T10:44:00Z">
              <w:rPr>
                <w:color w:val="000000" w:themeColor="text1"/>
              </w:rPr>
            </w:rPrChange>
          </w:rPr>
          <w:delText xml:space="preserve"> PCS</w:delText>
        </w:r>
        <w:r w:rsidR="00552CAE" w:rsidRPr="002646CB" w:rsidDel="002C63BA">
          <w:rPr>
            <w:rFonts w:hint="eastAsia"/>
            <w:rPrChange w:id="1174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</w:delText>
        </w:r>
        <w:r w:rsidR="00552CAE" w:rsidRPr="002646CB" w:rsidDel="002C63BA">
          <w:rPr>
            <w:rPrChange w:id="11741" w:author="ETRI-김종원" w:date="2019-12-10T10:44:00Z">
              <w:rPr>
                <w:color w:val="000000" w:themeColor="text1"/>
              </w:rPr>
            </w:rPrChange>
          </w:rPr>
          <w:delText xml:space="preserve"> CVCF </w:delText>
        </w:r>
        <w:r w:rsidR="00552CAE" w:rsidRPr="002646CB" w:rsidDel="002C63BA">
          <w:rPr>
            <w:rFonts w:hint="eastAsia"/>
            <w:rPrChange w:id="1174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</w:delText>
        </w:r>
        <w:r w:rsidR="00552CAE" w:rsidRPr="002646CB" w:rsidDel="002C63BA">
          <w:rPr>
            <w:rPrChange w:id="11743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74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전환</w:delText>
        </w:r>
        <w:r w:rsidR="00552CAE" w:rsidRPr="002646CB" w:rsidDel="002C63BA">
          <w:rPr>
            <w:rPrChange w:id="11745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74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및</w:delText>
        </w:r>
        <w:r w:rsidR="00552CAE" w:rsidRPr="002646CB" w:rsidDel="002C63BA">
          <w:rPr>
            <w:rPrChange w:id="11747" w:author="ETRI-김종원" w:date="2019-12-10T10:44:00Z">
              <w:rPr>
                <w:color w:val="000000" w:themeColor="text1"/>
              </w:rPr>
            </w:rPrChange>
          </w:rPr>
          <w:delText xml:space="preserve"> STS </w:delText>
        </w:r>
        <w:r w:rsidR="00552CAE" w:rsidRPr="002646CB" w:rsidDel="002C63BA">
          <w:rPr>
            <w:rFonts w:hint="eastAsia"/>
            <w:rPrChange w:id="1174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스위치</w:delText>
        </w:r>
        <w:r w:rsidR="00552CAE" w:rsidRPr="002646CB" w:rsidDel="002C63BA">
          <w:rPr>
            <w:rPrChange w:id="11749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A933ED" w:rsidRPr="002646CB" w:rsidDel="002C63BA">
          <w:rPr>
            <w:rFonts w:hint="eastAsia"/>
            <w:rPrChange w:id="1175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개방</w:delText>
        </w:r>
        <w:bookmarkStart w:id="11751" w:name="_Toc21408795"/>
        <w:bookmarkStart w:id="11752" w:name="_Toc21525310"/>
        <w:bookmarkStart w:id="11753" w:name="_Toc23142149"/>
        <w:bookmarkStart w:id="11754" w:name="_Toc23173395"/>
        <w:bookmarkStart w:id="11755" w:name="_Toc23189170"/>
        <w:bookmarkStart w:id="11756" w:name="_Toc23191548"/>
        <w:bookmarkStart w:id="11757" w:name="_Toc23244566"/>
        <w:bookmarkStart w:id="11758" w:name="_Toc23794096"/>
        <w:bookmarkStart w:id="11759" w:name="_Toc23794419"/>
        <w:bookmarkStart w:id="11760" w:name="_Toc23794742"/>
        <w:bookmarkStart w:id="11761" w:name="_Toc23795587"/>
        <w:bookmarkStart w:id="11762" w:name="_Toc23839964"/>
        <w:bookmarkStart w:id="11763" w:name="_Toc26200753"/>
        <w:bookmarkStart w:id="11764" w:name="_Toc26867850"/>
        <w:bookmarkEnd w:id="11751"/>
        <w:bookmarkEnd w:id="11752"/>
        <w:bookmarkEnd w:id="11753"/>
        <w:bookmarkEnd w:id="11754"/>
        <w:bookmarkEnd w:id="11755"/>
        <w:bookmarkEnd w:id="11756"/>
        <w:bookmarkEnd w:id="11757"/>
        <w:bookmarkEnd w:id="11758"/>
        <w:bookmarkEnd w:id="11759"/>
        <w:bookmarkEnd w:id="11760"/>
        <w:bookmarkEnd w:id="11761"/>
        <w:bookmarkEnd w:id="11762"/>
        <w:bookmarkEnd w:id="11763"/>
        <w:bookmarkEnd w:id="11764"/>
      </w:del>
    </w:p>
    <w:p w14:paraId="47E17483" w14:textId="70E468EE" w:rsidR="00552CAE" w:rsidRPr="002646CB" w:rsidDel="002C63BA" w:rsidRDefault="00BF2D25" w:rsidP="00737668">
      <w:pPr>
        <w:pStyle w:val="af6"/>
        <w:numPr>
          <w:ilvl w:val="0"/>
          <w:numId w:val="19"/>
        </w:numPr>
        <w:ind w:leftChars="0"/>
        <w:rPr>
          <w:del w:id="11765" w:author="박 진상" w:date="2019-10-08T05:51:00Z"/>
          <w:rPrChange w:id="11766" w:author="ETRI-김종원" w:date="2019-12-10T10:44:00Z">
            <w:rPr>
              <w:del w:id="11767" w:author="박 진상" w:date="2019-10-08T05:51:00Z"/>
              <w:color w:val="000000" w:themeColor="text1"/>
            </w:rPr>
          </w:rPrChange>
        </w:rPr>
      </w:pPr>
      <w:del w:id="11768" w:author="박 진상" w:date="2019-10-08T05:51:00Z">
        <w:r w:rsidRPr="002646CB" w:rsidDel="002C63BA">
          <w:rPr>
            <w:rPrChange w:id="11769" w:author="ETRI-김종원" w:date="2019-12-10T10:44:00Z">
              <w:rPr>
                <w:color w:val="000000" w:themeColor="text1"/>
              </w:rPr>
            </w:rPrChange>
          </w:rPr>
          <w:delText xml:space="preserve">3 </w:delText>
        </w:r>
        <w:r w:rsidRPr="002646CB" w:rsidDel="002C63BA">
          <w:rPr>
            <w:rFonts w:hint="eastAsia"/>
            <w:rPrChange w:id="1177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2C63BA">
          <w:rPr>
            <w:rPrChange w:id="11771" w:author="ETRI-김종원" w:date="2019-12-10T10:44:00Z">
              <w:rPr>
                <w:color w:val="000000" w:themeColor="text1"/>
              </w:rPr>
            </w:rPrChange>
          </w:rPr>
          <w:delText xml:space="preserve"> : </w:delText>
        </w:r>
        <w:r w:rsidR="00C849B5" w:rsidRPr="002646CB" w:rsidDel="002C63BA">
          <w:rPr>
            <w:rFonts w:hint="eastAsia"/>
          </w:rPr>
          <w:delText>전기사업자</w:delText>
        </w:r>
        <w:r w:rsidR="00057894" w:rsidRPr="002646CB" w:rsidDel="002C63BA">
          <w:rPr>
            <w:rPrChange w:id="11772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057894" w:rsidRPr="002646CB" w:rsidDel="002C63BA">
          <w:rPr>
            <w:rFonts w:hint="eastAsia"/>
            <w:rPrChange w:id="1177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계통</w:delText>
        </w:r>
        <w:r w:rsidR="00057894" w:rsidRPr="002646CB" w:rsidDel="002C63BA">
          <w:rPr>
            <w:rPrChange w:id="11774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77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연</w:delText>
        </w:r>
        <w:r w:rsidR="00A933ED" w:rsidRPr="002646CB" w:rsidDel="002C63BA">
          <w:rPr>
            <w:rFonts w:hint="eastAsia"/>
            <w:rPrChange w:id="1177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계</w:delText>
        </w:r>
        <w:bookmarkStart w:id="11777" w:name="_Toc21408796"/>
        <w:bookmarkStart w:id="11778" w:name="_Toc21525311"/>
        <w:bookmarkStart w:id="11779" w:name="_Toc23142150"/>
        <w:bookmarkStart w:id="11780" w:name="_Toc23173396"/>
        <w:bookmarkStart w:id="11781" w:name="_Toc23189171"/>
        <w:bookmarkStart w:id="11782" w:name="_Toc23191549"/>
        <w:bookmarkStart w:id="11783" w:name="_Toc23244567"/>
        <w:bookmarkStart w:id="11784" w:name="_Toc23794097"/>
        <w:bookmarkStart w:id="11785" w:name="_Toc23794420"/>
        <w:bookmarkStart w:id="11786" w:name="_Toc23794743"/>
        <w:bookmarkStart w:id="11787" w:name="_Toc23795588"/>
        <w:bookmarkStart w:id="11788" w:name="_Toc23839965"/>
        <w:bookmarkStart w:id="11789" w:name="_Toc26200754"/>
        <w:bookmarkStart w:id="11790" w:name="_Toc26867851"/>
        <w:bookmarkEnd w:id="11777"/>
        <w:bookmarkEnd w:id="11778"/>
        <w:bookmarkEnd w:id="11779"/>
        <w:bookmarkEnd w:id="11780"/>
        <w:bookmarkEnd w:id="11781"/>
        <w:bookmarkEnd w:id="11782"/>
        <w:bookmarkEnd w:id="11783"/>
        <w:bookmarkEnd w:id="11784"/>
        <w:bookmarkEnd w:id="11785"/>
        <w:bookmarkEnd w:id="11786"/>
        <w:bookmarkEnd w:id="11787"/>
        <w:bookmarkEnd w:id="11788"/>
        <w:bookmarkEnd w:id="11789"/>
        <w:bookmarkEnd w:id="11790"/>
      </w:del>
    </w:p>
    <w:p w14:paraId="2F3F8F9F" w14:textId="240BACD9" w:rsidR="00552CAE" w:rsidRPr="002646CB" w:rsidDel="002C63BA" w:rsidRDefault="00BF2D25" w:rsidP="00737668">
      <w:pPr>
        <w:pStyle w:val="af6"/>
        <w:numPr>
          <w:ilvl w:val="0"/>
          <w:numId w:val="19"/>
        </w:numPr>
        <w:ind w:leftChars="0"/>
        <w:rPr>
          <w:del w:id="11791" w:author="박 진상" w:date="2019-10-08T05:51:00Z"/>
          <w:rPrChange w:id="11792" w:author="ETRI-김종원" w:date="2019-12-10T10:44:00Z">
            <w:rPr>
              <w:del w:id="11793" w:author="박 진상" w:date="2019-10-08T05:51:00Z"/>
              <w:color w:val="000000" w:themeColor="text1"/>
            </w:rPr>
          </w:rPrChange>
        </w:rPr>
      </w:pPr>
      <w:del w:id="11794" w:author="박 진상" w:date="2019-10-08T05:51:00Z">
        <w:r w:rsidRPr="002646CB" w:rsidDel="002C63BA">
          <w:rPr>
            <w:rPrChange w:id="11795" w:author="ETRI-김종원" w:date="2019-12-10T10:44:00Z">
              <w:rPr>
                <w:color w:val="000000" w:themeColor="text1"/>
              </w:rPr>
            </w:rPrChange>
          </w:rPr>
          <w:delText xml:space="preserve">4 </w:delText>
        </w:r>
        <w:r w:rsidRPr="002646CB" w:rsidDel="002C63BA">
          <w:rPr>
            <w:rFonts w:hint="eastAsia"/>
            <w:rPrChange w:id="1179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2C63BA">
          <w:rPr>
            <w:rPrChange w:id="11797" w:author="ETRI-김종원" w:date="2019-12-10T10:44:00Z">
              <w:rPr>
                <w:color w:val="000000" w:themeColor="text1"/>
              </w:rPr>
            </w:rPrChange>
          </w:rPr>
          <w:delText xml:space="preserve"> : </w:delText>
        </w:r>
        <w:r w:rsidR="00552CAE" w:rsidRPr="002646CB" w:rsidDel="002C63BA">
          <w:rPr>
            <w:rPrChange w:id="11798" w:author="ETRI-김종원" w:date="2019-12-10T10:44:00Z">
              <w:rPr>
                <w:color w:val="000000" w:themeColor="text1"/>
              </w:rPr>
            </w:rPrChange>
          </w:rPr>
          <w:delText xml:space="preserve">STS </w:delText>
        </w:r>
        <w:r w:rsidR="00552CAE" w:rsidRPr="002646CB" w:rsidDel="002C63BA">
          <w:rPr>
            <w:rFonts w:hint="eastAsia"/>
            <w:rPrChange w:id="1179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스위치</w:delText>
        </w:r>
        <w:r w:rsidR="00552CAE" w:rsidRPr="002646CB" w:rsidDel="002C63BA">
          <w:rPr>
            <w:rPrChange w:id="11800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80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제어</w:delText>
        </w:r>
        <w:r w:rsidR="00552CAE" w:rsidRPr="002646CB" w:rsidDel="002C63BA">
          <w:rPr>
            <w:rPrChange w:id="11802" w:author="ETRI-김종원" w:date="2019-12-10T10:44:00Z">
              <w:rPr>
                <w:color w:val="000000" w:themeColor="text1"/>
              </w:rPr>
            </w:rPrChange>
          </w:rPr>
          <w:delText xml:space="preserve"> (Close) </w:delText>
        </w:r>
        <w:r w:rsidR="00552CAE" w:rsidRPr="002646CB" w:rsidDel="002C63BA">
          <w:rPr>
            <w:rFonts w:hint="eastAsia"/>
            <w:rPrChange w:id="1180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및</w:delText>
        </w:r>
        <w:r w:rsidR="00552CAE" w:rsidRPr="002646CB" w:rsidDel="002C63BA">
          <w:rPr>
            <w:rPrChange w:id="11804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D8216E" w:rsidRPr="002646CB" w:rsidDel="002C63BA">
          <w:rPr>
            <w:rPrChange w:id="11805" w:author="ETRI-김종원" w:date="2019-12-10T10:44:00Z">
              <w:rPr>
                <w:color w:val="000000" w:themeColor="text1"/>
              </w:rPr>
            </w:rPrChange>
          </w:rPr>
          <w:delText>EES</w:delText>
        </w:r>
        <w:r w:rsidR="00D8216E" w:rsidRPr="002646CB" w:rsidDel="002C63BA">
          <w:rPr>
            <w:rFonts w:hint="eastAsia"/>
            <w:rPrChange w:id="1180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시스템</w:delText>
        </w:r>
        <w:r w:rsidR="00552CAE" w:rsidRPr="002646CB" w:rsidDel="002C63BA">
          <w:rPr>
            <w:rPrChange w:id="11807" w:author="ETRI-김종원" w:date="2019-12-10T10:44:00Z">
              <w:rPr>
                <w:color w:val="000000" w:themeColor="text1"/>
              </w:rPr>
            </w:rPrChange>
          </w:rPr>
          <w:delText xml:space="preserve"> PCS CVCF </w:delText>
        </w:r>
        <w:r w:rsidR="00552CAE" w:rsidRPr="002646CB" w:rsidDel="002C63BA">
          <w:rPr>
            <w:rFonts w:hint="eastAsia"/>
            <w:rPrChange w:id="1180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</w:delText>
        </w:r>
        <w:r w:rsidR="00552CAE" w:rsidRPr="002646CB" w:rsidDel="002C63BA">
          <w:rPr>
            <w:rPrChange w:id="11809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81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대기</w:delText>
        </w:r>
        <w:r w:rsidR="00552CAE" w:rsidRPr="002646CB" w:rsidDel="002C63BA">
          <w:rPr>
            <w:rPrChange w:id="11811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81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모드</w:delText>
        </w:r>
        <w:r w:rsidR="00552CAE" w:rsidRPr="002646CB" w:rsidDel="002C63BA">
          <w:rPr>
            <w:rPrChange w:id="11813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81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전환</w:delText>
        </w:r>
        <w:bookmarkStart w:id="11815" w:name="_Toc21408797"/>
        <w:bookmarkStart w:id="11816" w:name="_Toc21525312"/>
        <w:bookmarkStart w:id="11817" w:name="_Toc23142151"/>
        <w:bookmarkStart w:id="11818" w:name="_Toc23173397"/>
        <w:bookmarkStart w:id="11819" w:name="_Toc23189172"/>
        <w:bookmarkStart w:id="11820" w:name="_Toc23191550"/>
        <w:bookmarkStart w:id="11821" w:name="_Toc23244568"/>
        <w:bookmarkStart w:id="11822" w:name="_Toc23794098"/>
        <w:bookmarkStart w:id="11823" w:name="_Toc23794421"/>
        <w:bookmarkStart w:id="11824" w:name="_Toc23794744"/>
        <w:bookmarkStart w:id="11825" w:name="_Toc23795589"/>
        <w:bookmarkStart w:id="11826" w:name="_Toc23839966"/>
        <w:bookmarkStart w:id="11827" w:name="_Toc26200755"/>
        <w:bookmarkStart w:id="11828" w:name="_Toc26867852"/>
        <w:bookmarkEnd w:id="11815"/>
        <w:bookmarkEnd w:id="11816"/>
        <w:bookmarkEnd w:id="11817"/>
        <w:bookmarkEnd w:id="11818"/>
        <w:bookmarkEnd w:id="11819"/>
        <w:bookmarkEnd w:id="11820"/>
        <w:bookmarkEnd w:id="11821"/>
        <w:bookmarkEnd w:id="11822"/>
        <w:bookmarkEnd w:id="11823"/>
        <w:bookmarkEnd w:id="11824"/>
        <w:bookmarkEnd w:id="11825"/>
        <w:bookmarkEnd w:id="11826"/>
        <w:bookmarkEnd w:id="11827"/>
        <w:bookmarkEnd w:id="11828"/>
      </w:del>
    </w:p>
    <w:p w14:paraId="035F43A3" w14:textId="727A5521" w:rsidR="00104016" w:rsidRPr="002646CB" w:rsidDel="002C63BA" w:rsidRDefault="00BF2D25" w:rsidP="00EE0865">
      <w:pPr>
        <w:pStyle w:val="af6"/>
        <w:numPr>
          <w:ilvl w:val="0"/>
          <w:numId w:val="19"/>
        </w:numPr>
        <w:ind w:leftChars="0"/>
        <w:rPr>
          <w:del w:id="11829" w:author="박 진상" w:date="2019-10-08T05:51:00Z"/>
          <w:rPrChange w:id="11830" w:author="ETRI-김종원" w:date="2019-12-10T10:44:00Z">
            <w:rPr>
              <w:del w:id="11831" w:author="박 진상" w:date="2019-10-08T05:51:00Z"/>
              <w:color w:val="000000" w:themeColor="text1"/>
            </w:rPr>
          </w:rPrChange>
        </w:rPr>
      </w:pPr>
      <w:del w:id="11832" w:author="박 진상" w:date="2019-10-08T05:51:00Z">
        <w:r w:rsidRPr="002646CB" w:rsidDel="002C63BA">
          <w:rPr>
            <w:rPrChange w:id="11833" w:author="ETRI-김종원" w:date="2019-12-10T10:44:00Z">
              <w:rPr>
                <w:color w:val="000000" w:themeColor="text1"/>
              </w:rPr>
            </w:rPrChange>
          </w:rPr>
          <w:delText xml:space="preserve">5 </w:delText>
        </w:r>
        <w:r w:rsidRPr="002646CB" w:rsidDel="002C63BA">
          <w:rPr>
            <w:rFonts w:hint="eastAsia"/>
            <w:rPrChange w:id="1183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단계</w:delText>
        </w:r>
        <w:r w:rsidRPr="002646CB" w:rsidDel="002C63BA">
          <w:rPr>
            <w:rPrChange w:id="11835" w:author="ETRI-김종원" w:date="2019-12-10T10:44:00Z">
              <w:rPr>
                <w:color w:val="000000" w:themeColor="text1"/>
              </w:rPr>
            </w:rPrChange>
          </w:rPr>
          <w:delText xml:space="preserve"> : </w:delText>
        </w:r>
        <w:r w:rsidR="00C567B8" w:rsidRPr="002646CB" w:rsidDel="002C63BA">
          <w:delText>CES-MG</w:delText>
        </w:r>
        <w:r w:rsidR="00552CAE" w:rsidRPr="002646CB" w:rsidDel="002C63BA">
          <w:rPr>
            <w:rPrChange w:id="11836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83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계통</w:delText>
        </w:r>
        <w:r w:rsidR="00552CAE" w:rsidRPr="002646CB" w:rsidDel="002C63BA">
          <w:rPr>
            <w:rPrChange w:id="11838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83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연계</w:delText>
        </w:r>
        <w:r w:rsidR="00552CAE" w:rsidRPr="002646CB" w:rsidDel="002C63BA">
          <w:rPr>
            <w:rPrChange w:id="11840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552CAE" w:rsidRPr="002646CB" w:rsidDel="002C63BA">
          <w:rPr>
            <w:rFonts w:hint="eastAsia"/>
            <w:rPrChange w:id="1184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bookmarkStart w:id="11842" w:name="_Toc498246940"/>
        <w:bookmarkStart w:id="11843" w:name="_Toc498248051"/>
        <w:bookmarkStart w:id="11844" w:name="_Toc498248363"/>
        <w:bookmarkStart w:id="11845" w:name="_Toc21408798"/>
        <w:bookmarkStart w:id="11846" w:name="_Toc21525313"/>
        <w:bookmarkStart w:id="11847" w:name="_Toc23142152"/>
        <w:bookmarkStart w:id="11848" w:name="_Toc23173398"/>
        <w:bookmarkStart w:id="11849" w:name="_Toc23189173"/>
        <w:bookmarkStart w:id="11850" w:name="_Toc23191551"/>
        <w:bookmarkStart w:id="11851" w:name="_Toc23244569"/>
        <w:bookmarkStart w:id="11852" w:name="_Toc23794099"/>
        <w:bookmarkStart w:id="11853" w:name="_Toc23794422"/>
        <w:bookmarkStart w:id="11854" w:name="_Toc23794745"/>
        <w:bookmarkStart w:id="11855" w:name="_Toc23795590"/>
        <w:bookmarkStart w:id="11856" w:name="_Toc23839967"/>
        <w:bookmarkStart w:id="11857" w:name="_Toc26200756"/>
        <w:bookmarkStart w:id="11858" w:name="_Toc26867853"/>
        <w:bookmarkEnd w:id="11842"/>
        <w:bookmarkEnd w:id="11843"/>
        <w:bookmarkEnd w:id="11844"/>
        <w:bookmarkEnd w:id="11845"/>
        <w:bookmarkEnd w:id="11846"/>
        <w:bookmarkEnd w:id="11847"/>
        <w:bookmarkEnd w:id="11848"/>
        <w:bookmarkEnd w:id="11849"/>
        <w:bookmarkEnd w:id="11850"/>
        <w:bookmarkEnd w:id="11851"/>
        <w:bookmarkEnd w:id="11852"/>
        <w:bookmarkEnd w:id="11853"/>
        <w:bookmarkEnd w:id="11854"/>
        <w:bookmarkEnd w:id="11855"/>
        <w:bookmarkEnd w:id="11856"/>
        <w:bookmarkEnd w:id="11857"/>
        <w:bookmarkEnd w:id="11858"/>
      </w:del>
    </w:p>
    <w:p w14:paraId="78B26568" w14:textId="0D71EAFF" w:rsidR="00104016" w:rsidRPr="002646CB" w:rsidDel="00930BC1" w:rsidRDefault="00104016" w:rsidP="00EE0865">
      <w:pPr>
        <w:rPr>
          <w:del w:id="11859" w:author="박 진상" w:date="2019-10-08T05:58:00Z"/>
        </w:rPr>
      </w:pPr>
      <w:bookmarkStart w:id="11860" w:name="_Toc21408799"/>
      <w:bookmarkStart w:id="11861" w:name="_Toc21525314"/>
      <w:bookmarkStart w:id="11862" w:name="_Toc23142153"/>
      <w:bookmarkStart w:id="11863" w:name="_Toc23173399"/>
      <w:bookmarkStart w:id="11864" w:name="_Toc23189174"/>
      <w:bookmarkStart w:id="11865" w:name="_Toc23191552"/>
      <w:bookmarkStart w:id="11866" w:name="_Toc23244570"/>
      <w:bookmarkStart w:id="11867" w:name="_Toc23794100"/>
      <w:bookmarkStart w:id="11868" w:name="_Toc23794423"/>
      <w:bookmarkStart w:id="11869" w:name="_Toc23794746"/>
      <w:bookmarkStart w:id="11870" w:name="_Toc23795591"/>
      <w:bookmarkStart w:id="11871" w:name="_Toc23839968"/>
      <w:bookmarkStart w:id="11872" w:name="_Toc26200757"/>
      <w:bookmarkStart w:id="11873" w:name="_Toc26867854"/>
      <w:bookmarkEnd w:id="11860"/>
      <w:bookmarkEnd w:id="11861"/>
      <w:bookmarkEnd w:id="11862"/>
      <w:bookmarkEnd w:id="11863"/>
      <w:bookmarkEnd w:id="11864"/>
      <w:bookmarkEnd w:id="11865"/>
      <w:bookmarkEnd w:id="11866"/>
      <w:bookmarkEnd w:id="11867"/>
      <w:bookmarkEnd w:id="11868"/>
      <w:bookmarkEnd w:id="11869"/>
      <w:bookmarkEnd w:id="11870"/>
      <w:bookmarkEnd w:id="11871"/>
      <w:bookmarkEnd w:id="11872"/>
      <w:bookmarkEnd w:id="11873"/>
    </w:p>
    <w:p w14:paraId="6EE93287" w14:textId="22CD1107" w:rsidR="003D0DE3" w:rsidRPr="002646CB" w:rsidRDefault="00930BC1" w:rsidP="003D0DE3">
      <w:pPr>
        <w:pStyle w:val="13"/>
        <w:widowControl/>
        <w:wordWrap/>
        <w:autoSpaceDE/>
        <w:autoSpaceDN/>
        <w:snapToGrid w:val="0"/>
        <w:rPr>
          <w:lang w:eastAsia="ko-KR"/>
        </w:rPr>
      </w:pPr>
      <w:bookmarkStart w:id="11874" w:name="_Toc26867855"/>
      <w:ins w:id="11875" w:author="박 진상" w:date="2019-10-08T05:58:00Z">
        <w:r w:rsidRPr="002646CB">
          <w:rPr>
            <w:rFonts w:hint="eastAsia"/>
            <w:lang w:eastAsia="ko-KR"/>
          </w:rPr>
          <w:t>분산자원</w:t>
        </w:r>
        <w:r w:rsidRPr="002646CB">
          <w:rPr>
            <w:lang w:eastAsia="ko-KR"/>
          </w:rPr>
          <w:t xml:space="preserve"> </w:t>
        </w:r>
        <w:del w:id="11876" w:author="ETRI-김종원" w:date="2019-12-02T17:33:00Z">
          <w:r w:rsidRPr="002646CB" w:rsidDel="00647810">
            <w:rPr>
              <w:rFonts w:hint="eastAsia"/>
              <w:lang w:eastAsia="ko-KR"/>
            </w:rPr>
            <w:delText>발전출력</w:delText>
          </w:r>
          <w:r w:rsidRPr="002646CB" w:rsidDel="00647810">
            <w:rPr>
              <w:lang w:eastAsia="ko-KR"/>
            </w:rPr>
            <w:delText xml:space="preserve"> </w:delText>
          </w:r>
        </w:del>
        <w:r w:rsidRPr="002646CB">
          <w:rPr>
            <w:rFonts w:hint="eastAsia"/>
            <w:lang w:eastAsia="ko-KR"/>
          </w:rPr>
          <w:t>안정화</w:t>
        </w:r>
        <w:r w:rsidRPr="002646CB">
          <w:rPr>
            <w:lang w:eastAsia="ko-KR"/>
          </w:rPr>
          <w:t xml:space="preserve"> </w:t>
        </w:r>
        <w:r w:rsidRPr="002646CB">
          <w:rPr>
            <w:rFonts w:hint="eastAsia"/>
            <w:lang w:eastAsia="ko-KR"/>
          </w:rPr>
          <w:t>특성지표</w:t>
        </w:r>
      </w:ins>
      <w:bookmarkEnd w:id="11874"/>
      <w:del w:id="11877" w:author="박 진상" w:date="2019-10-08T05:58:00Z">
        <w:r w:rsidRPr="002646CB" w:rsidDel="00930BC1">
          <w:rPr>
            <w:rFonts w:hint="eastAsia"/>
            <w:lang w:eastAsia="ko-KR"/>
          </w:rPr>
          <w:delText>기타</w:delText>
        </w:r>
        <w:r w:rsidRPr="002646CB" w:rsidDel="00930BC1">
          <w:rPr>
            <w:lang w:eastAsia="ko-KR"/>
          </w:rPr>
          <w:delText xml:space="preserve"> </w:delText>
        </w:r>
        <w:r w:rsidRPr="002646CB" w:rsidDel="00930BC1">
          <w:rPr>
            <w:rFonts w:hint="eastAsia"/>
            <w:lang w:eastAsia="ko-KR"/>
          </w:rPr>
          <w:delText>사</w:delText>
        </w:r>
      </w:del>
      <w:del w:id="11878" w:author="박 진상" w:date="2019-10-08T05:59:00Z">
        <w:r w:rsidRPr="002646CB" w:rsidDel="00930BC1">
          <w:rPr>
            <w:rFonts w:hint="eastAsia"/>
            <w:lang w:eastAsia="ko-KR"/>
          </w:rPr>
          <w:delText>항</w:delText>
        </w:r>
      </w:del>
    </w:p>
    <w:p w14:paraId="034446AE" w14:textId="77777777" w:rsidR="00013279" w:rsidRPr="002646CB" w:rsidRDefault="00013279" w:rsidP="003D0DE3"/>
    <w:p w14:paraId="6D582865" w14:textId="03DD1640" w:rsidR="003D0DE3" w:rsidRPr="002646CB" w:rsidDel="004E18D8" w:rsidRDefault="00930BC1" w:rsidP="003D0DE3">
      <w:pPr>
        <w:pStyle w:val="24"/>
        <w:wordWrap/>
        <w:rPr>
          <w:del w:id="11879" w:author="박 진상" w:date="2019-10-08T06:27:00Z"/>
          <w:lang w:eastAsia="ko-KR"/>
        </w:rPr>
      </w:pPr>
      <w:del w:id="11880" w:author="박 진상" w:date="2019-10-08T05:59:00Z">
        <w:r w:rsidRPr="002646CB" w:rsidDel="00930BC1">
          <w:rPr>
            <w:rFonts w:hint="eastAsia"/>
          </w:rPr>
          <w:delText>보호</w:delText>
        </w:r>
        <w:r w:rsidRPr="002646CB" w:rsidDel="00930BC1">
          <w:delText xml:space="preserve"> </w:delText>
        </w:r>
        <w:r w:rsidRPr="002646CB" w:rsidDel="00930BC1">
          <w:rPr>
            <w:rFonts w:hint="eastAsia"/>
          </w:rPr>
          <w:delText>원칙</w:delText>
        </w:r>
      </w:del>
      <w:bookmarkStart w:id="11881" w:name="_Toc21408801"/>
      <w:bookmarkStart w:id="11882" w:name="_Toc21525316"/>
      <w:bookmarkStart w:id="11883" w:name="_Toc23142155"/>
      <w:bookmarkStart w:id="11884" w:name="_Toc23173401"/>
      <w:bookmarkStart w:id="11885" w:name="_Toc23189176"/>
      <w:bookmarkStart w:id="11886" w:name="_Toc23191554"/>
      <w:bookmarkStart w:id="11887" w:name="_Toc23244572"/>
      <w:bookmarkStart w:id="11888" w:name="_Toc23794102"/>
      <w:bookmarkStart w:id="11889" w:name="_Toc23794425"/>
      <w:bookmarkStart w:id="11890" w:name="_Toc23794748"/>
      <w:bookmarkStart w:id="11891" w:name="_Toc23795593"/>
      <w:bookmarkStart w:id="11892" w:name="_Toc23839970"/>
      <w:bookmarkStart w:id="11893" w:name="_Toc26200759"/>
      <w:bookmarkStart w:id="11894" w:name="_Toc26867856"/>
      <w:bookmarkEnd w:id="11881"/>
      <w:bookmarkEnd w:id="11882"/>
      <w:bookmarkEnd w:id="11883"/>
      <w:bookmarkEnd w:id="11884"/>
      <w:bookmarkEnd w:id="11885"/>
      <w:bookmarkEnd w:id="11886"/>
      <w:bookmarkEnd w:id="11887"/>
      <w:bookmarkEnd w:id="11888"/>
      <w:bookmarkEnd w:id="11889"/>
      <w:bookmarkEnd w:id="11890"/>
      <w:bookmarkEnd w:id="11891"/>
      <w:bookmarkEnd w:id="11892"/>
      <w:bookmarkEnd w:id="11893"/>
      <w:bookmarkEnd w:id="11894"/>
    </w:p>
    <w:p w14:paraId="6A12AAD2" w14:textId="53AB444E" w:rsidR="00BA3A72" w:rsidRPr="002646CB" w:rsidDel="004E18D8" w:rsidRDefault="00BA3A72" w:rsidP="00BA3A72">
      <w:pPr>
        <w:rPr>
          <w:del w:id="11895" w:author="박 진상" w:date="2019-10-08T06:27:00Z"/>
          <w:b/>
          <w:rPrChange w:id="11896" w:author="ETRI-김종원" w:date="2019-12-10T10:44:00Z">
            <w:rPr>
              <w:del w:id="11897" w:author="박 진상" w:date="2019-10-08T06:27:00Z"/>
            </w:rPr>
          </w:rPrChange>
        </w:rPr>
      </w:pPr>
      <w:bookmarkStart w:id="11898" w:name="_Toc21408802"/>
      <w:bookmarkStart w:id="11899" w:name="_Toc21525317"/>
      <w:bookmarkStart w:id="11900" w:name="_Toc23142156"/>
      <w:bookmarkStart w:id="11901" w:name="_Toc23173402"/>
      <w:bookmarkStart w:id="11902" w:name="_Toc23189177"/>
      <w:bookmarkStart w:id="11903" w:name="_Toc23191555"/>
      <w:bookmarkStart w:id="11904" w:name="_Toc23244573"/>
      <w:bookmarkStart w:id="11905" w:name="_Toc23794103"/>
      <w:bookmarkStart w:id="11906" w:name="_Toc23794426"/>
      <w:bookmarkStart w:id="11907" w:name="_Toc23794749"/>
      <w:bookmarkStart w:id="11908" w:name="_Toc23795594"/>
      <w:bookmarkStart w:id="11909" w:name="_Toc23839971"/>
      <w:bookmarkStart w:id="11910" w:name="_Toc26200760"/>
      <w:bookmarkStart w:id="11911" w:name="_Toc26867857"/>
      <w:bookmarkEnd w:id="11898"/>
      <w:bookmarkEnd w:id="11899"/>
      <w:bookmarkEnd w:id="11900"/>
      <w:bookmarkEnd w:id="11901"/>
      <w:bookmarkEnd w:id="11902"/>
      <w:bookmarkEnd w:id="11903"/>
      <w:bookmarkEnd w:id="11904"/>
      <w:bookmarkEnd w:id="11905"/>
      <w:bookmarkEnd w:id="11906"/>
      <w:bookmarkEnd w:id="11907"/>
      <w:bookmarkEnd w:id="11908"/>
      <w:bookmarkEnd w:id="11909"/>
      <w:bookmarkEnd w:id="11910"/>
      <w:bookmarkEnd w:id="11911"/>
    </w:p>
    <w:p w14:paraId="69301C11" w14:textId="0559B36D" w:rsidR="007373D3" w:rsidRPr="002646CB" w:rsidDel="004E18D8" w:rsidRDefault="008155C7" w:rsidP="00BA3A72">
      <w:pPr>
        <w:rPr>
          <w:del w:id="11912" w:author="박 진상" w:date="2019-10-08T06:27:00Z"/>
          <w:b/>
          <w:rPrChange w:id="11913" w:author="ETRI-김종원" w:date="2019-12-10T10:44:00Z">
            <w:rPr>
              <w:del w:id="11914" w:author="박 진상" w:date="2019-10-08T06:27:00Z"/>
            </w:rPr>
          </w:rPrChange>
        </w:rPr>
      </w:pPr>
      <w:del w:id="11915" w:author="박 진상" w:date="2019-10-08T06:27:00Z">
        <w:r w:rsidRPr="002646CB" w:rsidDel="004E18D8">
          <w:rPr>
            <w:b/>
            <w:rPrChange w:id="11916" w:author="ETRI-김종원" w:date="2019-12-10T10:44:00Z">
              <w:rPr/>
            </w:rPrChange>
          </w:rPr>
          <w:delText>CES-MG</w:delText>
        </w:r>
        <w:r w:rsidR="007373D3" w:rsidRPr="002646CB" w:rsidDel="004E18D8">
          <w:rPr>
            <w:rFonts w:hint="eastAsia"/>
            <w:b/>
            <w:rPrChange w:id="11917" w:author="ETRI-김종원" w:date="2019-12-10T10:44:00Z">
              <w:rPr>
                <w:rFonts w:hint="eastAsia"/>
              </w:rPr>
            </w:rPrChange>
          </w:rPr>
          <w:delText>의</w:delText>
        </w:r>
        <w:r w:rsidR="007373D3" w:rsidRPr="002646CB" w:rsidDel="004E18D8">
          <w:rPr>
            <w:b/>
            <w:rPrChange w:id="11918" w:author="ETRI-김종원" w:date="2019-12-10T10:44:00Z">
              <w:rPr/>
            </w:rPrChange>
          </w:rPr>
          <w:delText xml:space="preserve"> </w:delText>
        </w:r>
        <w:r w:rsidR="007373D3" w:rsidRPr="002646CB" w:rsidDel="004E18D8">
          <w:rPr>
            <w:rFonts w:hint="eastAsia"/>
            <w:b/>
            <w:rPrChange w:id="11919" w:author="ETRI-김종원" w:date="2019-12-10T10:44:00Z">
              <w:rPr>
                <w:rFonts w:hint="eastAsia"/>
              </w:rPr>
            </w:rPrChange>
          </w:rPr>
          <w:delText>보호</w:delText>
        </w:r>
        <w:r w:rsidR="007373D3" w:rsidRPr="002646CB" w:rsidDel="004E18D8">
          <w:rPr>
            <w:b/>
            <w:rPrChange w:id="11920" w:author="ETRI-김종원" w:date="2019-12-10T10:44:00Z">
              <w:rPr/>
            </w:rPrChange>
          </w:rPr>
          <w:delText xml:space="preserve"> </w:delText>
        </w:r>
        <w:r w:rsidR="007373D3" w:rsidRPr="002646CB" w:rsidDel="004E18D8">
          <w:rPr>
            <w:rFonts w:hint="eastAsia"/>
            <w:b/>
            <w:rPrChange w:id="11921" w:author="ETRI-김종원" w:date="2019-12-10T10:44:00Z">
              <w:rPr>
                <w:rFonts w:hint="eastAsia"/>
              </w:rPr>
            </w:rPrChange>
          </w:rPr>
          <w:delText>분야는</w:delText>
        </w:r>
        <w:r w:rsidR="007373D3" w:rsidRPr="002646CB" w:rsidDel="004E18D8">
          <w:rPr>
            <w:b/>
            <w:rPrChange w:id="11922" w:author="ETRI-김종원" w:date="2019-12-10T10:44:00Z">
              <w:rPr/>
            </w:rPrChange>
          </w:rPr>
          <w:delText xml:space="preserve"> IEC TS 62898-2</w:delText>
        </w:r>
        <w:r w:rsidR="007373D3" w:rsidRPr="002646CB" w:rsidDel="004E18D8">
          <w:rPr>
            <w:rFonts w:hint="eastAsia"/>
            <w:b/>
            <w:rPrChange w:id="11923" w:author="ETRI-김종원" w:date="2019-12-10T10:44:00Z">
              <w:rPr>
                <w:rFonts w:hint="eastAsia"/>
              </w:rPr>
            </w:rPrChange>
          </w:rPr>
          <w:delText>의</w:delText>
        </w:r>
        <w:r w:rsidR="007373D3" w:rsidRPr="002646CB" w:rsidDel="004E18D8">
          <w:rPr>
            <w:b/>
            <w:rPrChange w:id="11924" w:author="ETRI-김종원" w:date="2019-12-10T10:44:00Z">
              <w:rPr/>
            </w:rPrChange>
          </w:rPr>
          <w:delText xml:space="preserve"> 8</w:delText>
        </w:r>
        <w:r w:rsidR="007373D3" w:rsidRPr="002646CB" w:rsidDel="004E18D8">
          <w:rPr>
            <w:rFonts w:hint="eastAsia"/>
            <w:b/>
            <w:rPrChange w:id="11925" w:author="ETRI-김종원" w:date="2019-12-10T10:44:00Z">
              <w:rPr>
                <w:rFonts w:hint="eastAsia"/>
              </w:rPr>
            </w:rPrChange>
          </w:rPr>
          <w:delText>장</w:delText>
        </w:r>
        <w:r w:rsidR="00E2631E" w:rsidRPr="002646CB" w:rsidDel="004E18D8">
          <w:rPr>
            <w:rFonts w:hint="eastAsia"/>
            <w:b/>
            <w:rPrChange w:id="11926" w:author="ETRI-김종원" w:date="2019-12-10T10:44:00Z">
              <w:rPr>
                <w:rFonts w:hint="eastAsia"/>
              </w:rPr>
            </w:rPrChange>
          </w:rPr>
          <w:delText>을</w:delText>
        </w:r>
        <w:r w:rsidR="00E2631E" w:rsidRPr="002646CB" w:rsidDel="004E18D8">
          <w:rPr>
            <w:b/>
            <w:rPrChange w:id="11927" w:author="ETRI-김종원" w:date="2019-12-10T10:44:00Z">
              <w:rPr/>
            </w:rPrChange>
          </w:rPr>
          <w:delText xml:space="preserve"> </w:delText>
        </w:r>
        <w:r w:rsidR="00E2631E" w:rsidRPr="002646CB" w:rsidDel="004E18D8">
          <w:rPr>
            <w:rFonts w:hint="eastAsia"/>
            <w:b/>
            <w:rPrChange w:id="11928" w:author="ETRI-김종원" w:date="2019-12-10T10:44:00Z">
              <w:rPr>
                <w:rFonts w:hint="eastAsia"/>
              </w:rPr>
            </w:rPrChange>
          </w:rPr>
          <w:delText>따른다</w:delText>
        </w:r>
        <w:r w:rsidR="00E2631E" w:rsidRPr="002646CB" w:rsidDel="004E18D8">
          <w:rPr>
            <w:b/>
            <w:rPrChange w:id="11929" w:author="ETRI-김종원" w:date="2019-12-10T10:44:00Z">
              <w:rPr/>
            </w:rPrChange>
          </w:rPr>
          <w:delText xml:space="preserve">. </w:delText>
        </w:r>
        <w:bookmarkStart w:id="11930" w:name="_Toc21408803"/>
        <w:bookmarkStart w:id="11931" w:name="_Toc21525318"/>
        <w:bookmarkStart w:id="11932" w:name="_Toc23142157"/>
        <w:bookmarkStart w:id="11933" w:name="_Toc23173403"/>
        <w:bookmarkStart w:id="11934" w:name="_Toc23189178"/>
        <w:bookmarkStart w:id="11935" w:name="_Toc23191556"/>
        <w:bookmarkStart w:id="11936" w:name="_Toc23244574"/>
        <w:bookmarkStart w:id="11937" w:name="_Toc23794104"/>
        <w:bookmarkStart w:id="11938" w:name="_Toc23794427"/>
        <w:bookmarkStart w:id="11939" w:name="_Toc23794750"/>
        <w:bookmarkStart w:id="11940" w:name="_Toc23795595"/>
        <w:bookmarkStart w:id="11941" w:name="_Toc23839972"/>
        <w:bookmarkStart w:id="11942" w:name="_Toc26200761"/>
        <w:bookmarkStart w:id="11943" w:name="_Toc26867858"/>
        <w:bookmarkEnd w:id="11930"/>
        <w:bookmarkEnd w:id="11931"/>
        <w:bookmarkEnd w:id="11932"/>
        <w:bookmarkEnd w:id="11933"/>
        <w:bookmarkEnd w:id="11934"/>
        <w:bookmarkEnd w:id="11935"/>
        <w:bookmarkEnd w:id="11936"/>
        <w:bookmarkEnd w:id="11937"/>
        <w:bookmarkEnd w:id="11938"/>
        <w:bookmarkEnd w:id="11939"/>
        <w:bookmarkEnd w:id="11940"/>
        <w:bookmarkEnd w:id="11941"/>
        <w:bookmarkEnd w:id="11942"/>
        <w:bookmarkEnd w:id="11943"/>
      </w:del>
    </w:p>
    <w:p w14:paraId="75B1B9F3" w14:textId="5D4501E9" w:rsidR="007373D3" w:rsidRPr="002646CB" w:rsidDel="004E18D8" w:rsidRDefault="007373D3" w:rsidP="00BA3A72">
      <w:pPr>
        <w:rPr>
          <w:del w:id="11944" w:author="박 진상" w:date="2019-10-08T06:27:00Z"/>
          <w:b/>
          <w:rPrChange w:id="11945" w:author="ETRI-김종원" w:date="2019-12-10T10:44:00Z">
            <w:rPr>
              <w:del w:id="11946" w:author="박 진상" w:date="2019-10-08T06:27:00Z"/>
            </w:rPr>
          </w:rPrChange>
        </w:rPr>
      </w:pPr>
      <w:bookmarkStart w:id="11947" w:name="_Toc21408804"/>
      <w:bookmarkStart w:id="11948" w:name="_Toc21525319"/>
      <w:bookmarkStart w:id="11949" w:name="_Toc23142158"/>
      <w:bookmarkStart w:id="11950" w:name="_Toc23173404"/>
      <w:bookmarkStart w:id="11951" w:name="_Toc23189179"/>
      <w:bookmarkStart w:id="11952" w:name="_Toc23191557"/>
      <w:bookmarkStart w:id="11953" w:name="_Toc23244575"/>
      <w:bookmarkStart w:id="11954" w:name="_Toc23794105"/>
      <w:bookmarkStart w:id="11955" w:name="_Toc23794428"/>
      <w:bookmarkStart w:id="11956" w:name="_Toc23794751"/>
      <w:bookmarkStart w:id="11957" w:name="_Toc23795596"/>
      <w:bookmarkStart w:id="11958" w:name="_Toc23839973"/>
      <w:bookmarkStart w:id="11959" w:name="_Toc26200762"/>
      <w:bookmarkStart w:id="11960" w:name="_Toc26867859"/>
      <w:bookmarkEnd w:id="11947"/>
      <w:bookmarkEnd w:id="11948"/>
      <w:bookmarkEnd w:id="11949"/>
      <w:bookmarkEnd w:id="11950"/>
      <w:bookmarkEnd w:id="11951"/>
      <w:bookmarkEnd w:id="11952"/>
      <w:bookmarkEnd w:id="11953"/>
      <w:bookmarkEnd w:id="11954"/>
      <w:bookmarkEnd w:id="11955"/>
      <w:bookmarkEnd w:id="11956"/>
      <w:bookmarkEnd w:id="11957"/>
      <w:bookmarkEnd w:id="11958"/>
      <w:bookmarkEnd w:id="11959"/>
      <w:bookmarkEnd w:id="11960"/>
    </w:p>
    <w:p w14:paraId="3E379032" w14:textId="300DCC0F" w:rsidR="007373D3" w:rsidRPr="002646CB" w:rsidDel="004E18D8" w:rsidRDefault="00930BC1" w:rsidP="007373D3">
      <w:pPr>
        <w:pStyle w:val="24"/>
        <w:wordWrap/>
        <w:rPr>
          <w:del w:id="11961" w:author="박 진상" w:date="2019-10-08T06:27:00Z"/>
          <w:lang w:eastAsia="ko-KR"/>
        </w:rPr>
      </w:pPr>
      <w:del w:id="11962" w:author="박 진상" w:date="2019-10-08T05:59:00Z">
        <w:r w:rsidRPr="002646CB" w:rsidDel="00930BC1">
          <w:rPr>
            <w:rFonts w:hint="eastAsia"/>
          </w:rPr>
          <w:delText>전력</w:delText>
        </w:r>
        <w:r w:rsidRPr="002646CB" w:rsidDel="00930BC1">
          <w:delText xml:space="preserve"> </w:delText>
        </w:r>
        <w:r w:rsidRPr="002646CB" w:rsidDel="00930BC1">
          <w:rPr>
            <w:rFonts w:hint="eastAsia"/>
          </w:rPr>
          <w:delText>품질</w:delText>
        </w:r>
        <w:r w:rsidRPr="002646CB" w:rsidDel="00930BC1">
          <w:delText xml:space="preserve"> </w:delText>
        </w:r>
        <w:r w:rsidRPr="002646CB" w:rsidDel="00930BC1">
          <w:rPr>
            <w:rFonts w:hint="eastAsia"/>
          </w:rPr>
          <w:delText>및</w:delText>
        </w:r>
        <w:r w:rsidRPr="002646CB" w:rsidDel="00930BC1">
          <w:delText xml:space="preserve"> EMC</w:delText>
        </w:r>
      </w:del>
      <w:bookmarkStart w:id="11963" w:name="_Toc21408805"/>
      <w:bookmarkStart w:id="11964" w:name="_Toc21525320"/>
      <w:bookmarkStart w:id="11965" w:name="_Toc23142159"/>
      <w:bookmarkStart w:id="11966" w:name="_Toc23173405"/>
      <w:bookmarkStart w:id="11967" w:name="_Toc23189180"/>
      <w:bookmarkStart w:id="11968" w:name="_Toc23191558"/>
      <w:bookmarkStart w:id="11969" w:name="_Toc23244576"/>
      <w:bookmarkStart w:id="11970" w:name="_Toc23794106"/>
      <w:bookmarkStart w:id="11971" w:name="_Toc23794429"/>
      <w:bookmarkStart w:id="11972" w:name="_Toc23794752"/>
      <w:bookmarkStart w:id="11973" w:name="_Toc23795597"/>
      <w:bookmarkStart w:id="11974" w:name="_Toc23839974"/>
      <w:bookmarkStart w:id="11975" w:name="_Toc26200763"/>
      <w:bookmarkStart w:id="11976" w:name="_Toc26867860"/>
      <w:bookmarkEnd w:id="11963"/>
      <w:bookmarkEnd w:id="11964"/>
      <w:bookmarkEnd w:id="11965"/>
      <w:bookmarkEnd w:id="11966"/>
      <w:bookmarkEnd w:id="11967"/>
      <w:bookmarkEnd w:id="11968"/>
      <w:bookmarkEnd w:id="11969"/>
      <w:bookmarkEnd w:id="11970"/>
      <w:bookmarkEnd w:id="11971"/>
      <w:bookmarkEnd w:id="11972"/>
      <w:bookmarkEnd w:id="11973"/>
      <w:bookmarkEnd w:id="11974"/>
      <w:bookmarkEnd w:id="11975"/>
      <w:bookmarkEnd w:id="11976"/>
    </w:p>
    <w:p w14:paraId="74A39DCF" w14:textId="1C5A2661" w:rsidR="007373D3" w:rsidRPr="002646CB" w:rsidDel="004E18D8" w:rsidRDefault="007373D3" w:rsidP="007373D3">
      <w:pPr>
        <w:rPr>
          <w:del w:id="11977" w:author="박 진상" w:date="2019-10-08T06:27:00Z"/>
          <w:b/>
          <w:rPrChange w:id="11978" w:author="ETRI-김종원" w:date="2019-12-10T10:44:00Z">
            <w:rPr>
              <w:del w:id="11979" w:author="박 진상" w:date="2019-10-08T06:27:00Z"/>
            </w:rPr>
          </w:rPrChange>
        </w:rPr>
      </w:pPr>
      <w:bookmarkStart w:id="11980" w:name="_Toc21408806"/>
      <w:bookmarkStart w:id="11981" w:name="_Toc21525321"/>
      <w:bookmarkStart w:id="11982" w:name="_Toc23142160"/>
      <w:bookmarkStart w:id="11983" w:name="_Toc23173406"/>
      <w:bookmarkStart w:id="11984" w:name="_Toc23189181"/>
      <w:bookmarkStart w:id="11985" w:name="_Toc23191559"/>
      <w:bookmarkStart w:id="11986" w:name="_Toc23244577"/>
      <w:bookmarkStart w:id="11987" w:name="_Toc23794107"/>
      <w:bookmarkStart w:id="11988" w:name="_Toc23794430"/>
      <w:bookmarkStart w:id="11989" w:name="_Toc23794753"/>
      <w:bookmarkStart w:id="11990" w:name="_Toc23795598"/>
      <w:bookmarkStart w:id="11991" w:name="_Toc23839975"/>
      <w:bookmarkStart w:id="11992" w:name="_Toc26200764"/>
      <w:bookmarkStart w:id="11993" w:name="_Toc26867861"/>
      <w:bookmarkEnd w:id="11980"/>
      <w:bookmarkEnd w:id="11981"/>
      <w:bookmarkEnd w:id="11982"/>
      <w:bookmarkEnd w:id="11983"/>
      <w:bookmarkEnd w:id="11984"/>
      <w:bookmarkEnd w:id="11985"/>
      <w:bookmarkEnd w:id="11986"/>
      <w:bookmarkEnd w:id="11987"/>
      <w:bookmarkEnd w:id="11988"/>
      <w:bookmarkEnd w:id="11989"/>
      <w:bookmarkEnd w:id="11990"/>
      <w:bookmarkEnd w:id="11991"/>
      <w:bookmarkEnd w:id="11992"/>
      <w:bookmarkEnd w:id="11993"/>
    </w:p>
    <w:p w14:paraId="43EA11A0" w14:textId="561CE678" w:rsidR="007373D3" w:rsidRPr="002646CB" w:rsidDel="004E18D8" w:rsidRDefault="008155C7" w:rsidP="007373D3">
      <w:pPr>
        <w:rPr>
          <w:del w:id="11994" w:author="박 진상" w:date="2019-10-08T06:27:00Z"/>
          <w:b/>
          <w:rPrChange w:id="11995" w:author="ETRI-김종원" w:date="2019-12-10T10:44:00Z">
            <w:rPr>
              <w:del w:id="11996" w:author="박 진상" w:date="2019-10-08T06:27:00Z"/>
            </w:rPr>
          </w:rPrChange>
        </w:rPr>
      </w:pPr>
      <w:del w:id="11997" w:author="박 진상" w:date="2019-10-08T06:27:00Z">
        <w:r w:rsidRPr="002646CB" w:rsidDel="004E18D8">
          <w:rPr>
            <w:b/>
            <w:rPrChange w:id="11998" w:author="ETRI-김종원" w:date="2019-12-10T10:44:00Z">
              <w:rPr/>
            </w:rPrChange>
          </w:rPr>
          <w:delText>CES-MG</w:delText>
        </w:r>
        <w:r w:rsidR="007373D3" w:rsidRPr="002646CB" w:rsidDel="004E18D8">
          <w:rPr>
            <w:rFonts w:hint="eastAsia"/>
            <w:b/>
            <w:rPrChange w:id="11999" w:author="ETRI-김종원" w:date="2019-12-10T10:44:00Z">
              <w:rPr>
                <w:rFonts w:hint="eastAsia"/>
              </w:rPr>
            </w:rPrChange>
          </w:rPr>
          <w:delText>의</w:delText>
        </w:r>
        <w:r w:rsidR="007373D3" w:rsidRPr="002646CB" w:rsidDel="004E18D8">
          <w:rPr>
            <w:b/>
            <w:rPrChange w:id="12000" w:author="ETRI-김종원" w:date="2019-12-10T10:44:00Z">
              <w:rPr/>
            </w:rPrChange>
          </w:rPr>
          <w:delText xml:space="preserve"> </w:delText>
        </w:r>
        <w:r w:rsidR="007373D3" w:rsidRPr="002646CB" w:rsidDel="004E18D8">
          <w:rPr>
            <w:rFonts w:hint="eastAsia"/>
            <w:b/>
            <w:rPrChange w:id="12001" w:author="ETRI-김종원" w:date="2019-12-10T10:44:00Z">
              <w:rPr>
                <w:rFonts w:hint="eastAsia"/>
              </w:rPr>
            </w:rPrChange>
          </w:rPr>
          <w:delText>전력</w:delText>
        </w:r>
        <w:r w:rsidR="007373D3" w:rsidRPr="002646CB" w:rsidDel="004E18D8">
          <w:rPr>
            <w:b/>
            <w:rPrChange w:id="12002" w:author="ETRI-김종원" w:date="2019-12-10T10:44:00Z">
              <w:rPr/>
            </w:rPrChange>
          </w:rPr>
          <w:delText xml:space="preserve"> </w:delText>
        </w:r>
        <w:r w:rsidR="007373D3" w:rsidRPr="002646CB" w:rsidDel="004E18D8">
          <w:rPr>
            <w:rFonts w:hint="eastAsia"/>
            <w:b/>
            <w:rPrChange w:id="12003" w:author="ETRI-김종원" w:date="2019-12-10T10:44:00Z">
              <w:rPr>
                <w:rFonts w:hint="eastAsia"/>
              </w:rPr>
            </w:rPrChange>
          </w:rPr>
          <w:delText>품질</w:delText>
        </w:r>
        <w:r w:rsidR="007373D3" w:rsidRPr="002646CB" w:rsidDel="004E18D8">
          <w:rPr>
            <w:b/>
            <w:rPrChange w:id="12004" w:author="ETRI-김종원" w:date="2019-12-10T10:44:00Z">
              <w:rPr/>
            </w:rPrChange>
          </w:rPr>
          <w:delText xml:space="preserve"> </w:delText>
        </w:r>
        <w:r w:rsidR="007373D3" w:rsidRPr="002646CB" w:rsidDel="004E18D8">
          <w:rPr>
            <w:rFonts w:hint="eastAsia"/>
            <w:b/>
            <w:rPrChange w:id="12005" w:author="ETRI-김종원" w:date="2019-12-10T10:44:00Z">
              <w:rPr>
                <w:rFonts w:hint="eastAsia"/>
              </w:rPr>
            </w:rPrChange>
          </w:rPr>
          <w:delText>및</w:delText>
        </w:r>
        <w:r w:rsidR="007373D3" w:rsidRPr="002646CB" w:rsidDel="004E18D8">
          <w:rPr>
            <w:b/>
            <w:rPrChange w:id="12006" w:author="ETRI-김종원" w:date="2019-12-10T10:44:00Z">
              <w:rPr/>
            </w:rPrChange>
          </w:rPr>
          <w:delText xml:space="preserve"> EMC </w:delText>
        </w:r>
        <w:r w:rsidR="007373D3" w:rsidRPr="002646CB" w:rsidDel="004E18D8">
          <w:rPr>
            <w:rFonts w:hint="eastAsia"/>
            <w:b/>
            <w:rPrChange w:id="12007" w:author="ETRI-김종원" w:date="2019-12-10T10:44:00Z">
              <w:rPr>
                <w:rFonts w:hint="eastAsia"/>
              </w:rPr>
            </w:rPrChange>
          </w:rPr>
          <w:delText>분야는</w:delText>
        </w:r>
        <w:r w:rsidR="007373D3" w:rsidRPr="002646CB" w:rsidDel="004E18D8">
          <w:rPr>
            <w:b/>
            <w:rPrChange w:id="12008" w:author="ETRI-김종원" w:date="2019-12-10T10:44:00Z">
              <w:rPr/>
            </w:rPrChange>
          </w:rPr>
          <w:delText xml:space="preserve"> IEC TS 62898-2</w:delText>
        </w:r>
        <w:r w:rsidR="007373D3" w:rsidRPr="002646CB" w:rsidDel="004E18D8">
          <w:rPr>
            <w:rFonts w:hint="eastAsia"/>
            <w:b/>
            <w:rPrChange w:id="12009" w:author="ETRI-김종원" w:date="2019-12-10T10:44:00Z">
              <w:rPr>
                <w:rFonts w:hint="eastAsia"/>
              </w:rPr>
            </w:rPrChange>
          </w:rPr>
          <w:delText>의</w:delText>
        </w:r>
        <w:r w:rsidR="007373D3" w:rsidRPr="002646CB" w:rsidDel="004E18D8">
          <w:rPr>
            <w:b/>
            <w:rPrChange w:id="12010" w:author="ETRI-김종원" w:date="2019-12-10T10:44:00Z">
              <w:rPr/>
            </w:rPrChange>
          </w:rPr>
          <w:delText xml:space="preserve"> 9</w:delText>
        </w:r>
        <w:r w:rsidR="007373D3" w:rsidRPr="002646CB" w:rsidDel="004E18D8">
          <w:rPr>
            <w:rFonts w:hint="eastAsia"/>
            <w:b/>
            <w:rPrChange w:id="12011" w:author="ETRI-김종원" w:date="2019-12-10T10:44:00Z">
              <w:rPr>
                <w:rFonts w:hint="eastAsia"/>
              </w:rPr>
            </w:rPrChange>
          </w:rPr>
          <w:delText>장</w:delText>
        </w:r>
        <w:r w:rsidR="00E2631E" w:rsidRPr="002646CB" w:rsidDel="004E18D8">
          <w:rPr>
            <w:rFonts w:hint="eastAsia"/>
            <w:b/>
            <w:rPrChange w:id="12012" w:author="ETRI-김종원" w:date="2019-12-10T10:44:00Z">
              <w:rPr>
                <w:rFonts w:hint="eastAsia"/>
              </w:rPr>
            </w:rPrChange>
          </w:rPr>
          <w:delText>을</w:delText>
        </w:r>
        <w:r w:rsidR="00E2631E" w:rsidRPr="002646CB" w:rsidDel="004E18D8">
          <w:rPr>
            <w:b/>
            <w:rPrChange w:id="12013" w:author="ETRI-김종원" w:date="2019-12-10T10:44:00Z">
              <w:rPr/>
            </w:rPrChange>
          </w:rPr>
          <w:delText xml:space="preserve"> </w:delText>
        </w:r>
        <w:r w:rsidR="00E2631E" w:rsidRPr="002646CB" w:rsidDel="004E18D8">
          <w:rPr>
            <w:rFonts w:hint="eastAsia"/>
            <w:b/>
            <w:rPrChange w:id="12014" w:author="ETRI-김종원" w:date="2019-12-10T10:44:00Z">
              <w:rPr>
                <w:rFonts w:hint="eastAsia"/>
              </w:rPr>
            </w:rPrChange>
          </w:rPr>
          <w:delText>따른다</w:delText>
        </w:r>
        <w:r w:rsidR="00E2631E" w:rsidRPr="002646CB" w:rsidDel="004E18D8">
          <w:rPr>
            <w:b/>
            <w:rPrChange w:id="12015" w:author="ETRI-김종원" w:date="2019-12-10T10:44:00Z">
              <w:rPr/>
            </w:rPrChange>
          </w:rPr>
          <w:delText xml:space="preserve">. </w:delText>
        </w:r>
        <w:bookmarkStart w:id="12016" w:name="_Toc21408807"/>
        <w:bookmarkStart w:id="12017" w:name="_Toc21525322"/>
        <w:bookmarkStart w:id="12018" w:name="_Toc23142161"/>
        <w:bookmarkStart w:id="12019" w:name="_Toc23173407"/>
        <w:bookmarkStart w:id="12020" w:name="_Toc23189182"/>
        <w:bookmarkStart w:id="12021" w:name="_Toc23191560"/>
        <w:bookmarkStart w:id="12022" w:name="_Toc23244578"/>
        <w:bookmarkStart w:id="12023" w:name="_Toc23794108"/>
        <w:bookmarkStart w:id="12024" w:name="_Toc23794431"/>
        <w:bookmarkStart w:id="12025" w:name="_Toc23794754"/>
        <w:bookmarkStart w:id="12026" w:name="_Toc23795599"/>
        <w:bookmarkStart w:id="12027" w:name="_Toc23839976"/>
        <w:bookmarkStart w:id="12028" w:name="_Toc26200765"/>
        <w:bookmarkStart w:id="12029" w:name="_Toc26867862"/>
        <w:bookmarkEnd w:id="12016"/>
        <w:bookmarkEnd w:id="12017"/>
        <w:bookmarkEnd w:id="12018"/>
        <w:bookmarkEnd w:id="12019"/>
        <w:bookmarkEnd w:id="12020"/>
        <w:bookmarkEnd w:id="12021"/>
        <w:bookmarkEnd w:id="12022"/>
        <w:bookmarkEnd w:id="12023"/>
        <w:bookmarkEnd w:id="12024"/>
        <w:bookmarkEnd w:id="12025"/>
        <w:bookmarkEnd w:id="12026"/>
        <w:bookmarkEnd w:id="12027"/>
        <w:bookmarkEnd w:id="12028"/>
        <w:bookmarkEnd w:id="12029"/>
      </w:del>
    </w:p>
    <w:p w14:paraId="4160EC72" w14:textId="4D49F284" w:rsidR="00087689" w:rsidRPr="002646CB" w:rsidRDefault="00DC4888" w:rsidP="00087689">
      <w:pPr>
        <w:pStyle w:val="24"/>
        <w:numPr>
          <w:ilvl w:val="1"/>
          <w:numId w:val="18"/>
        </w:numPr>
        <w:tabs>
          <w:tab w:val="clear" w:pos="0"/>
          <w:tab w:val="num" w:pos="1985"/>
        </w:tabs>
        <w:ind w:leftChars="-1" w:left="-2" w:firstLine="1"/>
        <w:rPr>
          <w:ins w:id="12030" w:author="박 진상" w:date="2019-10-08T06:10:00Z"/>
          <w:noProof w:val="0"/>
          <w:lang w:eastAsia="ko-KR"/>
          <w:rPrChange w:id="12031" w:author="ETRI-김종원" w:date="2019-12-10T10:44:00Z">
            <w:rPr>
              <w:ins w:id="12032" w:author="박 진상" w:date="2019-10-08T06:10:00Z"/>
              <w:noProof w:val="0"/>
              <w:color w:val="000000" w:themeColor="text1"/>
              <w:lang w:eastAsia="ko-KR"/>
            </w:rPr>
          </w:rPrChange>
        </w:rPr>
      </w:pPr>
      <w:bookmarkStart w:id="12033" w:name="_Toc26867863"/>
      <w:ins w:id="12034" w:author="박 진상" w:date="2019-10-28T18:25:00Z">
        <w:r w:rsidRPr="002646CB">
          <w:rPr>
            <w:rFonts w:hint="eastAsia"/>
            <w:lang w:eastAsia="ko-KR"/>
            <w:rPrChange w:id="12035" w:author="ETRI-김종원" w:date="2019-12-10T10:44:00Z">
              <w:rPr>
                <w:rFonts w:hint="eastAsia"/>
                <w:color w:val="000000" w:themeColor="text1"/>
                <w:lang w:eastAsia="ko-KR"/>
              </w:rPr>
            </w:rPrChange>
          </w:rPr>
          <w:t>신뢰지표</w:t>
        </w:r>
      </w:ins>
      <w:ins w:id="12036" w:author="박 진상" w:date="2019-10-15T15:22:00Z">
        <w:r w:rsidR="00660107" w:rsidRPr="002646CB">
          <w:rPr>
            <w:lang w:eastAsia="ko-KR"/>
            <w:rPrChange w:id="12037" w:author="ETRI-김종원" w:date="2019-12-10T10:44:00Z">
              <w:rPr>
                <w:color w:val="000000" w:themeColor="text1"/>
                <w:lang w:eastAsia="ko-KR"/>
              </w:rPr>
            </w:rPrChange>
          </w:rPr>
          <w:t>(RI)</w:t>
        </w:r>
      </w:ins>
      <w:bookmarkEnd w:id="12033"/>
    </w:p>
    <w:p w14:paraId="177E5334" w14:textId="77777777" w:rsidR="004E18D8" w:rsidRPr="002646CB" w:rsidRDefault="004E18D8" w:rsidP="00087689">
      <w:pPr>
        <w:rPr>
          <w:ins w:id="12038" w:author="박 진상" w:date="2019-10-08T06:27:00Z"/>
          <w:lang w:val="de-DE"/>
          <w:rPrChange w:id="12039" w:author="ETRI-김종원" w:date="2019-12-10T10:44:00Z">
            <w:rPr>
              <w:ins w:id="12040" w:author="박 진상" w:date="2019-10-08T06:27:00Z"/>
              <w:color w:val="000000" w:themeColor="text1"/>
              <w:lang w:val="de-DE"/>
            </w:rPr>
          </w:rPrChange>
        </w:rPr>
      </w:pPr>
    </w:p>
    <w:p w14:paraId="3E5BA09D" w14:textId="5932A539" w:rsidR="00087689" w:rsidRPr="002646CB" w:rsidRDefault="00DC4888" w:rsidP="00087689">
      <w:pPr>
        <w:rPr>
          <w:ins w:id="12041" w:author="ETRI-김종원" w:date="2019-11-04T20:45:00Z"/>
          <w:lang w:val="de-DE"/>
          <w:rPrChange w:id="12042" w:author="ETRI-김종원" w:date="2019-12-10T10:44:00Z">
            <w:rPr>
              <w:ins w:id="12043" w:author="ETRI-김종원" w:date="2019-11-04T20:45:00Z"/>
              <w:color w:val="000000" w:themeColor="text1"/>
              <w:lang w:val="de-DE"/>
            </w:rPr>
          </w:rPrChange>
        </w:rPr>
      </w:pPr>
      <w:ins w:id="12044" w:author="박 진상" w:date="2019-10-28T18:25:00Z">
        <w:r w:rsidRPr="002646CB">
          <w:rPr>
            <w:rFonts w:hint="eastAsia"/>
            <w:lang w:val="de-DE"/>
            <w:rPrChange w:id="12045" w:author="ETRI-김종원" w:date="2019-12-10T10:44:00Z">
              <w:rPr>
                <w:rFonts w:hint="eastAsia"/>
                <w:color w:val="000000" w:themeColor="text1"/>
                <w:lang w:val="de-DE"/>
              </w:rPr>
            </w:rPrChange>
          </w:rPr>
          <w:t>신뢰지표</w:t>
        </w:r>
      </w:ins>
      <w:ins w:id="12046" w:author="박 진상" w:date="2019-10-28T20:14:00Z">
        <w:r w:rsidR="005A2268" w:rsidRPr="002646CB">
          <w:rPr>
            <w:lang w:val="de-DE"/>
            <w:rPrChange w:id="12047" w:author="ETRI-김종원" w:date="2019-12-10T10:44:00Z">
              <w:rPr>
                <w:color w:val="000000" w:themeColor="text1"/>
                <w:lang w:val="de-DE"/>
              </w:rPr>
            </w:rPrChange>
          </w:rPr>
          <w:t>(RI)</w:t>
        </w:r>
      </w:ins>
      <w:ins w:id="12048" w:author="박 진상" w:date="2019-10-08T06:10:00Z">
        <w:r w:rsidR="00087689" w:rsidRPr="002646CB">
          <w:rPr>
            <w:rFonts w:hint="eastAsia"/>
            <w:lang w:val="de-DE"/>
            <w:rPrChange w:id="12049" w:author="ETRI-김종원" w:date="2019-12-10T10:44:00Z">
              <w:rPr>
                <w:rFonts w:hint="eastAsia"/>
                <w:color w:val="000000" w:themeColor="text1"/>
                <w:lang w:val="de-DE"/>
              </w:rPr>
            </w:rPrChange>
          </w:rPr>
          <w:t>는</w:t>
        </w:r>
        <w:r w:rsidR="00087689" w:rsidRPr="002646CB">
          <w:rPr>
            <w:lang w:val="de-DE"/>
            <w:rPrChange w:id="12050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 </w:t>
        </w:r>
      </w:ins>
      <w:ins w:id="12051" w:author="ETRI-김종원" w:date="2019-12-02T17:07:00Z">
        <w:r w:rsidR="00F2169F" w:rsidRPr="002646CB">
          <w:rPr>
            <w:rFonts w:hint="eastAsia"/>
            <w:rPrChange w:id="12052" w:author="ETRI-김종원" w:date="2019-12-10T10:44:00Z">
              <w:rPr>
                <w:rFonts w:hint="eastAsia"/>
                <w:color w:val="FF0000"/>
              </w:rPr>
            </w:rPrChange>
          </w:rPr>
          <w:t>태양광발전</w:t>
        </w:r>
        <w:r w:rsidR="00F2169F" w:rsidRPr="002646CB">
          <w:rPr>
            <w:rPrChange w:id="12053" w:author="ETRI-김종원" w:date="2019-12-10T10:44:00Z">
              <w:rPr>
                <w:color w:val="FF0000"/>
              </w:rPr>
            </w:rPrChange>
          </w:rPr>
          <w:t>-</w:t>
        </w:r>
        <w:r w:rsidR="00F2169F" w:rsidRPr="002646CB">
          <w:rPr>
            <w:rFonts w:hint="eastAsia"/>
            <w:rPrChange w:id="12054" w:author="ETRI-김종원" w:date="2019-12-10T10:44:00Z">
              <w:rPr>
                <w:rFonts w:hint="eastAsia"/>
                <w:color w:val="FF0000"/>
              </w:rPr>
            </w:rPrChange>
          </w:rPr>
          <w:t>전기에너지저장장치</w:t>
        </w:r>
        <w:r w:rsidR="00F2169F" w:rsidRPr="002646CB">
          <w:rPr>
            <w:rPrChange w:id="12055" w:author="ETRI-김종원" w:date="2019-12-10T10:44:00Z">
              <w:rPr>
                <w:color w:val="FF0000"/>
              </w:rPr>
            </w:rPrChange>
          </w:rPr>
          <w:t xml:space="preserve"> </w:t>
        </w:r>
        <w:r w:rsidR="00F2169F" w:rsidRPr="002646CB">
          <w:rPr>
            <w:rFonts w:hint="eastAsia"/>
            <w:rPrChange w:id="12056" w:author="ETRI-김종원" w:date="2019-12-10T10:44:00Z">
              <w:rPr>
                <w:rFonts w:hint="eastAsia"/>
                <w:color w:val="FF0000"/>
              </w:rPr>
            </w:rPrChange>
          </w:rPr>
          <w:t>연계시스템</w:t>
        </w:r>
        <w:r w:rsidR="00F2169F" w:rsidRPr="002646CB" w:rsidDel="00F2169F">
          <w:t xml:space="preserve"> </w:t>
        </w:r>
      </w:ins>
      <w:ins w:id="12057" w:author="박 진상" w:date="2019-10-28T19:50:00Z">
        <w:del w:id="12058" w:author="ETRI-김종원" w:date="2019-12-02T17:07:00Z">
          <w:r w:rsidR="00E2768C" w:rsidRPr="002646CB" w:rsidDel="00F2169F">
            <w:rPr>
              <w:rFonts w:hint="eastAsia"/>
            </w:rPr>
            <w:delText>태양광발전</w:delText>
          </w:r>
          <w:r w:rsidR="00E2768C" w:rsidRPr="002646CB" w:rsidDel="00F2169F">
            <w:delText>-</w:delText>
          </w:r>
          <w:r w:rsidR="00E2768C" w:rsidRPr="002646CB" w:rsidDel="00F2169F">
            <w:rPr>
              <w:rFonts w:hint="eastAsia"/>
            </w:rPr>
            <w:delText>에너지저장장치</w:delText>
          </w:r>
          <w:r w:rsidR="00E2768C" w:rsidRPr="002646CB" w:rsidDel="00F2169F">
            <w:delText xml:space="preserve"> </w:delText>
          </w:r>
          <w:r w:rsidR="00E2768C" w:rsidRPr="002646CB" w:rsidDel="00F2169F">
            <w:rPr>
              <w:rFonts w:hint="eastAsia"/>
            </w:rPr>
            <w:delText>연계</w:delText>
          </w:r>
          <w:r w:rsidR="00E2768C" w:rsidRPr="002646CB" w:rsidDel="00F2169F">
            <w:delText xml:space="preserve"> </w:delText>
          </w:r>
        </w:del>
        <w:r w:rsidR="00E2768C" w:rsidRPr="002646CB">
          <w:rPr>
            <w:rFonts w:hint="eastAsia"/>
          </w:rPr>
          <w:t>운영시</w:t>
        </w:r>
        <w:r w:rsidR="00E2768C" w:rsidRPr="002646CB">
          <w:t xml:space="preserve"> </w:t>
        </w:r>
        <w:r w:rsidR="00E2768C" w:rsidRPr="002646CB">
          <w:rPr>
            <w:rFonts w:hint="eastAsia"/>
          </w:rPr>
          <w:t>입찰한</w:t>
        </w:r>
        <w:r w:rsidR="00E2768C" w:rsidRPr="002646CB">
          <w:t xml:space="preserve"> </w:t>
        </w:r>
        <w:r w:rsidR="00E2768C" w:rsidRPr="002646CB">
          <w:rPr>
            <w:rFonts w:hint="eastAsia"/>
          </w:rPr>
          <w:t>발전량을</w:t>
        </w:r>
        <w:r w:rsidR="00E2768C" w:rsidRPr="002646CB">
          <w:t xml:space="preserve"> </w:t>
        </w:r>
        <w:r w:rsidR="00E2768C" w:rsidRPr="002646CB">
          <w:rPr>
            <w:rFonts w:hint="eastAsia"/>
          </w:rPr>
          <w:t>기준으로</w:t>
        </w:r>
        <w:r w:rsidR="00E2768C" w:rsidRPr="002646CB">
          <w:t xml:space="preserve"> </w:t>
        </w:r>
        <w:r w:rsidR="00E2768C" w:rsidRPr="002646CB">
          <w:rPr>
            <w:rFonts w:hint="eastAsia"/>
          </w:rPr>
          <w:t>실제</w:t>
        </w:r>
        <w:r w:rsidR="00E2768C" w:rsidRPr="002646CB">
          <w:t xml:space="preserve"> </w:t>
        </w:r>
      </w:ins>
      <w:ins w:id="12059" w:author="ETRI-김종원" w:date="2019-12-02T17:27:00Z">
        <w:r w:rsidR="00647810" w:rsidRPr="002646CB">
          <w:rPr>
            <w:rFonts w:hint="eastAsia"/>
          </w:rPr>
          <w:t>발전</w:t>
        </w:r>
      </w:ins>
      <w:ins w:id="12060" w:author="박 진상" w:date="2019-10-28T19:50:00Z">
        <w:del w:id="12061" w:author="ETRI-김종원" w:date="2019-12-02T17:27:00Z">
          <w:r w:rsidR="00E2768C" w:rsidRPr="002646CB" w:rsidDel="00647810">
            <w:rPr>
              <w:rFonts w:hint="eastAsia"/>
            </w:rPr>
            <w:delText>출력</w:delText>
          </w:r>
        </w:del>
        <w:r w:rsidR="00E2768C" w:rsidRPr="002646CB">
          <w:rPr>
            <w:rFonts w:hint="eastAsia"/>
          </w:rPr>
          <w:t>량이</w:t>
        </w:r>
        <w:r w:rsidR="00E2768C" w:rsidRPr="002646CB">
          <w:t xml:space="preserve"> </w:t>
        </w:r>
        <w:r w:rsidR="00E2768C" w:rsidRPr="002646CB">
          <w:rPr>
            <w:rFonts w:hint="eastAsia"/>
          </w:rPr>
          <w:t>유사하게</w:t>
        </w:r>
        <w:r w:rsidR="00E2768C" w:rsidRPr="002646CB">
          <w:t xml:space="preserve"> </w:t>
        </w:r>
        <w:r w:rsidR="00E2768C" w:rsidRPr="002646CB">
          <w:rPr>
            <w:rFonts w:hint="eastAsia"/>
          </w:rPr>
          <w:t>추종하는지를</w:t>
        </w:r>
        <w:r w:rsidR="00E2768C" w:rsidRPr="002646CB">
          <w:t xml:space="preserve"> </w:t>
        </w:r>
        <w:r w:rsidR="00E2768C" w:rsidRPr="002646CB">
          <w:rPr>
            <w:rFonts w:hint="eastAsia"/>
          </w:rPr>
          <w:t>나타내는</w:t>
        </w:r>
        <w:r w:rsidR="00E2768C" w:rsidRPr="002646CB">
          <w:t xml:space="preserve"> </w:t>
        </w:r>
        <w:r w:rsidR="00E2768C" w:rsidRPr="002646CB">
          <w:rPr>
            <w:rFonts w:hint="eastAsia"/>
          </w:rPr>
          <w:t>특성지표로서</w:t>
        </w:r>
        <w:r w:rsidR="00E2768C" w:rsidRPr="002646CB">
          <w:t xml:space="preserve"> </w:t>
        </w:r>
        <w:r w:rsidR="00E2768C" w:rsidRPr="002646CB">
          <w:rPr>
            <w:rFonts w:hint="eastAsia"/>
          </w:rPr>
          <w:t>이</w:t>
        </w:r>
        <w:r w:rsidR="00E2768C" w:rsidRPr="002646CB">
          <w:t xml:space="preserve"> </w:t>
        </w:r>
        <w:r w:rsidR="00E2768C" w:rsidRPr="002646CB">
          <w:rPr>
            <w:rFonts w:hint="eastAsia"/>
          </w:rPr>
          <w:t>표준에서는</w:t>
        </w:r>
        <w:r w:rsidR="00E2768C" w:rsidRPr="002646CB">
          <w:t xml:space="preserve"> </w:t>
        </w:r>
        <w:r w:rsidR="00E2768C" w:rsidRPr="002646CB">
          <w:rPr>
            <w:rFonts w:hint="eastAsia"/>
          </w:rPr>
          <w:t>입찰한</w:t>
        </w:r>
        <w:r w:rsidR="00E2768C" w:rsidRPr="002646CB">
          <w:t xml:space="preserve"> </w:t>
        </w:r>
        <w:r w:rsidR="00E2768C" w:rsidRPr="002646CB">
          <w:rPr>
            <w:rFonts w:hint="eastAsia"/>
          </w:rPr>
          <w:t>발전량과</w:t>
        </w:r>
        <w:r w:rsidR="00E2768C" w:rsidRPr="002646CB">
          <w:t xml:space="preserve"> </w:t>
        </w:r>
        <w:r w:rsidR="00E2768C" w:rsidRPr="002646CB">
          <w:rPr>
            <w:rFonts w:hint="eastAsia"/>
          </w:rPr>
          <w:t>실제</w:t>
        </w:r>
        <w:r w:rsidR="00E2768C" w:rsidRPr="002646CB">
          <w:t xml:space="preserve"> </w:t>
        </w:r>
      </w:ins>
      <w:ins w:id="12062" w:author="ETRI-김종원" w:date="2019-12-02T17:27:00Z">
        <w:r w:rsidR="00647810" w:rsidRPr="002646CB">
          <w:rPr>
            <w:rFonts w:hint="eastAsia"/>
          </w:rPr>
          <w:t>발전</w:t>
        </w:r>
      </w:ins>
      <w:ins w:id="12063" w:author="박 진상" w:date="2019-10-28T19:50:00Z">
        <w:del w:id="12064" w:author="ETRI-김종원" w:date="2019-12-02T17:27:00Z">
          <w:r w:rsidR="00E2768C" w:rsidRPr="002646CB" w:rsidDel="00647810">
            <w:rPr>
              <w:rFonts w:hint="eastAsia"/>
            </w:rPr>
            <w:delText>출력</w:delText>
          </w:r>
        </w:del>
        <w:r w:rsidR="00E2768C" w:rsidRPr="002646CB">
          <w:rPr>
            <w:rFonts w:hint="eastAsia"/>
          </w:rPr>
          <w:t>량을</w:t>
        </w:r>
        <w:r w:rsidR="00E2768C" w:rsidRPr="002646CB">
          <w:t xml:space="preserve"> 5</w:t>
        </w:r>
        <w:r w:rsidR="00E2768C" w:rsidRPr="002646CB">
          <w:rPr>
            <w:rFonts w:hint="eastAsia"/>
          </w:rPr>
          <w:t>분단위로</w:t>
        </w:r>
        <w:r w:rsidR="00E2768C" w:rsidRPr="002646CB">
          <w:t xml:space="preserve"> </w:t>
        </w:r>
        <w:r w:rsidR="00E2768C" w:rsidRPr="002646CB">
          <w:rPr>
            <w:rFonts w:hint="eastAsia"/>
          </w:rPr>
          <w:t>비교하여</w:t>
        </w:r>
        <w:r w:rsidR="00E2768C" w:rsidRPr="002646CB">
          <w:t xml:space="preserve"> </w:t>
        </w:r>
        <w:r w:rsidR="00E2768C" w:rsidRPr="002646CB">
          <w:rPr>
            <w:rFonts w:hint="eastAsia"/>
          </w:rPr>
          <w:t>평균절대백분률오차</w:t>
        </w:r>
      </w:ins>
      <w:ins w:id="12065" w:author="박 진상" w:date="2019-10-28T20:30:00Z">
        <w:r w:rsidR="00E85B84" w:rsidRPr="002646CB">
          <w:t>(MAPE)</w:t>
        </w:r>
      </w:ins>
      <w:ins w:id="12066" w:author="박 진상" w:date="2019-10-28T19:50:00Z">
        <w:r w:rsidR="00E2768C" w:rsidRPr="002646CB">
          <w:rPr>
            <w:rFonts w:hint="eastAsia"/>
          </w:rPr>
          <w:t>를</w:t>
        </w:r>
        <w:r w:rsidR="00E2768C" w:rsidRPr="002646CB">
          <w:t xml:space="preserve"> </w:t>
        </w:r>
        <w:r w:rsidR="00E2768C" w:rsidRPr="002646CB">
          <w:rPr>
            <w:rFonts w:hint="eastAsia"/>
          </w:rPr>
          <w:t>통해</w:t>
        </w:r>
        <w:r w:rsidR="00E2768C" w:rsidRPr="002646CB">
          <w:t xml:space="preserve"> </w:t>
        </w:r>
        <w:r w:rsidR="00E2768C" w:rsidRPr="002646CB">
          <w:rPr>
            <w:rFonts w:hint="eastAsia"/>
          </w:rPr>
          <w:t>계산되는</w:t>
        </w:r>
        <w:r w:rsidR="00E2768C" w:rsidRPr="002646CB">
          <w:t xml:space="preserve"> </w:t>
        </w:r>
        <w:r w:rsidR="00E2768C" w:rsidRPr="002646CB">
          <w:rPr>
            <w:rFonts w:hint="eastAsia"/>
          </w:rPr>
          <w:t>값이며</w:t>
        </w:r>
        <w:r w:rsidR="00E2768C" w:rsidRPr="002646CB">
          <w:t xml:space="preserve"> </w:t>
        </w:r>
        <w:r w:rsidR="00E2768C" w:rsidRPr="002646CB">
          <w:rPr>
            <w:rFonts w:hint="eastAsia"/>
          </w:rPr>
          <w:t>다음</w:t>
        </w:r>
        <w:r w:rsidR="00E2768C" w:rsidRPr="002646CB">
          <w:t xml:space="preserve"> </w:t>
        </w:r>
      </w:ins>
      <w:ins w:id="12067" w:author="박 진상" w:date="2019-10-08T06:10:00Z">
        <w:r w:rsidR="00087689" w:rsidRPr="002646CB">
          <w:rPr>
            <w:rFonts w:hint="eastAsia"/>
            <w:lang w:val="de-DE"/>
            <w:rPrChange w:id="12068" w:author="ETRI-김종원" w:date="2019-12-10T10:44:00Z">
              <w:rPr>
                <w:rFonts w:hint="eastAsia"/>
                <w:color w:val="000000" w:themeColor="text1"/>
                <w:lang w:val="de-DE"/>
              </w:rPr>
            </w:rPrChange>
          </w:rPr>
          <w:t>식</w:t>
        </w:r>
        <w:r w:rsidR="00087689" w:rsidRPr="002646CB">
          <w:rPr>
            <w:lang w:val="de-DE"/>
            <w:rPrChange w:id="12069" w:author="ETRI-김종원" w:date="2019-12-10T10:44:00Z">
              <w:rPr>
                <w:color w:val="000000" w:themeColor="text1"/>
                <w:lang w:val="de-DE"/>
              </w:rPr>
            </w:rPrChange>
          </w:rPr>
          <w:t>(1)</w:t>
        </w:r>
        <w:r w:rsidR="00087689" w:rsidRPr="002646CB">
          <w:rPr>
            <w:rFonts w:hint="eastAsia"/>
            <w:lang w:val="de-DE"/>
            <w:rPrChange w:id="12070" w:author="ETRI-김종원" w:date="2019-12-10T10:44:00Z">
              <w:rPr>
                <w:rFonts w:hint="eastAsia"/>
                <w:color w:val="000000" w:themeColor="text1"/>
                <w:lang w:val="de-DE"/>
              </w:rPr>
            </w:rPrChange>
          </w:rPr>
          <w:t>과</w:t>
        </w:r>
        <w:r w:rsidR="00087689" w:rsidRPr="002646CB">
          <w:rPr>
            <w:lang w:val="de-DE"/>
            <w:rPrChange w:id="12071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 </w:t>
        </w:r>
        <w:r w:rsidR="00087689" w:rsidRPr="002646CB">
          <w:rPr>
            <w:rFonts w:hint="eastAsia"/>
            <w:lang w:val="de-DE"/>
            <w:rPrChange w:id="12072" w:author="ETRI-김종원" w:date="2019-12-10T10:44:00Z">
              <w:rPr>
                <w:rFonts w:hint="eastAsia"/>
                <w:color w:val="000000" w:themeColor="text1"/>
                <w:lang w:val="de-DE"/>
              </w:rPr>
            </w:rPrChange>
          </w:rPr>
          <w:t>같다</w:t>
        </w:r>
        <w:r w:rsidR="00087689" w:rsidRPr="002646CB">
          <w:rPr>
            <w:lang w:val="de-DE"/>
            <w:rPrChange w:id="12073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. </w:t>
        </w:r>
      </w:ins>
    </w:p>
    <w:p w14:paraId="2994BF5C" w14:textId="77777777" w:rsidR="00232945" w:rsidRPr="002646CB" w:rsidRDefault="00232945" w:rsidP="00087689">
      <w:pPr>
        <w:rPr>
          <w:ins w:id="12074" w:author="박 진상" w:date="2019-10-28T19:50:00Z"/>
          <w:lang w:val="de-DE"/>
          <w:rPrChange w:id="12075" w:author="ETRI-김종원" w:date="2019-12-10T10:44:00Z">
            <w:rPr>
              <w:ins w:id="12076" w:author="박 진상" w:date="2019-10-28T19:50:00Z"/>
              <w:color w:val="000000" w:themeColor="text1"/>
              <w:lang w:val="de-DE"/>
            </w:rPr>
          </w:rPrChange>
        </w:rPr>
      </w:pPr>
    </w:p>
    <w:p w14:paraId="7BE20BAD" w14:textId="20B933B1" w:rsidR="00E2768C" w:rsidRPr="002646CB" w:rsidDel="00232945" w:rsidRDefault="00E2768C" w:rsidP="00087689">
      <w:pPr>
        <w:rPr>
          <w:ins w:id="12077" w:author="박 진상" w:date="2019-10-08T06:10:00Z"/>
          <w:del w:id="12078" w:author="ETRI-김종원" w:date="2019-11-04T20:44:00Z"/>
          <w:lang w:val="de-DE"/>
          <w:rPrChange w:id="12079" w:author="ETRI-김종원" w:date="2019-12-10T10:44:00Z">
            <w:rPr>
              <w:ins w:id="12080" w:author="박 진상" w:date="2019-10-08T06:10:00Z"/>
              <w:del w:id="12081" w:author="ETRI-김종원" w:date="2019-11-04T20:44:00Z"/>
              <w:color w:val="000000" w:themeColor="text1"/>
              <w:lang w:val="de-DE"/>
            </w:rPr>
          </w:rPrChange>
        </w:rPr>
      </w:pPr>
    </w:p>
    <w:p w14:paraId="5C2D80A6" w14:textId="7D3D119C" w:rsidR="00087689" w:rsidRPr="002646CB" w:rsidRDefault="00A725B4">
      <w:pPr>
        <w:jc w:val="right"/>
        <w:rPr>
          <w:ins w:id="12082" w:author="박 진상" w:date="2019-10-08T06:10:00Z"/>
          <w:lang w:val="de-DE"/>
          <w:rPrChange w:id="12083" w:author="ETRI-김종원" w:date="2019-12-10T10:44:00Z">
            <w:rPr>
              <w:ins w:id="12084" w:author="박 진상" w:date="2019-10-08T06:10:00Z"/>
              <w:color w:val="000000" w:themeColor="text1"/>
              <w:lang w:val="de-DE"/>
            </w:rPr>
          </w:rPrChange>
        </w:rPr>
      </w:pPr>
      <m:oMath>
        <m:sSub>
          <m:sSubPr>
            <m:ctrlPr>
              <w:ins w:id="12085" w:author="박 진상" w:date="2019-10-08T09:16:00Z">
                <w:del w:id="12086" w:author="ETRI-김종원" w:date="2019-11-04T20:44:00Z">
                  <w:rPr>
                    <w:rFonts w:ascii="Cambria Math" w:hAnsi="Cambria Math"/>
                    <w:i/>
                    <w:sz w:val="28"/>
                    <w:szCs w:val="28"/>
                  </w:rPr>
                </w:del>
              </w:ins>
            </m:ctrlPr>
          </m:sSubPr>
          <m:e>
            <m:r>
              <w:ins w:id="12087" w:author="박 진상" w:date="2019-10-08T09:16:00Z">
                <w:del w:id="12088" w:author="ETRI-김종원" w:date="2019-11-04T20:44:00Z">
                  <w:rPr>
                    <w:rFonts w:ascii="Cambria Math" w:hAnsi="Cambria Math"/>
                    <w:sz w:val="28"/>
                    <w:szCs w:val="28"/>
                    <w:rPrChange w:id="12089" w:author="ETRI-김종원" w:date="2019-12-10T10:44:00Z">
                      <w:rPr>
                        <w:rFonts w:ascii="Cambria Math" w:eastAsia="맑은 고딕"/>
                      </w:rPr>
                    </w:rPrChange>
                  </w:rPr>
                  <m:t>R</m:t>
                </w:del>
              </w:ins>
            </m:r>
            <m:r>
              <w:ins w:id="12090" w:author="박 진상" w:date="2019-10-15T15:22:00Z">
                <w:del w:id="12091" w:author="ETRI-김종원" w:date="2019-11-04T20:44:00Z">
                  <w:rPr>
                    <w:rFonts w:ascii="Cambria Math" w:hAnsi="Cambria Math"/>
                    <w:sz w:val="28"/>
                    <w:szCs w:val="28"/>
                    <w:rPrChange w:id="12092" w:author="ETRI-김종원" w:date="2019-12-10T10:44:00Z">
                      <w:rPr>
                        <w:rFonts w:ascii="Cambria Math" w:eastAsia="맑은 고딕"/>
                      </w:rPr>
                    </w:rPrChange>
                  </w:rPr>
                  <m:t>I</m:t>
                </w:del>
              </w:ins>
            </m:r>
          </m:e>
          <m:sub>
            <m:r>
              <w:ins w:id="12093" w:author="박 진상" w:date="2019-10-08T09:16:00Z">
                <w:del w:id="12094" w:author="ETRI-김종원" w:date="2019-11-04T20:44:00Z">
                  <w:rPr>
                    <w:rFonts w:ascii="Cambria Math" w:hAnsi="Cambria Math"/>
                    <w:sz w:val="28"/>
                    <w:szCs w:val="28"/>
                    <w:rPrChange w:id="12095" w:author="ETRI-김종원" w:date="2019-12-10T10:44:00Z">
                      <w:rPr>
                        <w:rFonts w:ascii="Cambria Math" w:eastAsia="맑은 고딕"/>
                      </w:rPr>
                    </w:rPrChange>
                  </w:rPr>
                  <m:t>MAPE</m:t>
                </w:del>
              </w:ins>
            </m:r>
          </m:sub>
        </m:sSub>
        <m:r>
          <w:ins w:id="12096" w:author="박 진상" w:date="2019-10-08T09:16:00Z">
            <w:del w:id="12097" w:author="ETRI-김종원" w:date="2019-11-04T20:44:00Z">
              <w:rPr>
                <w:rFonts w:ascii="Cambria Math" w:hAnsi="Cambria Math"/>
                <w:sz w:val="28"/>
                <w:szCs w:val="28"/>
                <w:lang w:val="de-DE"/>
                <w:rPrChange w:id="12098" w:author="ETRI-김종원" w:date="2019-12-10T10:44:00Z">
                  <w:rPr>
                    <w:rFonts w:ascii="Cambria Math" w:eastAsia="맑은 고딕"/>
                  </w:rPr>
                </w:rPrChange>
              </w:rPr>
              <m:t>=</m:t>
            </w:del>
          </w:ins>
        </m:r>
        <m:f>
          <m:fPr>
            <m:ctrlPr>
              <w:ins w:id="12099" w:author="박 진상" w:date="2019-10-08T09:16:00Z">
                <w:del w:id="12100" w:author="ETRI-김종원" w:date="2019-11-04T20:44:00Z">
                  <w:rPr>
                    <w:rFonts w:ascii="Cambria Math" w:hAnsi="Cambria Math"/>
                    <w:i/>
                    <w:sz w:val="28"/>
                    <w:szCs w:val="28"/>
                  </w:rPr>
                </w:del>
              </w:ins>
            </m:ctrlPr>
          </m:fPr>
          <m:num>
            <m:r>
              <w:ins w:id="12101" w:author="박 진상" w:date="2019-10-08T09:16:00Z">
                <w:del w:id="12102" w:author="ETRI-김종원" w:date="2019-11-04T20:44:00Z">
                  <w:rPr>
                    <w:rFonts w:ascii="Cambria Math" w:hAnsi="Cambria Math"/>
                    <w:sz w:val="28"/>
                    <w:szCs w:val="28"/>
                    <w:lang w:val="de-DE"/>
                    <w:rPrChange w:id="12103" w:author="ETRI-김종원" w:date="2019-12-10T10:44:00Z">
                      <w:rPr>
                        <w:rFonts w:ascii="Cambria Math" w:eastAsia="맑은 고딕"/>
                      </w:rPr>
                    </w:rPrChange>
                  </w:rPr>
                  <m:t>100</m:t>
                </w:del>
              </w:ins>
            </m:r>
          </m:num>
          <m:den>
            <m:r>
              <w:ins w:id="12104" w:author="박 진상" w:date="2019-10-08T09:16:00Z">
                <w:del w:id="12105" w:author="ETRI-김종원" w:date="2019-11-04T20:44:00Z">
                  <w:rPr>
                    <w:rFonts w:ascii="Cambria Math" w:hAnsi="Cambria Math"/>
                    <w:sz w:val="28"/>
                    <w:szCs w:val="28"/>
                    <w:rPrChange w:id="12106" w:author="ETRI-김종원" w:date="2019-12-10T10:44:00Z">
                      <w:rPr>
                        <w:rFonts w:ascii="Cambria Math" w:eastAsia="맑은 고딕"/>
                      </w:rPr>
                    </w:rPrChange>
                  </w:rPr>
                  <m:t>n</m:t>
                </w:del>
              </w:ins>
            </m:r>
          </m:den>
        </m:f>
        <m:nary>
          <m:naryPr>
            <m:chr m:val="∑"/>
            <m:ctrlPr>
              <w:ins w:id="12107" w:author="박 진상" w:date="2019-10-08T09:16:00Z">
                <w:del w:id="12108" w:author="ETRI-김종원" w:date="2019-11-04T20:44:00Z">
                  <w:rPr>
                    <w:rFonts w:ascii="Cambria Math" w:hAnsi="Cambria Math"/>
                    <w:i/>
                    <w:sz w:val="28"/>
                    <w:szCs w:val="28"/>
                  </w:rPr>
                </w:del>
              </w:ins>
            </m:ctrlPr>
          </m:naryPr>
          <m:sub>
            <m:r>
              <w:ins w:id="12109" w:author="박 진상" w:date="2019-10-08T09:16:00Z">
                <w:del w:id="12110" w:author="ETRI-김종원" w:date="2019-11-04T20:44:00Z">
                  <w:rPr>
                    <w:rFonts w:ascii="Cambria Math" w:hAnsi="Cambria Math"/>
                    <w:sz w:val="28"/>
                    <w:szCs w:val="28"/>
                    <w:rPrChange w:id="12111" w:author="ETRI-김종원" w:date="2019-12-10T10:44:00Z">
                      <w:rPr>
                        <w:rFonts w:ascii="Cambria Math" w:eastAsia="맑은 고딕"/>
                      </w:rPr>
                    </w:rPrChange>
                  </w:rPr>
                  <m:t>i</m:t>
                </w:del>
              </w:ins>
            </m:r>
            <m:r>
              <w:ins w:id="12112" w:author="박 진상" w:date="2019-10-08T09:16:00Z">
                <w:del w:id="12113" w:author="ETRI-김종원" w:date="2019-11-04T20:44:00Z">
                  <w:rPr>
                    <w:rFonts w:ascii="Cambria Math" w:hAnsi="Cambria Math"/>
                    <w:sz w:val="28"/>
                    <w:szCs w:val="28"/>
                    <w:lang w:val="de-DE"/>
                    <w:rPrChange w:id="12114" w:author="ETRI-김종원" w:date="2019-12-10T10:44:00Z">
                      <w:rPr>
                        <w:rFonts w:ascii="Cambria Math" w:eastAsia="맑은 고딕"/>
                      </w:rPr>
                    </w:rPrChange>
                  </w:rPr>
                  <m:t>=1</m:t>
                </w:del>
              </w:ins>
            </m:r>
          </m:sub>
          <m:sup>
            <m:r>
              <w:ins w:id="12115" w:author="박 진상" w:date="2019-10-08T09:16:00Z">
                <w:del w:id="12116" w:author="ETRI-김종원" w:date="2019-11-04T20:44:00Z">
                  <w:rPr>
                    <w:rFonts w:ascii="Cambria Math" w:hAnsi="Cambria Math"/>
                    <w:sz w:val="28"/>
                    <w:szCs w:val="28"/>
                    <w:rPrChange w:id="12117" w:author="ETRI-김종원" w:date="2019-12-10T10:44:00Z">
                      <w:rPr>
                        <w:rFonts w:ascii="Cambria Math" w:eastAsia="맑은 고딕"/>
                      </w:rPr>
                    </w:rPrChange>
                  </w:rPr>
                  <m:t>n</m:t>
                </w:del>
              </w:ins>
            </m:r>
          </m:sup>
          <m:e>
            <m:r>
              <w:ins w:id="12118" w:author="박 진상" w:date="2019-10-08T09:16:00Z">
                <w:del w:id="12119" w:author="ETRI-김종원" w:date="2019-11-04T20:44:00Z">
                  <w:rPr>
                    <w:rFonts w:ascii="Cambria Math" w:hAnsi="Cambria Math"/>
                    <w:sz w:val="28"/>
                    <w:szCs w:val="28"/>
                    <w:lang w:val="de-DE"/>
                    <w:rPrChange w:id="12120" w:author="ETRI-김종원" w:date="2019-12-10T10:44:00Z">
                      <w:rPr>
                        <w:rFonts w:ascii="Cambria Math" w:eastAsia="맑은 고딕"/>
                      </w:rPr>
                    </w:rPrChange>
                  </w:rPr>
                  <m:t>|</m:t>
                </w:del>
              </w:ins>
            </m:r>
            <m:f>
              <m:fPr>
                <m:ctrlPr>
                  <w:ins w:id="12121" w:author="박 진상" w:date="2019-10-08T09:16:00Z">
                    <w:del w:id="12122" w:author="ETRI-김종원" w:date="2019-11-04T20:44:00Z"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w:del>
                  </w:ins>
                </m:ctrlPr>
              </m:fPr>
              <m:num>
                <m:r>
                  <w:ins w:id="12123" w:author="박 진상" w:date="2019-10-08T09:16:00Z">
                    <w:del w:id="12124" w:author="ETRI-김종원" w:date="2019-11-04T20:44:00Z">
                      <w:rPr>
                        <w:rFonts w:ascii="Cambria Math" w:hAnsi="Cambria Math"/>
                        <w:sz w:val="28"/>
                        <w:szCs w:val="28"/>
                        <w:rPrChange w:id="12125" w:author="ETRI-김종원" w:date="2019-12-10T10:44:00Z">
                          <w:rPr>
                            <w:rFonts w:ascii="Cambria Math" w:eastAsia="맑은 고딕"/>
                          </w:rPr>
                        </w:rPrChange>
                      </w:rPr>
                      <m:t>E</m:t>
                    </w:del>
                  </w:ins>
                </m:r>
                <m:r>
                  <w:ins w:id="12126" w:author="박 진상" w:date="2019-10-28T19:47:00Z">
                    <w:del w:id="12127" w:author="ETRI-김종원" w:date="2019-11-04T20:44:00Z">
                      <w:rPr>
                        <w:rFonts w:ascii="Cambria Math" w:hAnsi="Cambria Math"/>
                        <w:sz w:val="28"/>
                        <w:szCs w:val="28"/>
                        <w:rPrChange w:id="12128" w:author="ETRI-김종원" w:date="2019-12-10T10:44:00Z">
                          <w:rPr>
                            <w:rFonts w:ascii="Cambria Math" w:eastAsia="맑은 고딕"/>
                          </w:rPr>
                        </w:rPrChange>
                      </w:rPr>
                      <m:t>O</m:t>
                    </w:del>
                  </w:ins>
                </m:r>
                <m:r>
                  <w:ins w:id="12129" w:author="박 진상" w:date="2019-10-28T19:48:00Z">
                    <w:del w:id="12130" w:author="ETRI-김종원" w:date="2019-11-04T20:41:00Z">
                      <w:rPr>
                        <w:rFonts w:ascii="Cambria Math" w:hAnsi="Cambria Math"/>
                        <w:sz w:val="28"/>
                        <w:szCs w:val="28"/>
                        <w:lang w:val="de-DE"/>
                        <w:rPrChange w:id="12131" w:author="ETRI-김종원" w:date="2019-12-10T10:44:00Z">
                          <w:rPr>
                            <w:rFonts w:ascii="Cambria Math" w:eastAsia="맑은 고딕"/>
                          </w:rPr>
                        </w:rPrChange>
                      </w:rPr>
                      <m:t>_</m:t>
                    </w:del>
                  </w:ins>
                </m:r>
                <m:r>
                  <w:ins w:id="12132" w:author="박 진상" w:date="2019-10-28T19:47:00Z">
                    <w:del w:id="12133" w:author="ETRI-김종원" w:date="2019-11-04T20:41:00Z">
                      <w:rPr>
                        <w:rFonts w:ascii="Cambria Math" w:hAnsi="Cambria Math"/>
                        <w:sz w:val="28"/>
                        <w:szCs w:val="28"/>
                        <w:rPrChange w:id="12134" w:author="ETRI-김종원" w:date="2019-12-10T10:44:00Z">
                          <w:rPr>
                            <w:rFonts w:ascii="Cambria Math" w:eastAsia="맑은 고딕"/>
                          </w:rPr>
                        </w:rPrChange>
                      </w:rPr>
                      <m:t>B</m:t>
                    </w:del>
                  </w:ins>
                </m:r>
                <m:r>
                  <w:ins w:id="12135" w:author="박 진상" w:date="2019-10-28T19:48:00Z">
                    <w:del w:id="12136" w:author="ETRI-김종원" w:date="2019-11-04T20:41:00Z">
                      <w:rPr>
                        <w:rFonts w:ascii="Cambria Math" w:hAnsi="Cambria Math"/>
                        <w:sz w:val="28"/>
                        <w:szCs w:val="28"/>
                        <w:rPrChange w:id="12137" w:author="ETRI-김종원" w:date="2019-12-10T10:44:00Z">
                          <w:rPr>
                            <w:rFonts w:ascii="Cambria Math" w:eastAsia="맑은 고딕"/>
                          </w:rPr>
                        </w:rPrChange>
                      </w:rPr>
                      <m:t>ID</m:t>
                    </w:del>
                  </w:ins>
                </m:r>
                <m:r>
                  <w:ins w:id="12138" w:author="박 진상" w:date="2019-10-08T09:16:00Z">
                    <w:del w:id="12139" w:author="ETRI-김종원" w:date="2019-11-04T20:44:00Z">
                      <w:rPr>
                        <w:rFonts w:ascii="Cambria Math" w:hAnsi="Cambria Math"/>
                        <w:sz w:val="28"/>
                        <w:szCs w:val="28"/>
                        <w:lang w:val="de-DE"/>
                        <w:rPrChange w:id="12140" w:author="ETRI-김종원" w:date="2019-12-10T10:44:00Z">
                          <w:rPr>
                            <w:rFonts w:ascii="Cambria Math" w:eastAsia="맑은 고딕"/>
                          </w:rPr>
                        </w:rPrChange>
                      </w:rPr>
                      <m:t>-</m:t>
                    </w:del>
                  </w:ins>
                </m:r>
                <m:r>
                  <w:ins w:id="12141" w:author="박 진상" w:date="2019-10-08T09:16:00Z">
                    <w:del w:id="12142" w:author="ETRI-김종원" w:date="2019-11-04T20:44:00Z">
                      <w:rPr>
                        <w:rFonts w:ascii="Cambria Math" w:hAnsi="Cambria Math"/>
                        <w:sz w:val="28"/>
                        <w:szCs w:val="28"/>
                        <w:rPrChange w:id="12143" w:author="ETRI-김종원" w:date="2019-12-10T10:44:00Z">
                          <w:rPr>
                            <w:rFonts w:ascii="Cambria Math" w:eastAsia="맑은 고딕"/>
                          </w:rPr>
                        </w:rPrChange>
                      </w:rPr>
                      <m:t>E</m:t>
                    </w:del>
                  </w:ins>
                </m:r>
                <m:r>
                  <w:ins w:id="12144" w:author="박 진상" w:date="2019-10-28T19:47:00Z">
                    <w:del w:id="12145" w:author="ETRI-김종원" w:date="2019-11-04T20:44:00Z">
                      <w:rPr>
                        <w:rFonts w:ascii="Cambria Math" w:hAnsi="Cambria Math"/>
                        <w:sz w:val="28"/>
                        <w:szCs w:val="28"/>
                        <w:rPrChange w:id="12146" w:author="ETRI-김종원" w:date="2019-12-10T10:44:00Z">
                          <w:rPr>
                            <w:rFonts w:ascii="Cambria Math" w:eastAsia="맑은 고딕"/>
                          </w:rPr>
                        </w:rPrChange>
                      </w:rPr>
                      <m:t>O</m:t>
                    </w:del>
                  </w:ins>
                </m:r>
                <m:r>
                  <w:ins w:id="12147" w:author="박 진상" w:date="2019-10-28T19:48:00Z">
                    <w:del w:id="12148" w:author="ETRI-김종원" w:date="2019-11-04T20:44:00Z">
                      <w:rPr>
                        <w:rFonts w:ascii="Cambria Math" w:hAnsi="Cambria Math"/>
                        <w:sz w:val="28"/>
                        <w:szCs w:val="28"/>
                        <w:lang w:val="de-DE"/>
                        <w:rPrChange w:id="12149" w:author="ETRI-김종원" w:date="2019-12-10T10:44:00Z">
                          <w:rPr>
                            <w:rFonts w:ascii="Cambria Math" w:eastAsia="맑은 고딕"/>
                          </w:rPr>
                        </w:rPrChange>
                      </w:rPr>
                      <m:t>_</m:t>
                    </w:del>
                  </w:ins>
                </m:r>
                <m:r>
                  <w:ins w:id="12150" w:author="박 진상" w:date="2019-10-28T19:48:00Z">
                    <w:del w:id="12151" w:author="ETRI-김종원" w:date="2019-11-04T20:44:00Z">
                      <w:rPr>
                        <w:rFonts w:ascii="Cambria Math" w:hAnsi="Cambria Math"/>
                        <w:sz w:val="28"/>
                        <w:szCs w:val="28"/>
                        <w:rPrChange w:id="12152" w:author="ETRI-김종원" w:date="2019-12-10T10:44:00Z">
                          <w:rPr>
                            <w:rFonts w:ascii="Cambria Math" w:eastAsia="맑은 고딕"/>
                          </w:rPr>
                        </w:rPrChange>
                      </w:rPr>
                      <m:t>ACT</m:t>
                    </w:del>
                  </w:ins>
                </m:r>
              </m:num>
              <m:den>
                <m:r>
                  <w:ins w:id="12153" w:author="박 진상" w:date="2019-10-08T09:16:00Z">
                    <w:del w:id="12154" w:author="ETRI-김종원" w:date="2019-11-04T20:44:00Z">
                      <w:rPr>
                        <w:rFonts w:ascii="Cambria Math" w:hAnsi="Cambria Math"/>
                        <w:sz w:val="28"/>
                        <w:szCs w:val="28"/>
                        <w:rPrChange w:id="12155" w:author="ETRI-김종원" w:date="2019-12-10T10:44:00Z">
                          <w:rPr>
                            <w:rFonts w:ascii="Cambria Math" w:eastAsia="맑은 고딕"/>
                          </w:rPr>
                        </w:rPrChange>
                      </w:rPr>
                      <m:t>E</m:t>
                    </w:del>
                  </w:ins>
                </m:r>
                <m:r>
                  <w:ins w:id="12156" w:author="박 진상" w:date="2019-10-28T19:47:00Z">
                    <w:del w:id="12157" w:author="ETRI-김종원" w:date="2019-11-04T20:44:00Z">
                      <w:rPr>
                        <w:rFonts w:ascii="Cambria Math" w:hAnsi="Cambria Math"/>
                        <w:sz w:val="28"/>
                        <w:szCs w:val="28"/>
                        <w:rPrChange w:id="12158" w:author="ETRI-김종원" w:date="2019-12-10T10:44:00Z">
                          <w:rPr>
                            <w:rFonts w:ascii="Cambria Math" w:eastAsia="맑은 고딕"/>
                          </w:rPr>
                        </w:rPrChange>
                      </w:rPr>
                      <m:t>O</m:t>
                    </w:del>
                  </w:ins>
                </m:r>
                <m:r>
                  <w:ins w:id="12159" w:author="박 진상" w:date="2019-10-28T19:48:00Z">
                    <w:del w:id="12160" w:author="ETRI-김종원" w:date="2019-11-04T20:44:00Z">
                      <w:rPr>
                        <w:rFonts w:ascii="Cambria Math" w:hAnsi="Cambria Math"/>
                        <w:sz w:val="28"/>
                        <w:szCs w:val="28"/>
                        <w:lang w:val="de-DE"/>
                        <w:rPrChange w:id="12161" w:author="ETRI-김종원" w:date="2019-12-10T10:44:00Z">
                          <w:rPr>
                            <w:rFonts w:ascii="Cambria Math" w:eastAsia="맑은 고딕"/>
                          </w:rPr>
                        </w:rPrChange>
                      </w:rPr>
                      <m:t>_</m:t>
                    </w:del>
                  </w:ins>
                </m:r>
                <m:r>
                  <w:ins w:id="12162" w:author="박 진상" w:date="2019-10-28T19:47:00Z">
                    <w:del w:id="12163" w:author="ETRI-김종원" w:date="2019-11-04T20:44:00Z">
                      <w:rPr>
                        <w:rFonts w:ascii="Cambria Math" w:hAnsi="Cambria Math"/>
                        <w:sz w:val="28"/>
                        <w:szCs w:val="28"/>
                        <w:rPrChange w:id="12164" w:author="ETRI-김종원" w:date="2019-12-10T10:44:00Z">
                          <w:rPr>
                            <w:rFonts w:ascii="Cambria Math" w:eastAsia="맑은 고딕"/>
                          </w:rPr>
                        </w:rPrChange>
                      </w:rPr>
                      <m:t>BID</m:t>
                    </w:del>
                  </w:ins>
                </m:r>
              </m:den>
            </m:f>
            <m:r>
              <w:ins w:id="12165" w:author="박 진상" w:date="2019-10-08T09:16:00Z">
                <w:del w:id="12166" w:author="ETRI-김종원" w:date="2019-11-04T20:44:00Z">
                  <w:rPr>
                    <w:rFonts w:ascii="Cambria Math" w:hAnsi="Cambria Math"/>
                    <w:sz w:val="28"/>
                    <w:szCs w:val="28"/>
                    <w:lang w:val="de-DE"/>
                    <w:rPrChange w:id="12167" w:author="ETRI-김종원" w:date="2019-12-10T10:44:00Z">
                      <w:rPr>
                        <w:rFonts w:ascii="Cambria Math" w:eastAsia="맑은 고딕"/>
                      </w:rPr>
                    </w:rPrChange>
                  </w:rPr>
                  <m:t>|</m:t>
                </w:del>
              </w:ins>
            </m:r>
          </m:e>
        </m:nary>
      </m:oMath>
      <w:del w:id="12168" w:author="ETRI-김종원" w:date="2019-11-04T20:44:00Z">
        <w:r w:rsidR="00087689" w:rsidRPr="002646CB" w:rsidDel="00232945">
          <w:rPr>
            <w:rFonts w:eastAsia="맑은 고딕"/>
          </w:rPr>
          <w:fldChar w:fldCharType="begin"/>
        </w:r>
        <w:r w:rsidR="00087689" w:rsidRPr="002646CB" w:rsidDel="00232945">
          <w:rPr>
            <w:rFonts w:eastAsia="맑은 고딕"/>
            <w:rPrChange w:id="12169" w:author="ETRI-김종원" w:date="2019-12-10T10:44:00Z">
              <w:rPr>
                <w:rFonts w:eastAsia="맑은 고딕"/>
              </w:rPr>
            </w:rPrChange>
          </w:rPr>
          <w:fldChar w:fldCharType="end"/>
        </w:r>
      </w:del>
      <w:ins w:id="12170" w:author="박 진상" w:date="2019-10-08T06:10:00Z">
        <w:del w:id="12171" w:author="ETRI-김종원" w:date="2019-11-04T20:44:00Z">
          <w:r w:rsidR="00087689" w:rsidRPr="002646CB" w:rsidDel="00232945">
            <w:rPr>
              <w:rFonts w:eastAsia="맑은 고딕"/>
              <w:lang w:val="de-DE"/>
              <w:rPrChange w:id="12172" w:author="ETRI-김종원" w:date="2019-12-10T10:44:00Z">
                <w:rPr>
                  <w:rFonts w:eastAsia="맑은 고딕"/>
                </w:rPr>
              </w:rPrChange>
            </w:rPr>
            <w:delText xml:space="preserve">                              </w:delText>
          </w:r>
        </w:del>
      </w:ins>
      <w:ins w:id="12173" w:author="ETRI-김종원" w:date="2019-11-04T20:45:00Z">
        <w:r w:rsidR="00232945" w:rsidRPr="002646CB">
          <w:rPr>
            <w:rFonts w:eastAsia="맑은 고딕"/>
            <w:lang w:val="de-DE"/>
          </w:rPr>
          <w:t xml:space="preserve"> </w:t>
        </w:r>
      </w:ins>
      <w:ins w:id="12174" w:author="ETRI-김종원" w:date="2019-11-04T20:44:00Z">
        <w:r w:rsidR="00CD28D2" w:rsidRPr="002646CB">
          <w:rPr>
            <w:rFonts w:eastAsia="맑은 고딕"/>
            <w:position w:val="-30"/>
            <w:rPrChange w:id="12175" w:author="ETRI-김종원" w:date="2019-12-10T10:44:00Z">
              <w:rPr>
                <w:rFonts w:eastAsia="맑은 고딕"/>
                <w:position w:val="-30"/>
              </w:rPr>
            </w:rPrChange>
          </w:rPr>
          <w:object w:dxaOrig="3900" w:dyaOrig="720" w14:anchorId="63163E76">
            <v:shape id="_x0000_i1026" type="#_x0000_t75" style="width:194.25pt;height:36pt" o:ole="">
              <v:imagedata r:id="rId25" o:title=""/>
            </v:shape>
            <o:OLEObject Type="Embed" ProgID="Equation.3" ShapeID="_x0000_i1026" DrawAspect="Content" ObjectID="_1638091558" r:id="rId26"/>
          </w:object>
        </w:r>
      </w:ins>
      <w:ins w:id="12176" w:author="ETRI-김종원" w:date="2019-11-04T20:45:00Z">
        <w:r w:rsidR="00232945" w:rsidRPr="002646CB">
          <w:rPr>
            <w:rFonts w:eastAsia="맑은 고딕"/>
          </w:rPr>
          <w:t xml:space="preserve">        </w:t>
        </w:r>
      </w:ins>
      <w:ins w:id="12177" w:author="ETRI-김종원" w:date="2019-11-04T20:53:00Z">
        <w:r w:rsidR="00E44831" w:rsidRPr="002646CB">
          <w:rPr>
            <w:rFonts w:eastAsia="맑은 고딕"/>
          </w:rPr>
          <w:t xml:space="preserve"> </w:t>
        </w:r>
      </w:ins>
      <w:ins w:id="12178" w:author="ETRI-김종원" w:date="2019-11-04T20:45:00Z">
        <w:r w:rsidR="00232945" w:rsidRPr="002646CB">
          <w:rPr>
            <w:rFonts w:eastAsia="맑은 고딕"/>
          </w:rPr>
          <w:t xml:space="preserve">                </w:t>
        </w:r>
      </w:ins>
      <w:ins w:id="12179" w:author="ETRI-김종원" w:date="2019-11-04T20:44:00Z">
        <w:r w:rsidR="00232945" w:rsidRPr="002646CB">
          <w:rPr>
            <w:rFonts w:eastAsia="맑은 고딕"/>
            <w:i/>
            <w:lang w:val="de-DE"/>
          </w:rPr>
          <w:t xml:space="preserve"> </w:t>
        </w:r>
      </w:ins>
      <w:ins w:id="12180" w:author="박 진상" w:date="2019-10-08T06:10:00Z">
        <w:r w:rsidR="00087689" w:rsidRPr="002646CB">
          <w:rPr>
            <w:rFonts w:eastAsia="맑은 고딕"/>
            <w:i/>
            <w:lang w:val="de-DE"/>
            <w:rPrChange w:id="12181" w:author="ETRI-김종원" w:date="2019-12-10T10:44:00Z">
              <w:rPr>
                <w:rFonts w:eastAsia="맑은 고딕"/>
                <w:i/>
              </w:rPr>
            </w:rPrChange>
          </w:rPr>
          <w:t>(1)</w:t>
        </w:r>
      </w:ins>
    </w:p>
    <w:p w14:paraId="7FABB5C5" w14:textId="77777777" w:rsidR="00070D4C" w:rsidRPr="002646CB" w:rsidRDefault="00070D4C" w:rsidP="00087689">
      <w:pPr>
        <w:rPr>
          <w:ins w:id="12182" w:author="박 진상" w:date="2019-10-28T19:58:00Z"/>
          <w:lang w:val="de-DE"/>
          <w:rPrChange w:id="12183" w:author="ETRI-김종원" w:date="2019-12-10T10:44:00Z">
            <w:rPr>
              <w:ins w:id="12184" w:author="박 진상" w:date="2019-10-28T19:58:00Z"/>
              <w:color w:val="000000" w:themeColor="text1"/>
              <w:lang w:val="de-DE"/>
            </w:rPr>
          </w:rPrChange>
        </w:rPr>
      </w:pPr>
    </w:p>
    <w:p w14:paraId="0A00DF15" w14:textId="5659CA7C" w:rsidR="00087689" w:rsidRPr="002646CB" w:rsidRDefault="00087689" w:rsidP="00070D4C">
      <w:pPr>
        <w:rPr>
          <w:ins w:id="12185" w:author="박 진상" w:date="2019-10-28T19:58:00Z"/>
          <w:lang w:val="de-DE"/>
          <w:rPrChange w:id="12186" w:author="ETRI-김종원" w:date="2019-12-10T10:44:00Z">
            <w:rPr>
              <w:ins w:id="12187" w:author="박 진상" w:date="2019-10-28T19:58:00Z"/>
              <w:rFonts w:ascii="바탕" w:hAnsi="바탕"/>
              <w:color w:val="000000" w:themeColor="text1"/>
              <w:lang w:val="de-DE"/>
            </w:rPr>
          </w:rPrChange>
        </w:rPr>
      </w:pPr>
      <w:ins w:id="12188" w:author="박 진상" w:date="2019-10-08T06:10:00Z">
        <w:r w:rsidRPr="002646CB">
          <w:rPr>
            <w:rFonts w:hint="eastAsia"/>
            <w:lang w:val="de-DE"/>
            <w:rPrChange w:id="12189" w:author="ETRI-김종원" w:date="2019-12-10T10:44:00Z">
              <w:rPr>
                <w:rFonts w:hint="eastAsia"/>
                <w:color w:val="000000" w:themeColor="text1"/>
                <w:lang w:val="de-DE"/>
              </w:rPr>
            </w:rPrChange>
          </w:rPr>
          <w:t>식</w:t>
        </w:r>
        <w:r w:rsidRPr="002646CB">
          <w:rPr>
            <w:lang w:val="de-DE"/>
            <w:rPrChange w:id="12190" w:author="ETRI-김종원" w:date="2019-12-10T10:44:00Z">
              <w:rPr>
                <w:color w:val="000000" w:themeColor="text1"/>
                <w:lang w:val="de-DE"/>
              </w:rPr>
            </w:rPrChange>
          </w:rPr>
          <w:t>(1)</w:t>
        </w:r>
        <w:r w:rsidRPr="002646CB">
          <w:rPr>
            <w:rFonts w:hint="eastAsia"/>
            <w:lang w:val="de-DE"/>
            <w:rPrChange w:id="12191" w:author="ETRI-김종원" w:date="2019-12-10T10:44:00Z">
              <w:rPr>
                <w:rFonts w:hint="eastAsia"/>
                <w:color w:val="000000" w:themeColor="text1"/>
                <w:lang w:val="de-DE"/>
              </w:rPr>
            </w:rPrChange>
          </w:rPr>
          <w:t>에서</w:t>
        </w:r>
        <w:r w:rsidRPr="002646CB">
          <w:rPr>
            <w:lang w:val="de-DE"/>
            <w:rPrChange w:id="12192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 R</w:t>
        </w:r>
      </w:ins>
      <w:ins w:id="12193" w:author="박 진상" w:date="2019-10-15T15:22:00Z">
        <w:r w:rsidR="00660107" w:rsidRPr="002646CB">
          <w:rPr>
            <w:lang w:val="de-DE"/>
            <w:rPrChange w:id="12194" w:author="ETRI-김종원" w:date="2019-12-10T10:44:00Z">
              <w:rPr>
                <w:rFonts w:ascii="바탕" w:hAnsi="바탕"/>
                <w:color w:val="000000" w:themeColor="text1"/>
                <w:lang w:val="de-DE"/>
              </w:rPr>
            </w:rPrChange>
          </w:rPr>
          <w:t>I</w:t>
        </w:r>
      </w:ins>
      <w:ins w:id="12195" w:author="박 진상" w:date="2019-10-08T06:10:00Z">
        <w:r w:rsidRPr="002646CB">
          <w:rPr>
            <w:vertAlign w:val="subscript"/>
            <w:lang w:val="de-DE"/>
            <w:rPrChange w:id="12196" w:author="ETRI-김종원" w:date="2019-12-10T10:44:00Z">
              <w:rPr>
                <w:color w:val="000000" w:themeColor="text1"/>
                <w:vertAlign w:val="subscript"/>
                <w:lang w:val="de-DE"/>
              </w:rPr>
            </w:rPrChange>
          </w:rPr>
          <w:t>MAPE</w:t>
        </w:r>
        <w:r w:rsidRPr="002646CB">
          <w:rPr>
            <w:rFonts w:hint="eastAsia"/>
            <w:lang w:val="de-DE"/>
            <w:rPrChange w:id="12197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lang w:val="de-DE"/>
              </w:rPr>
            </w:rPrChange>
          </w:rPr>
          <w:t>는</w:t>
        </w:r>
        <w:r w:rsidRPr="002646CB">
          <w:rPr>
            <w:lang w:val="de-DE"/>
            <w:rPrChange w:id="12198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 </w:t>
        </w:r>
      </w:ins>
      <w:ins w:id="12199" w:author="박 진상" w:date="2019-10-28T18:25:00Z">
        <w:r w:rsidR="00DC4888" w:rsidRPr="002646CB">
          <w:rPr>
            <w:rFonts w:hint="eastAsia"/>
            <w:lang w:val="de-DE"/>
            <w:rPrChange w:id="12200" w:author="ETRI-김종원" w:date="2019-12-10T10:44:00Z">
              <w:rPr>
                <w:rFonts w:ascii="바탕" w:hAnsi="바탕" w:cs="맑은 고딕" w:hint="eastAsia"/>
                <w:color w:val="000000" w:themeColor="text1"/>
                <w:lang w:val="de-DE"/>
              </w:rPr>
            </w:rPrChange>
          </w:rPr>
          <w:t>신뢰지표</w:t>
        </w:r>
      </w:ins>
      <w:ins w:id="12201" w:author="박 진상" w:date="2019-10-28T19:53:00Z">
        <w:r w:rsidR="00E2768C" w:rsidRPr="002646CB">
          <w:rPr>
            <w:lang w:val="de-DE"/>
            <w:rPrChange w:id="12202" w:author="ETRI-김종원" w:date="2019-12-10T10:44:00Z">
              <w:rPr>
                <w:rFonts w:ascii="바탕" w:hAnsi="바탕" w:cs="맑은 고딕"/>
                <w:color w:val="000000" w:themeColor="text1"/>
                <w:lang w:val="de-DE"/>
              </w:rPr>
            </w:rPrChange>
          </w:rPr>
          <w:t>(RI)</w:t>
        </w:r>
      </w:ins>
      <w:ins w:id="12203" w:author="박 진상" w:date="2019-10-28T19:51:00Z">
        <w:r w:rsidR="00E2768C" w:rsidRPr="002646CB">
          <w:rPr>
            <w:rFonts w:hint="eastAsia"/>
            <w:lang w:val="de-DE"/>
            <w:rPrChange w:id="12204" w:author="ETRI-김종원" w:date="2019-12-10T10:44:00Z">
              <w:rPr>
                <w:rFonts w:ascii="바탕" w:hAnsi="바탕" w:cs="맑은 고딕" w:hint="eastAsia"/>
                <w:color w:val="000000" w:themeColor="text1"/>
                <w:lang w:val="de-DE"/>
              </w:rPr>
            </w:rPrChange>
          </w:rPr>
          <w:t>이</w:t>
        </w:r>
      </w:ins>
      <w:ins w:id="12205" w:author="박 진상" w:date="2019-10-28T18:25:00Z">
        <w:r w:rsidR="00DC4888" w:rsidRPr="002646CB">
          <w:rPr>
            <w:lang w:val="de-DE"/>
            <w:rPrChange w:id="12206" w:author="ETRI-김종원" w:date="2019-12-10T10:44:00Z">
              <w:rPr>
                <w:rFonts w:ascii="바탕" w:hAnsi="바탕" w:cs="맑은 고딕"/>
                <w:color w:val="000000" w:themeColor="text1"/>
                <w:lang w:val="de-DE"/>
              </w:rPr>
            </w:rPrChange>
          </w:rPr>
          <w:t>고</w:t>
        </w:r>
      </w:ins>
      <w:ins w:id="12207" w:author="박 진상" w:date="2019-10-28T19:53:00Z">
        <w:r w:rsidR="00E2768C" w:rsidRPr="002646CB">
          <w:rPr>
            <w:lang w:val="de-DE"/>
            <w:rPrChange w:id="12208" w:author="ETRI-김종원" w:date="2019-12-10T10:44:00Z">
              <w:rPr>
                <w:rFonts w:ascii="바탕" w:hAnsi="바탕" w:cs="맑은 고딕"/>
                <w:color w:val="000000" w:themeColor="text1"/>
                <w:lang w:val="de-DE"/>
              </w:rPr>
            </w:rPrChange>
          </w:rPr>
          <w:t xml:space="preserve"> </w:t>
        </w:r>
        <w:r w:rsidR="00E2768C" w:rsidRPr="002646CB">
          <w:rPr>
            <w:rFonts w:hint="eastAsia"/>
            <w:lang w:val="de-DE"/>
            <w:rPrChange w:id="12209" w:author="ETRI-김종원" w:date="2019-12-10T10:44:00Z">
              <w:rPr>
                <w:rFonts w:hint="eastAsia"/>
              </w:rPr>
            </w:rPrChange>
          </w:rPr>
          <w:t>예측</w:t>
        </w:r>
        <w:r w:rsidR="00E2768C" w:rsidRPr="002646CB">
          <w:rPr>
            <w:lang w:val="de-DE"/>
            <w:rPrChange w:id="12210" w:author="ETRI-김종원" w:date="2019-12-10T10:44:00Z">
              <w:rPr/>
            </w:rPrChange>
          </w:rPr>
          <w:t xml:space="preserve"> </w:t>
        </w:r>
        <w:r w:rsidR="00E2768C" w:rsidRPr="002646CB">
          <w:rPr>
            <w:rFonts w:hint="eastAsia"/>
            <w:lang w:val="de-DE"/>
            <w:rPrChange w:id="12211" w:author="ETRI-김종원" w:date="2019-12-10T10:44:00Z">
              <w:rPr>
                <w:rFonts w:hint="eastAsia"/>
              </w:rPr>
            </w:rPrChange>
          </w:rPr>
          <w:t>데이터와</w:t>
        </w:r>
        <w:r w:rsidR="00E2768C" w:rsidRPr="002646CB">
          <w:rPr>
            <w:lang w:val="de-DE"/>
            <w:rPrChange w:id="12212" w:author="ETRI-김종원" w:date="2019-12-10T10:44:00Z">
              <w:rPr/>
            </w:rPrChange>
          </w:rPr>
          <w:t xml:space="preserve"> </w:t>
        </w:r>
        <w:r w:rsidR="00E2768C" w:rsidRPr="002646CB">
          <w:rPr>
            <w:rFonts w:hint="eastAsia"/>
            <w:lang w:val="de-DE"/>
            <w:rPrChange w:id="12213" w:author="ETRI-김종원" w:date="2019-12-10T10:44:00Z">
              <w:rPr>
                <w:rFonts w:hint="eastAsia"/>
              </w:rPr>
            </w:rPrChange>
          </w:rPr>
          <w:t>실측</w:t>
        </w:r>
        <w:r w:rsidR="00E2768C" w:rsidRPr="002646CB">
          <w:rPr>
            <w:lang w:val="de-DE"/>
            <w:rPrChange w:id="12214" w:author="ETRI-김종원" w:date="2019-12-10T10:44:00Z">
              <w:rPr/>
            </w:rPrChange>
          </w:rPr>
          <w:t xml:space="preserve"> </w:t>
        </w:r>
        <w:r w:rsidR="00E2768C" w:rsidRPr="002646CB">
          <w:rPr>
            <w:rFonts w:hint="eastAsia"/>
            <w:lang w:val="de-DE"/>
            <w:rPrChange w:id="12215" w:author="ETRI-김종원" w:date="2019-12-10T10:44:00Z">
              <w:rPr>
                <w:rFonts w:hint="eastAsia"/>
              </w:rPr>
            </w:rPrChange>
          </w:rPr>
          <w:t>데이터의</w:t>
        </w:r>
        <w:r w:rsidR="00E2768C" w:rsidRPr="002646CB">
          <w:rPr>
            <w:lang w:val="de-DE"/>
            <w:rPrChange w:id="12216" w:author="ETRI-김종원" w:date="2019-12-10T10:44:00Z">
              <w:rPr/>
            </w:rPrChange>
          </w:rPr>
          <w:t xml:space="preserve"> </w:t>
        </w:r>
        <w:r w:rsidR="00E2768C" w:rsidRPr="002646CB">
          <w:rPr>
            <w:rFonts w:hint="eastAsia"/>
            <w:lang w:val="de-DE"/>
            <w:rPrChange w:id="12217" w:author="ETRI-김종원" w:date="2019-12-10T10:44:00Z">
              <w:rPr>
                <w:rFonts w:hint="eastAsia"/>
              </w:rPr>
            </w:rPrChange>
          </w:rPr>
          <w:t>절대</w:t>
        </w:r>
        <w:r w:rsidR="00E2768C" w:rsidRPr="002646CB">
          <w:rPr>
            <w:lang w:val="de-DE"/>
            <w:rPrChange w:id="12218" w:author="ETRI-김종원" w:date="2019-12-10T10:44:00Z">
              <w:rPr/>
            </w:rPrChange>
          </w:rPr>
          <w:t xml:space="preserve"> </w:t>
        </w:r>
        <w:r w:rsidR="00E2768C" w:rsidRPr="002646CB">
          <w:rPr>
            <w:rFonts w:hint="eastAsia"/>
            <w:lang w:val="de-DE"/>
            <w:rPrChange w:id="12219" w:author="ETRI-김종원" w:date="2019-12-10T10:44:00Z">
              <w:rPr>
                <w:rFonts w:hint="eastAsia"/>
              </w:rPr>
            </w:rPrChange>
          </w:rPr>
          <w:t>오차를</w:t>
        </w:r>
        <w:r w:rsidR="00E2768C" w:rsidRPr="002646CB">
          <w:rPr>
            <w:lang w:val="de-DE"/>
            <w:rPrChange w:id="12220" w:author="ETRI-김종원" w:date="2019-12-10T10:44:00Z">
              <w:rPr/>
            </w:rPrChange>
          </w:rPr>
          <w:t xml:space="preserve"> </w:t>
        </w:r>
        <w:r w:rsidR="00E2768C" w:rsidRPr="002646CB">
          <w:rPr>
            <w:rFonts w:hint="eastAsia"/>
            <w:lang w:val="de-DE"/>
            <w:rPrChange w:id="12221" w:author="ETRI-김종원" w:date="2019-12-10T10:44:00Z">
              <w:rPr>
                <w:rFonts w:hint="eastAsia"/>
              </w:rPr>
            </w:rPrChange>
          </w:rPr>
          <w:t>백분율로</w:t>
        </w:r>
        <w:r w:rsidR="00E2768C" w:rsidRPr="002646CB">
          <w:rPr>
            <w:lang w:val="de-DE"/>
            <w:rPrChange w:id="12222" w:author="ETRI-김종원" w:date="2019-12-10T10:44:00Z">
              <w:rPr/>
            </w:rPrChange>
          </w:rPr>
          <w:t xml:space="preserve"> </w:t>
        </w:r>
        <w:r w:rsidR="00E2768C" w:rsidRPr="002646CB">
          <w:rPr>
            <w:rFonts w:hint="eastAsia"/>
            <w:lang w:val="de-DE"/>
            <w:rPrChange w:id="12223" w:author="ETRI-김종원" w:date="2019-12-10T10:44:00Z">
              <w:rPr>
                <w:rFonts w:hint="eastAsia"/>
              </w:rPr>
            </w:rPrChange>
          </w:rPr>
          <w:t>나타내어</w:t>
        </w:r>
        <w:r w:rsidR="00E2768C" w:rsidRPr="002646CB">
          <w:rPr>
            <w:lang w:val="de-DE"/>
            <w:rPrChange w:id="12224" w:author="ETRI-김종원" w:date="2019-12-10T10:44:00Z">
              <w:rPr/>
            </w:rPrChange>
          </w:rPr>
          <w:t xml:space="preserve"> </w:t>
        </w:r>
        <w:r w:rsidR="00E2768C" w:rsidRPr="002646CB">
          <w:rPr>
            <w:rFonts w:hint="eastAsia"/>
            <w:lang w:val="de-DE"/>
            <w:rPrChange w:id="12225" w:author="ETRI-김종원" w:date="2019-12-10T10:44:00Z">
              <w:rPr>
                <w:rFonts w:hint="eastAsia"/>
              </w:rPr>
            </w:rPrChange>
          </w:rPr>
          <w:t>평균한</w:t>
        </w:r>
        <w:r w:rsidR="00E2768C" w:rsidRPr="002646CB">
          <w:rPr>
            <w:lang w:val="de-DE"/>
            <w:rPrChange w:id="12226" w:author="ETRI-김종원" w:date="2019-12-10T10:44:00Z">
              <w:rPr/>
            </w:rPrChange>
          </w:rPr>
          <w:t xml:space="preserve"> </w:t>
        </w:r>
        <w:r w:rsidR="00E2768C" w:rsidRPr="002646CB">
          <w:rPr>
            <w:rFonts w:hint="eastAsia"/>
            <w:lang w:val="de-DE"/>
            <w:rPrChange w:id="12227" w:author="ETRI-김종원" w:date="2019-12-10T10:44:00Z">
              <w:rPr>
                <w:rFonts w:hint="eastAsia"/>
              </w:rPr>
            </w:rPrChange>
          </w:rPr>
          <w:t>값인</w:t>
        </w:r>
        <w:r w:rsidR="00E2768C" w:rsidRPr="002646CB">
          <w:rPr>
            <w:lang w:val="de-DE"/>
            <w:rPrChange w:id="12228" w:author="ETRI-김종원" w:date="2019-12-10T10:44:00Z">
              <w:rPr/>
            </w:rPrChange>
          </w:rPr>
          <w:t xml:space="preserve"> </w:t>
        </w:r>
        <w:r w:rsidR="00E2768C" w:rsidRPr="002646CB">
          <w:rPr>
            <w:rFonts w:hint="eastAsia"/>
            <w:lang w:val="de-DE"/>
            <w:rPrChange w:id="12229" w:author="ETRI-김종원" w:date="2019-12-10T10:44:00Z">
              <w:rPr>
                <w:rFonts w:hint="eastAsia"/>
              </w:rPr>
            </w:rPrChange>
          </w:rPr>
          <w:t>평균절대백분률오차</w:t>
        </w:r>
      </w:ins>
      <w:ins w:id="12230" w:author="박 진상" w:date="2019-10-28T19:54:00Z">
        <w:r w:rsidR="00E2768C" w:rsidRPr="002646CB">
          <w:rPr>
            <w:rFonts w:hint="eastAsia"/>
            <w:lang w:val="de-DE"/>
            <w:rPrChange w:id="12231" w:author="ETRI-김종원" w:date="2019-12-10T10:44:00Z">
              <w:rPr>
                <w:rFonts w:hint="eastAsia"/>
              </w:rPr>
            </w:rPrChange>
          </w:rPr>
          <w:t>값</w:t>
        </w:r>
      </w:ins>
      <w:ins w:id="12232" w:author="박 진상" w:date="2019-10-28T19:53:00Z">
        <w:r w:rsidR="00E2768C" w:rsidRPr="002646CB">
          <w:rPr>
            <w:rFonts w:hint="eastAsia"/>
            <w:lang w:val="de-DE"/>
            <w:rPrChange w:id="12233" w:author="ETRI-김종원" w:date="2019-12-10T10:44:00Z">
              <w:rPr>
                <w:rFonts w:hint="eastAsia"/>
              </w:rPr>
            </w:rPrChange>
          </w:rPr>
          <w:t>으로</w:t>
        </w:r>
        <w:r w:rsidR="00E2768C" w:rsidRPr="002646CB">
          <w:rPr>
            <w:lang w:val="de-DE"/>
            <w:rPrChange w:id="12234" w:author="ETRI-김종원" w:date="2019-12-10T10:44:00Z">
              <w:rPr/>
            </w:rPrChange>
          </w:rPr>
          <w:t xml:space="preserve"> </w:t>
        </w:r>
        <w:r w:rsidR="00E2768C" w:rsidRPr="002646CB">
          <w:rPr>
            <w:rFonts w:hint="eastAsia"/>
            <w:lang w:val="de-DE"/>
            <w:rPrChange w:id="12235" w:author="ETRI-김종원" w:date="2019-12-10T10:44:00Z">
              <w:rPr>
                <w:rFonts w:hint="eastAsia"/>
              </w:rPr>
            </w:rPrChange>
          </w:rPr>
          <w:t>예측</w:t>
        </w:r>
        <w:r w:rsidR="00E2768C" w:rsidRPr="002646CB">
          <w:rPr>
            <w:lang w:val="de-DE"/>
            <w:rPrChange w:id="12236" w:author="ETRI-김종원" w:date="2019-12-10T10:44:00Z">
              <w:rPr/>
            </w:rPrChange>
          </w:rPr>
          <w:t xml:space="preserve"> </w:t>
        </w:r>
        <w:r w:rsidR="00E2768C" w:rsidRPr="002646CB">
          <w:rPr>
            <w:rFonts w:hint="eastAsia"/>
            <w:lang w:val="de-DE"/>
            <w:rPrChange w:id="12237" w:author="ETRI-김종원" w:date="2019-12-10T10:44:00Z">
              <w:rPr>
                <w:rFonts w:hint="eastAsia"/>
              </w:rPr>
            </w:rPrChange>
          </w:rPr>
          <w:t>데이터가</w:t>
        </w:r>
        <w:r w:rsidR="00E2768C" w:rsidRPr="002646CB">
          <w:rPr>
            <w:lang w:val="de-DE"/>
            <w:rPrChange w:id="12238" w:author="ETRI-김종원" w:date="2019-12-10T10:44:00Z">
              <w:rPr/>
            </w:rPrChange>
          </w:rPr>
          <w:t xml:space="preserve"> </w:t>
        </w:r>
        <w:r w:rsidR="00E2768C" w:rsidRPr="002646CB">
          <w:rPr>
            <w:rFonts w:hint="eastAsia"/>
            <w:lang w:val="de-DE"/>
            <w:rPrChange w:id="12239" w:author="ETRI-김종원" w:date="2019-12-10T10:44:00Z">
              <w:rPr>
                <w:rFonts w:hint="eastAsia"/>
              </w:rPr>
            </w:rPrChange>
          </w:rPr>
          <w:t>실제</w:t>
        </w:r>
        <w:r w:rsidR="00E2768C" w:rsidRPr="002646CB">
          <w:rPr>
            <w:lang w:val="de-DE"/>
            <w:rPrChange w:id="12240" w:author="ETRI-김종원" w:date="2019-12-10T10:44:00Z">
              <w:rPr/>
            </w:rPrChange>
          </w:rPr>
          <w:t xml:space="preserve"> </w:t>
        </w:r>
        <w:r w:rsidR="00E2768C" w:rsidRPr="002646CB">
          <w:rPr>
            <w:rFonts w:hint="eastAsia"/>
            <w:lang w:val="de-DE"/>
            <w:rPrChange w:id="12241" w:author="ETRI-김종원" w:date="2019-12-10T10:44:00Z">
              <w:rPr>
                <w:rFonts w:hint="eastAsia"/>
              </w:rPr>
            </w:rPrChange>
          </w:rPr>
          <w:t>데이터와</w:t>
        </w:r>
        <w:r w:rsidR="00E2768C" w:rsidRPr="002646CB">
          <w:rPr>
            <w:lang w:val="de-DE"/>
            <w:rPrChange w:id="12242" w:author="ETRI-김종원" w:date="2019-12-10T10:44:00Z">
              <w:rPr/>
            </w:rPrChange>
          </w:rPr>
          <w:t xml:space="preserve"> </w:t>
        </w:r>
        <w:r w:rsidR="00E2768C" w:rsidRPr="002646CB">
          <w:rPr>
            <w:rFonts w:hint="eastAsia"/>
            <w:lang w:val="de-DE"/>
            <w:rPrChange w:id="12243" w:author="ETRI-김종원" w:date="2019-12-10T10:44:00Z">
              <w:rPr>
                <w:rFonts w:hint="eastAsia"/>
              </w:rPr>
            </w:rPrChange>
          </w:rPr>
          <w:t>유사한</w:t>
        </w:r>
        <w:r w:rsidR="00E2768C" w:rsidRPr="002646CB">
          <w:rPr>
            <w:lang w:val="de-DE"/>
            <w:rPrChange w:id="12244" w:author="ETRI-김종원" w:date="2019-12-10T10:44:00Z">
              <w:rPr/>
            </w:rPrChange>
          </w:rPr>
          <w:t xml:space="preserve"> </w:t>
        </w:r>
        <w:r w:rsidR="00E2768C" w:rsidRPr="002646CB">
          <w:rPr>
            <w:rFonts w:hint="eastAsia"/>
            <w:lang w:val="de-DE"/>
            <w:rPrChange w:id="12245" w:author="ETRI-김종원" w:date="2019-12-10T10:44:00Z">
              <w:rPr>
                <w:rFonts w:hint="eastAsia"/>
              </w:rPr>
            </w:rPrChange>
          </w:rPr>
          <w:t>정도를</w:t>
        </w:r>
        <w:r w:rsidR="00E2768C" w:rsidRPr="002646CB">
          <w:rPr>
            <w:lang w:val="de-DE"/>
            <w:rPrChange w:id="12246" w:author="ETRI-김종원" w:date="2019-12-10T10:44:00Z">
              <w:rPr/>
            </w:rPrChange>
          </w:rPr>
          <w:t xml:space="preserve"> </w:t>
        </w:r>
        <w:r w:rsidR="00E2768C" w:rsidRPr="002646CB">
          <w:rPr>
            <w:rFonts w:hint="eastAsia"/>
            <w:lang w:val="de-DE"/>
            <w:rPrChange w:id="12247" w:author="ETRI-김종원" w:date="2019-12-10T10:44:00Z">
              <w:rPr>
                <w:rFonts w:hint="eastAsia"/>
              </w:rPr>
            </w:rPrChange>
          </w:rPr>
          <w:t>나타내는</w:t>
        </w:r>
        <w:r w:rsidR="00E2768C" w:rsidRPr="002646CB">
          <w:rPr>
            <w:lang w:val="de-DE"/>
            <w:rPrChange w:id="12248" w:author="ETRI-김종원" w:date="2019-12-10T10:44:00Z">
              <w:rPr/>
            </w:rPrChange>
          </w:rPr>
          <w:t xml:space="preserve"> </w:t>
        </w:r>
        <w:r w:rsidR="00E2768C" w:rsidRPr="002646CB">
          <w:rPr>
            <w:rFonts w:hint="eastAsia"/>
            <w:lang w:val="de-DE"/>
            <w:rPrChange w:id="12249" w:author="ETRI-김종원" w:date="2019-12-10T10:44:00Z">
              <w:rPr>
                <w:rFonts w:hint="eastAsia"/>
              </w:rPr>
            </w:rPrChange>
          </w:rPr>
          <w:t>방식이다</w:t>
        </w:r>
        <w:r w:rsidR="00E2768C" w:rsidRPr="002646CB">
          <w:rPr>
            <w:lang w:val="de-DE"/>
            <w:rPrChange w:id="12250" w:author="ETRI-김종원" w:date="2019-12-10T10:44:00Z">
              <w:rPr/>
            </w:rPrChange>
          </w:rPr>
          <w:t>.</w:t>
        </w:r>
      </w:ins>
      <w:ins w:id="12251" w:author="박 진상" w:date="2019-10-28T19:54:00Z">
        <w:r w:rsidR="00E2768C" w:rsidRPr="002646CB">
          <w:rPr>
            <w:lang w:val="de-DE"/>
            <w:rPrChange w:id="12252" w:author="ETRI-김종원" w:date="2019-12-10T10:44:00Z">
              <w:rPr/>
            </w:rPrChange>
          </w:rPr>
          <w:t xml:space="preserve"> </w:t>
        </w:r>
      </w:ins>
      <w:ins w:id="12253" w:author="박 진상" w:date="2019-10-08T06:10:00Z">
        <w:r w:rsidRPr="002646CB">
          <w:rPr>
            <w:lang w:val="de-DE"/>
            <w:rPrChange w:id="12254" w:author="ETRI-김종원" w:date="2019-12-10T10:44:00Z">
              <w:rPr>
                <w:color w:val="000000" w:themeColor="text1"/>
                <w:lang w:val="de-DE"/>
              </w:rPr>
            </w:rPrChange>
          </w:rPr>
          <w:t>1</w:t>
        </w:r>
        <w:r w:rsidRPr="002646CB">
          <w:rPr>
            <w:rFonts w:hint="eastAsia"/>
            <w:lang w:val="de-DE"/>
            <w:rPrChange w:id="12255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lang w:val="de-DE"/>
              </w:rPr>
            </w:rPrChange>
          </w:rPr>
          <w:t>시간</w:t>
        </w:r>
        <w:r w:rsidRPr="002646CB">
          <w:rPr>
            <w:lang w:val="de-DE"/>
            <w:rPrChange w:id="12256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 </w:t>
        </w:r>
        <w:r w:rsidRPr="002646CB">
          <w:rPr>
            <w:rFonts w:hint="eastAsia"/>
            <w:lang w:val="de-DE"/>
            <w:rPrChange w:id="12257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lang w:val="de-DE"/>
              </w:rPr>
            </w:rPrChange>
          </w:rPr>
          <w:t>단위로</w:t>
        </w:r>
        <w:r w:rsidRPr="002646CB">
          <w:rPr>
            <w:lang w:val="de-DE"/>
            <w:rPrChange w:id="12258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 </w:t>
        </w:r>
        <w:r w:rsidRPr="002646CB">
          <w:rPr>
            <w:rFonts w:hint="eastAsia"/>
            <w:lang w:val="de-DE"/>
            <w:rPrChange w:id="12259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lang w:val="de-DE"/>
              </w:rPr>
            </w:rPrChange>
          </w:rPr>
          <w:t>계산하는</w:t>
        </w:r>
        <w:r w:rsidRPr="002646CB">
          <w:rPr>
            <w:lang w:val="de-DE"/>
            <w:rPrChange w:id="12260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 </w:t>
        </w:r>
        <w:r w:rsidRPr="002646CB">
          <w:rPr>
            <w:rFonts w:hint="eastAsia"/>
            <w:lang w:val="de-DE"/>
            <w:rPrChange w:id="12261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lang w:val="de-DE"/>
              </w:rPr>
            </w:rPrChange>
          </w:rPr>
          <w:t>값이며</w:t>
        </w:r>
        <w:r w:rsidRPr="002646CB">
          <w:rPr>
            <w:lang w:val="de-DE"/>
            <w:rPrChange w:id="12262" w:author="ETRI-김종원" w:date="2019-12-10T10:44:00Z">
              <w:rPr>
                <w:rFonts w:ascii="맑은 고딕" w:eastAsia="맑은 고딕" w:hAnsi="맑은 고딕" w:cs="맑은 고딕"/>
                <w:color w:val="000000" w:themeColor="text1"/>
                <w:lang w:val="de-DE"/>
              </w:rPr>
            </w:rPrChange>
          </w:rPr>
          <w:t xml:space="preserve">, </w:t>
        </w:r>
        <w:r w:rsidRPr="002646CB">
          <w:rPr>
            <w:rFonts w:hint="eastAsia"/>
            <w:lang w:val="de-DE"/>
            <w:rPrChange w:id="12263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lang w:val="de-DE"/>
              </w:rPr>
            </w:rPrChange>
          </w:rPr>
          <w:t>단위는</w:t>
        </w:r>
        <w:r w:rsidRPr="002646CB">
          <w:rPr>
            <w:lang w:val="de-DE"/>
            <w:rPrChange w:id="12264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 %</w:t>
        </w:r>
        <w:r w:rsidRPr="002646CB">
          <w:rPr>
            <w:rFonts w:hint="eastAsia"/>
            <w:lang w:val="de-DE"/>
            <w:rPrChange w:id="12265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lang w:val="de-DE"/>
              </w:rPr>
            </w:rPrChange>
          </w:rPr>
          <w:t>이고</w:t>
        </w:r>
        <w:r w:rsidRPr="002646CB">
          <w:rPr>
            <w:lang w:val="de-DE"/>
            <w:rPrChange w:id="12266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, </w:t>
        </w:r>
        <w:r w:rsidRPr="002646CB">
          <w:rPr>
            <w:rFonts w:hint="eastAsia"/>
            <w:lang w:val="de-DE"/>
            <w:rPrChange w:id="12267" w:author="ETRI-김종원" w:date="2019-12-10T10:44:00Z">
              <w:rPr>
                <w:rFonts w:asciiTheme="minorEastAsia" w:eastAsiaTheme="minorEastAsia" w:hAnsiTheme="minorEastAsia" w:hint="eastAsia"/>
                <w:color w:val="000000" w:themeColor="text1"/>
                <w:lang w:val="de-DE"/>
              </w:rPr>
            </w:rPrChange>
          </w:rPr>
          <w:t>값의</w:t>
        </w:r>
        <w:r w:rsidRPr="002646CB">
          <w:rPr>
            <w:lang w:val="de-DE"/>
            <w:rPrChange w:id="12268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 </w:t>
        </w:r>
        <w:r w:rsidRPr="002646CB">
          <w:rPr>
            <w:rFonts w:hint="eastAsia"/>
            <w:lang w:val="de-DE"/>
            <w:rPrChange w:id="12269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범위는</w:t>
        </w:r>
        <w:r w:rsidRPr="002646CB">
          <w:rPr>
            <w:lang w:val="de-DE"/>
            <w:rPrChange w:id="12270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 0 ~ 100 %</w:t>
        </w:r>
        <w:r w:rsidRPr="002646CB">
          <w:rPr>
            <w:rFonts w:hint="eastAsia"/>
            <w:lang w:val="de-DE"/>
            <w:rPrChange w:id="12271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이다</w:t>
        </w:r>
        <w:r w:rsidRPr="002646CB">
          <w:rPr>
            <w:lang w:val="de-DE"/>
            <w:rPrChange w:id="12272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>.</w:t>
        </w:r>
      </w:ins>
    </w:p>
    <w:p w14:paraId="4DB9E2DE" w14:textId="6F414719" w:rsidR="00070D4C" w:rsidRPr="002646CB" w:rsidRDefault="00070D4C" w:rsidP="00070D4C">
      <w:pPr>
        <w:rPr>
          <w:ins w:id="12273" w:author="박 진상" w:date="2019-10-28T19:58:00Z"/>
          <w:lang w:val="de-DE"/>
          <w:rPrChange w:id="12274" w:author="ETRI-김종원" w:date="2019-12-10T10:44:00Z">
            <w:rPr>
              <w:ins w:id="12275" w:author="박 진상" w:date="2019-10-28T19:58:00Z"/>
              <w:rFonts w:ascii="바탕" w:hAnsi="바탕"/>
              <w:color w:val="000000" w:themeColor="text1"/>
              <w:lang w:val="de-DE"/>
            </w:rPr>
          </w:rPrChange>
        </w:rPr>
      </w:pPr>
    </w:p>
    <w:p w14:paraId="28721F78" w14:textId="4685493F" w:rsidR="00087689" w:rsidRPr="002646CB" w:rsidRDefault="00E2768C" w:rsidP="00070D4C">
      <w:pPr>
        <w:wordWrap/>
        <w:autoSpaceDE/>
        <w:autoSpaceDN/>
        <w:spacing w:line="240" w:lineRule="auto"/>
        <w:rPr>
          <w:ins w:id="12276" w:author="박 진상" w:date="2019-10-28T19:59:00Z"/>
          <w:lang w:val="de-DE"/>
          <w:rPrChange w:id="12277" w:author="ETRI-김종원" w:date="2019-12-10T10:44:00Z">
            <w:rPr>
              <w:ins w:id="12278" w:author="박 진상" w:date="2019-10-28T19:59:00Z"/>
              <w:rFonts w:ascii="바탕" w:hAnsi="바탕" w:cs="Arial"/>
              <w:color w:val="000000" w:themeColor="text1"/>
              <w:szCs w:val="22"/>
              <w:lang w:val="de-DE" w:bidi="ko-KR"/>
            </w:rPr>
          </w:rPrChange>
        </w:rPr>
      </w:pPr>
      <w:ins w:id="12279" w:author="박 진상" w:date="2019-10-28T19:54:00Z">
        <w:r w:rsidRPr="002646CB">
          <w:rPr>
            <w:lang w:val="de-DE"/>
            <w:rPrChange w:id="12280" w:author="ETRI-김종원" w:date="2019-12-10T10:44:00Z">
              <w:rPr>
                <w:rFonts w:ascii="바탕" w:hAnsi="바탕" w:cs="맑은 고딕"/>
                <w:color w:val="000000" w:themeColor="text1"/>
                <w:lang w:val="de-DE"/>
              </w:rPr>
            </w:rPrChange>
          </w:rPr>
          <w:t>EO</w:t>
        </w:r>
        <w:del w:id="12281" w:author="ETRI-김종원" w:date="2019-11-04T20:49:00Z">
          <w:r w:rsidRPr="002646CB" w:rsidDel="00E44831">
            <w:rPr>
              <w:vertAlign w:val="subscript"/>
              <w:lang w:val="de-DE"/>
              <w:rPrChange w:id="12282" w:author="ETRI-김종원" w:date="2019-12-10T10:44:00Z">
                <w:rPr>
                  <w:rFonts w:ascii="바탕" w:hAnsi="바탕" w:cs="맑은 고딕"/>
                  <w:color w:val="000000" w:themeColor="text1"/>
                  <w:lang w:val="de-DE"/>
                </w:rPr>
              </w:rPrChange>
            </w:rPr>
            <w:delText>_</w:delText>
          </w:r>
        </w:del>
        <w:r w:rsidRPr="002646CB">
          <w:rPr>
            <w:vertAlign w:val="subscript"/>
            <w:lang w:val="de-DE"/>
            <w:rPrChange w:id="12283" w:author="ETRI-김종원" w:date="2019-12-10T10:44:00Z">
              <w:rPr>
                <w:rFonts w:ascii="바탕" w:hAnsi="바탕" w:cs="맑은 고딕"/>
                <w:color w:val="000000" w:themeColor="text1"/>
                <w:lang w:val="de-DE"/>
              </w:rPr>
            </w:rPrChange>
          </w:rPr>
          <w:t>BID</w:t>
        </w:r>
      </w:ins>
      <w:ins w:id="12284" w:author="박 진상" w:date="2019-10-08T06:10:00Z">
        <w:r w:rsidR="00087689" w:rsidRPr="002646CB">
          <w:rPr>
            <w:rFonts w:hint="eastAsia"/>
            <w:lang w:val="de-DE"/>
            <w:rPrChange w:id="12285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lang w:val="de-DE"/>
              </w:rPr>
            </w:rPrChange>
          </w:rPr>
          <w:t>는</w:t>
        </w:r>
        <w:r w:rsidR="00087689" w:rsidRPr="002646CB">
          <w:rPr>
            <w:lang w:val="de-DE"/>
            <w:rPrChange w:id="12286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 </w:t>
        </w:r>
        <w:r w:rsidR="00087689" w:rsidRPr="002646CB">
          <w:rPr>
            <w:rFonts w:hint="eastAsia"/>
            <w:lang w:val="de-DE"/>
            <w:rPrChange w:id="12287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lang w:val="de-DE"/>
              </w:rPr>
            </w:rPrChange>
          </w:rPr>
          <w:t>입찰전력량이고</w:t>
        </w:r>
        <w:r w:rsidR="00087689" w:rsidRPr="002646CB">
          <w:rPr>
            <w:lang w:val="de-DE"/>
            <w:rPrChange w:id="12288" w:author="ETRI-김종원" w:date="2019-12-10T10:44:00Z">
              <w:rPr>
                <w:color w:val="000000" w:themeColor="text1"/>
                <w:lang w:val="de-DE"/>
              </w:rPr>
            </w:rPrChange>
          </w:rPr>
          <w:t>, 5</w:t>
        </w:r>
        <w:r w:rsidR="00087689" w:rsidRPr="002646CB">
          <w:rPr>
            <w:rFonts w:hint="eastAsia"/>
            <w:lang w:val="de-DE"/>
            <w:rPrChange w:id="12289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lang w:val="de-DE"/>
              </w:rPr>
            </w:rPrChange>
          </w:rPr>
          <w:t>분</w:t>
        </w:r>
        <w:r w:rsidR="00087689" w:rsidRPr="002646CB">
          <w:rPr>
            <w:lang w:val="de-DE"/>
            <w:rPrChange w:id="12290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 </w:t>
        </w:r>
        <w:r w:rsidR="00087689" w:rsidRPr="002646CB">
          <w:rPr>
            <w:rFonts w:hint="eastAsia"/>
            <w:lang w:val="de-DE"/>
            <w:rPrChange w:id="12291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lang w:val="de-DE"/>
              </w:rPr>
            </w:rPrChange>
          </w:rPr>
          <w:t>단위의</w:t>
        </w:r>
        <w:r w:rsidR="00087689" w:rsidRPr="002646CB">
          <w:rPr>
            <w:lang w:val="de-DE"/>
            <w:rPrChange w:id="12292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 </w:t>
        </w:r>
        <w:r w:rsidR="00087689" w:rsidRPr="002646CB">
          <w:rPr>
            <w:rFonts w:hint="eastAsia"/>
            <w:lang w:val="de-DE"/>
            <w:rPrChange w:id="12293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lang w:val="de-DE"/>
              </w:rPr>
            </w:rPrChange>
          </w:rPr>
          <w:t>변동형</w:t>
        </w:r>
        <w:r w:rsidR="00087689" w:rsidRPr="002646CB">
          <w:rPr>
            <w:lang w:val="de-DE"/>
            <w:rPrChange w:id="12294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 </w:t>
        </w:r>
        <w:r w:rsidR="00087689" w:rsidRPr="002646CB">
          <w:rPr>
            <w:rFonts w:hint="eastAsia"/>
            <w:lang w:val="de-DE"/>
            <w:rPrChange w:id="12295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lang w:val="de-DE"/>
              </w:rPr>
            </w:rPrChange>
          </w:rPr>
          <w:t>파라미터이며</w:t>
        </w:r>
        <w:r w:rsidR="00087689" w:rsidRPr="002646CB">
          <w:rPr>
            <w:lang w:val="de-DE"/>
            <w:rPrChange w:id="12296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, </w:t>
        </w:r>
        <w:r w:rsidR="00087689" w:rsidRPr="002646CB">
          <w:rPr>
            <w:rFonts w:hint="eastAsia"/>
            <w:lang w:val="de-DE"/>
            <w:rPrChange w:id="12297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lang w:val="de-DE"/>
              </w:rPr>
            </w:rPrChange>
          </w:rPr>
          <w:t>단위는</w:t>
        </w:r>
        <w:r w:rsidR="00087689" w:rsidRPr="002646CB">
          <w:rPr>
            <w:lang w:val="de-DE"/>
            <w:rPrChange w:id="12298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 kWh</w:t>
        </w:r>
        <w:r w:rsidR="00087689" w:rsidRPr="002646CB">
          <w:rPr>
            <w:rFonts w:hint="eastAsia"/>
            <w:lang w:val="de-DE"/>
            <w:rPrChange w:id="12299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lang w:val="de-DE"/>
              </w:rPr>
            </w:rPrChange>
          </w:rPr>
          <w:t>이고</w:t>
        </w:r>
        <w:r w:rsidR="00087689" w:rsidRPr="002646CB">
          <w:rPr>
            <w:lang w:val="de-DE"/>
            <w:rPrChange w:id="12300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, </w:t>
        </w:r>
        <w:r w:rsidR="00087689" w:rsidRPr="002646CB">
          <w:rPr>
            <w:rFonts w:hint="eastAsia"/>
            <w:lang w:val="de-DE"/>
            <w:rPrChange w:id="12301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lang w:val="de-DE"/>
              </w:rPr>
            </w:rPrChange>
          </w:rPr>
          <w:t>값의</w:t>
        </w:r>
        <w:r w:rsidR="00087689" w:rsidRPr="002646CB">
          <w:rPr>
            <w:lang w:val="de-DE"/>
            <w:rPrChange w:id="12302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 </w:t>
        </w:r>
        <w:r w:rsidR="00087689" w:rsidRPr="002646CB">
          <w:rPr>
            <w:rFonts w:hint="eastAsia"/>
            <w:lang w:val="de-DE"/>
            <w:rPrChange w:id="12303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lang w:val="de-DE"/>
              </w:rPr>
            </w:rPrChange>
          </w:rPr>
          <w:t>범위는</w:t>
        </w:r>
        <w:r w:rsidR="00087689" w:rsidRPr="002646CB">
          <w:rPr>
            <w:lang w:val="de-DE"/>
            <w:rPrChange w:id="12304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 0 </w:t>
        </w:r>
        <w:r w:rsidR="00087689" w:rsidRPr="002646CB">
          <w:rPr>
            <w:rFonts w:hint="eastAsia"/>
            <w:lang w:val="de-DE"/>
            <w:rPrChange w:id="12305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lang w:val="de-DE"/>
              </w:rPr>
            </w:rPrChange>
          </w:rPr>
          <w:t>이상이다</w:t>
        </w:r>
        <w:r w:rsidR="00087689" w:rsidRPr="002646CB">
          <w:rPr>
            <w:lang w:val="de-DE"/>
            <w:rPrChange w:id="12306" w:author="ETRI-김종원" w:date="2019-12-10T10:44:00Z">
              <w:rPr>
                <w:color w:val="000000" w:themeColor="text1"/>
                <w:lang w:val="de-DE"/>
              </w:rPr>
            </w:rPrChange>
          </w:rPr>
          <w:t>.</w:t>
        </w:r>
      </w:ins>
      <w:ins w:id="12307" w:author="박 진상" w:date="2019-10-28T19:55:00Z">
        <w:r w:rsidRPr="002646CB">
          <w:rPr>
            <w:lang w:val="de-DE"/>
            <w:rPrChange w:id="12308" w:author="ETRI-김종원" w:date="2019-12-10T10:44:00Z">
              <w:rPr>
                <w:rFonts w:ascii="바탕" w:hAnsi="바탕"/>
                <w:color w:val="000000" w:themeColor="text1"/>
                <w:lang w:val="de-DE"/>
              </w:rPr>
            </w:rPrChange>
          </w:rPr>
          <w:t xml:space="preserve"> </w:t>
        </w:r>
      </w:ins>
      <w:ins w:id="12309" w:author="박 진상" w:date="2019-10-08T06:10:00Z">
        <w:r w:rsidR="00087689" w:rsidRPr="002646CB">
          <w:rPr>
            <w:rFonts w:hint="eastAsia"/>
            <w:lang w:val="de-DE"/>
            <w:rPrChange w:id="12310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szCs w:val="22"/>
                <w:lang w:val="de-DE" w:bidi="ko-KR"/>
              </w:rPr>
            </w:rPrChange>
          </w:rPr>
          <w:t>그림</w:t>
        </w:r>
        <w:r w:rsidR="00087689" w:rsidRPr="002646CB">
          <w:rPr>
            <w:lang w:val="de-DE"/>
            <w:rPrChange w:id="12311" w:author="ETRI-김종원" w:date="2019-12-10T10:44:00Z">
              <w:rPr>
                <w:rFonts w:eastAsia="Arial" w:cs="Arial"/>
                <w:color w:val="000000" w:themeColor="text1"/>
                <w:szCs w:val="22"/>
                <w:lang w:val="de-DE" w:bidi="ko-KR"/>
              </w:rPr>
            </w:rPrChange>
          </w:rPr>
          <w:t xml:space="preserve"> 2</w:t>
        </w:r>
        <w:r w:rsidR="00087689" w:rsidRPr="002646CB">
          <w:rPr>
            <w:rFonts w:hint="eastAsia"/>
            <w:lang w:val="de-DE"/>
            <w:rPrChange w:id="12312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szCs w:val="22"/>
                <w:lang w:val="de-DE" w:bidi="ko-KR"/>
              </w:rPr>
            </w:rPrChange>
          </w:rPr>
          <w:t>에서</w:t>
        </w:r>
        <w:r w:rsidR="00087689" w:rsidRPr="002646CB">
          <w:rPr>
            <w:lang w:val="de-DE"/>
            <w:rPrChange w:id="12313" w:author="ETRI-김종원" w:date="2019-12-10T10:44:00Z">
              <w:rPr>
                <w:rFonts w:eastAsia="Arial" w:cs="Arial"/>
                <w:color w:val="000000" w:themeColor="text1"/>
                <w:szCs w:val="22"/>
                <w:lang w:val="de-DE" w:bidi="ko-KR"/>
              </w:rPr>
            </w:rPrChange>
          </w:rPr>
          <w:t xml:space="preserve"> </w:t>
        </w:r>
      </w:ins>
      <w:ins w:id="12314" w:author="ETRI-김종원" w:date="2019-11-04T20:50:00Z">
        <w:r w:rsidR="00E44831" w:rsidRPr="002646CB">
          <w:rPr>
            <w:lang w:val="de-DE"/>
            <w:rPrChange w:id="12315" w:author="ETRI-김종원" w:date="2019-12-10T10:44:00Z">
              <w:rPr>
                <w:color w:val="000000" w:themeColor="text1"/>
                <w:lang w:val="de-DE"/>
              </w:rPr>
            </w:rPrChange>
          </w:rPr>
          <w:t>EO</w:t>
        </w:r>
        <w:r w:rsidR="00E44831" w:rsidRPr="002646CB">
          <w:rPr>
            <w:vertAlign w:val="subscript"/>
            <w:lang w:val="de-DE"/>
            <w:rPrChange w:id="12316" w:author="ETRI-김종원" w:date="2019-12-10T10:44:00Z">
              <w:rPr>
                <w:color w:val="000000" w:themeColor="text1"/>
                <w:vertAlign w:val="subscript"/>
                <w:lang w:val="de-DE"/>
              </w:rPr>
            </w:rPrChange>
          </w:rPr>
          <w:t>BID</w:t>
        </w:r>
      </w:ins>
      <w:ins w:id="12317" w:author="박 진상" w:date="2019-10-08T06:10:00Z">
        <w:del w:id="12318" w:author="ETRI-김종원" w:date="2019-11-04T20:50:00Z">
          <w:r w:rsidR="00087689" w:rsidRPr="002646CB" w:rsidDel="00E44831">
            <w:rPr>
              <w:lang w:val="de-DE"/>
              <w:rPrChange w:id="12319" w:author="ETRI-김종원" w:date="2019-12-10T10:44:00Z">
                <w:rPr>
                  <w:rFonts w:eastAsia="Arial" w:cs="Arial"/>
                  <w:color w:val="000000" w:themeColor="text1"/>
                  <w:szCs w:val="22"/>
                  <w:lang w:val="de-DE" w:bidi="ko-KR"/>
                </w:rPr>
              </w:rPrChange>
            </w:rPr>
            <w:delText>E</w:delText>
          </w:r>
        </w:del>
      </w:ins>
      <w:ins w:id="12320" w:author="박 진상" w:date="2019-10-28T19:56:00Z">
        <w:del w:id="12321" w:author="ETRI-김종원" w:date="2019-11-04T20:50:00Z">
          <w:r w:rsidRPr="00DD13A5" w:rsidDel="00E44831">
            <w:rPr>
              <w:lang w:val="de-DE"/>
            </w:rPr>
            <w:delText>O</w:delText>
          </w:r>
        </w:del>
      </w:ins>
      <w:ins w:id="12322" w:author="박 진상" w:date="2019-10-28T19:57:00Z">
        <w:del w:id="12323" w:author="ETRI-김종원" w:date="2019-11-04T20:50:00Z">
          <w:r w:rsidRPr="00147ED9" w:rsidDel="00E44831">
            <w:rPr>
              <w:lang w:val="de-DE"/>
            </w:rPr>
            <w:delText>_BID</w:delText>
          </w:r>
        </w:del>
      </w:ins>
      <w:ins w:id="12324" w:author="박 진상" w:date="2019-10-08T06:10:00Z">
        <w:r w:rsidR="00087689" w:rsidRPr="002646CB">
          <w:rPr>
            <w:rFonts w:hint="eastAsia"/>
            <w:lang w:val="de-DE"/>
            <w:rPrChange w:id="12325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szCs w:val="22"/>
                <w:lang w:val="de-DE" w:bidi="ko-KR"/>
              </w:rPr>
            </w:rPrChange>
          </w:rPr>
          <w:t>는</w:t>
        </w:r>
        <w:r w:rsidR="00087689" w:rsidRPr="002646CB">
          <w:rPr>
            <w:lang w:val="de-DE"/>
            <w:rPrChange w:id="12326" w:author="ETRI-김종원" w:date="2019-12-10T10:44:00Z">
              <w:rPr>
                <w:rFonts w:eastAsia="Arial" w:cs="Arial"/>
                <w:color w:val="000000" w:themeColor="text1"/>
                <w:szCs w:val="22"/>
                <w:lang w:val="de-DE" w:bidi="ko-KR"/>
              </w:rPr>
            </w:rPrChange>
          </w:rPr>
          <w:t xml:space="preserve"> </w:t>
        </w:r>
        <w:r w:rsidR="00087689" w:rsidRPr="002646CB">
          <w:rPr>
            <w:lang w:val="de-DE"/>
            <w:rPrChange w:id="12327" w:author="ETRI-김종원" w:date="2019-12-10T10:44:00Z">
              <w:rPr>
                <w:rFonts w:eastAsiaTheme="minorEastAsia" w:cs="Arial"/>
                <w:color w:val="000000" w:themeColor="text1"/>
                <w:szCs w:val="22"/>
                <w:lang w:val="de-DE" w:bidi="ko-KR"/>
              </w:rPr>
            </w:rPrChange>
          </w:rPr>
          <w:t>P</w:t>
        </w:r>
      </w:ins>
      <w:ins w:id="12328" w:author="박 진상" w:date="2019-10-28T19:56:00Z">
        <w:r w:rsidRPr="00DD13A5">
          <w:rPr>
            <w:lang w:val="de-DE"/>
          </w:rPr>
          <w:t>O</w:t>
        </w:r>
      </w:ins>
      <w:ins w:id="12329" w:author="ETRI-김종원" w:date="2019-11-04T20:50:00Z">
        <w:r w:rsidR="00E44831" w:rsidRPr="002646CB">
          <w:rPr>
            <w:vertAlign w:val="subscript"/>
            <w:lang w:val="de-DE"/>
            <w:rPrChange w:id="12330" w:author="ETRI-김종원" w:date="2019-12-10T10:44:00Z">
              <w:rPr>
                <w:color w:val="000000" w:themeColor="text1"/>
                <w:lang w:val="de-DE"/>
              </w:rPr>
            </w:rPrChange>
          </w:rPr>
          <w:t>BID</w:t>
        </w:r>
      </w:ins>
      <w:ins w:id="12331" w:author="박 진상" w:date="2019-10-28T19:57:00Z">
        <w:del w:id="12332" w:author="ETRI-김종원" w:date="2019-11-04T20:50:00Z">
          <w:r w:rsidRPr="00DD13A5" w:rsidDel="00E44831">
            <w:rPr>
              <w:lang w:val="de-DE"/>
            </w:rPr>
            <w:delText>_BID</w:delText>
          </w:r>
        </w:del>
      </w:ins>
      <w:ins w:id="12333" w:author="박 진상" w:date="2019-10-08T06:10:00Z">
        <w:r w:rsidR="00087689" w:rsidRPr="002646CB">
          <w:rPr>
            <w:rFonts w:hint="eastAsia"/>
            <w:lang w:val="de-DE"/>
            <w:rPrChange w:id="12334" w:author="ETRI-김종원" w:date="2019-12-10T10:44:00Z">
              <w:rPr>
                <w:rFonts w:eastAsiaTheme="minorEastAsia" w:cs="Arial" w:hint="eastAsia"/>
                <w:color w:val="000000" w:themeColor="text1"/>
                <w:szCs w:val="22"/>
                <w:lang w:val="de-DE" w:bidi="ko-KR"/>
              </w:rPr>
            </w:rPrChange>
          </w:rPr>
          <w:t>를</w:t>
        </w:r>
        <w:r w:rsidR="00087689" w:rsidRPr="002646CB">
          <w:rPr>
            <w:lang w:val="de-DE"/>
            <w:rPrChange w:id="12335" w:author="ETRI-김종원" w:date="2019-12-10T10:44:00Z">
              <w:rPr>
                <w:rFonts w:eastAsiaTheme="minorEastAsia" w:cs="Arial"/>
                <w:color w:val="000000" w:themeColor="text1"/>
                <w:szCs w:val="22"/>
                <w:lang w:val="de-DE" w:bidi="ko-KR"/>
              </w:rPr>
            </w:rPrChange>
          </w:rPr>
          <w:t xml:space="preserve"> 5</w:t>
        </w:r>
        <w:r w:rsidR="00087689" w:rsidRPr="002646CB">
          <w:rPr>
            <w:rFonts w:hint="eastAsia"/>
            <w:lang w:val="de-DE"/>
            <w:rPrChange w:id="12336" w:author="ETRI-김종원" w:date="2019-12-10T10:44:00Z">
              <w:rPr>
                <w:rFonts w:eastAsiaTheme="minorEastAsia" w:cs="Arial" w:hint="eastAsia"/>
                <w:color w:val="000000" w:themeColor="text1"/>
                <w:szCs w:val="22"/>
                <w:lang w:val="de-DE" w:bidi="ko-KR"/>
              </w:rPr>
            </w:rPrChange>
          </w:rPr>
          <w:t>분</w:t>
        </w:r>
        <w:r w:rsidR="00087689" w:rsidRPr="002646CB">
          <w:rPr>
            <w:lang w:val="de-DE"/>
            <w:rPrChange w:id="12337" w:author="ETRI-김종원" w:date="2019-12-10T10:44:00Z">
              <w:rPr>
                <w:rFonts w:eastAsiaTheme="minorEastAsia" w:cs="Arial"/>
                <w:color w:val="000000" w:themeColor="text1"/>
                <w:szCs w:val="22"/>
                <w:lang w:val="de-DE" w:bidi="ko-KR"/>
              </w:rPr>
            </w:rPrChange>
          </w:rPr>
          <w:t xml:space="preserve"> </w:t>
        </w:r>
        <w:r w:rsidR="00087689" w:rsidRPr="002646CB">
          <w:rPr>
            <w:rFonts w:hint="eastAsia"/>
            <w:lang w:val="de-DE"/>
            <w:rPrChange w:id="12338" w:author="ETRI-김종원" w:date="2019-12-10T10:44:00Z">
              <w:rPr>
                <w:rFonts w:eastAsiaTheme="minorEastAsia" w:cs="Arial" w:hint="eastAsia"/>
                <w:color w:val="000000" w:themeColor="text1"/>
                <w:szCs w:val="22"/>
                <w:lang w:val="de-DE" w:bidi="ko-KR"/>
              </w:rPr>
            </w:rPrChange>
          </w:rPr>
          <w:t>동안</w:t>
        </w:r>
        <w:r w:rsidR="00087689" w:rsidRPr="002646CB">
          <w:rPr>
            <w:lang w:val="de-DE"/>
            <w:rPrChange w:id="12339" w:author="ETRI-김종원" w:date="2019-12-10T10:44:00Z">
              <w:rPr>
                <w:rFonts w:eastAsiaTheme="minorEastAsia" w:cs="Arial"/>
                <w:color w:val="000000" w:themeColor="text1"/>
                <w:szCs w:val="22"/>
                <w:lang w:val="de-DE" w:bidi="ko-KR"/>
              </w:rPr>
            </w:rPrChange>
          </w:rPr>
          <w:t xml:space="preserve"> </w:t>
        </w:r>
      </w:ins>
      <w:ins w:id="12340" w:author="ETRI-김종원" w:date="2019-12-03T11:08:00Z">
        <w:r w:rsidR="00CD28D2" w:rsidRPr="002646CB">
          <w:rPr>
            <w:rFonts w:hint="eastAsia"/>
            <w:lang w:val="de-DE"/>
            <w:rPrChange w:id="12341" w:author="ETRI-김종원" w:date="2019-12-10T10:44:00Z">
              <w:rPr>
                <w:rFonts w:hint="eastAsia"/>
                <w:color w:val="000000" w:themeColor="text1"/>
                <w:lang w:val="de-DE"/>
              </w:rPr>
            </w:rPrChange>
          </w:rPr>
          <w:t>누적</w:t>
        </w:r>
      </w:ins>
      <w:ins w:id="12342" w:author="박 진상" w:date="2019-10-08T06:10:00Z">
        <w:del w:id="12343" w:author="ETRI-김종원" w:date="2019-12-03T11:08:00Z">
          <w:r w:rsidR="00087689" w:rsidRPr="002646CB" w:rsidDel="00CD28D2">
            <w:rPr>
              <w:rFonts w:hint="eastAsia"/>
              <w:lang w:val="de-DE"/>
              <w:rPrChange w:id="12344" w:author="ETRI-김종원" w:date="2019-12-10T10:44:00Z">
                <w:rPr>
                  <w:rFonts w:eastAsiaTheme="minorEastAsia" w:cs="Arial" w:hint="eastAsia"/>
                  <w:color w:val="000000" w:themeColor="text1"/>
                  <w:szCs w:val="22"/>
                  <w:lang w:val="de-DE" w:bidi="ko-KR"/>
                </w:rPr>
              </w:rPrChange>
            </w:rPr>
            <w:delText>적분</w:delText>
          </w:r>
        </w:del>
        <w:r w:rsidR="00087689" w:rsidRPr="002646CB">
          <w:rPr>
            <w:rFonts w:hint="eastAsia"/>
            <w:lang w:val="de-DE"/>
            <w:rPrChange w:id="12345" w:author="ETRI-김종원" w:date="2019-12-10T10:44:00Z">
              <w:rPr>
                <w:rFonts w:eastAsiaTheme="minorEastAsia" w:cs="Arial" w:hint="eastAsia"/>
                <w:color w:val="000000" w:themeColor="text1"/>
                <w:szCs w:val="22"/>
                <w:lang w:val="de-DE" w:bidi="ko-KR"/>
              </w:rPr>
            </w:rPrChange>
          </w:rPr>
          <w:t>한</w:t>
        </w:r>
        <w:r w:rsidR="00087689" w:rsidRPr="002646CB">
          <w:rPr>
            <w:lang w:val="de-DE"/>
            <w:rPrChange w:id="12346" w:author="ETRI-김종원" w:date="2019-12-10T10:44:00Z">
              <w:rPr>
                <w:rFonts w:eastAsiaTheme="minorEastAsia" w:cs="Arial"/>
                <w:color w:val="000000" w:themeColor="text1"/>
                <w:szCs w:val="22"/>
                <w:lang w:val="de-DE" w:bidi="ko-KR"/>
              </w:rPr>
            </w:rPrChange>
          </w:rPr>
          <w:t xml:space="preserve"> </w:t>
        </w:r>
        <w:r w:rsidR="00087689" w:rsidRPr="002646CB">
          <w:rPr>
            <w:rFonts w:hint="eastAsia"/>
            <w:lang w:val="de-DE"/>
            <w:rPrChange w:id="12347" w:author="ETRI-김종원" w:date="2019-12-10T10:44:00Z">
              <w:rPr>
                <w:rFonts w:eastAsiaTheme="minorEastAsia" w:cs="Arial" w:hint="eastAsia"/>
                <w:color w:val="000000" w:themeColor="text1"/>
                <w:szCs w:val="22"/>
                <w:lang w:val="de-DE" w:bidi="ko-KR"/>
              </w:rPr>
            </w:rPrChange>
          </w:rPr>
          <w:t>값</w:t>
        </w:r>
      </w:ins>
      <w:ins w:id="12348" w:author="ETRI-김종원" w:date="2019-11-04T20:51:00Z">
        <w:r w:rsidR="00E44831" w:rsidRPr="002646CB">
          <w:rPr>
            <w:rFonts w:hint="eastAsia"/>
            <w:lang w:val="de-DE"/>
            <w:rPrChange w:id="12349" w:author="ETRI-김종원" w:date="2019-12-10T10:44:00Z">
              <w:rPr>
                <w:rFonts w:hint="eastAsia"/>
                <w:color w:val="000000" w:themeColor="text1"/>
                <w:lang w:val="de-DE"/>
              </w:rPr>
            </w:rPrChange>
          </w:rPr>
          <w:t>이다</w:t>
        </w:r>
        <w:r w:rsidR="00E44831" w:rsidRPr="002646CB">
          <w:rPr>
            <w:lang w:val="de-DE"/>
            <w:rPrChange w:id="12350" w:author="ETRI-김종원" w:date="2019-12-10T10:44:00Z">
              <w:rPr>
                <w:color w:val="000000" w:themeColor="text1"/>
                <w:lang w:val="de-DE"/>
              </w:rPr>
            </w:rPrChange>
          </w:rPr>
          <w:t>.</w:t>
        </w:r>
      </w:ins>
      <w:ins w:id="12351" w:author="박 진상" w:date="2019-10-08T06:10:00Z">
        <w:del w:id="12352" w:author="ETRI-김종원" w:date="2019-11-04T20:51:00Z">
          <w:r w:rsidR="00087689" w:rsidRPr="002646CB" w:rsidDel="00E44831">
            <w:rPr>
              <w:rFonts w:hint="eastAsia"/>
              <w:lang w:val="de-DE"/>
              <w:rPrChange w:id="12353" w:author="ETRI-김종원" w:date="2019-12-10T10:44:00Z">
                <w:rPr>
                  <w:rFonts w:eastAsiaTheme="minorEastAsia" w:cs="Arial" w:hint="eastAsia"/>
                  <w:color w:val="000000" w:themeColor="text1"/>
                  <w:szCs w:val="22"/>
                  <w:lang w:val="de-DE" w:bidi="ko-KR"/>
                </w:rPr>
              </w:rPrChange>
            </w:rPr>
            <w:delText>으로서</w:delText>
          </w:r>
          <w:r w:rsidR="00087689" w:rsidRPr="002646CB" w:rsidDel="00E44831">
            <w:rPr>
              <w:lang w:val="de-DE"/>
              <w:rPrChange w:id="12354" w:author="ETRI-김종원" w:date="2019-12-10T10:44:00Z">
                <w:rPr>
                  <w:rFonts w:eastAsiaTheme="minorEastAsia" w:cs="Arial"/>
                  <w:color w:val="000000" w:themeColor="text1"/>
                  <w:szCs w:val="22"/>
                  <w:lang w:val="de-DE" w:bidi="ko-KR"/>
                </w:rPr>
              </w:rPrChange>
            </w:rPr>
            <w:delText>, R</w:delText>
          </w:r>
        </w:del>
      </w:ins>
      <w:ins w:id="12355" w:author="박 진상" w:date="2019-10-28T19:57:00Z">
        <w:del w:id="12356" w:author="ETRI-김종원" w:date="2019-11-04T20:51:00Z">
          <w:r w:rsidRPr="00DD13A5" w:rsidDel="00E44831">
            <w:rPr>
              <w:lang w:val="de-DE"/>
            </w:rPr>
            <w:delText>I</w:delText>
          </w:r>
        </w:del>
      </w:ins>
      <w:ins w:id="12357" w:author="박 진상" w:date="2019-10-08T06:10:00Z">
        <w:del w:id="12358" w:author="ETRI-김종원" w:date="2019-11-04T20:51:00Z">
          <w:r w:rsidR="00087689" w:rsidRPr="002646CB" w:rsidDel="00E44831">
            <w:rPr>
              <w:vertAlign w:val="subscript"/>
              <w:lang w:val="de-DE"/>
              <w:rPrChange w:id="12359" w:author="ETRI-김종원" w:date="2019-12-10T10:44:00Z">
                <w:rPr>
                  <w:rFonts w:eastAsiaTheme="minorEastAsia" w:cs="Arial"/>
                  <w:color w:val="000000" w:themeColor="text1"/>
                  <w:szCs w:val="22"/>
                  <w:vertAlign w:val="subscript"/>
                  <w:lang w:val="de-DE" w:bidi="ko-KR"/>
                </w:rPr>
              </w:rPrChange>
            </w:rPr>
            <w:delText>MAPE</w:delText>
          </w:r>
          <w:r w:rsidR="00087689" w:rsidRPr="002646CB" w:rsidDel="00E44831">
            <w:rPr>
              <w:rFonts w:hint="eastAsia"/>
              <w:lang w:val="de-DE"/>
              <w:rPrChange w:id="12360" w:author="ETRI-김종원" w:date="2019-12-10T10:44:00Z">
                <w:rPr>
                  <w:rFonts w:eastAsiaTheme="minorEastAsia" w:cs="Arial" w:hint="eastAsia"/>
                  <w:color w:val="000000" w:themeColor="text1"/>
                  <w:szCs w:val="22"/>
                  <w:lang w:val="de-DE" w:bidi="ko-KR"/>
                </w:rPr>
              </w:rPrChange>
            </w:rPr>
            <w:delText>는</w:delText>
          </w:r>
          <w:r w:rsidR="00087689" w:rsidRPr="002646CB" w:rsidDel="00E44831">
            <w:rPr>
              <w:lang w:val="de-DE"/>
              <w:rPrChange w:id="12361" w:author="ETRI-김종원" w:date="2019-12-10T10:44:00Z">
                <w:rPr>
                  <w:rFonts w:eastAsiaTheme="minorEastAsia" w:cs="Arial"/>
                  <w:color w:val="000000" w:themeColor="text1"/>
                  <w:szCs w:val="22"/>
                  <w:lang w:val="de-DE" w:bidi="ko-KR"/>
                </w:rPr>
              </w:rPrChange>
            </w:rPr>
            <w:delText xml:space="preserve"> </w:delText>
          </w:r>
          <w:r w:rsidR="00087689" w:rsidRPr="002646CB" w:rsidDel="00E44831">
            <w:rPr>
              <w:rFonts w:hint="eastAsia"/>
              <w:lang w:val="de-DE"/>
              <w:rPrChange w:id="12362" w:author="ETRI-김종원" w:date="2019-12-10T10:44:00Z">
                <w:rPr>
                  <w:rFonts w:eastAsiaTheme="minorEastAsia" w:cs="Arial" w:hint="eastAsia"/>
                  <w:color w:val="000000" w:themeColor="text1"/>
                  <w:szCs w:val="22"/>
                  <w:lang w:val="de-DE" w:bidi="ko-KR"/>
                </w:rPr>
              </w:rPrChange>
            </w:rPr>
            <w:delText>식</w:delText>
          </w:r>
          <w:r w:rsidR="00087689" w:rsidRPr="002646CB" w:rsidDel="00E44831">
            <w:rPr>
              <w:lang w:val="de-DE"/>
              <w:rPrChange w:id="12363" w:author="ETRI-김종원" w:date="2019-12-10T10:44:00Z">
                <w:rPr>
                  <w:rFonts w:eastAsiaTheme="minorEastAsia" w:cs="Arial"/>
                  <w:color w:val="000000" w:themeColor="text1"/>
                  <w:szCs w:val="22"/>
                  <w:lang w:val="de-DE" w:bidi="ko-KR"/>
                </w:rPr>
              </w:rPrChange>
            </w:rPr>
            <w:delText>(1)</w:delText>
          </w:r>
          <w:r w:rsidR="00087689" w:rsidRPr="002646CB" w:rsidDel="00E44831">
            <w:rPr>
              <w:rFonts w:hint="eastAsia"/>
              <w:lang w:val="de-DE"/>
              <w:rPrChange w:id="12364" w:author="ETRI-김종원" w:date="2019-12-10T10:44:00Z">
                <w:rPr>
                  <w:rFonts w:eastAsiaTheme="minorEastAsia" w:cs="Arial" w:hint="eastAsia"/>
                  <w:color w:val="000000" w:themeColor="text1"/>
                  <w:szCs w:val="22"/>
                  <w:lang w:val="de-DE" w:bidi="ko-KR"/>
                </w:rPr>
              </w:rPrChange>
            </w:rPr>
            <w:delText>과</w:delText>
          </w:r>
          <w:r w:rsidR="00087689" w:rsidRPr="002646CB" w:rsidDel="00E44831">
            <w:rPr>
              <w:lang w:val="de-DE"/>
              <w:rPrChange w:id="12365" w:author="ETRI-김종원" w:date="2019-12-10T10:44:00Z">
                <w:rPr>
                  <w:rFonts w:eastAsiaTheme="minorEastAsia" w:cs="Arial"/>
                  <w:color w:val="000000" w:themeColor="text1"/>
                  <w:szCs w:val="22"/>
                  <w:lang w:val="de-DE" w:bidi="ko-KR"/>
                </w:rPr>
              </w:rPrChange>
            </w:rPr>
            <w:delText xml:space="preserve"> </w:delText>
          </w:r>
          <w:r w:rsidR="00087689" w:rsidRPr="002646CB" w:rsidDel="00E44831">
            <w:rPr>
              <w:rFonts w:hint="eastAsia"/>
              <w:lang w:val="de-DE"/>
              <w:rPrChange w:id="12366" w:author="ETRI-김종원" w:date="2019-12-10T10:44:00Z">
                <w:rPr>
                  <w:rFonts w:eastAsiaTheme="minorEastAsia" w:cs="Arial" w:hint="eastAsia"/>
                  <w:color w:val="000000" w:themeColor="text1"/>
                  <w:szCs w:val="22"/>
                  <w:lang w:val="de-DE" w:bidi="ko-KR"/>
                </w:rPr>
              </w:rPrChange>
            </w:rPr>
            <w:delText>같이</w:delText>
          </w:r>
          <w:r w:rsidR="00087689" w:rsidRPr="002646CB" w:rsidDel="00E44831">
            <w:rPr>
              <w:lang w:val="de-DE"/>
              <w:rPrChange w:id="12367" w:author="ETRI-김종원" w:date="2019-12-10T10:44:00Z">
                <w:rPr>
                  <w:rFonts w:eastAsiaTheme="minorEastAsia" w:cs="Arial"/>
                  <w:color w:val="000000" w:themeColor="text1"/>
                  <w:szCs w:val="22"/>
                  <w:lang w:val="de-DE" w:bidi="ko-KR"/>
                </w:rPr>
              </w:rPrChange>
            </w:rPr>
            <w:delText xml:space="preserve"> </w:delText>
          </w:r>
          <w:r w:rsidR="00087689" w:rsidRPr="002646CB" w:rsidDel="00E44831">
            <w:rPr>
              <w:rFonts w:hint="eastAsia"/>
              <w:lang w:val="de-DE"/>
              <w:rPrChange w:id="12368" w:author="ETRI-김종원" w:date="2019-12-10T10:44:00Z">
                <w:rPr>
                  <w:rFonts w:eastAsiaTheme="minorEastAsia" w:cs="Arial" w:hint="eastAsia"/>
                  <w:color w:val="000000" w:themeColor="text1"/>
                  <w:szCs w:val="22"/>
                  <w:lang w:val="de-DE" w:bidi="ko-KR"/>
                </w:rPr>
              </w:rPrChange>
            </w:rPr>
            <w:delText>매</w:delText>
          </w:r>
          <w:r w:rsidR="00087689" w:rsidRPr="002646CB" w:rsidDel="00E44831">
            <w:rPr>
              <w:lang w:val="de-DE"/>
              <w:rPrChange w:id="12369" w:author="ETRI-김종원" w:date="2019-12-10T10:44:00Z">
                <w:rPr>
                  <w:rFonts w:eastAsiaTheme="minorEastAsia" w:cs="Arial"/>
                  <w:color w:val="000000" w:themeColor="text1"/>
                  <w:szCs w:val="22"/>
                  <w:lang w:val="de-DE" w:bidi="ko-KR"/>
                </w:rPr>
              </w:rPrChange>
            </w:rPr>
            <w:delText xml:space="preserve"> </w:delText>
          </w:r>
          <w:r w:rsidR="00087689" w:rsidRPr="002646CB" w:rsidDel="00E44831">
            <w:rPr>
              <w:rFonts w:hint="eastAsia"/>
              <w:lang w:val="de-DE"/>
              <w:rPrChange w:id="12370" w:author="ETRI-김종원" w:date="2019-12-10T10:44:00Z">
                <w:rPr>
                  <w:rFonts w:eastAsiaTheme="minorEastAsia" w:cs="Arial" w:hint="eastAsia"/>
                  <w:color w:val="000000" w:themeColor="text1"/>
                  <w:szCs w:val="22"/>
                  <w:lang w:val="de-DE" w:bidi="ko-KR"/>
                </w:rPr>
              </w:rPrChange>
            </w:rPr>
            <w:delText>시간</w:delText>
          </w:r>
          <w:r w:rsidR="00087689" w:rsidRPr="002646CB" w:rsidDel="00E44831">
            <w:rPr>
              <w:lang w:val="de-DE"/>
              <w:rPrChange w:id="12371" w:author="ETRI-김종원" w:date="2019-12-10T10:44:00Z">
                <w:rPr>
                  <w:rFonts w:eastAsiaTheme="minorEastAsia" w:cs="Arial"/>
                  <w:color w:val="000000" w:themeColor="text1"/>
                  <w:szCs w:val="22"/>
                  <w:lang w:val="de-DE" w:bidi="ko-KR"/>
                </w:rPr>
              </w:rPrChange>
            </w:rPr>
            <w:delText xml:space="preserve"> 12</w:delText>
          </w:r>
          <w:r w:rsidR="00087689" w:rsidRPr="002646CB" w:rsidDel="00E44831">
            <w:rPr>
              <w:rFonts w:hint="eastAsia"/>
              <w:lang w:val="de-DE"/>
              <w:rPrChange w:id="12372" w:author="ETRI-김종원" w:date="2019-12-10T10:44:00Z">
                <w:rPr>
                  <w:rFonts w:eastAsiaTheme="minorEastAsia" w:cs="Arial" w:hint="eastAsia"/>
                  <w:color w:val="000000" w:themeColor="text1"/>
                  <w:szCs w:val="22"/>
                  <w:lang w:val="de-DE" w:bidi="ko-KR"/>
                </w:rPr>
              </w:rPrChange>
            </w:rPr>
            <w:delText>개의</w:delText>
          </w:r>
          <w:r w:rsidR="00087689" w:rsidRPr="002646CB" w:rsidDel="00E44831">
            <w:rPr>
              <w:lang w:val="de-DE"/>
              <w:rPrChange w:id="12373" w:author="ETRI-김종원" w:date="2019-12-10T10:44:00Z">
                <w:rPr>
                  <w:rFonts w:eastAsiaTheme="minorEastAsia" w:cs="Arial"/>
                  <w:color w:val="000000" w:themeColor="text1"/>
                  <w:szCs w:val="22"/>
                  <w:lang w:val="de-DE" w:bidi="ko-KR"/>
                </w:rPr>
              </w:rPrChange>
            </w:rPr>
            <w:delText xml:space="preserve"> E</w:delText>
          </w:r>
        </w:del>
      </w:ins>
      <w:ins w:id="12374" w:author="박 진상" w:date="2019-10-28T19:56:00Z">
        <w:del w:id="12375" w:author="ETRI-김종원" w:date="2019-11-04T20:51:00Z">
          <w:r w:rsidRPr="00DD13A5" w:rsidDel="00E44831">
            <w:rPr>
              <w:lang w:val="de-DE"/>
            </w:rPr>
            <w:delText>O_BID</w:delText>
          </w:r>
        </w:del>
      </w:ins>
      <w:ins w:id="12376" w:author="박 진상" w:date="2019-10-08T06:10:00Z">
        <w:del w:id="12377" w:author="ETRI-김종원" w:date="2019-11-04T20:51:00Z">
          <w:r w:rsidR="00087689" w:rsidRPr="002646CB" w:rsidDel="00E44831">
            <w:rPr>
              <w:rFonts w:hint="eastAsia"/>
              <w:lang w:val="de-DE"/>
              <w:rPrChange w:id="12378" w:author="ETRI-김종원" w:date="2019-12-10T10:44:00Z">
                <w:rPr>
                  <w:rFonts w:eastAsiaTheme="minorEastAsia" w:cs="Arial" w:hint="eastAsia"/>
                  <w:color w:val="000000" w:themeColor="text1"/>
                  <w:szCs w:val="22"/>
                  <w:lang w:val="de-DE" w:bidi="ko-KR"/>
                </w:rPr>
              </w:rPrChange>
            </w:rPr>
            <w:delText>와</w:delText>
          </w:r>
          <w:r w:rsidR="00087689" w:rsidRPr="002646CB" w:rsidDel="00E44831">
            <w:rPr>
              <w:lang w:val="de-DE"/>
              <w:rPrChange w:id="12379" w:author="ETRI-김종원" w:date="2019-12-10T10:44:00Z">
                <w:rPr>
                  <w:rFonts w:eastAsiaTheme="minorEastAsia" w:cs="Arial"/>
                  <w:color w:val="000000" w:themeColor="text1"/>
                  <w:szCs w:val="22"/>
                  <w:lang w:val="de-DE" w:bidi="ko-KR"/>
                </w:rPr>
              </w:rPrChange>
            </w:rPr>
            <w:delText xml:space="preserve"> E</w:delText>
          </w:r>
        </w:del>
      </w:ins>
      <w:ins w:id="12380" w:author="박 진상" w:date="2019-10-28T19:56:00Z">
        <w:del w:id="12381" w:author="ETRI-김종원" w:date="2019-11-04T20:51:00Z">
          <w:r w:rsidRPr="00DD13A5" w:rsidDel="00E44831">
            <w:rPr>
              <w:lang w:val="de-DE"/>
            </w:rPr>
            <w:delText>O_ACT</w:delText>
          </w:r>
        </w:del>
      </w:ins>
      <w:ins w:id="12382" w:author="박 진상" w:date="2019-10-08T06:10:00Z">
        <w:del w:id="12383" w:author="ETRI-김종원" w:date="2019-11-04T20:51:00Z">
          <w:r w:rsidR="00087689" w:rsidRPr="002646CB" w:rsidDel="00E44831">
            <w:rPr>
              <w:rFonts w:hint="eastAsia"/>
              <w:lang w:val="de-DE"/>
              <w:rPrChange w:id="12384" w:author="ETRI-김종원" w:date="2019-12-10T10:44:00Z">
                <w:rPr>
                  <w:rFonts w:eastAsiaTheme="minorEastAsia" w:cs="Arial" w:hint="eastAsia"/>
                  <w:color w:val="000000" w:themeColor="text1"/>
                  <w:szCs w:val="22"/>
                  <w:lang w:val="de-DE" w:bidi="ko-KR"/>
                </w:rPr>
              </w:rPrChange>
            </w:rPr>
            <w:delText>를</w:delText>
          </w:r>
          <w:r w:rsidR="00087689" w:rsidRPr="002646CB" w:rsidDel="00E44831">
            <w:rPr>
              <w:lang w:val="de-DE"/>
              <w:rPrChange w:id="12385" w:author="ETRI-김종원" w:date="2019-12-10T10:44:00Z">
                <w:rPr>
                  <w:rFonts w:eastAsiaTheme="minorEastAsia" w:cs="Arial"/>
                  <w:color w:val="000000" w:themeColor="text1"/>
                  <w:szCs w:val="22"/>
                  <w:lang w:val="de-DE" w:bidi="ko-KR"/>
                </w:rPr>
              </w:rPrChange>
            </w:rPr>
            <w:delText xml:space="preserve"> </w:delText>
          </w:r>
          <w:r w:rsidR="00087689" w:rsidRPr="002646CB" w:rsidDel="00E44831">
            <w:rPr>
              <w:rFonts w:hint="eastAsia"/>
              <w:lang w:val="de-DE"/>
              <w:rPrChange w:id="12386" w:author="ETRI-김종원" w:date="2019-12-10T10:44:00Z">
                <w:rPr>
                  <w:rFonts w:eastAsiaTheme="minorEastAsia" w:cs="Arial" w:hint="eastAsia"/>
                  <w:color w:val="000000" w:themeColor="text1"/>
                  <w:szCs w:val="22"/>
                  <w:lang w:val="de-DE" w:bidi="ko-KR"/>
                </w:rPr>
              </w:rPrChange>
            </w:rPr>
            <w:delText>연산하여</w:delText>
          </w:r>
          <w:r w:rsidR="00087689" w:rsidRPr="002646CB" w:rsidDel="00E44831">
            <w:rPr>
              <w:lang w:val="de-DE"/>
              <w:rPrChange w:id="12387" w:author="ETRI-김종원" w:date="2019-12-10T10:44:00Z">
                <w:rPr>
                  <w:rFonts w:eastAsiaTheme="minorEastAsia" w:cs="Arial"/>
                  <w:color w:val="000000" w:themeColor="text1"/>
                  <w:szCs w:val="22"/>
                  <w:lang w:val="de-DE" w:bidi="ko-KR"/>
                </w:rPr>
              </w:rPrChange>
            </w:rPr>
            <w:delText xml:space="preserve"> </w:delText>
          </w:r>
          <w:r w:rsidR="00087689" w:rsidRPr="002646CB" w:rsidDel="00E44831">
            <w:rPr>
              <w:rFonts w:hint="eastAsia"/>
              <w:lang w:val="de-DE"/>
              <w:rPrChange w:id="12388" w:author="ETRI-김종원" w:date="2019-12-10T10:44:00Z">
                <w:rPr>
                  <w:rFonts w:eastAsiaTheme="minorEastAsia" w:cs="Arial" w:hint="eastAsia"/>
                  <w:color w:val="000000" w:themeColor="text1"/>
                  <w:szCs w:val="22"/>
                  <w:lang w:val="de-DE" w:bidi="ko-KR"/>
                </w:rPr>
              </w:rPrChange>
            </w:rPr>
            <w:delText>합친다</w:delText>
          </w:r>
          <w:r w:rsidR="00087689" w:rsidRPr="002646CB" w:rsidDel="00E44831">
            <w:rPr>
              <w:lang w:val="de-DE"/>
              <w:rPrChange w:id="12389" w:author="ETRI-김종원" w:date="2019-12-10T10:44:00Z">
                <w:rPr>
                  <w:rFonts w:eastAsiaTheme="minorEastAsia" w:cs="Arial"/>
                  <w:color w:val="000000" w:themeColor="text1"/>
                  <w:szCs w:val="22"/>
                  <w:lang w:val="de-DE" w:bidi="ko-KR"/>
                </w:rPr>
              </w:rPrChange>
            </w:rPr>
            <w:delText>.</w:delText>
          </w:r>
        </w:del>
      </w:ins>
    </w:p>
    <w:p w14:paraId="3E058DC5" w14:textId="761C8F56" w:rsidR="00070D4C" w:rsidRPr="002646CB" w:rsidRDefault="00070D4C" w:rsidP="00070D4C">
      <w:pPr>
        <w:wordWrap/>
        <w:autoSpaceDE/>
        <w:autoSpaceDN/>
        <w:spacing w:line="240" w:lineRule="auto"/>
        <w:rPr>
          <w:ins w:id="12390" w:author="박 진상" w:date="2019-10-28T19:59:00Z"/>
          <w:lang w:val="de-DE"/>
          <w:rPrChange w:id="12391" w:author="ETRI-김종원" w:date="2019-12-10T10:44:00Z">
            <w:rPr>
              <w:ins w:id="12392" w:author="박 진상" w:date="2019-10-28T19:59:00Z"/>
              <w:rFonts w:ascii="바탕" w:hAnsi="바탕" w:cs="Arial"/>
              <w:color w:val="000000" w:themeColor="text1"/>
              <w:szCs w:val="22"/>
              <w:lang w:val="de-DE" w:bidi="ko-KR"/>
            </w:rPr>
          </w:rPrChange>
        </w:rPr>
      </w:pPr>
    </w:p>
    <w:p w14:paraId="281C5DA9" w14:textId="4977DDCC" w:rsidR="00087689" w:rsidRPr="002646CB" w:rsidRDefault="00087689">
      <w:pPr>
        <w:wordWrap/>
        <w:autoSpaceDE/>
        <w:autoSpaceDN/>
        <w:spacing w:line="240" w:lineRule="auto"/>
        <w:rPr>
          <w:ins w:id="12393" w:author="박 진상" w:date="2019-10-08T06:10:00Z"/>
          <w:lang w:val="de-DE"/>
          <w:rPrChange w:id="12394" w:author="ETRI-김종원" w:date="2019-12-10T10:44:00Z">
            <w:rPr>
              <w:ins w:id="12395" w:author="박 진상" w:date="2019-10-08T06:10:00Z"/>
              <w:rFonts w:eastAsiaTheme="minorEastAsia" w:cs="Arial"/>
              <w:color w:val="000000" w:themeColor="text1"/>
              <w:szCs w:val="22"/>
              <w:lang w:val="de-DE" w:bidi="ko-KR"/>
            </w:rPr>
          </w:rPrChange>
        </w:rPr>
        <w:pPrChange w:id="12396" w:author="박 진상" w:date="2019-10-28T19:59:00Z">
          <w:pPr>
            <w:ind w:left="760"/>
          </w:pPr>
        </w:pPrChange>
      </w:pPr>
      <w:ins w:id="12397" w:author="박 진상" w:date="2019-10-08T06:10:00Z">
        <w:r w:rsidRPr="002646CB">
          <w:rPr>
            <w:lang w:val="de-DE"/>
            <w:rPrChange w:id="12398" w:author="ETRI-김종원" w:date="2019-12-10T10:44:00Z">
              <w:rPr>
                <w:color w:val="000000" w:themeColor="text1"/>
                <w:lang w:val="de-DE"/>
              </w:rPr>
            </w:rPrChange>
          </w:rPr>
          <w:t>E</w:t>
        </w:r>
      </w:ins>
      <w:ins w:id="12399" w:author="박 진상" w:date="2019-10-28T19:57:00Z">
        <w:r w:rsidR="00E2768C" w:rsidRPr="002646CB">
          <w:rPr>
            <w:lang w:val="de-DE"/>
          </w:rPr>
          <w:t>O</w:t>
        </w:r>
        <w:del w:id="12400" w:author="ETRI-김종원" w:date="2019-11-04T20:51:00Z">
          <w:r w:rsidR="00E2768C" w:rsidRPr="002646CB" w:rsidDel="00E44831">
            <w:rPr>
              <w:vertAlign w:val="subscript"/>
              <w:lang w:val="de-DE"/>
              <w:rPrChange w:id="12401" w:author="ETRI-김종원" w:date="2019-12-10T10:44:00Z">
                <w:rPr>
                  <w:lang w:val="de-DE"/>
                </w:rPr>
              </w:rPrChange>
            </w:rPr>
            <w:delText>_</w:delText>
          </w:r>
        </w:del>
        <w:r w:rsidR="00E2768C" w:rsidRPr="002646CB">
          <w:rPr>
            <w:vertAlign w:val="subscript"/>
            <w:lang w:val="de-DE"/>
            <w:rPrChange w:id="12402" w:author="ETRI-김종원" w:date="2019-12-10T10:44:00Z">
              <w:rPr>
                <w:lang w:val="de-DE"/>
              </w:rPr>
            </w:rPrChange>
          </w:rPr>
          <w:t>ACT</w:t>
        </w:r>
      </w:ins>
      <w:ins w:id="12403" w:author="박 진상" w:date="2019-10-08T06:10:00Z">
        <w:r w:rsidRPr="002646CB">
          <w:rPr>
            <w:rFonts w:hint="eastAsia"/>
            <w:lang w:val="de-DE"/>
            <w:rPrChange w:id="12404" w:author="ETRI-김종원" w:date="2019-12-10T10:44:00Z">
              <w:rPr>
                <w:rFonts w:asciiTheme="minorEastAsia" w:eastAsiaTheme="minorEastAsia" w:hAnsiTheme="minorEastAsia" w:hint="eastAsia"/>
                <w:color w:val="000000" w:themeColor="text1"/>
                <w:lang w:val="de-DE"/>
              </w:rPr>
            </w:rPrChange>
          </w:rPr>
          <w:t>는</w:t>
        </w:r>
        <w:r w:rsidRPr="002646CB">
          <w:rPr>
            <w:lang w:val="de-DE"/>
            <w:rPrChange w:id="12405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 </w:t>
        </w:r>
      </w:ins>
      <w:ins w:id="12406" w:author="박 진상" w:date="2019-10-28T18:28:00Z">
        <w:r w:rsidR="00DC4888" w:rsidRPr="002646CB">
          <w:rPr>
            <w:rFonts w:hint="eastAsia"/>
            <w:lang w:val="de-DE"/>
            <w:rPrChange w:id="12407" w:author="ETRI-김종원" w:date="2019-12-10T10:44:00Z">
              <w:rPr>
                <w:rFonts w:ascii="바탕" w:hAnsi="바탕" w:hint="eastAsia"/>
                <w:color w:val="000000" w:themeColor="text1"/>
                <w:lang w:val="de-DE"/>
              </w:rPr>
            </w:rPrChange>
          </w:rPr>
          <w:t>연계시스템</w:t>
        </w:r>
      </w:ins>
      <w:ins w:id="12408" w:author="박 진상" w:date="2019-10-08T06:10:00Z">
        <w:del w:id="12409" w:author="ETRI-김종원" w:date="2019-11-04T20:51:00Z">
          <w:r w:rsidRPr="002646CB" w:rsidDel="00E44831">
            <w:rPr>
              <w:lang w:val="de-DE"/>
              <w:rPrChange w:id="12410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 xml:space="preserve"> </w:delText>
          </w:r>
        </w:del>
        <w:r w:rsidRPr="002646CB">
          <w:rPr>
            <w:rFonts w:hint="eastAsia"/>
            <w:lang w:val="de-DE"/>
            <w:rPrChange w:id="12411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발전</w:t>
        </w:r>
        <w:del w:id="12412" w:author="ETRI-김종원" w:date="2019-11-04T20:51:00Z">
          <w:r w:rsidRPr="002646CB" w:rsidDel="00E44831">
            <w:rPr>
              <w:lang w:val="de-DE"/>
              <w:rPrChange w:id="12413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 xml:space="preserve"> </w:delText>
          </w:r>
        </w:del>
        <w:r w:rsidRPr="002646CB">
          <w:rPr>
            <w:rFonts w:hint="eastAsia"/>
            <w:lang w:val="de-DE"/>
            <w:rPrChange w:id="12414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전력량이고</w:t>
        </w:r>
        <w:r w:rsidRPr="002646CB">
          <w:rPr>
            <w:lang w:val="de-DE"/>
            <w:rPrChange w:id="12415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, </w:t>
        </w:r>
      </w:ins>
      <w:ins w:id="12416" w:author="박 진상" w:date="2019-10-28T18:33:00Z">
        <w:r w:rsidR="009102DC" w:rsidRPr="002646CB">
          <w:rPr>
            <w:rFonts w:hint="eastAsia"/>
            <w:lang w:val="de-DE"/>
            <w:rPrChange w:id="12417" w:author="ETRI-김종원" w:date="2019-12-10T10:44:00Z">
              <w:rPr>
                <w:rFonts w:ascii="바탕" w:hAnsi="바탕" w:cs="맑은 고딕" w:hint="eastAsia"/>
                <w:color w:val="000000" w:themeColor="text1"/>
                <w:lang w:val="de-DE"/>
              </w:rPr>
            </w:rPrChange>
          </w:rPr>
          <w:t>스마트미터</w:t>
        </w:r>
      </w:ins>
      <w:ins w:id="12418" w:author="박 진상" w:date="2019-10-28T19:57:00Z">
        <w:r w:rsidR="00E2768C" w:rsidRPr="00DD13A5">
          <w:rPr>
            <w:lang w:val="de-DE"/>
          </w:rPr>
          <w:t>(S</w:t>
        </w:r>
      </w:ins>
      <w:ins w:id="12419" w:author="박 진상" w:date="2019-10-08T06:10:00Z">
        <w:r w:rsidRPr="002646CB">
          <w:rPr>
            <w:lang w:val="de-DE"/>
            <w:rPrChange w:id="12420" w:author="ETRI-김종원" w:date="2019-12-10T10:44:00Z">
              <w:rPr>
                <w:color w:val="000000" w:themeColor="text1"/>
                <w:lang w:val="de-DE"/>
              </w:rPr>
            </w:rPrChange>
          </w:rPr>
          <w:t>M1</w:t>
        </w:r>
      </w:ins>
      <w:ins w:id="12421" w:author="박 진상" w:date="2019-10-28T19:57:00Z">
        <w:r w:rsidR="00E2768C" w:rsidRPr="002646CB">
          <w:rPr>
            <w:lang w:val="de-DE"/>
          </w:rPr>
          <w:t>)</w:t>
        </w:r>
      </w:ins>
      <w:ins w:id="12422" w:author="박 진상" w:date="2019-10-08T06:10:00Z">
        <w:r w:rsidRPr="002646CB">
          <w:rPr>
            <w:rFonts w:hint="eastAsia"/>
            <w:lang w:val="de-DE"/>
            <w:rPrChange w:id="12423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lang w:val="de-DE"/>
              </w:rPr>
            </w:rPrChange>
          </w:rPr>
          <w:t>이</w:t>
        </w:r>
        <w:r w:rsidRPr="002646CB">
          <w:rPr>
            <w:lang w:val="de-DE"/>
            <w:rPrChange w:id="12424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 5</w:t>
        </w:r>
        <w:r w:rsidRPr="002646CB">
          <w:rPr>
            <w:rFonts w:hint="eastAsia"/>
            <w:lang w:val="de-DE"/>
            <w:rPrChange w:id="12425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lang w:val="de-DE"/>
              </w:rPr>
            </w:rPrChange>
          </w:rPr>
          <w:t>분</w:t>
        </w:r>
        <w:r w:rsidRPr="002646CB">
          <w:rPr>
            <w:lang w:val="de-DE"/>
            <w:rPrChange w:id="12426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 </w:t>
        </w:r>
        <w:r w:rsidRPr="002646CB">
          <w:rPr>
            <w:rFonts w:hint="eastAsia"/>
            <w:lang w:val="de-DE"/>
            <w:rPrChange w:id="12427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lang w:val="de-DE"/>
              </w:rPr>
            </w:rPrChange>
          </w:rPr>
          <w:t>단위</w:t>
        </w:r>
      </w:ins>
      <w:ins w:id="12428" w:author="박 진상" w:date="2019-10-28T19:57:00Z">
        <w:r w:rsidR="00E2768C" w:rsidRPr="00DD13A5">
          <w:rPr>
            <w:rFonts w:hint="eastAsia"/>
            <w:lang w:val="de-DE"/>
          </w:rPr>
          <w:t>로</w:t>
        </w:r>
      </w:ins>
      <w:ins w:id="12429" w:author="박 진상" w:date="2019-10-08T06:10:00Z">
        <w:r w:rsidRPr="002646CB">
          <w:rPr>
            <w:lang w:val="de-DE"/>
            <w:rPrChange w:id="12430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 </w:t>
        </w:r>
        <w:r w:rsidRPr="002646CB">
          <w:rPr>
            <w:rFonts w:hint="eastAsia"/>
            <w:lang w:val="de-DE"/>
            <w:rPrChange w:id="12431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lang w:val="de-DE"/>
              </w:rPr>
            </w:rPrChange>
          </w:rPr>
          <w:t>측정하며</w:t>
        </w:r>
        <w:r w:rsidRPr="002646CB">
          <w:rPr>
            <w:lang w:val="de-DE"/>
            <w:rPrChange w:id="12432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, </w:t>
        </w:r>
        <w:r w:rsidRPr="002646CB">
          <w:rPr>
            <w:rFonts w:hint="eastAsia"/>
            <w:lang w:val="de-DE"/>
            <w:rPrChange w:id="12433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lang w:val="de-DE"/>
              </w:rPr>
            </w:rPrChange>
          </w:rPr>
          <w:t>단위는</w:t>
        </w:r>
        <w:r w:rsidRPr="002646CB">
          <w:rPr>
            <w:lang w:val="de-DE"/>
            <w:rPrChange w:id="12434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 kWh</w:t>
        </w:r>
        <w:r w:rsidRPr="002646CB">
          <w:rPr>
            <w:rFonts w:hint="eastAsia"/>
            <w:lang w:val="de-DE"/>
            <w:rPrChange w:id="12435" w:author="ETRI-김종원" w:date="2019-12-10T10:44:00Z">
              <w:rPr>
                <w:rFonts w:asciiTheme="minorEastAsia" w:eastAsiaTheme="minorEastAsia" w:hAnsiTheme="minorEastAsia" w:hint="eastAsia"/>
                <w:color w:val="000000" w:themeColor="text1"/>
                <w:lang w:val="de-DE"/>
              </w:rPr>
            </w:rPrChange>
          </w:rPr>
          <w:t>이고</w:t>
        </w:r>
        <w:r w:rsidRPr="002646CB">
          <w:rPr>
            <w:lang w:val="de-DE"/>
            <w:rPrChange w:id="12436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, </w:t>
        </w:r>
        <w:r w:rsidRPr="002646CB">
          <w:rPr>
            <w:rFonts w:hint="eastAsia"/>
            <w:lang w:val="de-DE"/>
            <w:rPrChange w:id="12437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lang w:val="de-DE"/>
              </w:rPr>
            </w:rPrChange>
          </w:rPr>
          <w:t>값의</w:t>
        </w:r>
        <w:r w:rsidRPr="002646CB">
          <w:rPr>
            <w:lang w:val="de-DE"/>
            <w:rPrChange w:id="12438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 </w:t>
        </w:r>
        <w:r w:rsidRPr="002646CB">
          <w:rPr>
            <w:rFonts w:hint="eastAsia"/>
            <w:lang w:val="de-DE"/>
            <w:rPrChange w:id="12439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lang w:val="de-DE"/>
              </w:rPr>
            </w:rPrChange>
          </w:rPr>
          <w:t>범위는</w:t>
        </w:r>
        <w:r w:rsidRPr="002646CB">
          <w:rPr>
            <w:lang w:val="de-DE"/>
            <w:rPrChange w:id="12440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 0 </w:t>
        </w:r>
        <w:r w:rsidRPr="002646CB">
          <w:rPr>
            <w:rFonts w:hint="eastAsia"/>
            <w:lang w:val="de-DE"/>
            <w:rPrChange w:id="12441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lang w:val="de-DE"/>
              </w:rPr>
            </w:rPrChange>
          </w:rPr>
          <w:t>이상이다</w:t>
        </w:r>
        <w:r w:rsidRPr="002646CB">
          <w:rPr>
            <w:lang w:val="de-DE"/>
            <w:rPrChange w:id="12442" w:author="ETRI-김종원" w:date="2019-12-10T10:44:00Z">
              <w:rPr>
                <w:rFonts w:ascii="맑은 고딕" w:eastAsia="맑은 고딕" w:hAnsi="맑은 고딕" w:cs="맑은 고딕"/>
                <w:color w:val="000000" w:themeColor="text1"/>
                <w:lang w:val="de-DE"/>
              </w:rPr>
            </w:rPrChange>
          </w:rPr>
          <w:t>.</w:t>
        </w:r>
      </w:ins>
      <w:ins w:id="12443" w:author="박 진상" w:date="2019-10-28T19:55:00Z">
        <w:r w:rsidR="00E2768C" w:rsidRPr="002646CB">
          <w:rPr>
            <w:lang w:val="de-DE"/>
            <w:rPrChange w:id="12444" w:author="ETRI-김종원" w:date="2019-12-10T10:44:00Z">
              <w:rPr>
                <w:rFonts w:ascii="바탕" w:hAnsi="바탕" w:cs="맑은 고딕"/>
                <w:color w:val="000000" w:themeColor="text1"/>
                <w:lang w:val="de-DE"/>
              </w:rPr>
            </w:rPrChange>
          </w:rPr>
          <w:t xml:space="preserve"> </w:t>
        </w:r>
      </w:ins>
      <w:ins w:id="12445" w:author="박 진상" w:date="2019-10-08T06:10:00Z">
        <w:r w:rsidRPr="002646CB">
          <w:rPr>
            <w:rFonts w:hint="eastAsia"/>
            <w:lang w:val="de-DE"/>
            <w:rPrChange w:id="12446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szCs w:val="22"/>
                <w:lang w:val="de-DE" w:bidi="ko-KR"/>
              </w:rPr>
            </w:rPrChange>
          </w:rPr>
          <w:t>그림</w:t>
        </w:r>
        <w:r w:rsidRPr="002646CB">
          <w:rPr>
            <w:lang w:val="de-DE"/>
            <w:rPrChange w:id="12447" w:author="ETRI-김종원" w:date="2019-12-10T10:44:00Z">
              <w:rPr>
                <w:rFonts w:eastAsia="Arial" w:cs="Arial"/>
                <w:color w:val="000000" w:themeColor="text1"/>
                <w:szCs w:val="22"/>
                <w:lang w:val="de-DE" w:bidi="ko-KR"/>
              </w:rPr>
            </w:rPrChange>
          </w:rPr>
          <w:t xml:space="preserve"> 2</w:t>
        </w:r>
        <w:r w:rsidRPr="002646CB">
          <w:rPr>
            <w:rFonts w:hint="eastAsia"/>
            <w:lang w:val="de-DE"/>
            <w:rPrChange w:id="12448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szCs w:val="22"/>
                <w:lang w:val="de-DE" w:bidi="ko-KR"/>
              </w:rPr>
            </w:rPrChange>
          </w:rPr>
          <w:t>에서</w:t>
        </w:r>
        <w:r w:rsidRPr="002646CB">
          <w:rPr>
            <w:lang w:val="de-DE"/>
            <w:rPrChange w:id="12449" w:author="ETRI-김종원" w:date="2019-12-10T10:44:00Z">
              <w:rPr>
                <w:rFonts w:eastAsia="Arial" w:cs="Arial"/>
                <w:color w:val="000000" w:themeColor="text1"/>
                <w:szCs w:val="22"/>
                <w:lang w:val="de-DE" w:bidi="ko-KR"/>
              </w:rPr>
            </w:rPrChange>
          </w:rPr>
          <w:t xml:space="preserve"> E</w:t>
        </w:r>
      </w:ins>
      <w:ins w:id="12450" w:author="박 진상" w:date="2019-10-28T19:58:00Z">
        <w:r w:rsidR="00E2768C" w:rsidRPr="00DD13A5">
          <w:rPr>
            <w:lang w:val="de-DE"/>
          </w:rPr>
          <w:t>O</w:t>
        </w:r>
        <w:del w:id="12451" w:author="ETRI-김종원" w:date="2019-11-04T21:22:00Z">
          <w:r w:rsidR="00E2768C" w:rsidRPr="002646CB" w:rsidDel="0080687A">
            <w:rPr>
              <w:vertAlign w:val="subscript"/>
              <w:lang w:val="de-DE"/>
              <w:rPrChange w:id="12452" w:author="ETRI-김종원" w:date="2019-12-10T10:44:00Z">
                <w:rPr>
                  <w:lang w:val="de-DE" w:bidi="ko-KR"/>
                </w:rPr>
              </w:rPrChange>
            </w:rPr>
            <w:delText>_</w:delText>
          </w:r>
        </w:del>
        <w:r w:rsidR="00E2768C" w:rsidRPr="002646CB">
          <w:rPr>
            <w:vertAlign w:val="subscript"/>
            <w:lang w:val="de-DE"/>
            <w:rPrChange w:id="12453" w:author="ETRI-김종원" w:date="2019-12-10T10:44:00Z">
              <w:rPr>
                <w:lang w:val="de-DE" w:bidi="ko-KR"/>
              </w:rPr>
            </w:rPrChange>
          </w:rPr>
          <w:t>ACT</w:t>
        </w:r>
      </w:ins>
      <w:ins w:id="12454" w:author="박 진상" w:date="2019-10-08T06:10:00Z">
        <w:r w:rsidRPr="002646CB">
          <w:rPr>
            <w:rFonts w:hint="eastAsia"/>
            <w:lang w:val="de-DE"/>
            <w:rPrChange w:id="12455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szCs w:val="22"/>
                <w:lang w:val="de-DE" w:bidi="ko-KR"/>
              </w:rPr>
            </w:rPrChange>
          </w:rPr>
          <w:t>는</w:t>
        </w:r>
        <w:r w:rsidRPr="002646CB">
          <w:rPr>
            <w:lang w:val="de-DE"/>
            <w:rPrChange w:id="12456" w:author="ETRI-김종원" w:date="2019-12-10T10:44:00Z">
              <w:rPr>
                <w:rFonts w:eastAsia="Arial" w:cs="Arial"/>
                <w:color w:val="000000" w:themeColor="text1"/>
                <w:szCs w:val="22"/>
                <w:lang w:val="de-DE" w:bidi="ko-KR"/>
              </w:rPr>
            </w:rPrChange>
          </w:rPr>
          <w:t xml:space="preserve"> </w:t>
        </w:r>
        <w:r w:rsidRPr="002646CB">
          <w:rPr>
            <w:lang w:val="de-DE"/>
            <w:rPrChange w:id="12457" w:author="ETRI-김종원" w:date="2019-12-10T10:44:00Z">
              <w:rPr>
                <w:rFonts w:eastAsiaTheme="minorEastAsia" w:cs="Arial"/>
                <w:color w:val="000000" w:themeColor="text1"/>
                <w:szCs w:val="22"/>
                <w:lang w:val="de-DE" w:bidi="ko-KR"/>
              </w:rPr>
            </w:rPrChange>
          </w:rPr>
          <w:t>P</w:t>
        </w:r>
      </w:ins>
      <w:ins w:id="12458" w:author="박 진상" w:date="2019-10-28T19:58:00Z">
        <w:r w:rsidR="00E2768C" w:rsidRPr="00DD13A5">
          <w:rPr>
            <w:lang w:val="de-DE"/>
          </w:rPr>
          <w:t>O</w:t>
        </w:r>
        <w:del w:id="12459" w:author="ETRI-김종원" w:date="2019-11-04T21:22:00Z">
          <w:r w:rsidR="00E2768C" w:rsidRPr="002646CB" w:rsidDel="0080687A">
            <w:rPr>
              <w:vertAlign w:val="subscript"/>
              <w:lang w:val="de-DE"/>
              <w:rPrChange w:id="12460" w:author="ETRI-김종원" w:date="2019-12-10T10:44:00Z">
                <w:rPr>
                  <w:lang w:val="de-DE" w:bidi="ko-KR"/>
                </w:rPr>
              </w:rPrChange>
            </w:rPr>
            <w:delText>_</w:delText>
          </w:r>
        </w:del>
        <w:r w:rsidR="00E2768C" w:rsidRPr="002646CB">
          <w:rPr>
            <w:vertAlign w:val="subscript"/>
            <w:lang w:val="de-DE"/>
            <w:rPrChange w:id="12461" w:author="ETRI-김종원" w:date="2019-12-10T10:44:00Z">
              <w:rPr>
                <w:lang w:val="de-DE" w:bidi="ko-KR"/>
              </w:rPr>
            </w:rPrChange>
          </w:rPr>
          <w:t>ACT</w:t>
        </w:r>
      </w:ins>
      <w:ins w:id="12462" w:author="박 진상" w:date="2019-10-08T06:10:00Z">
        <w:r w:rsidRPr="002646CB">
          <w:rPr>
            <w:rFonts w:hint="eastAsia"/>
            <w:lang w:val="de-DE"/>
            <w:rPrChange w:id="12463" w:author="ETRI-김종원" w:date="2019-12-10T10:44:00Z">
              <w:rPr>
                <w:rFonts w:eastAsiaTheme="minorEastAsia" w:cs="Arial" w:hint="eastAsia"/>
                <w:color w:val="000000" w:themeColor="text1"/>
                <w:szCs w:val="22"/>
                <w:lang w:val="de-DE" w:bidi="ko-KR"/>
              </w:rPr>
            </w:rPrChange>
          </w:rPr>
          <w:t>를</w:t>
        </w:r>
        <w:r w:rsidRPr="002646CB">
          <w:rPr>
            <w:lang w:val="de-DE"/>
            <w:rPrChange w:id="12464" w:author="ETRI-김종원" w:date="2019-12-10T10:44:00Z">
              <w:rPr>
                <w:rFonts w:eastAsiaTheme="minorEastAsia" w:cs="Arial"/>
                <w:color w:val="000000" w:themeColor="text1"/>
                <w:szCs w:val="22"/>
                <w:lang w:val="de-DE" w:bidi="ko-KR"/>
              </w:rPr>
            </w:rPrChange>
          </w:rPr>
          <w:t xml:space="preserve"> 5</w:t>
        </w:r>
        <w:r w:rsidRPr="002646CB">
          <w:rPr>
            <w:rFonts w:hint="eastAsia"/>
            <w:lang w:val="de-DE"/>
            <w:rPrChange w:id="12465" w:author="ETRI-김종원" w:date="2019-12-10T10:44:00Z">
              <w:rPr>
                <w:rFonts w:eastAsiaTheme="minorEastAsia" w:cs="Arial" w:hint="eastAsia"/>
                <w:color w:val="000000" w:themeColor="text1"/>
                <w:szCs w:val="22"/>
                <w:lang w:val="de-DE" w:bidi="ko-KR"/>
              </w:rPr>
            </w:rPrChange>
          </w:rPr>
          <w:t>분</w:t>
        </w:r>
        <w:r w:rsidRPr="002646CB">
          <w:rPr>
            <w:lang w:val="de-DE"/>
            <w:rPrChange w:id="12466" w:author="ETRI-김종원" w:date="2019-12-10T10:44:00Z">
              <w:rPr>
                <w:rFonts w:eastAsiaTheme="minorEastAsia" w:cs="Arial"/>
                <w:color w:val="000000" w:themeColor="text1"/>
                <w:szCs w:val="22"/>
                <w:lang w:val="de-DE" w:bidi="ko-KR"/>
              </w:rPr>
            </w:rPrChange>
          </w:rPr>
          <w:t xml:space="preserve"> </w:t>
        </w:r>
        <w:r w:rsidRPr="002646CB">
          <w:rPr>
            <w:rFonts w:hint="eastAsia"/>
            <w:lang w:val="de-DE"/>
            <w:rPrChange w:id="12467" w:author="ETRI-김종원" w:date="2019-12-10T10:44:00Z">
              <w:rPr>
                <w:rFonts w:eastAsiaTheme="minorEastAsia" w:cs="Arial" w:hint="eastAsia"/>
                <w:color w:val="000000" w:themeColor="text1"/>
                <w:szCs w:val="22"/>
                <w:lang w:val="de-DE" w:bidi="ko-KR"/>
              </w:rPr>
            </w:rPrChange>
          </w:rPr>
          <w:t>동안</w:t>
        </w:r>
        <w:r w:rsidRPr="002646CB">
          <w:rPr>
            <w:lang w:val="de-DE"/>
            <w:rPrChange w:id="12468" w:author="ETRI-김종원" w:date="2019-12-10T10:44:00Z">
              <w:rPr>
                <w:rFonts w:eastAsiaTheme="minorEastAsia" w:cs="Arial"/>
                <w:color w:val="000000" w:themeColor="text1"/>
                <w:szCs w:val="22"/>
                <w:lang w:val="de-DE" w:bidi="ko-KR"/>
              </w:rPr>
            </w:rPrChange>
          </w:rPr>
          <w:t xml:space="preserve"> </w:t>
        </w:r>
      </w:ins>
      <w:ins w:id="12469" w:author="ETRI-김종원" w:date="2019-12-03T11:08:00Z">
        <w:r w:rsidR="00CD28D2" w:rsidRPr="002646CB">
          <w:rPr>
            <w:rFonts w:hint="eastAsia"/>
            <w:lang w:val="de-DE"/>
            <w:rPrChange w:id="12470" w:author="ETRI-김종원" w:date="2019-12-10T10:44:00Z">
              <w:rPr>
                <w:rFonts w:hint="eastAsia"/>
                <w:color w:val="000000" w:themeColor="text1"/>
                <w:lang w:val="de-DE"/>
              </w:rPr>
            </w:rPrChange>
          </w:rPr>
          <w:t>누적</w:t>
        </w:r>
      </w:ins>
      <w:ins w:id="12471" w:author="박 진상" w:date="2019-10-08T06:10:00Z">
        <w:del w:id="12472" w:author="ETRI-김종원" w:date="2019-12-03T11:08:00Z">
          <w:r w:rsidRPr="002646CB" w:rsidDel="00CD28D2">
            <w:rPr>
              <w:rFonts w:hint="eastAsia"/>
              <w:lang w:val="de-DE"/>
              <w:rPrChange w:id="12473" w:author="ETRI-김종원" w:date="2019-12-10T10:44:00Z">
                <w:rPr>
                  <w:rFonts w:eastAsiaTheme="minorEastAsia" w:cs="Arial" w:hint="eastAsia"/>
                  <w:color w:val="000000" w:themeColor="text1"/>
                  <w:szCs w:val="22"/>
                  <w:lang w:val="de-DE" w:bidi="ko-KR"/>
                </w:rPr>
              </w:rPrChange>
            </w:rPr>
            <w:delText>적분</w:delText>
          </w:r>
        </w:del>
        <w:r w:rsidRPr="002646CB">
          <w:rPr>
            <w:rFonts w:hint="eastAsia"/>
            <w:lang w:val="de-DE"/>
            <w:rPrChange w:id="12474" w:author="ETRI-김종원" w:date="2019-12-10T10:44:00Z">
              <w:rPr>
                <w:rFonts w:eastAsiaTheme="minorEastAsia" w:cs="Arial" w:hint="eastAsia"/>
                <w:color w:val="000000" w:themeColor="text1"/>
                <w:szCs w:val="22"/>
                <w:lang w:val="de-DE" w:bidi="ko-KR"/>
              </w:rPr>
            </w:rPrChange>
          </w:rPr>
          <w:t>한</w:t>
        </w:r>
        <w:r w:rsidRPr="002646CB">
          <w:rPr>
            <w:lang w:val="de-DE"/>
            <w:rPrChange w:id="12475" w:author="ETRI-김종원" w:date="2019-12-10T10:44:00Z">
              <w:rPr>
                <w:rFonts w:eastAsiaTheme="minorEastAsia" w:cs="Arial"/>
                <w:color w:val="000000" w:themeColor="text1"/>
                <w:szCs w:val="22"/>
                <w:lang w:val="de-DE" w:bidi="ko-KR"/>
              </w:rPr>
            </w:rPrChange>
          </w:rPr>
          <w:t xml:space="preserve"> </w:t>
        </w:r>
        <w:r w:rsidRPr="002646CB">
          <w:rPr>
            <w:rFonts w:hint="eastAsia"/>
            <w:lang w:val="de-DE"/>
            <w:rPrChange w:id="12476" w:author="ETRI-김종원" w:date="2019-12-10T10:44:00Z">
              <w:rPr>
                <w:rFonts w:eastAsiaTheme="minorEastAsia" w:cs="Arial" w:hint="eastAsia"/>
                <w:color w:val="000000" w:themeColor="text1"/>
                <w:szCs w:val="22"/>
                <w:lang w:val="de-DE" w:bidi="ko-KR"/>
              </w:rPr>
            </w:rPrChange>
          </w:rPr>
          <w:t>값으로서</w:t>
        </w:r>
        <w:r w:rsidRPr="002646CB">
          <w:rPr>
            <w:lang w:val="de-DE"/>
            <w:rPrChange w:id="12477" w:author="ETRI-김종원" w:date="2019-12-10T10:44:00Z">
              <w:rPr>
                <w:rFonts w:eastAsiaTheme="minorEastAsia" w:cs="Arial"/>
                <w:color w:val="000000" w:themeColor="text1"/>
                <w:szCs w:val="22"/>
                <w:lang w:val="de-DE" w:bidi="ko-KR"/>
              </w:rPr>
            </w:rPrChange>
          </w:rPr>
          <w:t>, R</w:t>
        </w:r>
      </w:ins>
      <w:ins w:id="12478" w:author="박 진상" w:date="2019-10-28T19:58:00Z">
        <w:r w:rsidR="00070D4C" w:rsidRPr="00DD13A5">
          <w:rPr>
            <w:lang w:val="de-DE"/>
          </w:rPr>
          <w:t>I</w:t>
        </w:r>
      </w:ins>
      <w:ins w:id="12479" w:author="박 진상" w:date="2019-10-08T06:10:00Z">
        <w:r w:rsidRPr="002646CB">
          <w:rPr>
            <w:vertAlign w:val="subscript"/>
            <w:lang w:val="de-DE"/>
            <w:rPrChange w:id="12480" w:author="ETRI-김종원" w:date="2019-12-10T10:44:00Z">
              <w:rPr>
                <w:rFonts w:eastAsiaTheme="minorEastAsia" w:cs="Arial"/>
                <w:color w:val="000000" w:themeColor="text1"/>
                <w:szCs w:val="22"/>
                <w:vertAlign w:val="subscript"/>
                <w:lang w:val="de-DE" w:bidi="ko-KR"/>
              </w:rPr>
            </w:rPrChange>
          </w:rPr>
          <w:t>MAPE</w:t>
        </w:r>
        <w:r w:rsidRPr="002646CB">
          <w:rPr>
            <w:rFonts w:hint="eastAsia"/>
            <w:lang w:val="de-DE"/>
            <w:rPrChange w:id="12481" w:author="ETRI-김종원" w:date="2019-12-10T10:44:00Z">
              <w:rPr>
                <w:rFonts w:eastAsiaTheme="minorEastAsia" w:cs="Arial" w:hint="eastAsia"/>
                <w:color w:val="000000" w:themeColor="text1"/>
                <w:szCs w:val="22"/>
                <w:lang w:val="de-DE" w:bidi="ko-KR"/>
              </w:rPr>
            </w:rPrChange>
          </w:rPr>
          <w:t>는</w:t>
        </w:r>
        <w:r w:rsidRPr="002646CB">
          <w:rPr>
            <w:lang w:val="de-DE"/>
            <w:rPrChange w:id="12482" w:author="ETRI-김종원" w:date="2019-12-10T10:44:00Z">
              <w:rPr>
                <w:rFonts w:eastAsiaTheme="minorEastAsia" w:cs="Arial"/>
                <w:color w:val="000000" w:themeColor="text1"/>
                <w:szCs w:val="22"/>
                <w:lang w:val="de-DE" w:bidi="ko-KR"/>
              </w:rPr>
            </w:rPrChange>
          </w:rPr>
          <w:t xml:space="preserve"> </w:t>
        </w:r>
        <w:r w:rsidRPr="002646CB">
          <w:rPr>
            <w:rFonts w:hint="eastAsia"/>
            <w:lang w:val="de-DE"/>
            <w:rPrChange w:id="12483" w:author="ETRI-김종원" w:date="2019-12-10T10:44:00Z">
              <w:rPr>
                <w:rFonts w:eastAsiaTheme="minorEastAsia" w:cs="Arial" w:hint="eastAsia"/>
                <w:color w:val="000000" w:themeColor="text1"/>
                <w:szCs w:val="22"/>
                <w:lang w:val="de-DE" w:bidi="ko-KR"/>
              </w:rPr>
            </w:rPrChange>
          </w:rPr>
          <w:t>식</w:t>
        </w:r>
        <w:r w:rsidRPr="002646CB">
          <w:rPr>
            <w:lang w:val="de-DE"/>
            <w:rPrChange w:id="12484" w:author="ETRI-김종원" w:date="2019-12-10T10:44:00Z">
              <w:rPr>
                <w:rFonts w:eastAsiaTheme="minorEastAsia" w:cs="Arial"/>
                <w:color w:val="000000" w:themeColor="text1"/>
                <w:szCs w:val="22"/>
                <w:lang w:val="de-DE" w:bidi="ko-KR"/>
              </w:rPr>
            </w:rPrChange>
          </w:rPr>
          <w:t>(1)</w:t>
        </w:r>
        <w:r w:rsidRPr="002646CB">
          <w:rPr>
            <w:rFonts w:hint="eastAsia"/>
            <w:lang w:val="de-DE"/>
            <w:rPrChange w:id="12485" w:author="ETRI-김종원" w:date="2019-12-10T10:44:00Z">
              <w:rPr>
                <w:rFonts w:eastAsiaTheme="minorEastAsia" w:cs="Arial" w:hint="eastAsia"/>
                <w:color w:val="000000" w:themeColor="text1"/>
                <w:szCs w:val="22"/>
                <w:lang w:val="de-DE" w:bidi="ko-KR"/>
              </w:rPr>
            </w:rPrChange>
          </w:rPr>
          <w:t>과</w:t>
        </w:r>
        <w:r w:rsidRPr="002646CB">
          <w:rPr>
            <w:lang w:val="de-DE"/>
            <w:rPrChange w:id="12486" w:author="ETRI-김종원" w:date="2019-12-10T10:44:00Z">
              <w:rPr>
                <w:rFonts w:eastAsiaTheme="minorEastAsia" w:cs="Arial"/>
                <w:color w:val="000000" w:themeColor="text1"/>
                <w:szCs w:val="22"/>
                <w:lang w:val="de-DE" w:bidi="ko-KR"/>
              </w:rPr>
            </w:rPrChange>
          </w:rPr>
          <w:t xml:space="preserve"> </w:t>
        </w:r>
        <w:r w:rsidRPr="002646CB">
          <w:rPr>
            <w:rFonts w:hint="eastAsia"/>
            <w:lang w:val="de-DE"/>
            <w:rPrChange w:id="12487" w:author="ETRI-김종원" w:date="2019-12-10T10:44:00Z">
              <w:rPr>
                <w:rFonts w:eastAsiaTheme="minorEastAsia" w:cs="Arial" w:hint="eastAsia"/>
                <w:color w:val="000000" w:themeColor="text1"/>
                <w:szCs w:val="22"/>
                <w:lang w:val="de-DE" w:bidi="ko-KR"/>
              </w:rPr>
            </w:rPrChange>
          </w:rPr>
          <w:t>같이</w:t>
        </w:r>
        <w:r w:rsidRPr="002646CB">
          <w:rPr>
            <w:lang w:val="de-DE"/>
            <w:rPrChange w:id="12488" w:author="ETRI-김종원" w:date="2019-12-10T10:44:00Z">
              <w:rPr>
                <w:rFonts w:eastAsiaTheme="minorEastAsia" w:cs="Arial"/>
                <w:color w:val="000000" w:themeColor="text1"/>
                <w:szCs w:val="22"/>
                <w:lang w:val="de-DE" w:bidi="ko-KR"/>
              </w:rPr>
            </w:rPrChange>
          </w:rPr>
          <w:t xml:space="preserve"> </w:t>
        </w:r>
        <w:r w:rsidRPr="002646CB">
          <w:rPr>
            <w:rFonts w:hint="eastAsia"/>
            <w:lang w:val="de-DE"/>
            <w:rPrChange w:id="12489" w:author="ETRI-김종원" w:date="2019-12-10T10:44:00Z">
              <w:rPr>
                <w:rFonts w:eastAsiaTheme="minorEastAsia" w:cs="Arial" w:hint="eastAsia"/>
                <w:color w:val="000000" w:themeColor="text1"/>
                <w:szCs w:val="22"/>
                <w:lang w:val="de-DE" w:bidi="ko-KR"/>
              </w:rPr>
            </w:rPrChange>
          </w:rPr>
          <w:t>매</w:t>
        </w:r>
        <w:r w:rsidRPr="002646CB">
          <w:rPr>
            <w:lang w:val="de-DE"/>
            <w:rPrChange w:id="12490" w:author="ETRI-김종원" w:date="2019-12-10T10:44:00Z">
              <w:rPr>
                <w:rFonts w:eastAsiaTheme="minorEastAsia" w:cs="Arial"/>
                <w:color w:val="000000" w:themeColor="text1"/>
                <w:szCs w:val="22"/>
                <w:lang w:val="de-DE" w:bidi="ko-KR"/>
              </w:rPr>
            </w:rPrChange>
          </w:rPr>
          <w:t xml:space="preserve"> </w:t>
        </w:r>
        <w:r w:rsidRPr="002646CB">
          <w:rPr>
            <w:rFonts w:hint="eastAsia"/>
            <w:lang w:val="de-DE"/>
            <w:rPrChange w:id="12491" w:author="ETRI-김종원" w:date="2019-12-10T10:44:00Z">
              <w:rPr>
                <w:rFonts w:eastAsiaTheme="minorEastAsia" w:cs="Arial" w:hint="eastAsia"/>
                <w:color w:val="000000" w:themeColor="text1"/>
                <w:szCs w:val="22"/>
                <w:lang w:val="de-DE" w:bidi="ko-KR"/>
              </w:rPr>
            </w:rPrChange>
          </w:rPr>
          <w:t>시간</w:t>
        </w:r>
        <w:r w:rsidRPr="002646CB">
          <w:rPr>
            <w:lang w:val="de-DE"/>
            <w:rPrChange w:id="12492" w:author="ETRI-김종원" w:date="2019-12-10T10:44:00Z">
              <w:rPr>
                <w:rFonts w:eastAsiaTheme="minorEastAsia" w:cs="Arial"/>
                <w:color w:val="000000" w:themeColor="text1"/>
                <w:szCs w:val="22"/>
                <w:lang w:val="de-DE" w:bidi="ko-KR"/>
              </w:rPr>
            </w:rPrChange>
          </w:rPr>
          <w:t xml:space="preserve"> 12</w:t>
        </w:r>
        <w:r w:rsidRPr="002646CB">
          <w:rPr>
            <w:rFonts w:hint="eastAsia"/>
            <w:lang w:val="de-DE"/>
            <w:rPrChange w:id="12493" w:author="ETRI-김종원" w:date="2019-12-10T10:44:00Z">
              <w:rPr>
                <w:rFonts w:eastAsiaTheme="minorEastAsia" w:cs="Arial" w:hint="eastAsia"/>
                <w:color w:val="000000" w:themeColor="text1"/>
                <w:szCs w:val="22"/>
                <w:lang w:val="de-DE" w:bidi="ko-KR"/>
              </w:rPr>
            </w:rPrChange>
          </w:rPr>
          <w:t>개의</w:t>
        </w:r>
        <w:r w:rsidRPr="002646CB">
          <w:rPr>
            <w:lang w:val="de-DE"/>
            <w:rPrChange w:id="12494" w:author="ETRI-김종원" w:date="2019-12-10T10:44:00Z">
              <w:rPr>
                <w:rFonts w:eastAsiaTheme="minorEastAsia" w:cs="Arial"/>
                <w:color w:val="000000" w:themeColor="text1"/>
                <w:szCs w:val="22"/>
                <w:lang w:val="de-DE" w:bidi="ko-KR"/>
              </w:rPr>
            </w:rPrChange>
          </w:rPr>
          <w:t xml:space="preserve"> E</w:t>
        </w:r>
      </w:ins>
      <w:ins w:id="12495" w:author="박 진상" w:date="2019-10-28T19:58:00Z">
        <w:r w:rsidR="00070D4C" w:rsidRPr="00DD13A5">
          <w:rPr>
            <w:lang w:val="de-DE"/>
          </w:rPr>
          <w:t>O</w:t>
        </w:r>
        <w:del w:id="12496" w:author="ETRI-김종원" w:date="2019-11-04T21:22:00Z">
          <w:r w:rsidR="00070D4C" w:rsidRPr="002646CB" w:rsidDel="002E647F">
            <w:rPr>
              <w:vertAlign w:val="subscript"/>
              <w:lang w:val="de-DE"/>
              <w:rPrChange w:id="12497" w:author="ETRI-김종원" w:date="2019-12-10T10:44:00Z">
                <w:rPr>
                  <w:lang w:val="de-DE" w:bidi="ko-KR"/>
                </w:rPr>
              </w:rPrChange>
            </w:rPr>
            <w:delText>_</w:delText>
          </w:r>
        </w:del>
        <w:r w:rsidR="00070D4C" w:rsidRPr="002646CB">
          <w:rPr>
            <w:vertAlign w:val="subscript"/>
            <w:lang w:val="de-DE"/>
            <w:rPrChange w:id="12498" w:author="ETRI-김종원" w:date="2019-12-10T10:44:00Z">
              <w:rPr>
                <w:lang w:val="de-DE" w:bidi="ko-KR"/>
              </w:rPr>
            </w:rPrChange>
          </w:rPr>
          <w:t>BID</w:t>
        </w:r>
      </w:ins>
      <w:ins w:id="12499" w:author="박 진상" w:date="2019-10-08T06:10:00Z">
        <w:r w:rsidRPr="002646CB">
          <w:rPr>
            <w:rFonts w:hint="eastAsia"/>
            <w:lang w:val="de-DE"/>
            <w:rPrChange w:id="12500" w:author="ETRI-김종원" w:date="2019-12-10T10:44:00Z">
              <w:rPr>
                <w:rFonts w:eastAsiaTheme="minorEastAsia" w:cs="Arial" w:hint="eastAsia"/>
                <w:color w:val="000000" w:themeColor="text1"/>
                <w:szCs w:val="22"/>
                <w:lang w:val="de-DE" w:bidi="ko-KR"/>
              </w:rPr>
            </w:rPrChange>
          </w:rPr>
          <w:t>와</w:t>
        </w:r>
        <w:r w:rsidRPr="002646CB">
          <w:rPr>
            <w:lang w:val="de-DE"/>
            <w:rPrChange w:id="12501" w:author="ETRI-김종원" w:date="2019-12-10T10:44:00Z">
              <w:rPr>
                <w:rFonts w:eastAsiaTheme="minorEastAsia" w:cs="Arial"/>
                <w:color w:val="000000" w:themeColor="text1"/>
                <w:szCs w:val="22"/>
                <w:lang w:val="de-DE" w:bidi="ko-KR"/>
              </w:rPr>
            </w:rPrChange>
          </w:rPr>
          <w:t xml:space="preserve"> E</w:t>
        </w:r>
      </w:ins>
      <w:ins w:id="12502" w:author="박 진상" w:date="2019-10-28T19:58:00Z">
        <w:r w:rsidR="00070D4C" w:rsidRPr="00DD13A5">
          <w:rPr>
            <w:lang w:val="de-DE"/>
          </w:rPr>
          <w:t>O</w:t>
        </w:r>
        <w:del w:id="12503" w:author="ETRI-김종원" w:date="2019-11-04T21:22:00Z">
          <w:r w:rsidR="00070D4C" w:rsidRPr="002646CB" w:rsidDel="002E647F">
            <w:rPr>
              <w:vertAlign w:val="subscript"/>
              <w:lang w:val="de-DE"/>
              <w:rPrChange w:id="12504" w:author="ETRI-김종원" w:date="2019-12-10T10:44:00Z">
                <w:rPr>
                  <w:lang w:val="de-DE" w:bidi="ko-KR"/>
                </w:rPr>
              </w:rPrChange>
            </w:rPr>
            <w:delText>_</w:delText>
          </w:r>
        </w:del>
        <w:r w:rsidR="00070D4C" w:rsidRPr="002646CB">
          <w:rPr>
            <w:vertAlign w:val="subscript"/>
            <w:lang w:val="de-DE"/>
            <w:rPrChange w:id="12505" w:author="ETRI-김종원" w:date="2019-12-10T10:44:00Z">
              <w:rPr>
                <w:lang w:val="de-DE" w:bidi="ko-KR"/>
              </w:rPr>
            </w:rPrChange>
          </w:rPr>
          <w:t>ACT</w:t>
        </w:r>
      </w:ins>
      <w:ins w:id="12506" w:author="박 진상" w:date="2019-10-08T06:10:00Z">
        <w:r w:rsidRPr="002646CB">
          <w:rPr>
            <w:rFonts w:hint="eastAsia"/>
            <w:lang w:val="de-DE"/>
            <w:rPrChange w:id="12507" w:author="ETRI-김종원" w:date="2019-12-10T10:44:00Z">
              <w:rPr>
                <w:rFonts w:eastAsiaTheme="minorEastAsia" w:cs="Arial" w:hint="eastAsia"/>
                <w:color w:val="000000" w:themeColor="text1"/>
                <w:szCs w:val="22"/>
                <w:lang w:val="de-DE" w:bidi="ko-KR"/>
              </w:rPr>
            </w:rPrChange>
          </w:rPr>
          <w:t>를</w:t>
        </w:r>
        <w:r w:rsidRPr="002646CB">
          <w:rPr>
            <w:lang w:val="de-DE"/>
            <w:rPrChange w:id="12508" w:author="ETRI-김종원" w:date="2019-12-10T10:44:00Z">
              <w:rPr>
                <w:rFonts w:eastAsiaTheme="minorEastAsia" w:cs="Arial"/>
                <w:color w:val="000000" w:themeColor="text1"/>
                <w:szCs w:val="22"/>
                <w:lang w:val="de-DE" w:bidi="ko-KR"/>
              </w:rPr>
            </w:rPrChange>
          </w:rPr>
          <w:t xml:space="preserve"> </w:t>
        </w:r>
        <w:r w:rsidRPr="002646CB">
          <w:rPr>
            <w:rFonts w:hint="eastAsia"/>
            <w:lang w:val="de-DE"/>
            <w:rPrChange w:id="12509" w:author="ETRI-김종원" w:date="2019-12-10T10:44:00Z">
              <w:rPr>
                <w:rFonts w:eastAsiaTheme="minorEastAsia" w:cs="Arial" w:hint="eastAsia"/>
                <w:color w:val="000000" w:themeColor="text1"/>
                <w:szCs w:val="22"/>
                <w:lang w:val="de-DE" w:bidi="ko-KR"/>
              </w:rPr>
            </w:rPrChange>
          </w:rPr>
          <w:t>연산하여</w:t>
        </w:r>
        <w:r w:rsidRPr="002646CB">
          <w:rPr>
            <w:lang w:val="de-DE"/>
            <w:rPrChange w:id="12510" w:author="ETRI-김종원" w:date="2019-12-10T10:44:00Z">
              <w:rPr>
                <w:rFonts w:eastAsiaTheme="minorEastAsia" w:cs="Arial"/>
                <w:color w:val="000000" w:themeColor="text1"/>
                <w:szCs w:val="22"/>
                <w:lang w:val="de-DE" w:bidi="ko-KR"/>
              </w:rPr>
            </w:rPrChange>
          </w:rPr>
          <w:t xml:space="preserve"> </w:t>
        </w:r>
        <w:r w:rsidRPr="002646CB">
          <w:rPr>
            <w:rFonts w:hint="eastAsia"/>
            <w:lang w:val="de-DE"/>
            <w:rPrChange w:id="12511" w:author="ETRI-김종원" w:date="2019-12-10T10:44:00Z">
              <w:rPr>
                <w:rFonts w:eastAsiaTheme="minorEastAsia" w:cs="Arial" w:hint="eastAsia"/>
                <w:color w:val="000000" w:themeColor="text1"/>
                <w:szCs w:val="22"/>
                <w:lang w:val="de-DE" w:bidi="ko-KR"/>
              </w:rPr>
            </w:rPrChange>
          </w:rPr>
          <w:t>합</w:t>
        </w:r>
      </w:ins>
      <w:ins w:id="12512" w:author="ETRI-김종원" w:date="2019-12-03T12:38:00Z">
        <w:r w:rsidR="0072739B" w:rsidRPr="002646CB">
          <w:rPr>
            <w:rFonts w:hint="eastAsia"/>
            <w:lang w:val="de-DE"/>
            <w:rPrChange w:id="12513" w:author="ETRI-김종원" w:date="2019-12-10T10:44:00Z">
              <w:rPr>
                <w:rFonts w:hint="eastAsia"/>
                <w:color w:val="000000" w:themeColor="text1"/>
                <w:lang w:val="de-DE"/>
              </w:rPr>
            </w:rPrChange>
          </w:rPr>
          <w:t>쳐서</w:t>
        </w:r>
        <w:r w:rsidR="0072739B" w:rsidRPr="002646CB">
          <w:rPr>
            <w:lang w:val="de-DE"/>
            <w:rPrChange w:id="12514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 </w:t>
        </w:r>
        <w:r w:rsidR="0072739B" w:rsidRPr="002646CB">
          <w:rPr>
            <w:rFonts w:hint="eastAsia"/>
            <w:lang w:val="de-DE"/>
            <w:rPrChange w:id="12515" w:author="ETRI-김종원" w:date="2019-12-10T10:44:00Z">
              <w:rPr>
                <w:rFonts w:hint="eastAsia"/>
                <w:color w:val="000000" w:themeColor="text1"/>
                <w:lang w:val="de-DE"/>
              </w:rPr>
            </w:rPrChange>
          </w:rPr>
          <w:t>평균을</w:t>
        </w:r>
        <w:r w:rsidR="0072739B" w:rsidRPr="002646CB">
          <w:rPr>
            <w:lang w:val="de-DE"/>
            <w:rPrChange w:id="12516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 </w:t>
        </w:r>
        <w:r w:rsidR="0072739B" w:rsidRPr="002646CB">
          <w:rPr>
            <w:rFonts w:hint="eastAsia"/>
            <w:lang w:val="de-DE"/>
            <w:rPrChange w:id="12517" w:author="ETRI-김종원" w:date="2019-12-10T10:44:00Z">
              <w:rPr>
                <w:rFonts w:hint="eastAsia"/>
                <w:color w:val="000000" w:themeColor="text1"/>
                <w:lang w:val="de-DE"/>
              </w:rPr>
            </w:rPrChange>
          </w:rPr>
          <w:t>낸다</w:t>
        </w:r>
        <w:r w:rsidR="0072739B" w:rsidRPr="002646CB">
          <w:rPr>
            <w:lang w:val="de-DE"/>
            <w:rPrChange w:id="12518" w:author="ETRI-김종원" w:date="2019-12-10T10:44:00Z">
              <w:rPr>
                <w:color w:val="000000" w:themeColor="text1"/>
                <w:lang w:val="de-DE"/>
              </w:rPr>
            </w:rPrChange>
          </w:rPr>
          <w:t>.</w:t>
        </w:r>
      </w:ins>
      <w:ins w:id="12519" w:author="박 진상" w:date="2019-10-08T06:10:00Z">
        <w:del w:id="12520" w:author="ETRI-김종원" w:date="2019-12-03T12:38:00Z">
          <w:r w:rsidRPr="002646CB" w:rsidDel="0072739B">
            <w:rPr>
              <w:rFonts w:hint="eastAsia"/>
              <w:lang w:val="de-DE"/>
              <w:rPrChange w:id="12521" w:author="ETRI-김종원" w:date="2019-12-10T10:44:00Z">
                <w:rPr>
                  <w:rFonts w:eastAsiaTheme="minorEastAsia" w:cs="Arial" w:hint="eastAsia"/>
                  <w:color w:val="000000" w:themeColor="text1"/>
                  <w:szCs w:val="22"/>
                  <w:lang w:val="de-DE" w:bidi="ko-KR"/>
                </w:rPr>
              </w:rPrChange>
            </w:rPr>
            <w:delText>친다</w:delText>
          </w:r>
          <w:r w:rsidRPr="002646CB" w:rsidDel="0072739B">
            <w:rPr>
              <w:lang w:val="de-DE"/>
              <w:rPrChange w:id="12522" w:author="ETRI-김종원" w:date="2019-12-10T10:44:00Z">
                <w:rPr>
                  <w:rFonts w:eastAsiaTheme="minorEastAsia" w:cs="Arial"/>
                  <w:color w:val="000000" w:themeColor="text1"/>
                  <w:szCs w:val="22"/>
                  <w:lang w:val="de-DE" w:bidi="ko-KR"/>
                </w:rPr>
              </w:rPrChange>
            </w:rPr>
            <w:delText>.</w:delText>
          </w:r>
        </w:del>
      </w:ins>
    </w:p>
    <w:p w14:paraId="6341D902" w14:textId="77777777" w:rsidR="00087689" w:rsidRPr="002646CB" w:rsidRDefault="00087689" w:rsidP="00087689">
      <w:pPr>
        <w:rPr>
          <w:ins w:id="12523" w:author="박 진상" w:date="2019-10-08T06:10:00Z"/>
          <w:lang w:val="de-DE"/>
          <w:rPrChange w:id="12524" w:author="ETRI-김종원" w:date="2019-12-10T10:44:00Z">
            <w:rPr>
              <w:ins w:id="12525" w:author="박 진상" w:date="2019-10-08T06:10:00Z"/>
              <w:color w:val="000000" w:themeColor="text1"/>
              <w:lang w:val="de-DE"/>
            </w:rPr>
          </w:rPrChange>
        </w:rPr>
      </w:pPr>
    </w:p>
    <w:p w14:paraId="702F1FE7" w14:textId="0D3E2961" w:rsidR="00087689" w:rsidRPr="002646CB" w:rsidRDefault="00087689" w:rsidP="00087689">
      <w:pPr>
        <w:jc w:val="center"/>
        <w:rPr>
          <w:ins w:id="12526" w:author="박 진상" w:date="2019-10-08T06:10:00Z"/>
        </w:rPr>
      </w:pPr>
      <w:del w:id="12527" w:author="박 진상" w:date="2019-10-28T20:43:00Z">
        <w:r w:rsidRPr="002646CB" w:rsidDel="008F6A17">
          <w:fldChar w:fldCharType="begin"/>
        </w:r>
        <w:r w:rsidRPr="002646CB" w:rsidDel="008F6A17">
          <w:rPr>
            <w:rPrChange w:id="12528" w:author="ETRI-김종원" w:date="2019-12-10T10:44:00Z">
              <w:rPr/>
            </w:rPrChange>
          </w:rPr>
          <w:fldChar w:fldCharType="end"/>
        </w:r>
      </w:del>
      <w:ins w:id="12529" w:author="박 진상" w:date="2019-10-28T20:43:00Z">
        <w:r w:rsidR="008F6A17" w:rsidRPr="002646CB">
          <w:t xml:space="preserve"> </w:t>
        </w:r>
      </w:ins>
      <w:ins w:id="12530" w:author="박 진상" w:date="2019-10-28T20:43:00Z">
        <w:del w:id="12531" w:author="ETRI-김종원" w:date="2019-11-04T19:58:00Z">
          <w:r w:rsidR="008F6A17" w:rsidRPr="002646CB" w:rsidDel="00A17B9B">
            <w:rPr>
              <w:rPrChange w:id="12532" w:author="ETRI-김종원" w:date="2019-12-10T10:44:00Z">
                <w:rPr/>
              </w:rPrChange>
            </w:rPr>
            <w:object w:dxaOrig="12332" w:dyaOrig="8730" w14:anchorId="31A55E02">
              <v:shape id="_x0000_i1027" type="#_x0000_t75" style="width:467.25pt;height:276pt" o:ole="">
                <v:imagedata r:id="rId27" o:title=""/>
              </v:shape>
              <o:OLEObject Type="Embed" ProgID="Visio.Drawing.11" ShapeID="_x0000_i1027" DrawAspect="Content" ObjectID="_1638091559" r:id="rId28"/>
            </w:object>
          </w:r>
        </w:del>
      </w:ins>
      <w:ins w:id="12533" w:author="ETRI-김종원" w:date="2019-11-04T19:59:00Z">
        <w:r w:rsidR="00A17B9B" w:rsidRPr="002646CB">
          <w:rPr>
            <w:lang w:val="en-US"/>
            <w:rPrChange w:id="12534" w:author="ETRI-김종원" w:date="2019-12-10T10:44:00Z">
              <w:rPr>
                <w:lang w:val="en-US"/>
              </w:rPr>
            </w:rPrChange>
          </w:rPr>
          <w:drawing>
            <wp:inline distT="0" distB="0" distL="0" distR="0" wp14:anchorId="24C61C19" wp14:editId="26E75D6D">
              <wp:extent cx="5939790" cy="3976370"/>
              <wp:effectExtent l="0" t="0" r="3810" b="5080"/>
              <wp:docPr id="2" name="그림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39790" cy="39763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AE7DCA0" w14:textId="5C2E47A9" w:rsidR="00087689" w:rsidRPr="002646CB" w:rsidRDefault="00087689" w:rsidP="00087689">
      <w:pPr>
        <w:pStyle w:val="aff"/>
        <w:jc w:val="center"/>
        <w:rPr>
          <w:ins w:id="12535" w:author="박 진상" w:date="2019-10-08T06:10:00Z"/>
          <w:lang w:bidi="ko-KR"/>
          <w:rPrChange w:id="12536" w:author="ETRI-김종원" w:date="2019-12-10T10:44:00Z">
            <w:rPr>
              <w:ins w:id="12537" w:author="박 진상" w:date="2019-10-08T06:10:00Z"/>
              <w:color w:val="FF0000"/>
              <w:lang w:bidi="ko-KR"/>
            </w:rPr>
          </w:rPrChange>
        </w:rPr>
      </w:pPr>
      <w:ins w:id="12538" w:author="박 진상" w:date="2019-10-08T06:10:00Z">
        <w:r w:rsidRPr="002646CB">
          <w:rPr>
            <w:rFonts w:hint="eastAsia"/>
          </w:rPr>
          <w:t>그림</w:t>
        </w:r>
        <w:r w:rsidRPr="002646CB">
          <w:t xml:space="preserve"> 2  </w:t>
        </w:r>
      </w:ins>
      <w:ins w:id="12539" w:author="박 진상" w:date="2019-10-28T18:25:00Z">
        <w:r w:rsidR="00DC4888" w:rsidRPr="002646CB">
          <w:rPr>
            <w:rFonts w:hint="eastAsia"/>
            <w:lang w:bidi="ko-KR"/>
            <w:rPrChange w:id="12540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신뢰지표</w:t>
        </w:r>
      </w:ins>
    </w:p>
    <w:p w14:paraId="0C07BBC6" w14:textId="77777777" w:rsidR="00087689" w:rsidRPr="002646CB" w:rsidDel="00A17B9B" w:rsidRDefault="00087689" w:rsidP="00087689">
      <w:pPr>
        <w:jc w:val="center"/>
        <w:rPr>
          <w:ins w:id="12541" w:author="박 진상" w:date="2019-10-08T06:10:00Z"/>
          <w:del w:id="12542" w:author="ETRI-김종원" w:date="2019-11-04T20:00:00Z"/>
          <w:rPrChange w:id="12543" w:author="ETRI-김종원" w:date="2019-12-10T10:44:00Z">
            <w:rPr>
              <w:ins w:id="12544" w:author="박 진상" w:date="2019-10-08T06:10:00Z"/>
              <w:del w:id="12545" w:author="ETRI-김종원" w:date="2019-11-04T20:00:00Z"/>
              <w:color w:val="000000" w:themeColor="text1"/>
            </w:rPr>
          </w:rPrChange>
        </w:rPr>
      </w:pPr>
    </w:p>
    <w:p w14:paraId="1FBB3FA6" w14:textId="77777777" w:rsidR="00087689" w:rsidRPr="002646CB" w:rsidDel="00A17B9B" w:rsidRDefault="00087689" w:rsidP="00087689">
      <w:pPr>
        <w:rPr>
          <w:ins w:id="12546" w:author="박 진상" w:date="2019-10-08T06:10:00Z"/>
          <w:del w:id="12547" w:author="ETRI-김종원" w:date="2019-11-04T20:00:00Z"/>
          <w:lang w:val="de-DE"/>
          <w:rPrChange w:id="12548" w:author="ETRI-김종원" w:date="2019-12-10T10:44:00Z">
            <w:rPr>
              <w:ins w:id="12549" w:author="박 진상" w:date="2019-10-08T06:10:00Z"/>
              <w:del w:id="12550" w:author="ETRI-김종원" w:date="2019-11-04T20:00:00Z"/>
              <w:color w:val="000000" w:themeColor="text1"/>
              <w:lang w:val="de-DE"/>
            </w:rPr>
          </w:rPrChange>
        </w:rPr>
      </w:pPr>
    </w:p>
    <w:p w14:paraId="6D8576EE" w14:textId="77777777" w:rsidR="00087689" w:rsidRPr="002646CB" w:rsidRDefault="00087689" w:rsidP="00087689">
      <w:pPr>
        <w:widowControl/>
        <w:wordWrap/>
        <w:autoSpaceDE/>
        <w:spacing w:line="240" w:lineRule="auto"/>
        <w:jc w:val="left"/>
        <w:rPr>
          <w:ins w:id="12551" w:author="박 진상" w:date="2019-10-08T06:10:00Z"/>
          <w:rFonts w:eastAsia="돋움"/>
          <w:b/>
          <w:lang w:val="de-DE"/>
          <w:rPrChange w:id="12552" w:author="ETRI-김종원" w:date="2019-12-10T10:44:00Z">
            <w:rPr>
              <w:ins w:id="12553" w:author="박 진상" w:date="2019-10-08T06:10:00Z"/>
              <w:rFonts w:eastAsia="돋움"/>
              <w:b/>
              <w:color w:val="000000" w:themeColor="text1"/>
              <w:lang w:val="de-DE"/>
            </w:rPr>
          </w:rPrChange>
        </w:rPr>
      </w:pPr>
      <w:ins w:id="12554" w:author="박 진상" w:date="2019-10-08T06:10:00Z">
        <w:del w:id="12555" w:author="ETRI-김종원" w:date="2019-11-04T20:00:00Z">
          <w:r w:rsidRPr="002646CB" w:rsidDel="00A17B9B">
            <w:rPr>
              <w:rPrChange w:id="12556" w:author="ETRI-김종원" w:date="2019-12-10T10:44:00Z">
                <w:rPr>
                  <w:color w:val="000000" w:themeColor="text1"/>
                </w:rPr>
              </w:rPrChange>
            </w:rPr>
            <w:br w:type="page"/>
          </w:r>
        </w:del>
      </w:ins>
    </w:p>
    <w:p w14:paraId="34306812" w14:textId="242BAC0D" w:rsidR="00087689" w:rsidRPr="002646CB" w:rsidRDefault="00DC4888" w:rsidP="00087689">
      <w:pPr>
        <w:pStyle w:val="24"/>
        <w:numPr>
          <w:ilvl w:val="1"/>
          <w:numId w:val="18"/>
        </w:numPr>
        <w:tabs>
          <w:tab w:val="clear" w:pos="0"/>
          <w:tab w:val="num" w:pos="1985"/>
        </w:tabs>
        <w:ind w:leftChars="-1" w:left="-2" w:firstLine="1"/>
        <w:rPr>
          <w:ins w:id="12557" w:author="박 진상" w:date="2019-10-08T06:10:00Z"/>
          <w:bCs/>
          <w:lang w:eastAsia="ko-KR"/>
          <w:rPrChange w:id="12558" w:author="ETRI-김종원" w:date="2019-12-10T10:44:00Z">
            <w:rPr>
              <w:ins w:id="12559" w:author="박 진상" w:date="2019-10-08T06:10:00Z"/>
              <w:b w:val="0"/>
              <w:color w:val="000000" w:themeColor="text1"/>
              <w:lang w:eastAsia="ko-KR"/>
            </w:rPr>
          </w:rPrChange>
        </w:rPr>
      </w:pPr>
      <w:bookmarkStart w:id="12560" w:name="_Toc26867864"/>
      <w:ins w:id="12561" w:author="박 진상" w:date="2019-10-28T18:26:00Z">
        <w:r w:rsidRPr="002646CB">
          <w:rPr>
            <w:rFonts w:hint="eastAsia"/>
            <w:bCs/>
            <w:lang w:eastAsia="ko-KR"/>
            <w:rPrChange w:id="12562" w:author="ETRI-김종원" w:date="2019-12-10T10:44:00Z">
              <w:rPr>
                <w:rFonts w:hint="eastAsia"/>
                <w:bCs/>
                <w:color w:val="000000" w:themeColor="text1"/>
                <w:lang w:eastAsia="ko-KR"/>
              </w:rPr>
            </w:rPrChange>
          </w:rPr>
          <w:lastRenderedPageBreak/>
          <w:t>변동지표</w:t>
        </w:r>
      </w:ins>
      <w:ins w:id="12563" w:author="박 진상" w:date="2019-10-15T20:30:00Z">
        <w:r w:rsidR="00C90D2D" w:rsidRPr="002646CB">
          <w:rPr>
            <w:bCs/>
            <w:lang w:eastAsia="ko-KR"/>
            <w:rPrChange w:id="12564" w:author="ETRI-김종원" w:date="2019-12-10T10:44:00Z">
              <w:rPr>
                <w:bCs/>
                <w:color w:val="000000" w:themeColor="text1"/>
                <w:lang w:eastAsia="ko-KR"/>
              </w:rPr>
            </w:rPrChange>
          </w:rPr>
          <w:t>(VI)</w:t>
        </w:r>
      </w:ins>
      <w:bookmarkEnd w:id="12560"/>
    </w:p>
    <w:p w14:paraId="1205DCF9" w14:textId="77777777" w:rsidR="004E18D8" w:rsidRPr="002646CB" w:rsidRDefault="004E18D8" w:rsidP="00087689">
      <w:pPr>
        <w:rPr>
          <w:ins w:id="12565" w:author="박 진상" w:date="2019-10-08T06:25:00Z"/>
          <w:lang w:val="de-DE"/>
          <w:rPrChange w:id="12566" w:author="ETRI-김종원" w:date="2019-12-10T10:44:00Z">
            <w:rPr>
              <w:ins w:id="12567" w:author="박 진상" w:date="2019-10-08T06:25:00Z"/>
              <w:color w:val="000000" w:themeColor="text1"/>
              <w:lang w:val="de-DE"/>
            </w:rPr>
          </w:rPrChange>
        </w:rPr>
      </w:pPr>
    </w:p>
    <w:p w14:paraId="40154BB0" w14:textId="20D02DBC" w:rsidR="00087689" w:rsidRPr="002646CB" w:rsidRDefault="00DC4888" w:rsidP="00087689">
      <w:pPr>
        <w:rPr>
          <w:ins w:id="12568" w:author="ETRI-김종원" w:date="2019-11-04T20:52:00Z"/>
          <w:lang w:val="de-DE"/>
          <w:rPrChange w:id="12569" w:author="ETRI-김종원" w:date="2019-12-10T10:44:00Z">
            <w:rPr>
              <w:ins w:id="12570" w:author="ETRI-김종원" w:date="2019-11-04T20:52:00Z"/>
              <w:color w:val="000000" w:themeColor="text1"/>
              <w:lang w:val="de-DE"/>
            </w:rPr>
          </w:rPrChange>
        </w:rPr>
      </w:pPr>
      <w:ins w:id="12571" w:author="박 진상" w:date="2019-10-28T18:26:00Z">
        <w:r w:rsidRPr="002646CB">
          <w:rPr>
            <w:rFonts w:hint="eastAsia"/>
            <w:lang w:val="de-DE"/>
            <w:rPrChange w:id="12572" w:author="ETRI-김종원" w:date="2019-12-10T10:44:00Z">
              <w:rPr>
                <w:rFonts w:hint="eastAsia"/>
                <w:color w:val="000000" w:themeColor="text1"/>
                <w:lang w:val="de-DE"/>
              </w:rPr>
            </w:rPrChange>
          </w:rPr>
          <w:t>변동지표</w:t>
        </w:r>
      </w:ins>
      <w:ins w:id="12573" w:author="박 진상" w:date="2019-10-28T20:15:00Z">
        <w:r w:rsidR="005A2268" w:rsidRPr="002646CB">
          <w:rPr>
            <w:lang w:val="de-DE"/>
            <w:rPrChange w:id="12574" w:author="ETRI-김종원" w:date="2019-12-10T10:44:00Z">
              <w:rPr>
                <w:color w:val="000000" w:themeColor="text1"/>
                <w:lang w:val="de-DE"/>
              </w:rPr>
            </w:rPrChange>
          </w:rPr>
          <w:t>(VI)</w:t>
        </w:r>
      </w:ins>
      <w:ins w:id="12575" w:author="박 진상" w:date="2019-10-08T06:10:00Z">
        <w:r w:rsidR="00087689" w:rsidRPr="002646CB">
          <w:rPr>
            <w:rFonts w:hint="eastAsia"/>
            <w:lang w:val="de-DE"/>
            <w:rPrChange w:id="12576" w:author="ETRI-김종원" w:date="2019-12-10T10:44:00Z">
              <w:rPr>
                <w:rFonts w:hint="eastAsia"/>
                <w:color w:val="000000" w:themeColor="text1"/>
                <w:lang w:val="de-DE"/>
              </w:rPr>
            </w:rPrChange>
          </w:rPr>
          <w:t>는</w:t>
        </w:r>
        <w:r w:rsidR="00087689" w:rsidRPr="002646CB">
          <w:rPr>
            <w:lang w:val="de-DE"/>
            <w:rPrChange w:id="12577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 </w:t>
        </w:r>
      </w:ins>
      <w:ins w:id="12578" w:author="ETRI-김종원" w:date="2019-12-02T17:07:00Z">
        <w:r w:rsidR="00F2169F" w:rsidRPr="002646CB">
          <w:rPr>
            <w:rFonts w:hint="eastAsia"/>
            <w:rPrChange w:id="12579" w:author="ETRI-김종원" w:date="2019-12-10T10:44:00Z">
              <w:rPr>
                <w:rFonts w:hint="eastAsia"/>
                <w:color w:val="FF0000"/>
              </w:rPr>
            </w:rPrChange>
          </w:rPr>
          <w:t>태양광발전</w:t>
        </w:r>
        <w:r w:rsidR="00F2169F" w:rsidRPr="002646CB">
          <w:rPr>
            <w:rPrChange w:id="12580" w:author="ETRI-김종원" w:date="2019-12-10T10:44:00Z">
              <w:rPr>
                <w:color w:val="FF0000"/>
              </w:rPr>
            </w:rPrChange>
          </w:rPr>
          <w:t>-</w:t>
        </w:r>
        <w:r w:rsidR="00F2169F" w:rsidRPr="002646CB">
          <w:rPr>
            <w:rFonts w:hint="eastAsia"/>
            <w:rPrChange w:id="12581" w:author="ETRI-김종원" w:date="2019-12-10T10:44:00Z">
              <w:rPr>
                <w:rFonts w:hint="eastAsia"/>
                <w:color w:val="FF0000"/>
              </w:rPr>
            </w:rPrChange>
          </w:rPr>
          <w:t>전기에너지저장장치</w:t>
        </w:r>
        <w:r w:rsidR="00F2169F" w:rsidRPr="002646CB">
          <w:rPr>
            <w:rPrChange w:id="12582" w:author="ETRI-김종원" w:date="2019-12-10T10:44:00Z">
              <w:rPr>
                <w:color w:val="FF0000"/>
              </w:rPr>
            </w:rPrChange>
          </w:rPr>
          <w:t xml:space="preserve"> </w:t>
        </w:r>
        <w:r w:rsidR="00F2169F" w:rsidRPr="002646CB">
          <w:rPr>
            <w:rFonts w:hint="eastAsia"/>
            <w:rPrChange w:id="12583" w:author="ETRI-김종원" w:date="2019-12-10T10:44:00Z">
              <w:rPr>
                <w:rFonts w:hint="eastAsia"/>
                <w:color w:val="FF0000"/>
              </w:rPr>
            </w:rPrChange>
          </w:rPr>
          <w:t>연계시스템</w:t>
        </w:r>
        <w:r w:rsidR="00F2169F" w:rsidRPr="002646CB" w:rsidDel="00F2169F">
          <w:t xml:space="preserve"> </w:t>
        </w:r>
      </w:ins>
      <w:ins w:id="12584" w:author="박 진상" w:date="2019-10-28T20:14:00Z">
        <w:del w:id="12585" w:author="ETRI-김종원" w:date="2019-12-02T17:07:00Z">
          <w:r w:rsidR="005A2268" w:rsidRPr="002646CB" w:rsidDel="00F2169F">
            <w:rPr>
              <w:rFonts w:hint="eastAsia"/>
            </w:rPr>
            <w:delText>태양광발전</w:delText>
          </w:r>
          <w:r w:rsidR="005A2268" w:rsidRPr="002646CB" w:rsidDel="00F2169F">
            <w:delText>-</w:delText>
          </w:r>
          <w:r w:rsidR="005A2268" w:rsidRPr="002646CB" w:rsidDel="00F2169F">
            <w:rPr>
              <w:rFonts w:hint="eastAsia"/>
            </w:rPr>
            <w:delText>에너지저장장치</w:delText>
          </w:r>
          <w:r w:rsidR="005A2268" w:rsidRPr="002646CB" w:rsidDel="00F2169F">
            <w:delText xml:space="preserve"> </w:delText>
          </w:r>
          <w:r w:rsidR="005A2268" w:rsidRPr="002646CB" w:rsidDel="00F2169F">
            <w:rPr>
              <w:rFonts w:hint="eastAsia"/>
            </w:rPr>
            <w:delText>연계</w:delText>
          </w:r>
          <w:r w:rsidR="005A2268" w:rsidRPr="002646CB" w:rsidDel="00F2169F">
            <w:delText xml:space="preserve"> </w:delText>
          </w:r>
        </w:del>
        <w:r w:rsidR="005A2268" w:rsidRPr="002646CB">
          <w:rPr>
            <w:rFonts w:hint="eastAsia"/>
          </w:rPr>
          <w:t>운영시</w:t>
        </w:r>
        <w:r w:rsidR="005A2268" w:rsidRPr="002646CB">
          <w:t xml:space="preserve"> </w:t>
        </w:r>
        <w:r w:rsidR="005A2268" w:rsidRPr="002646CB">
          <w:rPr>
            <w:rFonts w:hint="eastAsia"/>
          </w:rPr>
          <w:t>태양광</w:t>
        </w:r>
        <w:r w:rsidR="005A2268" w:rsidRPr="002646CB">
          <w:t xml:space="preserve"> </w:t>
        </w:r>
        <w:r w:rsidR="005A2268" w:rsidRPr="002646CB">
          <w:rPr>
            <w:rFonts w:hint="eastAsia"/>
          </w:rPr>
          <w:t>발전의</w:t>
        </w:r>
        <w:r w:rsidR="005A2268" w:rsidRPr="002646CB">
          <w:t xml:space="preserve"> </w:t>
        </w:r>
        <w:r w:rsidR="005A2268" w:rsidRPr="002646CB">
          <w:rPr>
            <w:rFonts w:hint="eastAsia"/>
          </w:rPr>
          <w:t>설치용량을</w:t>
        </w:r>
        <w:r w:rsidR="005A2268" w:rsidRPr="002646CB">
          <w:t xml:space="preserve"> </w:t>
        </w:r>
        <w:r w:rsidR="005A2268" w:rsidRPr="002646CB">
          <w:rPr>
            <w:rFonts w:hint="eastAsia"/>
          </w:rPr>
          <w:t>기준으로</w:t>
        </w:r>
        <w:r w:rsidR="005A2268" w:rsidRPr="002646CB">
          <w:t xml:space="preserve"> </w:t>
        </w:r>
        <w:r w:rsidR="005A2268" w:rsidRPr="002646CB">
          <w:rPr>
            <w:rFonts w:hint="eastAsia"/>
          </w:rPr>
          <w:t>실제</w:t>
        </w:r>
        <w:r w:rsidR="005A2268" w:rsidRPr="002646CB">
          <w:t xml:space="preserve"> </w:t>
        </w:r>
      </w:ins>
      <w:ins w:id="12586" w:author="ETRI-김종원" w:date="2019-12-02T17:27:00Z">
        <w:r w:rsidR="00647810" w:rsidRPr="002646CB">
          <w:rPr>
            <w:rFonts w:hint="eastAsia"/>
          </w:rPr>
          <w:t>발전</w:t>
        </w:r>
      </w:ins>
      <w:ins w:id="12587" w:author="박 진상" w:date="2019-10-28T20:14:00Z">
        <w:del w:id="12588" w:author="ETRI-김종원" w:date="2019-12-02T17:27:00Z">
          <w:r w:rsidR="005A2268" w:rsidRPr="002646CB" w:rsidDel="00647810">
            <w:rPr>
              <w:rFonts w:hint="eastAsia"/>
            </w:rPr>
            <w:delText>출력</w:delText>
          </w:r>
        </w:del>
        <w:r w:rsidR="005A2268" w:rsidRPr="002646CB">
          <w:rPr>
            <w:rFonts w:hint="eastAsia"/>
          </w:rPr>
          <w:t>량의</w:t>
        </w:r>
        <w:r w:rsidR="005A2268" w:rsidRPr="002646CB">
          <w:t xml:space="preserve"> </w:t>
        </w:r>
        <w:r w:rsidR="005A2268" w:rsidRPr="002646CB">
          <w:rPr>
            <w:rFonts w:hint="eastAsia"/>
          </w:rPr>
          <w:t>변화</w:t>
        </w:r>
        <w:r w:rsidR="005A2268" w:rsidRPr="002646CB">
          <w:t xml:space="preserve"> </w:t>
        </w:r>
        <w:r w:rsidR="005A2268" w:rsidRPr="002646CB">
          <w:rPr>
            <w:rFonts w:hint="eastAsia"/>
          </w:rPr>
          <w:t>정도를</w:t>
        </w:r>
        <w:r w:rsidR="005A2268" w:rsidRPr="002646CB">
          <w:t xml:space="preserve"> </w:t>
        </w:r>
        <w:r w:rsidR="005A2268" w:rsidRPr="002646CB">
          <w:rPr>
            <w:rFonts w:hint="eastAsia"/>
          </w:rPr>
          <w:t>나타내는</w:t>
        </w:r>
        <w:r w:rsidR="005A2268" w:rsidRPr="002646CB">
          <w:t xml:space="preserve"> </w:t>
        </w:r>
        <w:r w:rsidR="005A2268" w:rsidRPr="002646CB">
          <w:rPr>
            <w:rFonts w:hint="eastAsia"/>
          </w:rPr>
          <w:t>특성지표로서</w:t>
        </w:r>
        <w:r w:rsidR="005A2268" w:rsidRPr="002646CB">
          <w:t xml:space="preserve"> </w:t>
        </w:r>
        <w:r w:rsidR="005A2268" w:rsidRPr="002646CB">
          <w:rPr>
            <w:rFonts w:hint="eastAsia"/>
          </w:rPr>
          <w:t>이</w:t>
        </w:r>
        <w:r w:rsidR="005A2268" w:rsidRPr="002646CB">
          <w:t xml:space="preserve"> </w:t>
        </w:r>
        <w:r w:rsidR="005A2268" w:rsidRPr="002646CB">
          <w:rPr>
            <w:rFonts w:hint="eastAsia"/>
          </w:rPr>
          <w:t>표준에서는</w:t>
        </w:r>
        <w:r w:rsidR="005A2268" w:rsidRPr="002646CB">
          <w:t xml:space="preserve"> </w:t>
        </w:r>
        <w:r w:rsidR="005A2268" w:rsidRPr="002646CB">
          <w:rPr>
            <w:rFonts w:hint="eastAsia"/>
          </w:rPr>
          <w:t>실제</w:t>
        </w:r>
        <w:r w:rsidR="005A2268" w:rsidRPr="002646CB">
          <w:t xml:space="preserve"> </w:t>
        </w:r>
      </w:ins>
      <w:ins w:id="12589" w:author="ETRI-김종원" w:date="2019-12-02T17:27:00Z">
        <w:r w:rsidR="00647810" w:rsidRPr="002646CB">
          <w:rPr>
            <w:rFonts w:hint="eastAsia"/>
          </w:rPr>
          <w:t>발전</w:t>
        </w:r>
      </w:ins>
      <w:ins w:id="12590" w:author="박 진상" w:date="2019-10-28T20:14:00Z">
        <w:del w:id="12591" w:author="ETRI-김종원" w:date="2019-12-02T17:27:00Z">
          <w:r w:rsidR="005A2268" w:rsidRPr="002646CB" w:rsidDel="00647810">
            <w:rPr>
              <w:rFonts w:hint="eastAsia"/>
            </w:rPr>
            <w:delText>출력</w:delText>
          </w:r>
        </w:del>
        <w:r w:rsidR="005A2268" w:rsidRPr="002646CB">
          <w:rPr>
            <w:rFonts w:hint="eastAsia"/>
          </w:rPr>
          <w:t>량의</w:t>
        </w:r>
        <w:r w:rsidR="005A2268" w:rsidRPr="002646CB">
          <w:t xml:space="preserve"> </w:t>
        </w:r>
        <w:r w:rsidR="005A2268" w:rsidRPr="002646CB">
          <w:rPr>
            <w:rFonts w:hint="eastAsia"/>
          </w:rPr>
          <w:t>변화를</w:t>
        </w:r>
        <w:r w:rsidR="005A2268" w:rsidRPr="002646CB">
          <w:t xml:space="preserve"> 1</w:t>
        </w:r>
        <w:r w:rsidR="005A2268" w:rsidRPr="002646CB">
          <w:rPr>
            <w:rFonts w:hint="eastAsia"/>
          </w:rPr>
          <w:t>분단위로</w:t>
        </w:r>
        <w:r w:rsidR="005A2268" w:rsidRPr="002646CB">
          <w:t xml:space="preserve"> </w:t>
        </w:r>
        <w:r w:rsidR="005A2268" w:rsidRPr="002646CB">
          <w:rPr>
            <w:rFonts w:hint="eastAsia"/>
          </w:rPr>
          <w:t>확인하여</w:t>
        </w:r>
        <w:r w:rsidR="005A2268" w:rsidRPr="002646CB">
          <w:t xml:space="preserve"> </w:t>
        </w:r>
        <w:r w:rsidR="005A2268" w:rsidRPr="002646CB">
          <w:rPr>
            <w:rFonts w:hint="eastAsia"/>
          </w:rPr>
          <w:t>평균절대백분률오차</w:t>
        </w:r>
      </w:ins>
      <w:ins w:id="12592" w:author="박 진상" w:date="2019-10-28T20:17:00Z">
        <w:r w:rsidR="005A2268" w:rsidRPr="002646CB">
          <w:t>(MAPE)</w:t>
        </w:r>
      </w:ins>
      <w:ins w:id="12593" w:author="박 진상" w:date="2019-10-28T20:14:00Z">
        <w:r w:rsidR="005A2268" w:rsidRPr="002646CB">
          <w:rPr>
            <w:rFonts w:hint="eastAsia"/>
          </w:rPr>
          <w:t>를</w:t>
        </w:r>
        <w:r w:rsidR="005A2268" w:rsidRPr="002646CB">
          <w:t xml:space="preserve"> </w:t>
        </w:r>
        <w:r w:rsidR="005A2268" w:rsidRPr="002646CB">
          <w:rPr>
            <w:rFonts w:hint="eastAsia"/>
          </w:rPr>
          <w:t>통해</w:t>
        </w:r>
        <w:r w:rsidR="005A2268" w:rsidRPr="002646CB">
          <w:t xml:space="preserve"> </w:t>
        </w:r>
        <w:r w:rsidR="005A2268" w:rsidRPr="002646CB">
          <w:rPr>
            <w:rFonts w:hint="eastAsia"/>
          </w:rPr>
          <w:t>계산되는</w:t>
        </w:r>
        <w:r w:rsidR="005A2268" w:rsidRPr="002646CB">
          <w:t xml:space="preserve"> </w:t>
        </w:r>
        <w:r w:rsidR="005A2268" w:rsidRPr="002646CB">
          <w:rPr>
            <w:rFonts w:hint="eastAsia"/>
          </w:rPr>
          <w:t>값이</w:t>
        </w:r>
      </w:ins>
      <w:ins w:id="12594" w:author="박 진상" w:date="2019-10-28T20:15:00Z">
        <w:r w:rsidR="005A2268" w:rsidRPr="002646CB">
          <w:rPr>
            <w:rFonts w:hint="eastAsia"/>
          </w:rPr>
          <w:t>며</w:t>
        </w:r>
        <w:r w:rsidR="005A2268" w:rsidRPr="002646CB">
          <w:t xml:space="preserve"> </w:t>
        </w:r>
      </w:ins>
      <w:ins w:id="12595" w:author="박 진상" w:date="2019-10-08T06:10:00Z">
        <w:r w:rsidR="00087689" w:rsidRPr="002646CB">
          <w:rPr>
            <w:rFonts w:hint="eastAsia"/>
            <w:lang w:val="de-DE"/>
            <w:rPrChange w:id="12596" w:author="ETRI-김종원" w:date="2019-12-10T10:44:00Z">
              <w:rPr>
                <w:rFonts w:hint="eastAsia"/>
                <w:color w:val="000000" w:themeColor="text1"/>
                <w:lang w:val="de-DE"/>
              </w:rPr>
            </w:rPrChange>
          </w:rPr>
          <w:t>식</w:t>
        </w:r>
        <w:r w:rsidR="00087689" w:rsidRPr="002646CB">
          <w:rPr>
            <w:lang w:val="de-DE"/>
            <w:rPrChange w:id="12597" w:author="ETRI-김종원" w:date="2019-12-10T10:44:00Z">
              <w:rPr>
                <w:color w:val="000000" w:themeColor="text1"/>
                <w:lang w:val="de-DE"/>
              </w:rPr>
            </w:rPrChange>
          </w:rPr>
          <w:t>(2)</w:t>
        </w:r>
        <w:r w:rsidR="00087689" w:rsidRPr="002646CB">
          <w:rPr>
            <w:rFonts w:hint="eastAsia"/>
            <w:lang w:val="de-DE"/>
            <w:rPrChange w:id="12598" w:author="ETRI-김종원" w:date="2019-12-10T10:44:00Z">
              <w:rPr>
                <w:rFonts w:hint="eastAsia"/>
                <w:color w:val="000000" w:themeColor="text1"/>
                <w:lang w:val="de-DE"/>
              </w:rPr>
            </w:rPrChange>
          </w:rPr>
          <w:t>와</w:t>
        </w:r>
        <w:r w:rsidR="00087689" w:rsidRPr="002646CB">
          <w:rPr>
            <w:lang w:val="de-DE"/>
            <w:rPrChange w:id="12599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 </w:t>
        </w:r>
        <w:r w:rsidR="00087689" w:rsidRPr="002646CB">
          <w:rPr>
            <w:rFonts w:hint="eastAsia"/>
            <w:lang w:val="de-DE"/>
            <w:rPrChange w:id="12600" w:author="ETRI-김종원" w:date="2019-12-10T10:44:00Z">
              <w:rPr>
                <w:rFonts w:hint="eastAsia"/>
                <w:color w:val="000000" w:themeColor="text1"/>
                <w:lang w:val="de-DE"/>
              </w:rPr>
            </w:rPrChange>
          </w:rPr>
          <w:t>같다</w:t>
        </w:r>
        <w:r w:rsidR="00087689" w:rsidRPr="002646CB">
          <w:rPr>
            <w:lang w:val="de-DE"/>
            <w:rPrChange w:id="12601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. </w:t>
        </w:r>
      </w:ins>
    </w:p>
    <w:p w14:paraId="62219D2C" w14:textId="77777777" w:rsidR="00E44831" w:rsidRPr="002646CB" w:rsidRDefault="00E44831" w:rsidP="00087689">
      <w:pPr>
        <w:rPr>
          <w:ins w:id="12602" w:author="박 진상" w:date="2019-10-28T20:15:00Z"/>
          <w:lang w:val="de-DE"/>
          <w:rPrChange w:id="12603" w:author="ETRI-김종원" w:date="2019-12-10T10:44:00Z">
            <w:rPr>
              <w:ins w:id="12604" w:author="박 진상" w:date="2019-10-28T20:15:00Z"/>
              <w:color w:val="000000" w:themeColor="text1"/>
              <w:lang w:val="de-DE"/>
            </w:rPr>
          </w:rPrChange>
        </w:rPr>
      </w:pPr>
    </w:p>
    <w:p w14:paraId="3E23210B" w14:textId="521103A8" w:rsidR="005A2268" w:rsidRPr="002646CB" w:rsidDel="00E44831" w:rsidRDefault="00860663" w:rsidP="00087689">
      <w:pPr>
        <w:rPr>
          <w:ins w:id="12605" w:author="박 진상" w:date="2019-10-08T06:10:00Z"/>
          <w:del w:id="12606" w:author="ETRI-김종원" w:date="2019-11-04T20:52:00Z"/>
          <w:lang w:val="de-DE"/>
          <w:rPrChange w:id="12607" w:author="ETRI-김종원" w:date="2019-12-10T10:44:00Z">
            <w:rPr>
              <w:ins w:id="12608" w:author="박 진상" w:date="2019-10-08T06:10:00Z"/>
              <w:del w:id="12609" w:author="ETRI-김종원" w:date="2019-11-04T20:52:00Z"/>
              <w:color w:val="000000" w:themeColor="text1"/>
              <w:lang w:val="de-DE"/>
            </w:rPr>
          </w:rPrChange>
        </w:rPr>
      </w:pPr>
      <w:ins w:id="12610" w:author="ETRI-김종원" w:date="2019-11-04T20:53:00Z">
        <w:r w:rsidRPr="002646CB">
          <w:rPr>
            <w:rFonts w:eastAsia="맑은 고딕"/>
            <w:position w:val="-30"/>
            <w:rPrChange w:id="12611" w:author="ETRI-김종원" w:date="2019-12-10T10:44:00Z">
              <w:rPr>
                <w:rFonts w:eastAsia="맑은 고딕"/>
                <w:position w:val="-30"/>
              </w:rPr>
            </w:rPrChange>
          </w:rPr>
          <w:object w:dxaOrig="4239" w:dyaOrig="720" w14:anchorId="04386173">
            <v:shape id="_x0000_i1028" type="#_x0000_t75" style="width:211.5pt;height:36pt" o:ole="">
              <v:imagedata r:id="rId30" o:title=""/>
            </v:shape>
            <o:OLEObject Type="Embed" ProgID="Equation.3" ShapeID="_x0000_i1028" DrawAspect="Content" ObjectID="_1638091560" r:id="rId31"/>
          </w:object>
        </w:r>
      </w:ins>
      <w:ins w:id="12612" w:author="ETRI-김종원" w:date="2019-11-04T20:53:00Z">
        <w:r w:rsidR="00E44831" w:rsidRPr="002646CB">
          <w:rPr>
            <w:rFonts w:eastAsia="맑은 고딕"/>
          </w:rPr>
          <w:t xml:space="preserve">   </w:t>
        </w:r>
      </w:ins>
      <w:ins w:id="12613" w:author="ETRI-김종원" w:date="2019-11-04T20:56:00Z">
        <w:r w:rsidR="00E44831" w:rsidRPr="002646CB">
          <w:rPr>
            <w:rFonts w:eastAsia="맑은 고딕"/>
          </w:rPr>
          <w:t xml:space="preserve">  </w:t>
        </w:r>
      </w:ins>
      <w:ins w:id="12614" w:author="ETRI-김종원" w:date="2019-11-04T20:53:00Z">
        <w:r w:rsidR="00E44831" w:rsidRPr="002646CB">
          <w:rPr>
            <w:rFonts w:eastAsia="맑은 고딕"/>
          </w:rPr>
          <w:t xml:space="preserve">                           </w:t>
        </w:r>
      </w:ins>
    </w:p>
    <w:p w14:paraId="0C056DEA" w14:textId="0D10E6E0" w:rsidR="00087689" w:rsidRPr="002646CB" w:rsidRDefault="00A725B4">
      <w:pPr>
        <w:jc w:val="right"/>
        <w:rPr>
          <w:ins w:id="12615" w:author="박 진상" w:date="2019-10-08T06:10:00Z"/>
          <w:lang w:val="de-DE"/>
          <w:rPrChange w:id="12616" w:author="ETRI-김종원" w:date="2019-12-10T10:44:00Z">
            <w:rPr>
              <w:ins w:id="12617" w:author="박 진상" w:date="2019-10-08T06:10:00Z"/>
              <w:color w:val="000000" w:themeColor="text1"/>
              <w:lang w:val="de-DE"/>
            </w:rPr>
          </w:rPrChange>
        </w:rPr>
      </w:pPr>
      <m:oMath>
        <m:sSub>
          <m:sSubPr>
            <m:ctrlPr>
              <w:ins w:id="12618" w:author="박 진상" w:date="2019-10-08T09:16:00Z">
                <w:del w:id="12619" w:author="ETRI-김종원" w:date="2019-11-04T20:52:00Z">
                  <w:rPr>
                    <w:rFonts w:ascii="Cambria Math" w:eastAsia="맑은 고딕" w:hAnsi="Cambria Math"/>
                    <w:i/>
                    <w:sz w:val="28"/>
                    <w:szCs w:val="28"/>
                  </w:rPr>
                </w:del>
              </w:ins>
            </m:ctrlPr>
          </m:sSubPr>
          <m:e>
            <m:r>
              <w:ins w:id="12620" w:author="박 진상" w:date="2019-10-15T15:23:00Z">
                <w:del w:id="12621" w:author="ETRI-김종원" w:date="2019-11-04T20:52:00Z">
                  <w:rPr>
                    <w:rFonts w:ascii="Cambria Math" w:eastAsia="맑은 고딕"/>
                    <w:sz w:val="28"/>
                    <w:szCs w:val="28"/>
                    <w:rPrChange w:id="12622" w:author="ETRI-김종원" w:date="2019-12-10T10:44:00Z">
                      <w:rPr>
                        <w:rFonts w:ascii="Cambria Math" w:eastAsia="맑은 고딕"/>
                      </w:rPr>
                    </w:rPrChange>
                  </w:rPr>
                  <m:t>VI</m:t>
                </w:del>
              </w:ins>
            </m:r>
          </m:e>
          <m:sub>
            <m:r>
              <w:ins w:id="12623" w:author="박 진상" w:date="2019-10-08T09:16:00Z">
                <w:del w:id="12624" w:author="ETRI-김종원" w:date="2019-11-04T20:52:00Z">
                  <w:rPr>
                    <w:rFonts w:ascii="Cambria Math" w:eastAsia="맑은 고딕"/>
                    <w:sz w:val="28"/>
                    <w:szCs w:val="28"/>
                    <w:rPrChange w:id="12625" w:author="ETRI-김종원" w:date="2019-12-10T10:44:00Z">
                      <w:rPr>
                        <w:rFonts w:ascii="Cambria Math" w:eastAsia="맑은 고딕"/>
                      </w:rPr>
                    </w:rPrChange>
                  </w:rPr>
                  <m:t>MAPE</m:t>
                </w:del>
              </w:ins>
            </m:r>
          </m:sub>
        </m:sSub>
        <m:r>
          <w:ins w:id="12626" w:author="박 진상" w:date="2019-10-08T09:16:00Z">
            <w:del w:id="12627" w:author="ETRI-김종원" w:date="2019-11-04T20:52:00Z">
              <w:rPr>
                <w:rFonts w:ascii="Cambria Math" w:eastAsia="맑은 고딕"/>
                <w:sz w:val="28"/>
                <w:szCs w:val="28"/>
                <w:lang w:val="de-DE"/>
                <w:rPrChange w:id="12628" w:author="ETRI-김종원" w:date="2019-12-10T10:44:00Z">
                  <w:rPr>
                    <w:rFonts w:ascii="Cambria Math" w:eastAsia="맑은 고딕"/>
                  </w:rPr>
                </w:rPrChange>
              </w:rPr>
              <m:t>=</m:t>
            </w:del>
          </w:ins>
        </m:r>
        <m:f>
          <m:fPr>
            <m:ctrlPr>
              <w:ins w:id="12629" w:author="박 진상" w:date="2019-10-08T09:16:00Z">
                <w:del w:id="12630" w:author="ETRI-김종원" w:date="2019-11-04T20:52:00Z">
                  <w:rPr>
                    <w:rFonts w:ascii="Cambria Math" w:eastAsia="맑은 고딕" w:hAnsi="Cambria Math"/>
                    <w:i/>
                    <w:sz w:val="28"/>
                    <w:szCs w:val="28"/>
                  </w:rPr>
                </w:del>
              </w:ins>
            </m:ctrlPr>
          </m:fPr>
          <m:num>
            <m:r>
              <w:ins w:id="12631" w:author="박 진상" w:date="2019-10-08T09:16:00Z">
                <w:del w:id="12632" w:author="ETRI-김종원" w:date="2019-11-04T20:52:00Z">
                  <w:rPr>
                    <w:rFonts w:ascii="Cambria Math" w:eastAsia="맑은 고딕"/>
                    <w:sz w:val="28"/>
                    <w:szCs w:val="28"/>
                    <w:lang w:val="de-DE"/>
                    <w:rPrChange w:id="12633" w:author="ETRI-김종원" w:date="2019-12-10T10:44:00Z">
                      <w:rPr>
                        <w:rFonts w:ascii="Cambria Math" w:eastAsia="맑은 고딕"/>
                      </w:rPr>
                    </w:rPrChange>
                  </w:rPr>
                  <m:t>100</m:t>
                </w:del>
              </w:ins>
            </m:r>
          </m:num>
          <m:den>
            <m:r>
              <w:ins w:id="12634" w:author="박 진상" w:date="2019-10-08T09:16:00Z">
                <w:del w:id="12635" w:author="ETRI-김종원" w:date="2019-11-04T20:52:00Z">
                  <w:rPr>
                    <w:rFonts w:ascii="Cambria Math" w:eastAsia="맑은 고딕"/>
                    <w:sz w:val="28"/>
                    <w:szCs w:val="28"/>
                    <w:rPrChange w:id="12636" w:author="ETRI-김종원" w:date="2019-12-10T10:44:00Z">
                      <w:rPr>
                        <w:rFonts w:ascii="Cambria Math" w:eastAsia="맑은 고딕"/>
                      </w:rPr>
                    </w:rPrChange>
                  </w:rPr>
                  <m:t>n</m:t>
                </w:del>
              </w:ins>
            </m:r>
          </m:den>
        </m:f>
        <m:nary>
          <m:naryPr>
            <m:chr m:val="∑"/>
            <m:ctrlPr>
              <w:ins w:id="12637" w:author="박 진상" w:date="2019-10-08T09:16:00Z">
                <w:del w:id="12638" w:author="ETRI-김종원" w:date="2019-11-04T20:52:00Z">
                  <w:rPr>
                    <w:rFonts w:ascii="Cambria Math" w:eastAsia="맑은 고딕" w:hAnsi="Cambria Math"/>
                    <w:i/>
                    <w:sz w:val="28"/>
                    <w:szCs w:val="28"/>
                  </w:rPr>
                </w:del>
              </w:ins>
            </m:ctrlPr>
          </m:naryPr>
          <m:sub>
            <m:r>
              <w:ins w:id="12639" w:author="박 진상" w:date="2019-10-08T09:16:00Z">
                <w:del w:id="12640" w:author="ETRI-김종원" w:date="2019-11-04T20:52:00Z">
                  <w:rPr>
                    <w:rFonts w:ascii="Cambria Math" w:eastAsia="맑은 고딕"/>
                    <w:sz w:val="28"/>
                    <w:szCs w:val="28"/>
                    <w:rPrChange w:id="12641" w:author="ETRI-김종원" w:date="2019-12-10T10:44:00Z">
                      <w:rPr>
                        <w:rFonts w:ascii="Cambria Math" w:eastAsia="맑은 고딕"/>
                      </w:rPr>
                    </w:rPrChange>
                  </w:rPr>
                  <m:t>i</m:t>
                </w:del>
              </w:ins>
            </m:r>
            <m:r>
              <w:ins w:id="12642" w:author="박 진상" w:date="2019-10-08T09:16:00Z">
                <w:del w:id="12643" w:author="ETRI-김종원" w:date="2019-11-04T20:52:00Z">
                  <w:rPr>
                    <w:rFonts w:ascii="Cambria Math" w:eastAsia="맑은 고딕"/>
                    <w:sz w:val="28"/>
                    <w:szCs w:val="28"/>
                    <w:lang w:val="de-DE"/>
                    <w:rPrChange w:id="12644" w:author="ETRI-김종원" w:date="2019-12-10T10:44:00Z">
                      <w:rPr>
                        <w:rFonts w:ascii="Cambria Math" w:eastAsia="맑은 고딕"/>
                      </w:rPr>
                    </w:rPrChange>
                  </w:rPr>
                  <m:t>=1</m:t>
                </w:del>
              </w:ins>
            </m:r>
          </m:sub>
          <m:sup>
            <m:r>
              <w:ins w:id="12645" w:author="박 진상" w:date="2019-10-15T15:24:00Z">
                <w:del w:id="12646" w:author="ETRI-김종원" w:date="2019-11-04T20:52:00Z">
                  <w:rPr>
                    <w:rFonts w:ascii="Cambria Math" w:eastAsia="맑은 고딕"/>
                    <w:sz w:val="28"/>
                    <w:szCs w:val="28"/>
                    <w:lang w:val="de-DE"/>
                    <w:rPrChange w:id="12647" w:author="ETRI-김종원" w:date="2019-12-10T10:44:00Z">
                      <w:rPr>
                        <w:rFonts w:ascii="Cambria Math" w:eastAsia="맑은 고딕"/>
                        <w:lang w:val="de-DE"/>
                      </w:rPr>
                    </w:rPrChange>
                  </w:rPr>
                  <m:t>n</m:t>
                </w:del>
              </w:ins>
            </m:r>
          </m:sup>
          <m:e>
            <m:r>
              <w:ins w:id="12648" w:author="박 진상" w:date="2019-10-08T09:16:00Z">
                <w:del w:id="12649" w:author="ETRI-김종원" w:date="2019-11-04T20:52:00Z">
                  <w:rPr>
                    <w:rFonts w:ascii="Cambria Math" w:eastAsia="맑은 고딕"/>
                    <w:sz w:val="28"/>
                    <w:szCs w:val="28"/>
                    <w:lang w:val="de-DE"/>
                    <w:rPrChange w:id="12650" w:author="ETRI-김종원" w:date="2019-12-10T10:44:00Z">
                      <w:rPr>
                        <w:rFonts w:ascii="Cambria Math" w:eastAsia="맑은 고딕"/>
                      </w:rPr>
                    </w:rPrChange>
                  </w:rPr>
                  <m:t>|</m:t>
                </w:del>
              </w:ins>
            </m:r>
            <m:f>
              <m:fPr>
                <m:ctrlPr>
                  <w:ins w:id="12651" w:author="박 진상" w:date="2019-10-08T09:16:00Z">
                    <w:del w:id="12652" w:author="ETRI-김종원" w:date="2019-11-04T20:52:00Z">
                      <w:rPr>
                        <w:rFonts w:ascii="Cambria Math" w:eastAsia="맑은 고딕" w:hAnsi="Cambria Math"/>
                        <w:i/>
                        <w:sz w:val="28"/>
                        <w:szCs w:val="28"/>
                      </w:rPr>
                    </w:del>
                  </w:ins>
                </m:ctrlPr>
              </m:fPr>
              <m:num>
                <m:r>
                  <w:ins w:id="12653" w:author="박 진상" w:date="2019-10-28T20:15:00Z">
                    <w:del w:id="12654" w:author="ETRI-김종원" w:date="2019-11-04T20:52:00Z">
                      <w:rPr>
                        <w:rFonts w:ascii="Cambria Math" w:eastAsia="맑은 고딕"/>
                        <w:sz w:val="28"/>
                        <w:szCs w:val="28"/>
                        <w:rPrChange w:id="12655" w:author="ETRI-김종원" w:date="2019-12-10T10:44:00Z">
                          <w:rPr>
                            <w:rFonts w:ascii="Cambria Math" w:eastAsia="맑은 고딕"/>
                            <w:sz w:val="24"/>
                            <w:szCs w:val="24"/>
                          </w:rPr>
                        </w:rPrChange>
                      </w:rPr>
                      <m:t>D</m:t>
                    </w:del>
                  </w:ins>
                </m:r>
                <m:r>
                  <w:ins w:id="12656" w:author="박 진상" w:date="2019-10-08T09:16:00Z">
                    <w:del w:id="12657" w:author="ETRI-김종원" w:date="2019-11-04T20:52:00Z">
                      <w:rPr>
                        <w:rFonts w:ascii="Cambria Math" w:eastAsia="맑은 고딕"/>
                        <w:sz w:val="28"/>
                        <w:szCs w:val="28"/>
                        <w:rPrChange w:id="12658" w:author="ETRI-김종원" w:date="2019-12-10T10:44:00Z">
                          <w:rPr>
                            <w:rFonts w:ascii="Cambria Math" w:eastAsia="맑은 고딕"/>
                          </w:rPr>
                        </w:rPrChange>
                      </w:rPr>
                      <m:t>P</m:t>
                    </w:del>
                  </w:ins>
                </m:r>
                <m:r>
                  <w:ins w:id="12659" w:author="박 진상" w:date="2019-10-28T20:15:00Z">
                    <w:del w:id="12660" w:author="ETRI-김종원" w:date="2019-11-04T20:52:00Z">
                      <w:rPr>
                        <w:rFonts w:ascii="Cambria Math" w:eastAsia="맑은 고딕"/>
                        <w:sz w:val="28"/>
                        <w:szCs w:val="28"/>
                        <w:lang w:val="de-DE"/>
                        <w:rPrChange w:id="12661" w:author="ETRI-김종원" w:date="2019-12-10T10:44:00Z">
                          <w:rPr>
                            <w:rFonts w:ascii="Cambria Math" w:eastAsia="맑은 고딕"/>
                            <w:sz w:val="24"/>
                            <w:szCs w:val="24"/>
                          </w:rPr>
                        </w:rPrChange>
                      </w:rPr>
                      <m:t>_</m:t>
                    </w:del>
                  </w:ins>
                </m:r>
                <m:r>
                  <w:ins w:id="12662" w:author="박 진상" w:date="2019-10-28T20:15:00Z">
                    <w:del w:id="12663" w:author="ETRI-김종원" w:date="2019-11-04T20:52:00Z">
                      <w:rPr>
                        <w:rFonts w:ascii="Cambria Math" w:eastAsia="맑은 고딕"/>
                        <w:sz w:val="28"/>
                        <w:szCs w:val="28"/>
                        <w:rPrChange w:id="12664" w:author="ETRI-김종원" w:date="2019-12-10T10:44:00Z">
                          <w:rPr>
                            <w:rFonts w:ascii="Cambria Math" w:eastAsia="맑은 고딕"/>
                            <w:sz w:val="24"/>
                            <w:szCs w:val="24"/>
                          </w:rPr>
                        </w:rPrChange>
                      </w:rPr>
                      <m:t>ACT</m:t>
                    </w:del>
                  </w:ins>
                </m:r>
              </m:num>
              <m:den>
                <m:r>
                  <w:ins w:id="12665" w:author="박 진상" w:date="2019-10-08T09:16:00Z">
                    <w:del w:id="12666" w:author="ETRI-김종원" w:date="2019-11-04T20:52:00Z">
                      <w:rPr>
                        <w:rFonts w:ascii="Cambria Math" w:eastAsia="맑은 고딕"/>
                        <w:sz w:val="28"/>
                        <w:szCs w:val="28"/>
                        <w:rPrChange w:id="12667" w:author="ETRI-김종원" w:date="2019-12-10T10:44:00Z">
                          <w:rPr>
                            <w:rFonts w:ascii="Cambria Math" w:eastAsia="맑은 고딕"/>
                          </w:rPr>
                        </w:rPrChange>
                      </w:rPr>
                      <m:t>P</m:t>
                    </w:del>
                  </w:ins>
                </m:r>
                <m:r>
                  <w:ins w:id="12668" w:author="박 진상" w:date="2019-10-28T20:16:00Z">
                    <w:del w:id="12669" w:author="ETRI-김종원" w:date="2019-11-04T20:52:00Z">
                      <w:rPr>
                        <w:rFonts w:ascii="Cambria Math" w:eastAsia="맑은 고딕"/>
                        <w:sz w:val="28"/>
                        <w:szCs w:val="28"/>
                        <w:rPrChange w:id="12670" w:author="ETRI-김종원" w:date="2019-12-10T10:44:00Z">
                          <w:rPr>
                            <w:rFonts w:ascii="Cambria Math" w:eastAsia="맑은 고딕"/>
                            <w:sz w:val="24"/>
                            <w:szCs w:val="24"/>
                          </w:rPr>
                        </w:rPrChange>
                      </w:rPr>
                      <m:t>V</m:t>
                    </w:del>
                  </w:ins>
                </m:r>
                <m:r>
                  <w:ins w:id="12671" w:author="박 진상" w:date="2019-10-28T20:16:00Z">
                    <w:del w:id="12672" w:author="ETRI-김종원" w:date="2019-11-04T20:52:00Z">
                      <w:rPr>
                        <w:rFonts w:ascii="Cambria Math" w:eastAsia="맑은 고딕"/>
                        <w:sz w:val="28"/>
                        <w:szCs w:val="28"/>
                        <w:lang w:val="de-DE"/>
                        <w:rPrChange w:id="12673" w:author="ETRI-김종원" w:date="2019-12-10T10:44:00Z">
                          <w:rPr>
                            <w:rFonts w:ascii="Cambria Math" w:eastAsia="맑은 고딕"/>
                            <w:sz w:val="24"/>
                            <w:szCs w:val="24"/>
                          </w:rPr>
                        </w:rPrChange>
                      </w:rPr>
                      <m:t>_</m:t>
                    </w:del>
                  </w:ins>
                </m:r>
                <m:r>
                  <w:ins w:id="12674" w:author="박 진상" w:date="2019-10-28T20:16:00Z">
                    <w:del w:id="12675" w:author="ETRI-김종원" w:date="2019-11-04T20:52:00Z">
                      <w:rPr>
                        <w:rFonts w:ascii="Cambria Math" w:eastAsia="맑은 고딕"/>
                        <w:sz w:val="28"/>
                        <w:szCs w:val="28"/>
                        <w:rPrChange w:id="12676" w:author="ETRI-김종원" w:date="2019-12-10T10:44:00Z">
                          <w:rPr>
                            <w:rFonts w:ascii="Cambria Math" w:eastAsia="맑은 고딕"/>
                            <w:sz w:val="24"/>
                            <w:szCs w:val="24"/>
                          </w:rPr>
                        </w:rPrChange>
                      </w:rPr>
                      <m:t>CA</m:t>
                    </w:del>
                  </w:ins>
                </m:r>
                <m:r>
                  <w:ins w:id="12677" w:author="박 진상" w:date="2019-10-28T20:15:00Z">
                    <w:del w:id="12678" w:author="ETRI-김종원" w:date="2019-11-04T20:52:00Z">
                      <w:rPr>
                        <w:rFonts w:ascii="Cambria Math" w:eastAsia="맑은 고딕"/>
                        <w:sz w:val="28"/>
                        <w:szCs w:val="28"/>
                        <w:rPrChange w:id="12679" w:author="ETRI-김종원" w:date="2019-12-10T10:44:00Z">
                          <w:rPr>
                            <w:rFonts w:ascii="Cambria Math" w:eastAsia="맑은 고딕"/>
                            <w:sz w:val="24"/>
                            <w:szCs w:val="24"/>
                          </w:rPr>
                        </w:rPrChange>
                      </w:rPr>
                      <m:t>P</m:t>
                    </w:del>
                  </w:ins>
                </m:r>
              </m:den>
            </m:f>
            <m:r>
              <w:ins w:id="12680" w:author="박 진상" w:date="2019-10-08T09:16:00Z">
                <w:del w:id="12681" w:author="ETRI-김종원" w:date="2019-11-04T20:52:00Z">
                  <w:rPr>
                    <w:rFonts w:ascii="Cambria Math" w:eastAsia="맑은 고딕"/>
                    <w:sz w:val="28"/>
                    <w:szCs w:val="28"/>
                    <w:lang w:val="de-DE"/>
                    <w:rPrChange w:id="12682" w:author="ETRI-김종원" w:date="2019-12-10T10:44:00Z">
                      <w:rPr>
                        <w:rFonts w:ascii="Cambria Math" w:eastAsia="맑은 고딕"/>
                      </w:rPr>
                    </w:rPrChange>
                  </w:rPr>
                  <m:t>|</m:t>
                </w:del>
              </w:ins>
            </m:r>
          </m:e>
        </m:nary>
      </m:oMath>
      <w:del w:id="12683" w:author="ETRI-김종원" w:date="2019-11-04T20:52:00Z">
        <w:r w:rsidR="00087689" w:rsidRPr="002646CB" w:rsidDel="00E44831">
          <w:rPr>
            <w:rFonts w:eastAsia="맑은 고딕"/>
          </w:rPr>
          <w:fldChar w:fldCharType="begin"/>
        </w:r>
        <w:r w:rsidR="00087689" w:rsidRPr="002646CB" w:rsidDel="00E44831">
          <w:rPr>
            <w:rFonts w:eastAsia="맑은 고딕"/>
            <w:rPrChange w:id="12684" w:author="ETRI-김종원" w:date="2019-12-10T10:44:00Z">
              <w:rPr>
                <w:rFonts w:eastAsia="맑은 고딕"/>
              </w:rPr>
            </w:rPrChange>
          </w:rPr>
          <w:fldChar w:fldCharType="end"/>
        </w:r>
      </w:del>
      <w:ins w:id="12685" w:author="박 진상" w:date="2019-10-08T06:10:00Z">
        <w:del w:id="12686" w:author="ETRI-김종원" w:date="2019-11-04T20:52:00Z">
          <w:r w:rsidR="00087689" w:rsidRPr="002646CB" w:rsidDel="00E44831">
            <w:rPr>
              <w:rFonts w:eastAsia="맑은 고딕"/>
              <w:lang w:val="de-DE"/>
              <w:rPrChange w:id="12687" w:author="ETRI-김종원" w:date="2019-12-10T10:44:00Z">
                <w:rPr>
                  <w:rFonts w:eastAsia="맑은 고딕"/>
                </w:rPr>
              </w:rPrChange>
            </w:rPr>
            <w:delText xml:space="preserve">                             </w:delText>
          </w:r>
        </w:del>
        <w:r w:rsidR="00087689" w:rsidRPr="002646CB">
          <w:rPr>
            <w:rFonts w:eastAsia="맑은 고딕"/>
            <w:lang w:val="de-DE"/>
            <w:rPrChange w:id="12688" w:author="ETRI-김종원" w:date="2019-12-10T10:44:00Z">
              <w:rPr>
                <w:rFonts w:eastAsia="맑은 고딕"/>
              </w:rPr>
            </w:rPrChange>
          </w:rPr>
          <w:t>(2</w:t>
        </w:r>
        <w:r w:rsidR="00087689" w:rsidRPr="002646CB">
          <w:rPr>
            <w:rFonts w:eastAsia="맑은 고딕"/>
            <w:i/>
            <w:lang w:val="de-DE"/>
            <w:rPrChange w:id="12689" w:author="ETRI-김종원" w:date="2019-12-10T10:44:00Z">
              <w:rPr>
                <w:rFonts w:eastAsia="맑은 고딕"/>
                <w:i/>
              </w:rPr>
            </w:rPrChange>
          </w:rPr>
          <w:t>)</w:t>
        </w:r>
      </w:ins>
    </w:p>
    <w:p w14:paraId="0EC96B29" w14:textId="77777777" w:rsidR="005A2268" w:rsidRPr="002646CB" w:rsidRDefault="005A2268" w:rsidP="00087689">
      <w:pPr>
        <w:rPr>
          <w:ins w:id="12690" w:author="박 진상" w:date="2019-10-28T20:17:00Z"/>
          <w:rFonts w:ascii="바탕" w:hAnsi="바탕"/>
          <w:lang w:val="de-DE"/>
          <w:rPrChange w:id="12691" w:author="ETRI-김종원" w:date="2019-12-10T10:44:00Z">
            <w:rPr>
              <w:ins w:id="12692" w:author="박 진상" w:date="2019-10-28T20:17:00Z"/>
              <w:rFonts w:ascii="바탕" w:hAnsi="바탕"/>
              <w:color w:val="000000" w:themeColor="text1"/>
              <w:lang w:val="de-DE"/>
            </w:rPr>
          </w:rPrChange>
        </w:rPr>
      </w:pPr>
    </w:p>
    <w:p w14:paraId="091E3135" w14:textId="7D44DCAD" w:rsidR="005A2268" w:rsidRPr="002646CB" w:rsidRDefault="00087689" w:rsidP="005A2268">
      <w:pPr>
        <w:rPr>
          <w:ins w:id="12693" w:author="박 진상" w:date="2019-10-28T20:17:00Z"/>
          <w:rPrChange w:id="12694" w:author="ETRI-김종원" w:date="2019-12-10T10:44:00Z">
            <w:rPr>
              <w:ins w:id="12695" w:author="박 진상" w:date="2019-10-28T20:17:00Z"/>
              <w:rFonts w:ascii="바탕" w:hAnsi="바탕" w:cs="맑은 고딕"/>
              <w:color w:val="000000" w:themeColor="text1"/>
              <w:lang w:val="de-DE"/>
            </w:rPr>
          </w:rPrChange>
        </w:rPr>
      </w:pPr>
      <w:ins w:id="12696" w:author="박 진상" w:date="2019-10-08T06:10:00Z">
        <w:r w:rsidRPr="002646CB">
          <w:rPr>
            <w:rFonts w:hint="eastAsia"/>
            <w:rPrChange w:id="12697" w:author="ETRI-김종원" w:date="2019-12-10T10:44:00Z">
              <w:rPr>
                <w:rFonts w:hint="eastAsia"/>
                <w:color w:val="000000" w:themeColor="text1"/>
                <w:lang w:val="de-DE"/>
              </w:rPr>
            </w:rPrChange>
          </w:rPr>
          <w:t>식</w:t>
        </w:r>
        <w:r w:rsidRPr="002646CB">
          <w:rPr>
            <w:rPrChange w:id="12698" w:author="ETRI-김종원" w:date="2019-12-10T10:44:00Z">
              <w:rPr>
                <w:color w:val="000000" w:themeColor="text1"/>
                <w:lang w:val="de-DE"/>
              </w:rPr>
            </w:rPrChange>
          </w:rPr>
          <w:t>(2)</w:t>
        </w:r>
        <w:r w:rsidRPr="002646CB">
          <w:rPr>
            <w:rFonts w:hint="eastAsia"/>
            <w:rPrChange w:id="12699" w:author="ETRI-김종원" w:date="2019-12-10T10:44:00Z">
              <w:rPr>
                <w:rFonts w:hint="eastAsia"/>
                <w:color w:val="000000" w:themeColor="text1"/>
                <w:lang w:val="de-DE"/>
              </w:rPr>
            </w:rPrChange>
          </w:rPr>
          <w:t>에서</w:t>
        </w:r>
        <w:r w:rsidRPr="002646CB">
          <w:rPr>
            <w:rPrChange w:id="12700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 </w:t>
        </w:r>
      </w:ins>
      <w:ins w:id="12701" w:author="박 진상" w:date="2019-10-15T20:31:00Z">
        <w:r w:rsidR="00C90D2D" w:rsidRPr="002646CB">
          <w:rPr>
            <w:rPrChange w:id="12702" w:author="ETRI-김종원" w:date="2019-12-10T10:44:00Z">
              <w:rPr>
                <w:rFonts w:ascii="바탕" w:hAnsi="바탕"/>
                <w:color w:val="000000" w:themeColor="text1"/>
                <w:lang w:val="de-DE"/>
              </w:rPr>
            </w:rPrChange>
          </w:rPr>
          <w:t>VI</w:t>
        </w:r>
      </w:ins>
      <w:ins w:id="12703" w:author="박 진상" w:date="2019-10-08T06:10:00Z">
        <w:r w:rsidRPr="002646CB">
          <w:rPr>
            <w:vertAlign w:val="subscript"/>
            <w:rPrChange w:id="12704" w:author="ETRI-김종원" w:date="2019-12-10T10:44:00Z">
              <w:rPr>
                <w:color w:val="000000" w:themeColor="text1"/>
                <w:vertAlign w:val="subscript"/>
                <w:lang w:val="de-DE"/>
              </w:rPr>
            </w:rPrChange>
          </w:rPr>
          <w:t>MAPE</w:t>
        </w:r>
        <w:r w:rsidRPr="002646CB">
          <w:rPr>
            <w:rFonts w:hint="eastAsia"/>
            <w:rPrChange w:id="12705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lang w:val="de-DE"/>
              </w:rPr>
            </w:rPrChange>
          </w:rPr>
          <w:t>는</w:t>
        </w:r>
        <w:r w:rsidRPr="002646CB">
          <w:rPr>
            <w:rPrChange w:id="12706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 </w:t>
        </w:r>
      </w:ins>
      <w:ins w:id="12707" w:author="박 진상" w:date="2019-10-28T18:26:00Z">
        <w:r w:rsidR="00DC4888" w:rsidRPr="002646CB">
          <w:rPr>
            <w:rFonts w:hint="eastAsia"/>
            <w:rPrChange w:id="12708" w:author="ETRI-김종원" w:date="2019-12-10T10:44:00Z">
              <w:rPr>
                <w:rFonts w:ascii="바탕" w:hAnsi="바탕" w:cs="맑은 고딕" w:hint="eastAsia"/>
                <w:color w:val="000000" w:themeColor="text1"/>
                <w:lang w:val="de-DE"/>
              </w:rPr>
            </w:rPrChange>
          </w:rPr>
          <w:t>변동지표</w:t>
        </w:r>
      </w:ins>
      <w:ins w:id="12709" w:author="박 진상" w:date="2019-10-28T20:18:00Z">
        <w:r w:rsidR="005A2268" w:rsidRPr="002646CB">
          <w:rPr>
            <w:rFonts w:hint="eastAsia"/>
            <w:rPrChange w:id="12710" w:author="ETRI-김종원" w:date="2019-12-10T10:44:00Z">
              <w:rPr>
                <w:rFonts w:ascii="바탕" w:hAnsi="바탕" w:cs="맑은 고딕" w:hint="eastAsia"/>
                <w:color w:val="000000" w:themeColor="text1"/>
                <w:lang w:val="de-DE"/>
              </w:rPr>
            </w:rPrChange>
          </w:rPr>
          <w:t>이</w:t>
        </w:r>
      </w:ins>
      <w:ins w:id="12711" w:author="박 진상" w:date="2019-10-28T18:26:00Z">
        <w:r w:rsidR="00DC4888" w:rsidRPr="002646CB">
          <w:rPr>
            <w:rPrChange w:id="12712" w:author="ETRI-김종원" w:date="2019-12-10T10:44:00Z">
              <w:rPr>
                <w:rFonts w:ascii="바탕" w:hAnsi="바탕" w:cs="맑은 고딕"/>
                <w:color w:val="000000" w:themeColor="text1"/>
                <w:lang w:val="de-DE"/>
              </w:rPr>
            </w:rPrChange>
          </w:rPr>
          <w:t>고</w:t>
        </w:r>
      </w:ins>
      <w:ins w:id="12713" w:author="박 진상" w:date="2019-10-08T06:10:00Z">
        <w:r w:rsidRPr="002646CB">
          <w:rPr>
            <w:rPrChange w:id="12714" w:author="ETRI-김종원" w:date="2019-12-10T10:44:00Z">
              <w:rPr>
                <w:color w:val="000000" w:themeColor="text1"/>
                <w:lang w:val="de-DE"/>
              </w:rPr>
            </w:rPrChange>
          </w:rPr>
          <w:t>, 1</w:t>
        </w:r>
        <w:r w:rsidRPr="002646CB">
          <w:rPr>
            <w:rFonts w:hint="eastAsia"/>
            <w:rPrChange w:id="12715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lang w:val="de-DE"/>
              </w:rPr>
            </w:rPrChange>
          </w:rPr>
          <w:t>시간</w:t>
        </w:r>
        <w:r w:rsidRPr="002646CB">
          <w:rPr>
            <w:rPrChange w:id="12716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 </w:t>
        </w:r>
        <w:r w:rsidRPr="002646CB">
          <w:rPr>
            <w:rFonts w:hint="eastAsia"/>
            <w:rPrChange w:id="12717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lang w:val="de-DE"/>
              </w:rPr>
            </w:rPrChange>
          </w:rPr>
          <w:t>단위로</w:t>
        </w:r>
        <w:r w:rsidRPr="002646CB">
          <w:rPr>
            <w:rPrChange w:id="12718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 </w:t>
        </w:r>
        <w:r w:rsidRPr="002646CB">
          <w:rPr>
            <w:rFonts w:hint="eastAsia"/>
            <w:rPrChange w:id="12719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lang w:val="de-DE"/>
              </w:rPr>
            </w:rPrChange>
          </w:rPr>
          <w:t>계산하는</w:t>
        </w:r>
        <w:r w:rsidRPr="002646CB">
          <w:rPr>
            <w:rPrChange w:id="12720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 </w:t>
        </w:r>
        <w:r w:rsidRPr="002646CB">
          <w:rPr>
            <w:rFonts w:hint="eastAsia"/>
            <w:rPrChange w:id="12721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lang w:val="de-DE"/>
              </w:rPr>
            </w:rPrChange>
          </w:rPr>
          <w:t>값이며</w:t>
        </w:r>
        <w:r w:rsidRPr="002646CB">
          <w:rPr>
            <w:rPrChange w:id="12722" w:author="ETRI-김종원" w:date="2019-12-10T10:44:00Z">
              <w:rPr>
                <w:rFonts w:ascii="맑은 고딕" w:eastAsia="맑은 고딕" w:hAnsi="맑은 고딕" w:cs="맑은 고딕"/>
                <w:color w:val="000000" w:themeColor="text1"/>
                <w:lang w:val="de-DE"/>
              </w:rPr>
            </w:rPrChange>
          </w:rPr>
          <w:t xml:space="preserve">, </w:t>
        </w:r>
        <w:r w:rsidRPr="002646CB">
          <w:rPr>
            <w:rFonts w:hint="eastAsia"/>
            <w:rPrChange w:id="12723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lang w:val="de-DE"/>
              </w:rPr>
            </w:rPrChange>
          </w:rPr>
          <w:t>단위는</w:t>
        </w:r>
        <w:r w:rsidRPr="002646CB">
          <w:rPr>
            <w:rPrChange w:id="12724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 %</w:t>
        </w:r>
        <w:r w:rsidRPr="002646CB">
          <w:rPr>
            <w:rFonts w:hint="eastAsia"/>
            <w:rPrChange w:id="12725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lang w:val="de-DE"/>
              </w:rPr>
            </w:rPrChange>
          </w:rPr>
          <w:t>이고</w:t>
        </w:r>
        <w:r w:rsidRPr="002646CB">
          <w:rPr>
            <w:rPrChange w:id="12726" w:author="ETRI-김종원" w:date="2019-12-10T10:44:00Z">
              <w:rPr>
                <w:color w:val="000000" w:themeColor="text1"/>
                <w:lang w:val="de-DE"/>
              </w:rPr>
            </w:rPrChange>
          </w:rPr>
          <w:t xml:space="preserve">, </w:t>
        </w:r>
        <w:r w:rsidRPr="002646CB">
          <w:rPr>
            <w:rFonts w:hint="eastAsia"/>
            <w:rPrChange w:id="12727" w:author="ETRI-김종원" w:date="2019-12-10T10:44:00Z">
              <w:rPr>
                <w:rFonts w:asciiTheme="minorEastAsia" w:eastAsiaTheme="minorEastAsia" w:hAnsiTheme="minorEastAsia" w:hint="eastAsia"/>
                <w:color w:val="000000" w:themeColor="text1"/>
                <w:lang w:val="de-DE"/>
              </w:rPr>
            </w:rPrChange>
          </w:rPr>
          <w:t>값의</w:t>
        </w:r>
        <w:r w:rsidRPr="002646CB">
          <w:rPr>
            <w:rPrChange w:id="12728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 </w:t>
        </w:r>
        <w:r w:rsidRPr="002646CB">
          <w:rPr>
            <w:rFonts w:hint="eastAsia"/>
            <w:rPrChange w:id="12729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범위는</w:t>
        </w:r>
        <w:r w:rsidRPr="002646CB">
          <w:rPr>
            <w:rPrChange w:id="12730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 0 ~ 100 %</w:t>
        </w:r>
        <w:r w:rsidRPr="002646CB">
          <w:rPr>
            <w:rFonts w:hint="eastAsia"/>
            <w:rPrChange w:id="12731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이다</w:t>
        </w:r>
        <w:r w:rsidRPr="002646CB">
          <w:rPr>
            <w:rPrChange w:id="12732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>.</w:t>
        </w:r>
      </w:ins>
      <w:ins w:id="12733" w:author="박 진상" w:date="2019-10-28T20:17:00Z">
        <w:r w:rsidR="005A2268" w:rsidRPr="002646CB">
          <w:rPr>
            <w:rPrChange w:id="12734" w:author="ETRI-김종원" w:date="2019-12-10T10:44:00Z">
              <w:rPr>
                <w:rFonts w:ascii="바탕" w:hAnsi="바탕"/>
                <w:color w:val="000000" w:themeColor="text1"/>
                <w:lang w:val="de-DE"/>
              </w:rPr>
            </w:rPrChange>
          </w:rPr>
          <w:t xml:space="preserve"> </w:t>
        </w:r>
      </w:ins>
      <w:ins w:id="12735" w:author="박 진상" w:date="2019-10-08T06:10:00Z">
        <w:r w:rsidRPr="002646CB">
          <w:rPr>
            <w:rPrChange w:id="12736" w:author="ETRI-김종원" w:date="2019-12-10T10:44:00Z">
              <w:rPr>
                <w:rFonts w:ascii="맑은 고딕" w:eastAsia="맑은 고딕" w:hAnsi="맑은 고딕" w:cs="맑은 고딕"/>
                <w:color w:val="000000" w:themeColor="text1"/>
                <w:lang w:val="de-DE"/>
              </w:rPr>
            </w:rPrChange>
          </w:rPr>
          <w:t>그림</w:t>
        </w:r>
        <w:r w:rsidRPr="002646CB">
          <w:rPr>
            <w:rPrChange w:id="12737" w:author="ETRI-김종원" w:date="2019-12-10T10:44:00Z">
              <w:rPr>
                <w:rFonts w:ascii="맑은 고딕" w:eastAsia="맑은 고딕" w:hAnsi="맑은 고딕" w:cs="맑은 고딕"/>
                <w:color w:val="000000" w:themeColor="text1"/>
                <w:lang w:val="de-DE"/>
              </w:rPr>
            </w:rPrChange>
          </w:rPr>
          <w:t xml:space="preserve"> 3</w:t>
        </w:r>
        <w:r w:rsidRPr="002646CB">
          <w:rPr>
            <w:rPrChange w:id="12738" w:author="ETRI-김종원" w:date="2019-12-10T10:44:00Z">
              <w:rPr>
                <w:rFonts w:ascii="맑은 고딕" w:eastAsia="맑은 고딕" w:hAnsi="맑은 고딕" w:cs="맑은 고딕"/>
                <w:color w:val="000000" w:themeColor="text1"/>
                <w:lang w:val="de-DE"/>
              </w:rPr>
            </w:rPrChange>
          </w:rPr>
          <w:t>에서</w:t>
        </w:r>
        <w:r w:rsidRPr="002646CB">
          <w:rPr>
            <w:rPrChange w:id="12739" w:author="ETRI-김종원" w:date="2019-12-10T10:44:00Z">
              <w:rPr>
                <w:rFonts w:ascii="맑은 고딕" w:eastAsia="맑은 고딕" w:hAnsi="맑은 고딕" w:cs="맑은 고딕"/>
                <w:color w:val="000000" w:themeColor="text1"/>
                <w:lang w:val="de-DE"/>
              </w:rPr>
            </w:rPrChange>
          </w:rPr>
          <w:t xml:space="preserve"> </w:t>
        </w:r>
      </w:ins>
      <w:ins w:id="12740" w:author="박 진상" w:date="2019-10-15T20:31:00Z">
        <w:r w:rsidR="00C90D2D" w:rsidRPr="002646CB">
          <w:rPr>
            <w:rPrChange w:id="12741" w:author="ETRI-김종원" w:date="2019-12-10T10:44:00Z">
              <w:rPr>
                <w:rFonts w:ascii="바탕" w:hAnsi="바탕" w:cs="맑은 고딕"/>
                <w:color w:val="000000" w:themeColor="text1"/>
                <w:lang w:val="de-DE"/>
              </w:rPr>
            </w:rPrChange>
          </w:rPr>
          <w:t>VI</w:t>
        </w:r>
      </w:ins>
      <w:ins w:id="12742" w:author="박 진상" w:date="2019-10-08T06:10:00Z">
        <w:r w:rsidRPr="002646CB">
          <w:rPr>
            <w:vertAlign w:val="subscript"/>
            <w:rPrChange w:id="12743" w:author="ETRI-김종원" w:date="2019-12-10T10:44:00Z">
              <w:rPr>
                <w:color w:val="000000" w:themeColor="text1"/>
                <w:vertAlign w:val="subscript"/>
                <w:lang w:val="de-DE"/>
              </w:rPr>
            </w:rPrChange>
          </w:rPr>
          <w:t>MAPE</w:t>
        </w:r>
        <w:r w:rsidRPr="002646CB">
          <w:rPr>
            <w:rFonts w:hint="eastAsia"/>
            <w:rPrChange w:id="12744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lang w:val="de-DE"/>
              </w:rPr>
            </w:rPrChange>
          </w:rPr>
          <w:t>는</w:t>
        </w:r>
        <w:r w:rsidRPr="002646CB">
          <w:rPr>
            <w:rPrChange w:id="12745" w:author="ETRI-김종원" w:date="2019-12-10T10:44:00Z">
              <w:rPr>
                <w:rFonts w:ascii="맑은 고딕" w:eastAsia="맑은 고딕" w:hAnsi="맑은 고딕" w:cs="맑은 고딕"/>
                <w:color w:val="000000" w:themeColor="text1"/>
                <w:lang w:val="de-DE"/>
              </w:rPr>
            </w:rPrChange>
          </w:rPr>
          <w:t xml:space="preserve"> </w:t>
        </w:r>
        <w:r w:rsidRPr="002646CB">
          <w:rPr>
            <w:rPrChange w:id="12746" w:author="ETRI-김종원" w:date="2019-12-10T10:44:00Z">
              <w:rPr>
                <w:rFonts w:ascii="맑은 고딕" w:eastAsia="맑은 고딕" w:hAnsi="맑은 고딕" w:cs="맑은 고딕"/>
                <w:color w:val="000000" w:themeColor="text1"/>
                <w:lang w:val="de-DE"/>
              </w:rPr>
            </w:rPrChange>
          </w:rPr>
          <w:t>식</w:t>
        </w:r>
        <w:r w:rsidRPr="002646CB">
          <w:rPr>
            <w:rPrChange w:id="12747" w:author="ETRI-김종원" w:date="2019-12-10T10:44:00Z">
              <w:rPr>
                <w:rFonts w:ascii="맑은 고딕" w:eastAsia="맑은 고딕" w:hAnsi="맑은 고딕" w:cs="맑은 고딕"/>
                <w:color w:val="000000" w:themeColor="text1"/>
                <w:lang w:val="de-DE"/>
              </w:rPr>
            </w:rPrChange>
          </w:rPr>
          <w:t>(2)</w:t>
        </w:r>
        <w:r w:rsidRPr="002646CB">
          <w:rPr>
            <w:rPrChange w:id="12748" w:author="ETRI-김종원" w:date="2019-12-10T10:44:00Z">
              <w:rPr>
                <w:rFonts w:ascii="맑은 고딕" w:eastAsia="맑은 고딕" w:hAnsi="맑은 고딕" w:cs="맑은 고딕"/>
                <w:color w:val="000000" w:themeColor="text1"/>
                <w:lang w:val="de-DE"/>
              </w:rPr>
            </w:rPrChange>
          </w:rPr>
          <w:t>와</w:t>
        </w:r>
        <w:r w:rsidRPr="002646CB">
          <w:rPr>
            <w:rPrChange w:id="12749" w:author="ETRI-김종원" w:date="2019-12-10T10:44:00Z">
              <w:rPr>
                <w:rFonts w:ascii="맑은 고딕" w:eastAsia="맑은 고딕" w:hAnsi="맑은 고딕" w:cs="맑은 고딕"/>
                <w:color w:val="000000" w:themeColor="text1"/>
                <w:lang w:val="de-DE"/>
              </w:rPr>
            </w:rPrChange>
          </w:rPr>
          <w:t xml:space="preserve"> </w:t>
        </w:r>
        <w:r w:rsidRPr="002646CB">
          <w:rPr>
            <w:rPrChange w:id="12750" w:author="ETRI-김종원" w:date="2019-12-10T10:44:00Z">
              <w:rPr>
                <w:rFonts w:ascii="맑은 고딕" w:eastAsia="맑은 고딕" w:hAnsi="맑은 고딕" w:cs="맑은 고딕"/>
                <w:color w:val="000000" w:themeColor="text1"/>
                <w:lang w:val="de-DE"/>
              </w:rPr>
            </w:rPrChange>
          </w:rPr>
          <w:t>같이</w:t>
        </w:r>
        <w:r w:rsidRPr="002646CB">
          <w:rPr>
            <w:rPrChange w:id="12751" w:author="ETRI-김종원" w:date="2019-12-10T10:44:00Z">
              <w:rPr>
                <w:rFonts w:ascii="맑은 고딕" w:eastAsia="맑은 고딕" w:hAnsi="맑은 고딕" w:cs="맑은 고딕"/>
                <w:color w:val="000000" w:themeColor="text1"/>
                <w:lang w:val="de-DE"/>
              </w:rPr>
            </w:rPrChange>
          </w:rPr>
          <w:t xml:space="preserve"> </w:t>
        </w:r>
        <w:r w:rsidRPr="002646CB">
          <w:rPr>
            <w:rPrChange w:id="12752" w:author="ETRI-김종원" w:date="2019-12-10T10:44:00Z">
              <w:rPr>
                <w:rFonts w:ascii="맑은 고딕" w:eastAsia="맑은 고딕" w:hAnsi="맑은 고딕" w:cs="맑은 고딕"/>
                <w:color w:val="000000" w:themeColor="text1"/>
                <w:lang w:val="de-DE"/>
              </w:rPr>
            </w:rPrChange>
          </w:rPr>
          <w:t>매</w:t>
        </w:r>
        <w:r w:rsidRPr="002646CB">
          <w:rPr>
            <w:rPrChange w:id="12753" w:author="ETRI-김종원" w:date="2019-12-10T10:44:00Z">
              <w:rPr>
                <w:rFonts w:ascii="맑은 고딕" w:eastAsia="맑은 고딕" w:hAnsi="맑은 고딕" w:cs="맑은 고딕"/>
                <w:color w:val="000000" w:themeColor="text1"/>
                <w:lang w:val="de-DE"/>
              </w:rPr>
            </w:rPrChange>
          </w:rPr>
          <w:t xml:space="preserve"> </w:t>
        </w:r>
        <w:r w:rsidRPr="002646CB">
          <w:rPr>
            <w:rPrChange w:id="12754" w:author="ETRI-김종원" w:date="2019-12-10T10:44:00Z">
              <w:rPr>
                <w:rFonts w:ascii="맑은 고딕" w:eastAsia="맑은 고딕" w:hAnsi="맑은 고딕" w:cs="맑은 고딕"/>
                <w:color w:val="000000" w:themeColor="text1"/>
                <w:lang w:val="de-DE"/>
              </w:rPr>
            </w:rPrChange>
          </w:rPr>
          <w:t>시간</w:t>
        </w:r>
        <w:r w:rsidRPr="002646CB">
          <w:rPr>
            <w:rPrChange w:id="12755" w:author="ETRI-김종원" w:date="2019-12-10T10:44:00Z">
              <w:rPr>
                <w:rFonts w:ascii="맑은 고딕" w:eastAsia="맑은 고딕" w:hAnsi="맑은 고딕" w:cs="맑은 고딕"/>
                <w:color w:val="000000" w:themeColor="text1"/>
                <w:lang w:val="de-DE"/>
              </w:rPr>
            </w:rPrChange>
          </w:rPr>
          <w:t xml:space="preserve"> 60</w:t>
        </w:r>
        <w:r w:rsidRPr="002646CB">
          <w:rPr>
            <w:rPrChange w:id="12756" w:author="ETRI-김종원" w:date="2019-12-10T10:44:00Z">
              <w:rPr>
                <w:rFonts w:ascii="맑은 고딕" w:eastAsia="맑은 고딕" w:hAnsi="맑은 고딕" w:cs="맑은 고딕"/>
                <w:color w:val="000000" w:themeColor="text1"/>
                <w:lang w:val="de-DE"/>
              </w:rPr>
            </w:rPrChange>
          </w:rPr>
          <w:t>개의</w:t>
        </w:r>
      </w:ins>
      <w:ins w:id="12757" w:author="ETRI-김종원" w:date="2019-12-03T11:21:00Z">
        <w:r w:rsidR="00D352F4" w:rsidRPr="002646CB">
          <w:rPr>
            <w:vertAlign w:val="subscript"/>
          </w:rPr>
          <w:t xml:space="preserve"> </w:t>
        </w:r>
        <w:r w:rsidR="00D352F4" w:rsidRPr="002646CB">
          <w:t>(PO</w:t>
        </w:r>
        <w:r w:rsidR="00D352F4" w:rsidRPr="002646CB">
          <w:rPr>
            <w:vertAlign w:val="subscript"/>
            <w:rPrChange w:id="12758" w:author="ETRI-김종원" w:date="2019-12-10T10:44:00Z">
              <w:rPr/>
            </w:rPrChange>
          </w:rPr>
          <w:t>ACT</w:t>
        </w:r>
        <w:r w:rsidR="00D352F4" w:rsidRPr="002646CB">
          <w:t>,i – PO</w:t>
        </w:r>
        <w:r w:rsidR="00D352F4" w:rsidRPr="002646CB">
          <w:rPr>
            <w:vertAlign w:val="subscript"/>
            <w:rPrChange w:id="12759" w:author="ETRI-김종원" w:date="2019-12-10T10:44:00Z">
              <w:rPr/>
            </w:rPrChange>
          </w:rPr>
          <w:t>ACT</w:t>
        </w:r>
        <w:r w:rsidR="00D352F4" w:rsidRPr="002646CB">
          <w:t>, i-1</w:t>
        </w:r>
      </w:ins>
      <w:ins w:id="12760" w:author="ETRI-김종원" w:date="2019-12-03T11:22:00Z">
        <w:r w:rsidR="00D352F4" w:rsidRPr="002646CB">
          <w:t>)</w:t>
        </w:r>
      </w:ins>
      <w:ins w:id="12761" w:author="박 진상" w:date="2019-10-08T06:10:00Z">
        <w:del w:id="12762" w:author="ETRI-김종원" w:date="2019-12-03T11:21:00Z">
          <w:r w:rsidRPr="002646CB" w:rsidDel="00D352F4">
            <w:rPr>
              <w:rPrChange w:id="12763" w:author="ETRI-김종원" w:date="2019-12-10T10:44:00Z">
                <w:rPr>
                  <w:rFonts w:ascii="맑은 고딕" w:eastAsia="맑은 고딕" w:hAnsi="맑은 고딕" w:cs="맑은 고딕"/>
                  <w:color w:val="000000" w:themeColor="text1"/>
                  <w:lang w:val="de-DE"/>
                </w:rPr>
              </w:rPrChange>
            </w:rPr>
            <w:delText xml:space="preserve"> </w:delText>
          </w:r>
        </w:del>
      </w:ins>
      <w:ins w:id="12764" w:author="박 진상" w:date="2019-10-28T20:18:00Z">
        <w:del w:id="12765" w:author="ETRI-김종원" w:date="2019-12-03T11:21:00Z">
          <w:r w:rsidR="005A2268" w:rsidRPr="002646CB" w:rsidDel="00D352F4">
            <w:rPr>
              <w:rPrChange w:id="12766" w:author="ETRI-김종원" w:date="2019-12-10T10:44:00Z">
                <w:rPr>
                  <w:rFonts w:ascii="바탕" w:hAnsi="바탕"/>
                  <w:color w:val="000000" w:themeColor="text1"/>
                  <w:lang w:val="de-DE"/>
                </w:rPr>
              </w:rPrChange>
            </w:rPr>
            <w:delText>D</w:delText>
          </w:r>
        </w:del>
      </w:ins>
      <w:ins w:id="12767" w:author="박 진상" w:date="2019-10-08T06:10:00Z">
        <w:del w:id="12768" w:author="ETRI-김종원" w:date="2019-12-03T11:21:00Z">
          <w:r w:rsidRPr="002646CB" w:rsidDel="00D352F4">
            <w:rPr>
              <w:rPrChange w:id="12769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>P</w:delText>
          </w:r>
        </w:del>
      </w:ins>
      <w:ins w:id="12770" w:author="박 진상" w:date="2019-10-28T20:18:00Z">
        <w:del w:id="12771" w:author="ETRI-김종원" w:date="2019-11-04T20:56:00Z">
          <w:r w:rsidR="005A2268" w:rsidRPr="002646CB" w:rsidDel="00E44831">
            <w:rPr>
              <w:vertAlign w:val="subscript"/>
              <w:rPrChange w:id="12772" w:author="ETRI-김종원" w:date="2019-12-10T10:44:00Z">
                <w:rPr>
                  <w:rFonts w:ascii="바탕" w:hAnsi="바탕"/>
                  <w:color w:val="000000" w:themeColor="text1"/>
                  <w:lang w:val="de-DE"/>
                </w:rPr>
              </w:rPrChange>
            </w:rPr>
            <w:delText>_</w:delText>
          </w:r>
        </w:del>
        <w:del w:id="12773" w:author="ETRI-김종원" w:date="2019-12-03T11:21:00Z">
          <w:r w:rsidR="005A2268" w:rsidRPr="002646CB" w:rsidDel="00D352F4">
            <w:rPr>
              <w:vertAlign w:val="subscript"/>
              <w:rPrChange w:id="12774" w:author="ETRI-김종원" w:date="2019-12-10T10:44:00Z">
                <w:rPr>
                  <w:rFonts w:ascii="바탕" w:hAnsi="바탕"/>
                  <w:color w:val="000000" w:themeColor="text1"/>
                  <w:lang w:val="de-DE"/>
                </w:rPr>
              </w:rPrChange>
            </w:rPr>
            <w:delText>ACT</w:delText>
          </w:r>
        </w:del>
      </w:ins>
      <w:ins w:id="12775" w:author="ETRI-김종원" w:date="2019-11-04T20:57:00Z">
        <w:r w:rsidR="00E44831" w:rsidRPr="002646CB">
          <w:rPr>
            <w:rFonts w:hint="eastAsia"/>
          </w:rPr>
          <w:t>를</w:t>
        </w:r>
      </w:ins>
      <w:ins w:id="12776" w:author="박 진상" w:date="2019-10-08T06:10:00Z">
        <w:del w:id="12777" w:author="ETRI-김종원" w:date="2019-11-04T20:57:00Z">
          <w:r w:rsidRPr="002646CB" w:rsidDel="00E44831">
            <w:rPr>
              <w:rFonts w:hint="eastAsia"/>
              <w:rPrChange w:id="12778" w:author="ETRI-김종원" w:date="2019-12-10T10:44:00Z">
                <w:rPr>
                  <w:rFonts w:ascii="맑은 고딕" w:eastAsia="맑은 고딕" w:hAnsi="맑은 고딕" w:cs="맑은 고딕" w:hint="eastAsia"/>
                  <w:color w:val="000000" w:themeColor="text1"/>
                  <w:lang w:val="de-DE"/>
                </w:rPr>
              </w:rPrChange>
            </w:rPr>
            <w:delText>와</w:delText>
          </w:r>
        </w:del>
        <w:r w:rsidRPr="002646CB">
          <w:rPr>
            <w:rPrChange w:id="12779" w:author="ETRI-김종원" w:date="2019-12-10T10:44:00Z">
              <w:rPr>
                <w:rFonts w:ascii="맑은 고딕" w:eastAsia="맑은 고딕" w:hAnsi="맑은 고딕" w:cs="맑은 고딕"/>
                <w:color w:val="000000" w:themeColor="text1"/>
                <w:lang w:val="de-DE"/>
              </w:rPr>
            </w:rPrChange>
          </w:rPr>
          <w:t xml:space="preserve"> </w:t>
        </w:r>
        <w:r w:rsidRPr="002646CB">
          <w:rPr>
            <w:rPrChange w:id="12780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>PV</w:t>
        </w:r>
      </w:ins>
      <w:ins w:id="12781" w:author="박 진상" w:date="2019-10-28T20:18:00Z">
        <w:del w:id="12782" w:author="ETRI-김종원" w:date="2019-11-04T20:57:00Z">
          <w:r w:rsidR="005A2268" w:rsidRPr="002646CB" w:rsidDel="00E44831">
            <w:rPr>
              <w:vertAlign w:val="subscript"/>
              <w:rPrChange w:id="12783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>_</w:delText>
          </w:r>
        </w:del>
        <w:r w:rsidR="005A2268" w:rsidRPr="002646CB">
          <w:rPr>
            <w:vertAlign w:val="subscript"/>
            <w:rPrChange w:id="12784" w:author="ETRI-김종원" w:date="2019-12-10T10:44:00Z">
              <w:rPr>
                <w:rFonts w:ascii="바탕" w:hAnsi="바탕"/>
                <w:color w:val="000000" w:themeColor="text1"/>
              </w:rPr>
            </w:rPrChange>
          </w:rPr>
          <w:t>CAP</w:t>
        </w:r>
      </w:ins>
      <w:ins w:id="12785" w:author="ETRI-김종원" w:date="2019-11-04T20:57:00Z">
        <w:r w:rsidR="00E44831" w:rsidRPr="002646CB">
          <w:rPr>
            <w:rFonts w:hint="eastAsia"/>
          </w:rPr>
          <w:t>로</w:t>
        </w:r>
      </w:ins>
      <w:ins w:id="12786" w:author="박 진상" w:date="2019-10-08T06:10:00Z">
        <w:del w:id="12787" w:author="ETRI-김종원" w:date="2019-11-04T20:57:00Z">
          <w:r w:rsidRPr="002646CB" w:rsidDel="00E44831">
            <w:rPr>
              <w:rFonts w:hint="eastAsia"/>
              <w:rPrChange w:id="12788" w:author="ETRI-김종원" w:date="2019-12-10T10:44:00Z">
                <w:rPr>
                  <w:rFonts w:ascii="맑은 고딕" w:eastAsia="맑은 고딕" w:hAnsi="맑은 고딕" w:cs="맑은 고딕" w:hint="eastAsia"/>
                  <w:color w:val="000000" w:themeColor="text1"/>
                  <w:lang w:val="de-DE"/>
                </w:rPr>
              </w:rPrChange>
            </w:rPr>
            <w:delText>를</w:delText>
          </w:r>
        </w:del>
        <w:r w:rsidRPr="002646CB">
          <w:rPr>
            <w:rPrChange w:id="12789" w:author="ETRI-김종원" w:date="2019-12-10T10:44:00Z">
              <w:rPr>
                <w:rFonts w:ascii="맑은 고딕" w:eastAsia="맑은 고딕" w:hAnsi="맑은 고딕" w:cs="맑은 고딕"/>
                <w:color w:val="000000" w:themeColor="text1"/>
                <w:lang w:val="de-DE"/>
              </w:rPr>
            </w:rPrChange>
          </w:rPr>
          <w:t xml:space="preserve"> </w:t>
        </w:r>
      </w:ins>
      <w:ins w:id="12790" w:author="ETRI-김종원" w:date="2019-11-04T20:57:00Z">
        <w:r w:rsidR="00E44831" w:rsidRPr="002646CB">
          <w:rPr>
            <w:rFonts w:hint="eastAsia"/>
          </w:rPr>
          <w:t>나누어서</w:t>
        </w:r>
      </w:ins>
      <w:ins w:id="12791" w:author="박 진상" w:date="2019-10-08T06:10:00Z">
        <w:del w:id="12792" w:author="ETRI-김종원" w:date="2019-11-04T20:57:00Z">
          <w:r w:rsidRPr="002646CB" w:rsidDel="00E44831">
            <w:rPr>
              <w:rFonts w:hint="eastAsia"/>
              <w:rPrChange w:id="12793" w:author="ETRI-김종원" w:date="2019-12-10T10:44:00Z">
                <w:rPr>
                  <w:rFonts w:ascii="맑은 고딕" w:eastAsia="맑은 고딕" w:hAnsi="맑은 고딕" w:cs="맑은 고딕" w:hint="eastAsia"/>
                  <w:color w:val="000000" w:themeColor="text1"/>
                  <w:lang w:val="de-DE"/>
                </w:rPr>
              </w:rPrChange>
            </w:rPr>
            <w:delText>연산하여</w:delText>
          </w:r>
        </w:del>
        <w:r w:rsidRPr="002646CB">
          <w:rPr>
            <w:rPrChange w:id="12794" w:author="ETRI-김종원" w:date="2019-12-10T10:44:00Z">
              <w:rPr>
                <w:rFonts w:ascii="맑은 고딕" w:eastAsia="맑은 고딕" w:hAnsi="맑은 고딕" w:cs="맑은 고딕"/>
                <w:color w:val="000000" w:themeColor="text1"/>
                <w:lang w:val="de-DE"/>
              </w:rPr>
            </w:rPrChange>
          </w:rPr>
          <w:t xml:space="preserve"> </w:t>
        </w:r>
        <w:r w:rsidRPr="002646CB">
          <w:rPr>
            <w:rFonts w:hint="eastAsia"/>
            <w:rPrChange w:id="12795" w:author="ETRI-김종원" w:date="2019-12-10T10:44:00Z">
              <w:rPr>
                <w:rFonts w:ascii="맑은 고딕" w:eastAsia="맑은 고딕" w:hAnsi="맑은 고딕" w:cs="맑은 고딕" w:hint="eastAsia"/>
                <w:color w:val="000000" w:themeColor="text1"/>
                <w:lang w:val="de-DE"/>
              </w:rPr>
            </w:rPrChange>
          </w:rPr>
          <w:t>합친</w:t>
        </w:r>
      </w:ins>
      <w:ins w:id="12796" w:author="ETRI-김종원" w:date="2019-12-03T12:38:00Z">
        <w:r w:rsidR="0072739B" w:rsidRPr="002646CB">
          <w:rPr>
            <w:rFonts w:hint="eastAsia"/>
          </w:rPr>
          <w:t>후</w:t>
        </w:r>
        <w:r w:rsidR="0072739B" w:rsidRPr="002646CB">
          <w:t xml:space="preserve"> </w:t>
        </w:r>
        <w:r w:rsidR="0072739B" w:rsidRPr="002646CB">
          <w:rPr>
            <w:rFonts w:hint="eastAsia"/>
          </w:rPr>
          <w:t>평균을</w:t>
        </w:r>
        <w:r w:rsidR="0072739B" w:rsidRPr="002646CB">
          <w:t xml:space="preserve"> </w:t>
        </w:r>
        <w:r w:rsidR="0072739B" w:rsidRPr="002646CB">
          <w:rPr>
            <w:rFonts w:hint="eastAsia"/>
          </w:rPr>
          <w:t>낸다</w:t>
        </w:r>
        <w:r w:rsidR="0072739B" w:rsidRPr="002646CB">
          <w:t>.</w:t>
        </w:r>
      </w:ins>
      <w:ins w:id="12797" w:author="박 진상" w:date="2019-10-08T06:10:00Z">
        <w:del w:id="12798" w:author="ETRI-김종원" w:date="2019-12-03T12:38:00Z">
          <w:r w:rsidRPr="002646CB" w:rsidDel="0072739B">
            <w:rPr>
              <w:rFonts w:hint="eastAsia"/>
              <w:rPrChange w:id="12799" w:author="ETRI-김종원" w:date="2019-12-10T10:44:00Z">
                <w:rPr>
                  <w:rFonts w:ascii="맑은 고딕" w:eastAsia="맑은 고딕" w:hAnsi="맑은 고딕" w:cs="맑은 고딕" w:hint="eastAsia"/>
                  <w:color w:val="000000" w:themeColor="text1"/>
                  <w:lang w:val="de-DE"/>
                </w:rPr>
              </w:rPrChange>
            </w:rPr>
            <w:delText>다</w:delText>
          </w:r>
          <w:r w:rsidRPr="002646CB" w:rsidDel="0072739B">
            <w:rPr>
              <w:rPrChange w:id="12800" w:author="ETRI-김종원" w:date="2019-12-10T10:44:00Z">
                <w:rPr>
                  <w:rFonts w:ascii="맑은 고딕" w:eastAsia="맑은 고딕" w:hAnsi="맑은 고딕" w:cs="맑은 고딕"/>
                  <w:color w:val="000000" w:themeColor="text1"/>
                  <w:lang w:val="de-DE"/>
                </w:rPr>
              </w:rPrChange>
            </w:rPr>
            <w:delText>.</w:delText>
          </w:r>
        </w:del>
      </w:ins>
      <w:ins w:id="12801" w:author="박 진상" w:date="2019-10-28T20:17:00Z">
        <w:del w:id="12802" w:author="ETRI-김종원" w:date="2019-12-03T12:38:00Z">
          <w:r w:rsidR="005A2268" w:rsidRPr="002646CB" w:rsidDel="0072739B">
            <w:rPr>
              <w:rPrChange w:id="12803" w:author="ETRI-김종원" w:date="2019-12-10T10:44:00Z">
                <w:rPr>
                  <w:rFonts w:ascii="바탕" w:hAnsi="바탕" w:cs="맑은 고딕"/>
                  <w:color w:val="000000" w:themeColor="text1"/>
                  <w:lang w:val="de-DE"/>
                </w:rPr>
              </w:rPrChange>
            </w:rPr>
            <w:delText xml:space="preserve"> </w:delText>
          </w:r>
        </w:del>
      </w:ins>
    </w:p>
    <w:p w14:paraId="058E3157" w14:textId="77777777" w:rsidR="005A2268" w:rsidRPr="002646CB" w:rsidRDefault="005A2268" w:rsidP="005A2268">
      <w:pPr>
        <w:rPr>
          <w:ins w:id="12804" w:author="박 진상" w:date="2019-10-28T20:17:00Z"/>
          <w:rPrChange w:id="12805" w:author="ETRI-김종원" w:date="2019-12-10T10:44:00Z">
            <w:rPr>
              <w:ins w:id="12806" w:author="박 진상" w:date="2019-10-28T20:17:00Z"/>
              <w:rFonts w:ascii="바탕" w:hAnsi="바탕" w:cs="맑은 고딕"/>
              <w:color w:val="000000" w:themeColor="text1"/>
              <w:lang w:val="de-DE"/>
            </w:rPr>
          </w:rPrChange>
        </w:rPr>
      </w:pPr>
    </w:p>
    <w:p w14:paraId="3AFFEB88" w14:textId="731ADCE0" w:rsidR="005A2268" w:rsidRPr="002646CB" w:rsidRDefault="005E26E9" w:rsidP="005A2268">
      <w:pPr>
        <w:rPr>
          <w:ins w:id="12807" w:author="박 진상" w:date="2019-10-28T20:17:00Z"/>
          <w:rPrChange w:id="12808" w:author="ETRI-김종원" w:date="2019-12-10T10:44:00Z">
            <w:rPr>
              <w:ins w:id="12809" w:author="박 진상" w:date="2019-10-28T20:17:00Z"/>
              <w:rFonts w:ascii="바탕" w:hAnsi="바탕"/>
              <w:color w:val="000000" w:themeColor="text1"/>
              <w:lang w:val="de-DE"/>
            </w:rPr>
          </w:rPrChange>
        </w:rPr>
      </w:pPr>
      <w:ins w:id="12810" w:author="ETRI-김종원" w:date="2019-12-03T11:26:00Z">
        <w:r w:rsidRPr="002646CB">
          <w:rPr>
            <w:rPrChange w:id="12811" w:author="ETRI-김종원" w:date="2019-12-10T10:44:00Z">
              <w:rPr>
                <w:color w:val="FF0000"/>
              </w:rPr>
            </w:rPrChange>
          </w:rPr>
          <w:t>(PO</w:t>
        </w:r>
        <w:r w:rsidRPr="002646CB">
          <w:rPr>
            <w:vertAlign w:val="subscript"/>
            <w:rPrChange w:id="12812" w:author="ETRI-김종원" w:date="2019-12-10T10:44:00Z">
              <w:rPr>
                <w:color w:val="FF0000"/>
                <w:vertAlign w:val="subscript"/>
              </w:rPr>
            </w:rPrChange>
          </w:rPr>
          <w:t>ACT</w:t>
        </w:r>
        <w:r w:rsidRPr="002646CB">
          <w:rPr>
            <w:rPrChange w:id="12813" w:author="ETRI-김종원" w:date="2019-12-10T10:44:00Z">
              <w:rPr>
                <w:color w:val="FF0000"/>
              </w:rPr>
            </w:rPrChange>
          </w:rPr>
          <w:t>,i – PO</w:t>
        </w:r>
        <w:r w:rsidRPr="002646CB">
          <w:rPr>
            <w:vertAlign w:val="subscript"/>
            <w:rPrChange w:id="12814" w:author="ETRI-김종원" w:date="2019-12-10T10:44:00Z">
              <w:rPr>
                <w:color w:val="FF0000"/>
                <w:vertAlign w:val="subscript"/>
              </w:rPr>
            </w:rPrChange>
          </w:rPr>
          <w:t>ACT</w:t>
        </w:r>
        <w:r w:rsidRPr="002646CB">
          <w:rPr>
            <w:rPrChange w:id="12815" w:author="ETRI-김종원" w:date="2019-12-10T10:44:00Z">
              <w:rPr>
                <w:color w:val="FF0000"/>
              </w:rPr>
            </w:rPrChange>
          </w:rPr>
          <w:t>, i-1)</w:t>
        </w:r>
      </w:ins>
      <w:ins w:id="12816" w:author="박 진상" w:date="2019-10-28T20:19:00Z">
        <w:del w:id="12817" w:author="ETRI-김종원" w:date="2019-12-03T11:26:00Z">
          <w:r w:rsidR="003B52F5" w:rsidRPr="002646CB" w:rsidDel="005E26E9">
            <w:rPr>
              <w:rPrChange w:id="12818" w:author="ETRI-김종원" w:date="2019-12-10T10:44:00Z">
                <w:rPr>
                  <w:rFonts w:ascii="바탕" w:hAnsi="바탕"/>
                  <w:color w:val="000000" w:themeColor="text1"/>
                  <w:lang w:val="de-DE"/>
                </w:rPr>
              </w:rPrChange>
            </w:rPr>
            <w:delText>DP</w:delText>
          </w:r>
        </w:del>
        <w:del w:id="12819" w:author="ETRI-김종원" w:date="2019-11-04T21:24:00Z">
          <w:r w:rsidR="003B52F5" w:rsidRPr="002646CB" w:rsidDel="002E647F">
            <w:rPr>
              <w:vertAlign w:val="subscript"/>
              <w:rPrChange w:id="12820" w:author="ETRI-김종원" w:date="2019-12-10T10:44:00Z">
                <w:rPr>
                  <w:rFonts w:ascii="바탕" w:hAnsi="바탕"/>
                  <w:color w:val="000000" w:themeColor="text1"/>
                  <w:lang w:val="de-DE"/>
                </w:rPr>
              </w:rPrChange>
            </w:rPr>
            <w:delText>_</w:delText>
          </w:r>
        </w:del>
        <w:del w:id="12821" w:author="ETRI-김종원" w:date="2019-12-03T11:26:00Z">
          <w:r w:rsidR="003B52F5" w:rsidRPr="002646CB" w:rsidDel="005E26E9">
            <w:rPr>
              <w:vertAlign w:val="subscript"/>
              <w:rPrChange w:id="12822" w:author="ETRI-김종원" w:date="2019-12-10T10:44:00Z">
                <w:rPr>
                  <w:rFonts w:ascii="바탕" w:hAnsi="바탕"/>
                  <w:color w:val="000000" w:themeColor="text1"/>
                  <w:lang w:val="de-DE"/>
                </w:rPr>
              </w:rPrChange>
            </w:rPr>
            <w:delText>ACT</w:delText>
          </w:r>
        </w:del>
      </w:ins>
      <w:ins w:id="12823" w:author="박 진상" w:date="2019-10-08T06:10:00Z">
        <w:r w:rsidR="00087689" w:rsidRPr="002646CB">
          <w:rPr>
            <w:rFonts w:hint="eastAsia"/>
            <w:rPrChange w:id="12824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는</w:t>
        </w:r>
        <w:r w:rsidR="00087689" w:rsidRPr="002646CB">
          <w:rPr>
            <w:rPrChange w:id="12825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 </w:t>
        </w:r>
        <w:r w:rsidR="00087689" w:rsidRPr="002646CB">
          <w:rPr>
            <w:rFonts w:hint="eastAsia"/>
            <w:rPrChange w:id="12826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전력</w:t>
        </w:r>
        <w:r w:rsidR="00087689" w:rsidRPr="002646CB">
          <w:rPr>
            <w:rPrChange w:id="12827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 </w:t>
        </w:r>
        <w:r w:rsidR="00087689" w:rsidRPr="002646CB">
          <w:rPr>
            <w:rFonts w:hint="eastAsia"/>
            <w:rPrChange w:id="12828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계통으로</w:t>
        </w:r>
        <w:r w:rsidR="00087689" w:rsidRPr="002646CB">
          <w:rPr>
            <w:rPrChange w:id="12829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 </w:t>
        </w:r>
      </w:ins>
      <w:ins w:id="12830" w:author="ETRI-김종원" w:date="2019-12-02T17:28:00Z">
        <w:r w:rsidR="00647810" w:rsidRPr="002646CB">
          <w:rPr>
            <w:rFonts w:hint="eastAsia"/>
          </w:rPr>
          <w:t>발전</w:t>
        </w:r>
      </w:ins>
      <w:ins w:id="12831" w:author="박 진상" w:date="2019-10-08T06:10:00Z">
        <w:del w:id="12832" w:author="ETRI-김종원" w:date="2019-12-02T17:28:00Z">
          <w:r w:rsidR="00087689" w:rsidRPr="002646CB" w:rsidDel="00647810">
            <w:rPr>
              <w:rFonts w:hint="eastAsia"/>
              <w:rPrChange w:id="12833" w:author="ETRI-김종원" w:date="2019-12-10T10:44:00Z">
                <w:rPr>
                  <w:rFonts w:eastAsiaTheme="minorEastAsia" w:hint="eastAsia"/>
                  <w:color w:val="000000" w:themeColor="text1"/>
                  <w:lang w:val="de-DE"/>
                </w:rPr>
              </w:rPrChange>
            </w:rPr>
            <w:delText>출력</w:delText>
          </w:r>
        </w:del>
        <w:r w:rsidR="00087689" w:rsidRPr="002646CB">
          <w:rPr>
            <w:rFonts w:hint="eastAsia"/>
            <w:rPrChange w:id="12834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되는</w:t>
        </w:r>
        <w:r w:rsidR="00087689" w:rsidRPr="002646CB">
          <w:rPr>
            <w:rPrChange w:id="12835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 </w:t>
        </w:r>
        <w:r w:rsidR="00087689" w:rsidRPr="002646CB">
          <w:rPr>
            <w:rFonts w:hint="eastAsia"/>
            <w:rPrChange w:id="12836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분당</w:t>
        </w:r>
        <w:r w:rsidR="00087689" w:rsidRPr="002646CB">
          <w:rPr>
            <w:rPrChange w:id="12837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 </w:t>
        </w:r>
      </w:ins>
      <w:ins w:id="12838" w:author="박 진상" w:date="2019-10-28T18:28:00Z">
        <w:r w:rsidR="00DC4888" w:rsidRPr="002646CB">
          <w:rPr>
            <w:rFonts w:hint="eastAsia"/>
            <w:rPrChange w:id="12839" w:author="ETRI-김종원" w:date="2019-12-10T10:44:00Z">
              <w:rPr>
                <w:rFonts w:ascii="바탕" w:hAnsi="바탕" w:hint="eastAsia"/>
                <w:color w:val="000000" w:themeColor="text1"/>
                <w:lang w:val="de-DE"/>
              </w:rPr>
            </w:rPrChange>
          </w:rPr>
          <w:t>연계시스템</w:t>
        </w:r>
      </w:ins>
      <w:ins w:id="12840" w:author="박 진상" w:date="2019-10-08T06:10:00Z">
        <w:r w:rsidR="00087689" w:rsidRPr="002646CB">
          <w:rPr>
            <w:rPrChange w:id="12841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 </w:t>
        </w:r>
        <w:r w:rsidR="00087689" w:rsidRPr="002646CB">
          <w:rPr>
            <w:rFonts w:hint="eastAsia"/>
            <w:rPrChange w:id="12842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발전</w:t>
        </w:r>
        <w:r w:rsidR="00087689" w:rsidRPr="002646CB">
          <w:rPr>
            <w:rPrChange w:id="12843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 </w:t>
        </w:r>
        <w:r w:rsidR="00087689" w:rsidRPr="002646CB">
          <w:rPr>
            <w:rFonts w:hint="eastAsia"/>
            <w:rPrChange w:id="12844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전력의</w:t>
        </w:r>
        <w:r w:rsidR="00087689" w:rsidRPr="002646CB">
          <w:rPr>
            <w:rPrChange w:id="12845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 </w:t>
        </w:r>
        <w:r w:rsidR="00087689" w:rsidRPr="002646CB">
          <w:rPr>
            <w:rFonts w:hint="eastAsia"/>
            <w:rPrChange w:id="12846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변화량이고</w:t>
        </w:r>
        <w:r w:rsidR="00087689" w:rsidRPr="002646CB">
          <w:rPr>
            <w:rPrChange w:id="12847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>, 1</w:t>
        </w:r>
        <w:r w:rsidR="00087689" w:rsidRPr="002646CB">
          <w:rPr>
            <w:rFonts w:hint="eastAsia"/>
            <w:rPrChange w:id="12848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분</w:t>
        </w:r>
        <w:r w:rsidR="00087689" w:rsidRPr="002646CB">
          <w:rPr>
            <w:rPrChange w:id="12849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 </w:t>
        </w:r>
        <w:r w:rsidR="00087689" w:rsidRPr="002646CB">
          <w:rPr>
            <w:rFonts w:hint="eastAsia"/>
            <w:rPrChange w:id="12850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단위</w:t>
        </w:r>
        <w:r w:rsidR="00087689" w:rsidRPr="002646CB">
          <w:rPr>
            <w:rPrChange w:id="12851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 </w:t>
        </w:r>
        <w:r w:rsidR="00087689" w:rsidRPr="002646CB">
          <w:rPr>
            <w:rFonts w:hint="eastAsia"/>
            <w:rPrChange w:id="12852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변동형</w:t>
        </w:r>
        <w:r w:rsidR="00087689" w:rsidRPr="002646CB">
          <w:rPr>
            <w:rPrChange w:id="12853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 </w:t>
        </w:r>
        <w:r w:rsidR="00087689" w:rsidRPr="002646CB">
          <w:rPr>
            <w:rFonts w:hint="eastAsia"/>
            <w:rPrChange w:id="12854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파라미터이며</w:t>
        </w:r>
        <w:r w:rsidR="00087689" w:rsidRPr="002646CB">
          <w:rPr>
            <w:rPrChange w:id="12855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, </w:t>
        </w:r>
        <w:r w:rsidR="00087689" w:rsidRPr="002646CB">
          <w:rPr>
            <w:rFonts w:hint="eastAsia"/>
            <w:rPrChange w:id="12856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단위는</w:t>
        </w:r>
        <w:r w:rsidR="00087689" w:rsidRPr="002646CB">
          <w:rPr>
            <w:rPrChange w:id="12857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 kW</w:t>
        </w:r>
        <w:r w:rsidR="00087689" w:rsidRPr="002646CB">
          <w:rPr>
            <w:rFonts w:hint="eastAsia"/>
            <w:rPrChange w:id="12858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이고</w:t>
        </w:r>
        <w:r w:rsidR="00087689" w:rsidRPr="002646CB">
          <w:rPr>
            <w:rPrChange w:id="12859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, </w:t>
        </w:r>
        <w:r w:rsidR="00087689" w:rsidRPr="002646CB">
          <w:rPr>
            <w:rFonts w:hint="eastAsia"/>
            <w:rPrChange w:id="12860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값의</w:t>
        </w:r>
        <w:r w:rsidR="00087689" w:rsidRPr="002646CB">
          <w:rPr>
            <w:rPrChange w:id="12861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 </w:t>
        </w:r>
        <w:r w:rsidR="00087689" w:rsidRPr="002646CB">
          <w:rPr>
            <w:rFonts w:hint="eastAsia"/>
            <w:rPrChange w:id="12862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범위는</w:t>
        </w:r>
        <w:r w:rsidR="00087689" w:rsidRPr="002646CB">
          <w:rPr>
            <w:rPrChange w:id="12863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 0 </w:t>
        </w:r>
        <w:r w:rsidR="00087689" w:rsidRPr="002646CB">
          <w:rPr>
            <w:rFonts w:hint="eastAsia"/>
            <w:rPrChange w:id="12864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이상</w:t>
        </w:r>
        <w:r w:rsidR="00087689" w:rsidRPr="002646CB">
          <w:rPr>
            <w:rPrChange w:id="12865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 </w:t>
        </w:r>
        <w:r w:rsidR="00087689" w:rsidRPr="002646CB">
          <w:rPr>
            <w:rFonts w:hint="eastAsia"/>
            <w:rPrChange w:id="12866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또는</w:t>
        </w:r>
        <w:r w:rsidR="00087689" w:rsidRPr="002646CB">
          <w:rPr>
            <w:rPrChange w:id="12867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 0 </w:t>
        </w:r>
        <w:r w:rsidR="00087689" w:rsidRPr="002646CB">
          <w:rPr>
            <w:rFonts w:hint="eastAsia"/>
            <w:rPrChange w:id="12868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이하이다</w:t>
        </w:r>
        <w:r w:rsidR="00087689" w:rsidRPr="002646CB">
          <w:rPr>
            <w:rPrChange w:id="12869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>.</w:t>
        </w:r>
      </w:ins>
      <w:ins w:id="12870" w:author="박 진상" w:date="2019-10-28T20:17:00Z">
        <w:r w:rsidR="005A2268" w:rsidRPr="002646CB">
          <w:rPr>
            <w:rPrChange w:id="12871" w:author="ETRI-김종원" w:date="2019-12-10T10:44:00Z">
              <w:rPr>
                <w:rFonts w:ascii="바탕" w:hAnsi="바탕"/>
                <w:color w:val="000000" w:themeColor="text1"/>
              </w:rPr>
            </w:rPrChange>
          </w:rPr>
          <w:t xml:space="preserve"> </w:t>
        </w:r>
      </w:ins>
      <w:ins w:id="12872" w:author="박 진상" w:date="2019-10-08T06:10:00Z">
        <w:r w:rsidR="00087689" w:rsidRPr="002646CB">
          <w:rPr>
            <w:rFonts w:hint="eastAsia"/>
            <w:rPrChange w:id="12873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그림</w:t>
        </w:r>
        <w:r w:rsidR="00087689" w:rsidRPr="002646CB">
          <w:rPr>
            <w:rPrChange w:id="12874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 3</w:t>
        </w:r>
        <w:r w:rsidR="00087689" w:rsidRPr="002646CB">
          <w:rPr>
            <w:rFonts w:hint="eastAsia"/>
            <w:rPrChange w:id="12875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에서</w:t>
        </w:r>
        <w:r w:rsidR="00087689" w:rsidRPr="002646CB">
          <w:rPr>
            <w:rPrChange w:id="12876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 </w:t>
        </w:r>
      </w:ins>
      <w:ins w:id="12877" w:author="ETRI-김종원" w:date="2019-12-03T11:27:00Z">
        <w:r w:rsidRPr="002646CB">
          <w:rPr>
            <w:rPrChange w:id="12878" w:author="ETRI-김종원" w:date="2019-12-10T10:44:00Z">
              <w:rPr>
                <w:color w:val="FF0000"/>
              </w:rPr>
            </w:rPrChange>
          </w:rPr>
          <w:t>(PO</w:t>
        </w:r>
        <w:r w:rsidRPr="002646CB">
          <w:rPr>
            <w:vertAlign w:val="subscript"/>
            <w:rPrChange w:id="12879" w:author="ETRI-김종원" w:date="2019-12-10T10:44:00Z">
              <w:rPr>
                <w:color w:val="FF0000"/>
                <w:vertAlign w:val="subscript"/>
              </w:rPr>
            </w:rPrChange>
          </w:rPr>
          <w:t>ACT</w:t>
        </w:r>
        <w:r w:rsidRPr="002646CB">
          <w:rPr>
            <w:rPrChange w:id="12880" w:author="ETRI-김종원" w:date="2019-12-10T10:44:00Z">
              <w:rPr>
                <w:color w:val="FF0000"/>
              </w:rPr>
            </w:rPrChange>
          </w:rPr>
          <w:t>,i – PO</w:t>
        </w:r>
        <w:r w:rsidRPr="002646CB">
          <w:rPr>
            <w:vertAlign w:val="subscript"/>
            <w:rPrChange w:id="12881" w:author="ETRI-김종원" w:date="2019-12-10T10:44:00Z">
              <w:rPr>
                <w:color w:val="FF0000"/>
                <w:vertAlign w:val="subscript"/>
              </w:rPr>
            </w:rPrChange>
          </w:rPr>
          <w:t>ACT</w:t>
        </w:r>
        <w:r w:rsidRPr="002646CB">
          <w:rPr>
            <w:rPrChange w:id="12882" w:author="ETRI-김종원" w:date="2019-12-10T10:44:00Z">
              <w:rPr>
                <w:color w:val="FF0000"/>
              </w:rPr>
            </w:rPrChange>
          </w:rPr>
          <w:t>, i-1)</w:t>
        </w:r>
      </w:ins>
      <w:ins w:id="12883" w:author="박 진상" w:date="2019-10-28T20:19:00Z">
        <w:del w:id="12884" w:author="ETRI-김종원" w:date="2019-12-03T11:27:00Z">
          <w:r w:rsidR="003B52F5" w:rsidRPr="002646CB" w:rsidDel="005E26E9">
            <w:rPr>
              <w:rPrChange w:id="12885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>D</w:delText>
          </w:r>
        </w:del>
      </w:ins>
      <w:ins w:id="12886" w:author="박 진상" w:date="2019-10-08T06:10:00Z">
        <w:del w:id="12887" w:author="ETRI-김종원" w:date="2019-12-03T11:27:00Z">
          <w:r w:rsidR="00087689" w:rsidRPr="002646CB" w:rsidDel="005E26E9">
            <w:rPr>
              <w:rPrChange w:id="12888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>P</w:delText>
          </w:r>
        </w:del>
      </w:ins>
      <w:ins w:id="12889" w:author="박 진상" w:date="2019-10-28T20:19:00Z">
        <w:del w:id="12890" w:author="ETRI-김종원" w:date="2019-11-04T21:24:00Z">
          <w:r w:rsidR="003B52F5" w:rsidRPr="002646CB" w:rsidDel="002E647F">
            <w:rPr>
              <w:vertAlign w:val="subscript"/>
              <w:rPrChange w:id="12891" w:author="ETRI-김종원" w:date="2019-12-10T10:44:00Z">
                <w:rPr>
                  <w:rFonts w:ascii="바탕" w:hAnsi="바탕"/>
                  <w:color w:val="000000" w:themeColor="text1"/>
                  <w:lang w:val="de-DE"/>
                </w:rPr>
              </w:rPrChange>
            </w:rPr>
            <w:delText>_</w:delText>
          </w:r>
        </w:del>
        <w:del w:id="12892" w:author="ETRI-김종원" w:date="2019-12-03T11:27:00Z">
          <w:r w:rsidR="003B52F5" w:rsidRPr="002646CB" w:rsidDel="005E26E9">
            <w:rPr>
              <w:vertAlign w:val="subscript"/>
              <w:rPrChange w:id="12893" w:author="ETRI-김종원" w:date="2019-12-10T10:44:00Z">
                <w:rPr>
                  <w:rFonts w:ascii="바탕" w:hAnsi="바탕"/>
                  <w:color w:val="000000" w:themeColor="text1"/>
                  <w:lang w:val="de-DE"/>
                </w:rPr>
              </w:rPrChange>
            </w:rPr>
            <w:delText>ACT</w:delText>
          </w:r>
        </w:del>
      </w:ins>
      <w:ins w:id="12894" w:author="박 진상" w:date="2019-10-08T06:10:00Z">
        <w:r w:rsidR="00087689" w:rsidRPr="002646CB">
          <w:rPr>
            <w:rFonts w:hint="eastAsia"/>
            <w:rPrChange w:id="12895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는</w:t>
        </w:r>
        <w:r w:rsidR="00087689" w:rsidRPr="002646CB">
          <w:rPr>
            <w:rPrChange w:id="12896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 </w:t>
        </w:r>
      </w:ins>
      <w:ins w:id="12897" w:author="ETRI-김종원" w:date="2019-11-04T20:57:00Z">
        <w:r w:rsidR="00E44831" w:rsidRPr="002646CB">
          <w:rPr>
            <w:rFonts w:hint="eastAsia"/>
          </w:rPr>
          <w:t>현재</w:t>
        </w:r>
      </w:ins>
      <w:ins w:id="12898" w:author="박 진상" w:date="2019-10-08T06:10:00Z">
        <w:del w:id="12899" w:author="ETRI-김종원" w:date="2019-11-04T20:57:00Z">
          <w:r w:rsidR="00087689" w:rsidRPr="002646CB" w:rsidDel="00E44831">
            <w:rPr>
              <w:rPrChange w:id="12900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>1</w:delText>
          </w:r>
          <w:r w:rsidR="00087689" w:rsidRPr="002646CB" w:rsidDel="00E44831">
            <w:rPr>
              <w:rFonts w:hint="eastAsia"/>
              <w:rPrChange w:id="12901" w:author="ETRI-김종원" w:date="2019-12-10T10:44:00Z">
                <w:rPr>
                  <w:rFonts w:eastAsiaTheme="minorEastAsia" w:hint="eastAsia"/>
                  <w:color w:val="000000" w:themeColor="text1"/>
                  <w:lang w:val="de-DE"/>
                </w:rPr>
              </w:rPrChange>
            </w:rPr>
            <w:delText>분</w:delText>
          </w:r>
          <w:r w:rsidR="00087689" w:rsidRPr="002646CB" w:rsidDel="00E44831">
            <w:rPr>
              <w:rPrChange w:id="12902" w:author="ETRI-김종원" w:date="2019-12-10T10:44:00Z">
                <w:rPr>
                  <w:rFonts w:eastAsiaTheme="minorEastAsia"/>
                  <w:color w:val="000000" w:themeColor="text1"/>
                  <w:lang w:val="de-DE"/>
                </w:rPr>
              </w:rPrChange>
            </w:rPr>
            <w:delText xml:space="preserve"> </w:delText>
          </w:r>
          <w:r w:rsidR="00087689" w:rsidRPr="002646CB" w:rsidDel="00E44831">
            <w:rPr>
              <w:rFonts w:hint="eastAsia"/>
              <w:rPrChange w:id="12903" w:author="ETRI-김종원" w:date="2019-12-10T10:44:00Z">
                <w:rPr>
                  <w:rFonts w:eastAsiaTheme="minorEastAsia" w:hint="eastAsia"/>
                  <w:color w:val="000000" w:themeColor="text1"/>
                  <w:lang w:val="de-DE"/>
                </w:rPr>
              </w:rPrChange>
            </w:rPr>
            <w:delText>후</w:delText>
          </w:r>
        </w:del>
        <w:r w:rsidR="00087689" w:rsidRPr="002646CB">
          <w:rPr>
            <w:rFonts w:hint="eastAsia"/>
            <w:rPrChange w:id="12904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의</w:t>
        </w:r>
        <w:r w:rsidR="00087689" w:rsidRPr="002646CB">
          <w:rPr>
            <w:rPrChange w:id="12905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 P</w:t>
        </w:r>
      </w:ins>
      <w:ins w:id="12906" w:author="박 진상" w:date="2019-10-28T20:19:00Z">
        <w:r w:rsidR="003B52F5" w:rsidRPr="002646CB">
          <w:rPr>
            <w:rPrChange w:id="12907" w:author="ETRI-김종원" w:date="2019-12-10T10:44:00Z">
              <w:rPr>
                <w:rFonts w:ascii="바탕" w:hAnsi="바탕"/>
                <w:color w:val="000000" w:themeColor="text1"/>
                <w:lang w:val="de-DE"/>
              </w:rPr>
            </w:rPrChange>
          </w:rPr>
          <w:t>O</w:t>
        </w:r>
        <w:del w:id="12908" w:author="ETRI-김종원" w:date="2019-11-04T21:25:00Z">
          <w:r w:rsidR="003B52F5" w:rsidRPr="002646CB" w:rsidDel="002E647F">
            <w:rPr>
              <w:vertAlign w:val="subscript"/>
              <w:rPrChange w:id="12909" w:author="ETRI-김종원" w:date="2019-12-10T10:44:00Z">
                <w:rPr>
                  <w:rFonts w:ascii="바탕" w:hAnsi="바탕"/>
                  <w:color w:val="000000" w:themeColor="text1"/>
                  <w:lang w:val="de-DE"/>
                </w:rPr>
              </w:rPrChange>
            </w:rPr>
            <w:delText>_</w:delText>
          </w:r>
        </w:del>
        <w:r w:rsidR="003B52F5" w:rsidRPr="002646CB">
          <w:rPr>
            <w:vertAlign w:val="subscript"/>
            <w:rPrChange w:id="12910" w:author="ETRI-김종원" w:date="2019-12-10T10:44:00Z">
              <w:rPr>
                <w:rFonts w:ascii="바탕" w:hAnsi="바탕"/>
                <w:color w:val="000000" w:themeColor="text1"/>
                <w:lang w:val="de-DE"/>
              </w:rPr>
            </w:rPrChange>
          </w:rPr>
          <w:t>ACT</w:t>
        </w:r>
      </w:ins>
      <w:ins w:id="12911" w:author="박 진상" w:date="2019-10-08T06:10:00Z">
        <w:r w:rsidR="00087689" w:rsidRPr="002646CB">
          <w:rPr>
            <w:rFonts w:hint="eastAsia"/>
            <w:rPrChange w:id="12912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를</w:t>
        </w:r>
        <w:r w:rsidR="00087689" w:rsidRPr="002646CB">
          <w:rPr>
            <w:rPrChange w:id="12913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 </w:t>
        </w:r>
      </w:ins>
      <w:ins w:id="12914" w:author="ETRI-김종원" w:date="2019-11-04T20:57:00Z">
        <w:r w:rsidR="00E44831" w:rsidRPr="002646CB">
          <w:t>1</w:t>
        </w:r>
        <w:r w:rsidR="00E44831" w:rsidRPr="002646CB">
          <w:rPr>
            <w:rFonts w:hint="eastAsia"/>
          </w:rPr>
          <w:t>분</w:t>
        </w:r>
        <w:r w:rsidR="00E44831" w:rsidRPr="002646CB">
          <w:t xml:space="preserve"> </w:t>
        </w:r>
        <w:r w:rsidR="00E44831" w:rsidRPr="002646CB">
          <w:rPr>
            <w:rFonts w:hint="eastAsia"/>
          </w:rPr>
          <w:t>전</w:t>
        </w:r>
      </w:ins>
      <w:ins w:id="12915" w:author="박 진상" w:date="2019-10-08T06:10:00Z">
        <w:del w:id="12916" w:author="ETRI-김종원" w:date="2019-11-04T20:57:00Z">
          <w:r w:rsidR="00087689" w:rsidRPr="002646CB" w:rsidDel="00E44831">
            <w:rPr>
              <w:rFonts w:hint="eastAsia"/>
              <w:rPrChange w:id="12917" w:author="ETRI-김종원" w:date="2019-12-10T10:44:00Z">
                <w:rPr>
                  <w:rFonts w:eastAsiaTheme="minorEastAsia" w:hint="eastAsia"/>
                  <w:color w:val="000000" w:themeColor="text1"/>
                  <w:lang w:val="de-DE"/>
                </w:rPr>
              </w:rPrChange>
            </w:rPr>
            <w:delText>현재</w:delText>
          </w:r>
        </w:del>
        <w:r w:rsidR="00087689" w:rsidRPr="002646CB">
          <w:rPr>
            <w:rFonts w:hint="eastAsia"/>
            <w:rPrChange w:id="12918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의</w:t>
        </w:r>
        <w:r w:rsidR="00087689" w:rsidRPr="002646CB">
          <w:rPr>
            <w:rPrChange w:id="12919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 P</w:t>
        </w:r>
      </w:ins>
      <w:ins w:id="12920" w:author="박 진상" w:date="2019-10-28T20:19:00Z">
        <w:r w:rsidR="003B52F5" w:rsidRPr="002646CB">
          <w:rPr>
            <w:rPrChange w:id="12921" w:author="ETRI-김종원" w:date="2019-12-10T10:44:00Z">
              <w:rPr>
                <w:rFonts w:ascii="바탕" w:hAnsi="바탕"/>
                <w:color w:val="000000" w:themeColor="text1"/>
                <w:lang w:val="de-DE"/>
              </w:rPr>
            </w:rPrChange>
          </w:rPr>
          <w:t>O</w:t>
        </w:r>
        <w:del w:id="12922" w:author="ETRI-김종원" w:date="2019-11-04T21:25:00Z">
          <w:r w:rsidR="003B52F5" w:rsidRPr="002646CB" w:rsidDel="002E647F">
            <w:rPr>
              <w:vertAlign w:val="subscript"/>
              <w:rPrChange w:id="12923" w:author="ETRI-김종원" w:date="2019-12-10T10:44:00Z">
                <w:rPr>
                  <w:rFonts w:ascii="바탕" w:hAnsi="바탕"/>
                  <w:color w:val="000000" w:themeColor="text1"/>
                  <w:lang w:val="de-DE"/>
                </w:rPr>
              </w:rPrChange>
            </w:rPr>
            <w:delText>_</w:delText>
          </w:r>
        </w:del>
        <w:r w:rsidR="003B52F5" w:rsidRPr="002646CB">
          <w:rPr>
            <w:vertAlign w:val="subscript"/>
            <w:rPrChange w:id="12924" w:author="ETRI-김종원" w:date="2019-12-10T10:44:00Z">
              <w:rPr>
                <w:rFonts w:ascii="바탕" w:hAnsi="바탕"/>
                <w:color w:val="000000" w:themeColor="text1"/>
                <w:lang w:val="de-DE"/>
              </w:rPr>
            </w:rPrChange>
          </w:rPr>
          <w:t>ACT</w:t>
        </w:r>
      </w:ins>
      <w:ins w:id="12925" w:author="박 진상" w:date="2019-10-08T06:10:00Z">
        <w:r w:rsidR="00087689" w:rsidRPr="002646CB">
          <w:rPr>
            <w:rFonts w:hint="eastAsia"/>
            <w:rPrChange w:id="12926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로</w:t>
        </w:r>
        <w:r w:rsidR="00087689" w:rsidRPr="002646CB">
          <w:rPr>
            <w:rPrChange w:id="12927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 </w:t>
        </w:r>
        <w:r w:rsidR="00087689" w:rsidRPr="002646CB">
          <w:rPr>
            <w:rFonts w:hint="eastAsia"/>
            <w:rPrChange w:id="12928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뺀</w:t>
        </w:r>
        <w:r w:rsidR="00087689" w:rsidRPr="002646CB">
          <w:rPr>
            <w:rPrChange w:id="12929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 xml:space="preserve"> </w:t>
        </w:r>
        <w:r w:rsidR="00087689" w:rsidRPr="002646CB">
          <w:rPr>
            <w:rFonts w:hint="eastAsia"/>
            <w:rPrChange w:id="12930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값이다</w:t>
        </w:r>
        <w:r w:rsidR="00087689" w:rsidRPr="002646CB">
          <w:rPr>
            <w:rPrChange w:id="12931" w:author="ETRI-김종원" w:date="2019-12-10T10:44:00Z">
              <w:rPr>
                <w:rFonts w:eastAsiaTheme="minorEastAsia"/>
                <w:color w:val="000000" w:themeColor="text1"/>
                <w:lang w:val="de-DE"/>
              </w:rPr>
            </w:rPrChange>
          </w:rPr>
          <w:t>.</w:t>
        </w:r>
      </w:ins>
      <w:ins w:id="12932" w:author="박 진상" w:date="2019-10-28T20:17:00Z">
        <w:r w:rsidR="005A2268" w:rsidRPr="002646CB">
          <w:rPr>
            <w:rPrChange w:id="12933" w:author="ETRI-김종원" w:date="2019-12-10T10:44:00Z">
              <w:rPr>
                <w:rFonts w:ascii="바탕" w:hAnsi="바탕"/>
                <w:color w:val="000000" w:themeColor="text1"/>
                <w:lang w:val="de-DE"/>
              </w:rPr>
            </w:rPrChange>
          </w:rPr>
          <w:t xml:space="preserve"> </w:t>
        </w:r>
      </w:ins>
    </w:p>
    <w:p w14:paraId="7C1FE2A7" w14:textId="77777777" w:rsidR="005A2268" w:rsidRPr="002646CB" w:rsidRDefault="005A2268" w:rsidP="005A2268">
      <w:pPr>
        <w:rPr>
          <w:ins w:id="12934" w:author="박 진상" w:date="2019-10-28T20:17:00Z"/>
          <w:rPrChange w:id="12935" w:author="ETRI-김종원" w:date="2019-12-10T10:44:00Z">
            <w:rPr>
              <w:ins w:id="12936" w:author="박 진상" w:date="2019-10-28T20:17:00Z"/>
              <w:rFonts w:ascii="바탕" w:hAnsi="바탕"/>
              <w:color w:val="000000" w:themeColor="text1"/>
              <w:lang w:val="de-DE"/>
            </w:rPr>
          </w:rPrChange>
        </w:rPr>
      </w:pPr>
    </w:p>
    <w:p w14:paraId="13530532" w14:textId="7B883FAB" w:rsidR="00660107" w:rsidRPr="002646CB" w:rsidRDefault="00087689">
      <w:pPr>
        <w:rPr>
          <w:ins w:id="12937" w:author="박 진상" w:date="2019-10-08T06:10:00Z"/>
          <w:rPrChange w:id="12938" w:author="ETRI-김종원" w:date="2019-12-10T10:44:00Z">
            <w:rPr>
              <w:ins w:id="12939" w:author="박 진상" w:date="2019-10-08T06:10:00Z"/>
              <w:rFonts w:eastAsiaTheme="minorEastAsia"/>
              <w:color w:val="000000" w:themeColor="text1"/>
              <w:lang w:val="de-DE"/>
            </w:rPr>
          </w:rPrChange>
        </w:rPr>
        <w:pPrChange w:id="12940" w:author="박 진상" w:date="2019-10-28T20:17:00Z">
          <w:pPr>
            <w:pStyle w:val="af6"/>
            <w:numPr>
              <w:numId w:val="44"/>
            </w:numPr>
            <w:wordWrap/>
            <w:autoSpaceDE/>
            <w:autoSpaceDN/>
            <w:spacing w:line="240" w:lineRule="auto"/>
            <w:ind w:leftChars="0" w:left="760" w:hanging="360"/>
          </w:pPr>
        </w:pPrChange>
      </w:pPr>
      <w:ins w:id="12941" w:author="박 진상" w:date="2019-10-08T06:10:00Z">
        <w:r w:rsidRPr="002646CB">
          <w:rPr>
            <w:rPrChange w:id="12942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>PV</w:t>
        </w:r>
      </w:ins>
      <w:ins w:id="12943" w:author="박 진상" w:date="2019-10-28T20:19:00Z">
        <w:del w:id="12944" w:author="ETRI-김종원" w:date="2019-11-04T21:25:00Z">
          <w:r w:rsidR="003B52F5" w:rsidRPr="002646CB" w:rsidDel="002E647F">
            <w:rPr>
              <w:vertAlign w:val="subscript"/>
              <w:rPrChange w:id="12945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>_</w:delText>
          </w:r>
        </w:del>
        <w:r w:rsidR="003B52F5" w:rsidRPr="002646CB">
          <w:rPr>
            <w:vertAlign w:val="subscript"/>
            <w:rPrChange w:id="12946" w:author="ETRI-김종원" w:date="2019-12-10T10:44:00Z">
              <w:rPr>
                <w:rFonts w:ascii="바탕" w:hAnsi="바탕"/>
                <w:color w:val="000000" w:themeColor="text1"/>
              </w:rPr>
            </w:rPrChange>
          </w:rPr>
          <w:t>CAP</w:t>
        </w:r>
      </w:ins>
      <w:ins w:id="12947" w:author="박 진상" w:date="2019-10-08T06:10:00Z">
        <w:r w:rsidRPr="002646CB">
          <w:rPr>
            <w:rFonts w:hint="eastAsia"/>
            <w:rPrChange w:id="12948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는</w:t>
        </w:r>
        <w:r w:rsidRPr="002646CB">
          <w:rPr>
            <w:rPrChange w:id="12949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 </w:t>
        </w:r>
        <w:r w:rsidRPr="002646CB">
          <w:rPr>
            <w:rFonts w:hint="eastAsia"/>
            <w:rPrChange w:id="12950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태양광발전</w:t>
        </w:r>
        <w:r w:rsidRPr="002646CB">
          <w:rPr>
            <w:rPrChange w:id="12951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 </w:t>
        </w:r>
        <w:r w:rsidRPr="002646CB">
          <w:rPr>
            <w:rFonts w:hint="eastAsia"/>
            <w:rPrChange w:id="12952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용량이고</w:t>
        </w:r>
        <w:r w:rsidRPr="002646CB">
          <w:rPr>
            <w:rPrChange w:id="12953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, </w:t>
        </w:r>
        <w:r w:rsidRPr="002646CB">
          <w:rPr>
            <w:rFonts w:hint="eastAsia"/>
            <w:rPrChange w:id="12954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고정형</w:t>
        </w:r>
        <w:r w:rsidRPr="002646CB">
          <w:rPr>
            <w:rPrChange w:id="12955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 </w:t>
        </w:r>
        <w:r w:rsidRPr="002646CB">
          <w:rPr>
            <w:rFonts w:hint="eastAsia"/>
            <w:rPrChange w:id="12956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파라미터이며</w:t>
        </w:r>
        <w:r w:rsidRPr="002646CB">
          <w:rPr>
            <w:rPrChange w:id="12957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, </w:t>
        </w:r>
        <w:r w:rsidRPr="002646CB">
          <w:rPr>
            <w:rFonts w:hint="eastAsia"/>
            <w:rPrChange w:id="12958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단위는</w:t>
        </w:r>
        <w:r w:rsidRPr="002646CB">
          <w:rPr>
            <w:rPrChange w:id="12959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 kW</w:t>
        </w:r>
        <w:r w:rsidRPr="002646CB">
          <w:rPr>
            <w:rFonts w:hint="eastAsia"/>
            <w:rPrChange w:id="12960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이고</w:t>
        </w:r>
        <w:r w:rsidRPr="002646CB">
          <w:rPr>
            <w:rPrChange w:id="12961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, </w:t>
        </w:r>
        <w:r w:rsidRPr="002646CB">
          <w:rPr>
            <w:rFonts w:hint="eastAsia"/>
            <w:rPrChange w:id="12962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값의</w:t>
        </w:r>
        <w:r w:rsidRPr="002646CB">
          <w:rPr>
            <w:rPrChange w:id="12963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 </w:t>
        </w:r>
        <w:r w:rsidRPr="002646CB">
          <w:rPr>
            <w:rFonts w:hint="eastAsia"/>
            <w:rPrChange w:id="12964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범위는</w:t>
        </w:r>
        <w:r w:rsidRPr="002646CB">
          <w:rPr>
            <w:rPrChange w:id="12965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 0 </w:t>
        </w:r>
        <w:r w:rsidRPr="002646CB">
          <w:rPr>
            <w:rFonts w:hint="eastAsia"/>
            <w:rPrChange w:id="12966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이상이다</w:t>
        </w:r>
        <w:r w:rsidRPr="002646CB">
          <w:rPr>
            <w:rPrChange w:id="12967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>.</w:t>
        </w:r>
      </w:ins>
      <w:ins w:id="12968" w:author="박 진상" w:date="2019-10-15T20:31:00Z">
        <w:r w:rsidR="00AC337B" w:rsidRPr="002646CB">
          <w:rPr>
            <w:rPrChange w:id="12969" w:author="ETRI-김종원" w:date="2019-12-10T10:44:00Z">
              <w:rPr>
                <w:rFonts w:ascii="바탕" w:hAnsi="바탕"/>
                <w:color w:val="000000" w:themeColor="text1"/>
              </w:rPr>
            </w:rPrChange>
          </w:rPr>
          <w:t xml:space="preserve"> </w:t>
        </w:r>
      </w:ins>
      <w:ins w:id="12970" w:author="박 진상" w:date="2019-10-28T18:24:00Z">
        <w:del w:id="12971" w:author="ETRI-김종원" w:date="2019-12-03T11:25:00Z">
          <w:r w:rsidR="00DC4888" w:rsidRPr="002646CB" w:rsidDel="00D352F4">
            <w:rPr>
              <w:rFonts w:hint="eastAsia"/>
              <w:rPrChange w:id="12972" w:author="ETRI-김종원" w:date="2019-12-10T10:44:00Z">
                <w:rPr>
                  <w:rFonts w:ascii="바탕" w:hAnsi="바탕" w:hint="eastAsia"/>
                  <w:color w:val="000000" w:themeColor="text1"/>
                </w:rPr>
              </w:rPrChange>
            </w:rPr>
            <w:delText>변동</w:delText>
          </w:r>
        </w:del>
      </w:ins>
      <w:ins w:id="12973" w:author="박 진상" w:date="2019-10-15T20:31:00Z">
        <w:del w:id="12974" w:author="ETRI-김종원" w:date="2019-12-03T11:25:00Z">
          <w:r w:rsidR="00AC337B" w:rsidRPr="002646CB" w:rsidDel="00D352F4">
            <w:rPr>
              <w:rFonts w:hint="eastAsia"/>
              <w:rPrChange w:id="12975" w:author="ETRI-김종원" w:date="2019-12-10T10:44:00Z">
                <w:rPr>
                  <w:rFonts w:ascii="바탕" w:hAnsi="바탕" w:hint="eastAsia"/>
                  <w:color w:val="000000" w:themeColor="text1"/>
                </w:rPr>
              </w:rPrChange>
            </w:rPr>
            <w:delText>지표</w:delText>
          </w:r>
          <w:r w:rsidR="00AC337B" w:rsidRPr="002646CB" w:rsidDel="00D352F4">
            <w:rPr>
              <w:rPrChange w:id="12976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 xml:space="preserve"> </w:delText>
          </w:r>
          <w:r w:rsidR="00AC337B" w:rsidRPr="002646CB" w:rsidDel="00D352F4">
            <w:rPr>
              <w:rPrChange w:id="12977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>설정과</w:delText>
          </w:r>
          <w:r w:rsidR="00AC337B" w:rsidRPr="002646CB" w:rsidDel="00D352F4">
            <w:rPr>
              <w:rPrChange w:id="12978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 xml:space="preserve"> </w:delText>
          </w:r>
          <w:r w:rsidR="00AC337B" w:rsidRPr="002646CB" w:rsidDel="00D352F4">
            <w:rPr>
              <w:rPrChange w:id="12979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>관련하여</w:delText>
          </w:r>
          <w:r w:rsidR="00AC337B" w:rsidRPr="002646CB" w:rsidDel="00D352F4">
            <w:rPr>
              <w:rPrChange w:id="12980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 xml:space="preserve"> </w:delText>
          </w:r>
        </w:del>
      </w:ins>
      <w:ins w:id="12981" w:author="박 진상" w:date="2019-10-15T20:32:00Z">
        <w:del w:id="12982" w:author="ETRI-김종원" w:date="2019-12-03T11:25:00Z">
          <w:r w:rsidR="00AC337B" w:rsidRPr="002646CB" w:rsidDel="00D352F4">
            <w:rPr>
              <w:rFonts w:hint="eastAsia"/>
              <w:rPrChange w:id="12983" w:author="ETRI-김종원" w:date="2019-12-10T10:44:00Z">
                <w:rPr>
                  <w:rFonts w:ascii="바탕" w:hAnsi="바탕" w:hint="eastAsia"/>
                  <w:color w:val="000000" w:themeColor="text1"/>
                </w:rPr>
              </w:rPrChange>
            </w:rPr>
            <w:delText>발전기의</w:delText>
          </w:r>
          <w:r w:rsidR="00AC337B" w:rsidRPr="002646CB" w:rsidDel="00D352F4">
            <w:rPr>
              <w:rPrChange w:id="12984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 xml:space="preserve"> </w:delText>
          </w:r>
          <w:r w:rsidR="00AC337B" w:rsidRPr="002646CB" w:rsidDel="00D352F4">
            <w:rPr>
              <w:rPrChange w:id="12985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>유효전력</w:delText>
          </w:r>
          <w:r w:rsidR="00AC337B" w:rsidRPr="002646CB" w:rsidDel="00D352F4">
            <w:rPr>
              <w:rPrChange w:id="12986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 xml:space="preserve"> </w:delText>
          </w:r>
          <w:r w:rsidR="00AC337B" w:rsidRPr="002646CB" w:rsidDel="00D352F4">
            <w:rPr>
              <w:rPrChange w:id="12987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>증가율</w:delText>
          </w:r>
          <w:r w:rsidR="00AC337B" w:rsidRPr="002646CB" w:rsidDel="00D352F4">
            <w:rPr>
              <w:rPrChange w:id="12988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 xml:space="preserve"> </w:delText>
          </w:r>
          <w:r w:rsidR="00AC337B" w:rsidRPr="002646CB" w:rsidDel="00D352F4">
            <w:rPr>
              <w:rPrChange w:id="12989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>속도를</w:delText>
          </w:r>
          <w:r w:rsidR="00AC337B" w:rsidRPr="002646CB" w:rsidDel="00D352F4">
            <w:rPr>
              <w:rPrChange w:id="12990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 xml:space="preserve"> </w:delText>
          </w:r>
          <w:r w:rsidR="00AC337B" w:rsidRPr="002646CB" w:rsidDel="00D352F4">
            <w:rPr>
              <w:rPrChange w:id="12991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>정격의</w:delText>
          </w:r>
          <w:r w:rsidR="00AC337B" w:rsidRPr="002646CB" w:rsidDel="00D352F4">
            <w:rPr>
              <w:rPrChange w:id="12992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 xml:space="preserve"> </w:delText>
          </w:r>
        </w:del>
      </w:ins>
      <w:ins w:id="12993" w:author="박 진상" w:date="2019-10-28T21:03:00Z">
        <w:del w:id="12994" w:author="ETRI-김종원" w:date="2019-12-03T11:25:00Z">
          <w:r w:rsidR="005D6AAC" w:rsidRPr="002646CB" w:rsidDel="00D352F4">
            <w:delText>‘</w:delText>
          </w:r>
        </w:del>
      </w:ins>
      <w:ins w:id="12995" w:author="박 진상" w:date="2019-10-15T20:32:00Z">
        <w:del w:id="12996" w:author="ETRI-김종원" w:date="2019-12-03T11:25:00Z">
          <w:r w:rsidR="00AC337B" w:rsidRPr="002646CB" w:rsidDel="00D352F4">
            <w:rPr>
              <w:rPrChange w:id="12997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>10%/</w:delText>
          </w:r>
          <w:r w:rsidR="00AC337B" w:rsidRPr="002646CB" w:rsidDel="00D352F4">
            <w:rPr>
              <w:rFonts w:hint="eastAsia"/>
              <w:rPrChange w:id="12998" w:author="ETRI-김종원" w:date="2019-12-10T10:44:00Z">
                <w:rPr>
                  <w:rFonts w:ascii="바탕" w:hAnsi="바탕" w:hint="eastAsia"/>
                  <w:color w:val="000000" w:themeColor="text1"/>
                </w:rPr>
              </w:rPrChange>
            </w:rPr>
            <w:delText>분</w:delText>
          </w:r>
        </w:del>
      </w:ins>
      <w:ins w:id="12999" w:author="박 진상" w:date="2019-10-28T21:03:00Z">
        <w:del w:id="13000" w:author="ETRI-김종원" w:date="2019-12-03T11:25:00Z">
          <w:r w:rsidR="005D6AAC" w:rsidRPr="002646CB" w:rsidDel="00D352F4">
            <w:delText xml:space="preserve">’ </w:delText>
          </w:r>
        </w:del>
      </w:ins>
      <w:ins w:id="13001" w:author="박 진상" w:date="2019-10-15T20:32:00Z">
        <w:del w:id="13002" w:author="ETRI-김종원" w:date="2019-12-03T11:25:00Z">
          <w:r w:rsidR="00AC337B" w:rsidRPr="002646CB" w:rsidDel="00D352F4">
            <w:rPr>
              <w:rFonts w:hint="eastAsia"/>
              <w:rPrChange w:id="13003" w:author="ETRI-김종원" w:date="2019-12-10T10:44:00Z">
                <w:rPr>
                  <w:rFonts w:ascii="바탕" w:hAnsi="바탕" w:hint="eastAsia"/>
                  <w:color w:val="000000" w:themeColor="text1"/>
                </w:rPr>
              </w:rPrChange>
            </w:rPr>
            <w:delText>까지</w:delText>
          </w:r>
          <w:r w:rsidR="00AC337B" w:rsidRPr="002646CB" w:rsidDel="00D352F4">
            <w:rPr>
              <w:rPrChange w:id="13004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 xml:space="preserve"> </w:delText>
          </w:r>
          <w:r w:rsidR="00AC337B" w:rsidRPr="002646CB" w:rsidDel="00D352F4">
            <w:rPr>
              <w:rPrChange w:id="13005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>제한하는</w:delText>
          </w:r>
          <w:r w:rsidR="00AC337B" w:rsidRPr="002646CB" w:rsidDel="00D352F4">
            <w:rPr>
              <w:rPrChange w:id="13006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 xml:space="preserve"> </w:delText>
          </w:r>
          <w:r w:rsidR="00AC337B" w:rsidRPr="002646CB" w:rsidDel="00D352F4">
            <w:rPr>
              <w:rPrChange w:id="13007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>것이</w:delText>
          </w:r>
          <w:r w:rsidR="00AC337B" w:rsidRPr="002646CB" w:rsidDel="00D352F4">
            <w:rPr>
              <w:rPrChange w:id="13008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 xml:space="preserve"> </w:delText>
          </w:r>
          <w:r w:rsidR="00AC337B" w:rsidRPr="002646CB" w:rsidDel="00D352F4">
            <w:rPr>
              <w:rPrChange w:id="13009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>가능해야</w:delText>
          </w:r>
          <w:r w:rsidR="00AC337B" w:rsidRPr="002646CB" w:rsidDel="00D352F4">
            <w:rPr>
              <w:rPrChange w:id="13010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 xml:space="preserve"> </w:delText>
          </w:r>
          <w:r w:rsidR="00AC337B" w:rsidRPr="002646CB" w:rsidDel="00D352F4">
            <w:rPr>
              <w:rPrChange w:id="13011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>한다는</w:delText>
          </w:r>
          <w:r w:rsidR="00AC337B" w:rsidRPr="002646CB" w:rsidDel="00D352F4">
            <w:rPr>
              <w:rPrChange w:id="13012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 xml:space="preserve"> </w:delText>
          </w:r>
          <w:r w:rsidR="00AC337B" w:rsidRPr="002646CB" w:rsidDel="00D352F4">
            <w:rPr>
              <w:rPrChange w:id="13013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>규정이</w:delText>
          </w:r>
          <w:r w:rsidR="00AC337B" w:rsidRPr="002646CB" w:rsidDel="00D352F4">
            <w:rPr>
              <w:rPrChange w:id="13014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 xml:space="preserve"> </w:delText>
          </w:r>
          <w:r w:rsidR="00AC337B" w:rsidRPr="002646CB" w:rsidDel="00D352F4">
            <w:rPr>
              <w:rPrChange w:id="13015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>있는</w:delText>
          </w:r>
          <w:r w:rsidR="00AC337B" w:rsidRPr="002646CB" w:rsidDel="00D352F4">
            <w:rPr>
              <w:rPrChange w:id="13016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 xml:space="preserve"> </w:delText>
          </w:r>
          <w:r w:rsidR="00AC337B" w:rsidRPr="002646CB" w:rsidDel="00D352F4">
            <w:rPr>
              <w:rPrChange w:id="13017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>경우</w:delText>
          </w:r>
          <w:r w:rsidR="00AC337B" w:rsidRPr="002646CB" w:rsidDel="00D352F4">
            <w:rPr>
              <w:rPrChange w:id="13018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 xml:space="preserve"> </w:delText>
          </w:r>
          <w:r w:rsidR="00AC337B" w:rsidRPr="002646CB" w:rsidDel="00D352F4">
            <w:rPr>
              <w:rPrChange w:id="13019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>상수값으로</w:delText>
          </w:r>
          <w:r w:rsidR="00AC337B" w:rsidRPr="002646CB" w:rsidDel="00D352F4">
            <w:rPr>
              <w:rPrChange w:id="13020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 xml:space="preserve"> 0.1</w:delText>
          </w:r>
          <w:r w:rsidR="00AC337B" w:rsidRPr="002646CB" w:rsidDel="00D352F4">
            <w:rPr>
              <w:rFonts w:hint="eastAsia"/>
              <w:rPrChange w:id="13021" w:author="ETRI-김종원" w:date="2019-12-10T10:44:00Z">
                <w:rPr>
                  <w:rFonts w:ascii="바탕" w:hAnsi="바탕" w:hint="eastAsia"/>
                  <w:color w:val="000000" w:themeColor="text1"/>
                </w:rPr>
              </w:rPrChange>
            </w:rPr>
            <w:delText>을</w:delText>
          </w:r>
          <w:r w:rsidR="00AC337B" w:rsidRPr="002646CB" w:rsidDel="00D352F4">
            <w:rPr>
              <w:rPrChange w:id="13022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 xml:space="preserve"> </w:delText>
          </w:r>
          <w:r w:rsidR="00AC337B" w:rsidRPr="002646CB" w:rsidDel="00D352F4">
            <w:rPr>
              <w:rFonts w:hint="eastAsia"/>
              <w:rPrChange w:id="13023" w:author="ETRI-김종원" w:date="2019-12-10T10:44:00Z">
                <w:rPr>
                  <w:rFonts w:ascii="바탕" w:hAnsi="바탕" w:hint="eastAsia"/>
                  <w:color w:val="000000" w:themeColor="text1"/>
                </w:rPr>
              </w:rPrChange>
            </w:rPr>
            <w:delText>곱한다</w:delText>
          </w:r>
          <w:r w:rsidR="00AC337B" w:rsidRPr="002646CB" w:rsidDel="00D352F4">
            <w:rPr>
              <w:rPrChange w:id="13024" w:author="ETRI-김종원" w:date="2019-12-10T10:44:00Z">
                <w:rPr>
                  <w:rFonts w:ascii="바탕" w:hAnsi="바탕"/>
                  <w:color w:val="000000" w:themeColor="text1"/>
                </w:rPr>
              </w:rPrChange>
            </w:rPr>
            <w:delText xml:space="preserve">. </w:delText>
          </w:r>
        </w:del>
      </w:ins>
      <w:ins w:id="13025" w:author="박 진상" w:date="2019-10-15T15:23:00Z">
        <w:del w:id="13026" w:author="ETRI-김종원" w:date="2019-12-03T11:25:00Z">
          <w:r w:rsidR="00660107" w:rsidRPr="002646CB" w:rsidDel="00D352F4">
            <w:rPr>
              <w:rPrChange w:id="13027" w:author="ETRI-김종원" w:date="2019-12-10T10:44:00Z">
                <w:rPr>
                  <w:rFonts w:ascii="바탕" w:hAnsi="바탕"/>
                  <w:color w:val="000000" w:themeColor="text1"/>
                  <w:highlight w:val="yellow"/>
                </w:rPr>
              </w:rPrChange>
            </w:rPr>
            <w:delText xml:space="preserve"> </w:delText>
          </w:r>
        </w:del>
      </w:ins>
    </w:p>
    <w:p w14:paraId="45478CE1" w14:textId="0E5AEA98" w:rsidR="00087689" w:rsidRPr="002646CB" w:rsidDel="005E26E9" w:rsidRDefault="00087689" w:rsidP="00087689">
      <w:pPr>
        <w:rPr>
          <w:del w:id="13028" w:author="ETRI-김종원" w:date="2019-12-03T11:25:00Z"/>
          <w:lang w:val="de-DE"/>
        </w:rPr>
      </w:pPr>
    </w:p>
    <w:p w14:paraId="50E67E0B" w14:textId="77777777" w:rsidR="005E26E9" w:rsidRPr="002646CB" w:rsidRDefault="005E26E9" w:rsidP="00087689">
      <w:pPr>
        <w:rPr>
          <w:ins w:id="13029" w:author="ETRI-김종원" w:date="2019-12-03T11:26:00Z"/>
          <w:lang w:val="de-DE"/>
        </w:rPr>
      </w:pPr>
    </w:p>
    <w:p w14:paraId="40C33353" w14:textId="77777777" w:rsidR="00A7689A" w:rsidRPr="002646CB" w:rsidRDefault="00A7689A" w:rsidP="00087689">
      <w:pPr>
        <w:rPr>
          <w:ins w:id="13030" w:author="박 진상" w:date="2019-10-08T06:10:00Z"/>
          <w:lang w:val="de-DE"/>
        </w:rPr>
      </w:pPr>
    </w:p>
    <w:p w14:paraId="64F478E4" w14:textId="748DD6A0" w:rsidR="00087689" w:rsidRPr="002646CB" w:rsidRDefault="00542840" w:rsidP="00087689">
      <w:pPr>
        <w:jc w:val="center"/>
        <w:rPr>
          <w:ins w:id="13031" w:author="박 진상" w:date="2019-10-08T06:10:00Z"/>
        </w:rPr>
      </w:pPr>
      <w:ins w:id="13032" w:author="박 진상" w:date="2019-10-28T21:00:00Z">
        <w:del w:id="13033" w:author="ETRI-김종원" w:date="2019-11-04T20:00:00Z">
          <w:r w:rsidRPr="002646CB" w:rsidDel="00A17B9B">
            <w:rPr>
              <w:rPrChange w:id="13034" w:author="ETRI-김종원" w:date="2019-12-10T10:44:00Z">
                <w:rPr/>
              </w:rPrChange>
            </w:rPr>
            <w:object w:dxaOrig="12789" w:dyaOrig="8994" w14:anchorId="62E1B817">
              <v:shape id="_x0000_i1029" type="#_x0000_t75" style="width:467.65pt;height:289.5pt" o:ole="">
                <v:imagedata r:id="rId32" o:title=""/>
              </v:shape>
              <o:OLEObject Type="Embed" ProgID="Visio.Drawing.11" ShapeID="_x0000_i1029" DrawAspect="Content" ObjectID="_1638091561" r:id="rId33"/>
            </w:object>
          </w:r>
        </w:del>
      </w:ins>
      <w:ins w:id="13035" w:author="ETRI-김종원" w:date="2019-12-03T12:36:00Z">
        <w:r w:rsidR="0072739B" w:rsidRPr="002646CB">
          <w:rPr>
            <w:lang w:val="en-US"/>
            <w:rPrChange w:id="13036" w:author="ETRI-김종원" w:date="2019-12-10T10:44:00Z">
              <w:rPr>
                <w:lang w:val="en-US"/>
              </w:rPr>
            </w:rPrChange>
          </w:rPr>
          <w:drawing>
            <wp:inline distT="0" distB="0" distL="0" distR="0" wp14:anchorId="1D082ADE" wp14:editId="7A786929">
              <wp:extent cx="5939790" cy="4143625"/>
              <wp:effectExtent l="0" t="0" r="3810" b="0"/>
              <wp:docPr id="5" name="그림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/>
                      <pic:cNvPicPr>
                        <a:picLocks noChangeAspect="1" noChangeArrowheads="1"/>
                      </pic:cNvPicPr>
                    </pic:nvPicPr>
                    <pic:blipFill>
                      <a:blip r:embed="rId3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39790" cy="41436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11CEA4EA" w14:textId="262F2AD3" w:rsidR="00087689" w:rsidRPr="002646CB" w:rsidRDefault="00087689" w:rsidP="00087689">
      <w:pPr>
        <w:pStyle w:val="aff"/>
        <w:jc w:val="center"/>
        <w:rPr>
          <w:ins w:id="13037" w:author="박 진상" w:date="2019-10-08T06:10:00Z"/>
          <w:lang w:bidi="ko-KR"/>
          <w:rPrChange w:id="13038" w:author="ETRI-김종원" w:date="2019-12-10T10:44:00Z">
            <w:rPr>
              <w:ins w:id="13039" w:author="박 진상" w:date="2019-10-08T06:10:00Z"/>
              <w:color w:val="FF0000"/>
              <w:lang w:bidi="ko-KR"/>
            </w:rPr>
          </w:rPrChange>
        </w:rPr>
      </w:pPr>
      <w:ins w:id="13040" w:author="박 진상" w:date="2019-10-08T06:10:00Z">
        <w:r w:rsidRPr="002646CB">
          <w:rPr>
            <w:rFonts w:hint="eastAsia"/>
          </w:rPr>
          <w:t>그림</w:t>
        </w:r>
        <w:r w:rsidRPr="002646CB">
          <w:t xml:space="preserve"> 3  </w:t>
        </w:r>
      </w:ins>
      <w:ins w:id="13041" w:author="박 진상" w:date="2019-10-28T18:26:00Z">
        <w:r w:rsidR="00DC4888" w:rsidRPr="002646CB">
          <w:rPr>
            <w:rFonts w:hint="eastAsia"/>
            <w:lang w:bidi="ko-KR"/>
            <w:rPrChange w:id="13042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변동지표</w:t>
        </w:r>
      </w:ins>
    </w:p>
    <w:p w14:paraId="3F994F91" w14:textId="77777777" w:rsidR="00087689" w:rsidRPr="002646CB" w:rsidRDefault="00087689" w:rsidP="00087689">
      <w:pPr>
        <w:jc w:val="center"/>
        <w:rPr>
          <w:ins w:id="13043" w:author="박 진상" w:date="2019-10-08T06:10:00Z"/>
          <w:lang w:val="de-DE"/>
        </w:rPr>
      </w:pPr>
    </w:p>
    <w:p w14:paraId="38162127" w14:textId="44029F32" w:rsidR="00087689" w:rsidRPr="002646CB" w:rsidDel="007A01CF" w:rsidRDefault="00087689" w:rsidP="00BA3A72">
      <w:pPr>
        <w:rPr>
          <w:ins w:id="13044" w:author="박 진상" w:date="2019-10-08T06:10:00Z"/>
          <w:del w:id="13045" w:author="ETRI-김종원" w:date="2019-11-04T20:02:00Z"/>
        </w:rPr>
      </w:pPr>
    </w:p>
    <w:p w14:paraId="33A22CB0" w14:textId="77777777" w:rsidR="00087689" w:rsidRPr="002646CB" w:rsidDel="007A01CF" w:rsidRDefault="00087689" w:rsidP="00BA3A72">
      <w:pPr>
        <w:rPr>
          <w:ins w:id="13046" w:author="박 진상" w:date="2019-10-08T06:00:00Z"/>
          <w:del w:id="13047" w:author="ETRI-김종원" w:date="2019-11-04T20:02:00Z"/>
        </w:rPr>
      </w:pPr>
    </w:p>
    <w:p w14:paraId="7A1FC549" w14:textId="0C8ADAF6" w:rsidR="00087689" w:rsidRPr="002646CB" w:rsidRDefault="00087689">
      <w:pPr>
        <w:widowControl/>
        <w:wordWrap/>
        <w:autoSpaceDE/>
        <w:autoSpaceDN/>
        <w:spacing w:line="240" w:lineRule="auto"/>
        <w:jc w:val="left"/>
        <w:rPr>
          <w:ins w:id="13048" w:author="박 진상" w:date="2019-10-08T06:09:00Z"/>
        </w:rPr>
      </w:pPr>
      <w:ins w:id="13049" w:author="박 진상" w:date="2019-10-08T06:09:00Z">
        <w:del w:id="13050" w:author="ETRI-김종원" w:date="2019-11-04T20:02:00Z">
          <w:r w:rsidRPr="002646CB" w:rsidDel="007A01CF">
            <w:br w:type="page"/>
          </w:r>
        </w:del>
      </w:ins>
    </w:p>
    <w:p w14:paraId="45FED114" w14:textId="1FC4D32C" w:rsidR="00930BC1" w:rsidRPr="002646CB" w:rsidRDefault="00930BC1" w:rsidP="00BA3A72">
      <w:pPr>
        <w:rPr>
          <w:ins w:id="13051" w:author="ETRI-김종원" w:date="2019-12-03T11:25:00Z"/>
        </w:rPr>
      </w:pPr>
    </w:p>
    <w:p w14:paraId="5CE60E55" w14:textId="77777777" w:rsidR="00D352F4" w:rsidRPr="002646CB" w:rsidRDefault="00D352F4" w:rsidP="00BA3A72">
      <w:pPr>
        <w:rPr>
          <w:ins w:id="13052" w:author="ETRI-김종원" w:date="2019-11-04T20:15:00Z"/>
        </w:rPr>
      </w:pPr>
    </w:p>
    <w:p w14:paraId="55E89656" w14:textId="3BF80738" w:rsidR="00FB0ADC" w:rsidRPr="00D02F27" w:rsidRDefault="00FB0ADC" w:rsidP="00FB0ADC">
      <w:pPr>
        <w:pStyle w:val="24"/>
        <w:numPr>
          <w:ilvl w:val="1"/>
          <w:numId w:val="18"/>
        </w:numPr>
        <w:tabs>
          <w:tab w:val="clear" w:pos="0"/>
          <w:tab w:val="num" w:pos="1985"/>
        </w:tabs>
        <w:ind w:leftChars="-1" w:left="-2" w:firstLine="1"/>
        <w:rPr>
          <w:ins w:id="13053" w:author="Windows 사용자" w:date="2019-12-11T11:53:00Z"/>
          <w:bCs/>
          <w:lang w:eastAsia="ko-KR"/>
        </w:rPr>
      </w:pPr>
      <w:ins w:id="13054" w:author="Windows 사용자" w:date="2019-12-11T11:53:00Z">
        <w:r>
          <w:br w:type="page"/>
        </w:r>
      </w:ins>
      <w:ins w:id="13055" w:author="Windows 사용자" w:date="2019-12-11T11:54:00Z">
        <w:r>
          <w:rPr>
            <w:rFonts w:hint="eastAsia"/>
            <w:lang w:eastAsia="ko-KR"/>
          </w:rPr>
          <w:lastRenderedPageBreak/>
          <w:t>신뢰지표</w:t>
        </w:r>
        <w:r>
          <w:rPr>
            <w:rFonts w:hint="eastAsia"/>
            <w:lang w:eastAsia="ko-KR"/>
          </w:rPr>
          <w:t>(</w:t>
        </w:r>
        <w:r>
          <w:rPr>
            <w:lang w:eastAsia="ko-KR"/>
          </w:rPr>
          <w:t xml:space="preserve">RI) </w:t>
        </w:r>
        <w:r>
          <w:rPr>
            <w:rFonts w:hint="eastAsia"/>
            <w:lang w:eastAsia="ko-KR"/>
          </w:rPr>
          <w:t>및</w:t>
        </w:r>
        <w:r>
          <w:rPr>
            <w:rFonts w:hint="eastAsia"/>
            <w:lang w:eastAsia="ko-KR"/>
          </w:rPr>
          <w:t xml:space="preserve"> </w:t>
        </w:r>
      </w:ins>
      <w:ins w:id="13056" w:author="Windows 사용자" w:date="2019-12-11T11:53:00Z">
        <w:r w:rsidRPr="00D02F27">
          <w:rPr>
            <w:rFonts w:hint="eastAsia"/>
            <w:bCs/>
            <w:lang w:eastAsia="ko-KR"/>
          </w:rPr>
          <w:t>변동지표</w:t>
        </w:r>
        <w:r w:rsidRPr="00D02F27">
          <w:rPr>
            <w:bCs/>
            <w:lang w:eastAsia="ko-KR"/>
          </w:rPr>
          <w:t>(VI)</w:t>
        </w:r>
      </w:ins>
      <w:ins w:id="13057" w:author="Windows 사용자" w:date="2019-12-11T11:54:00Z">
        <w:r>
          <w:rPr>
            <w:bCs/>
            <w:lang w:eastAsia="ko-KR"/>
          </w:rPr>
          <w:t xml:space="preserve"> </w:t>
        </w:r>
        <w:r>
          <w:rPr>
            <w:rFonts w:hint="eastAsia"/>
            <w:bCs/>
            <w:lang w:eastAsia="ko-KR"/>
          </w:rPr>
          <w:t>계산</w:t>
        </w:r>
        <w:r>
          <w:rPr>
            <w:rFonts w:hint="eastAsia"/>
            <w:bCs/>
            <w:lang w:eastAsia="ko-KR"/>
          </w:rPr>
          <w:t xml:space="preserve"> </w:t>
        </w:r>
        <w:r>
          <w:rPr>
            <w:rFonts w:hint="eastAsia"/>
            <w:bCs/>
            <w:lang w:eastAsia="ko-KR"/>
          </w:rPr>
          <w:t>예시</w:t>
        </w:r>
      </w:ins>
    </w:p>
    <w:p w14:paraId="56DC328A" w14:textId="77777777" w:rsidR="00FB0ADC" w:rsidRPr="00D02F27" w:rsidRDefault="00FB0ADC">
      <w:pPr>
        <w:rPr>
          <w:ins w:id="13058" w:author="Windows 사용자" w:date="2019-12-11T11:53:00Z"/>
          <w:lang w:val="de-DE"/>
        </w:rPr>
      </w:pPr>
    </w:p>
    <w:p w14:paraId="6D80AEFF" w14:textId="67142003" w:rsidR="00FB0ADC" w:rsidRDefault="00FB0ADC">
      <w:pPr>
        <w:widowControl/>
        <w:wordWrap/>
        <w:autoSpaceDE/>
        <w:autoSpaceDN/>
        <w:spacing w:line="240" w:lineRule="auto"/>
        <w:rPr>
          <w:ins w:id="13059" w:author="Windows 사용자" w:date="2019-12-11T12:01:00Z"/>
          <w:lang w:val="de-DE"/>
        </w:rPr>
        <w:pPrChange w:id="13060" w:author="Windows 사용자" w:date="2019-12-11T12:22:00Z">
          <w:pPr>
            <w:widowControl/>
            <w:wordWrap/>
            <w:autoSpaceDE/>
            <w:autoSpaceDN/>
            <w:spacing w:line="240" w:lineRule="auto"/>
            <w:jc w:val="left"/>
          </w:pPr>
        </w:pPrChange>
      </w:pPr>
      <w:ins w:id="13061" w:author="Windows 사용자" w:date="2019-12-11T11:54:00Z">
        <w:r>
          <w:rPr>
            <w:rFonts w:hint="eastAsia"/>
            <w:lang w:val="de-DE"/>
          </w:rPr>
          <w:t>신뢰지표는</w:t>
        </w:r>
        <w:r>
          <w:rPr>
            <w:rFonts w:hint="eastAsia"/>
            <w:lang w:val="de-DE"/>
          </w:rPr>
          <w:t xml:space="preserve"> </w:t>
        </w:r>
        <w:r>
          <w:rPr>
            <w:lang w:val="de-DE"/>
          </w:rPr>
          <w:t>5</w:t>
        </w:r>
        <w:r>
          <w:rPr>
            <w:rFonts w:hint="eastAsia"/>
            <w:lang w:val="de-DE"/>
          </w:rPr>
          <w:t>분</w:t>
        </w:r>
      </w:ins>
      <w:ins w:id="13062" w:author="Windows 사용자" w:date="2019-12-11T11:57:00Z">
        <w:r>
          <w:rPr>
            <w:rFonts w:hint="eastAsia"/>
            <w:lang w:val="de-DE"/>
          </w:rPr>
          <w:t xml:space="preserve"> </w:t>
        </w:r>
      </w:ins>
      <w:ins w:id="13063" w:author="Windows 사용자" w:date="2019-12-11T11:54:00Z">
        <w:r>
          <w:rPr>
            <w:rFonts w:hint="eastAsia"/>
            <w:lang w:val="de-DE"/>
          </w:rPr>
          <w:t>단위</w:t>
        </w:r>
      </w:ins>
      <w:ins w:id="13064" w:author="Windows 사용자" w:date="2019-12-11T11:57:00Z">
        <w:r>
          <w:rPr>
            <w:rFonts w:hint="eastAsia"/>
            <w:lang w:val="de-DE"/>
          </w:rPr>
          <w:t>로</w:t>
        </w:r>
        <w:r>
          <w:rPr>
            <w:rFonts w:hint="eastAsia"/>
            <w:lang w:val="de-DE"/>
          </w:rPr>
          <w:t xml:space="preserve"> </w:t>
        </w:r>
        <w:r>
          <w:rPr>
            <w:rFonts w:hint="eastAsia"/>
            <w:lang w:val="de-DE"/>
          </w:rPr>
          <w:t>입찰</w:t>
        </w:r>
      </w:ins>
      <w:ins w:id="13065" w:author="Windows 사용자" w:date="2019-12-11T11:54:00Z">
        <w:r>
          <w:rPr>
            <w:rFonts w:hint="eastAsia"/>
            <w:lang w:val="de-DE"/>
          </w:rPr>
          <w:t>전력량</w:t>
        </w:r>
      </w:ins>
      <w:ins w:id="13066" w:author="Windows 사용자" w:date="2019-12-11T11:57:00Z">
        <w:r>
          <w:rPr>
            <w:rFonts w:hint="eastAsia"/>
            <w:lang w:val="de-DE"/>
          </w:rPr>
          <w:t>과</w:t>
        </w:r>
        <w:r>
          <w:rPr>
            <w:rFonts w:hint="eastAsia"/>
            <w:lang w:val="de-DE"/>
          </w:rPr>
          <w:t xml:space="preserve"> </w:t>
        </w:r>
        <w:r>
          <w:rPr>
            <w:rFonts w:hint="eastAsia"/>
            <w:lang w:val="de-DE"/>
          </w:rPr>
          <w:t>출력전력량을</w:t>
        </w:r>
        <w:r>
          <w:rPr>
            <w:rFonts w:hint="eastAsia"/>
            <w:lang w:val="de-DE"/>
          </w:rPr>
          <w:t xml:space="preserve"> </w:t>
        </w:r>
        <w:r>
          <w:rPr>
            <w:rFonts w:hint="eastAsia"/>
            <w:lang w:val="de-DE"/>
          </w:rPr>
          <w:t>비교하여</w:t>
        </w:r>
        <w:r>
          <w:rPr>
            <w:rFonts w:hint="eastAsia"/>
            <w:lang w:val="de-DE"/>
          </w:rPr>
          <w:t xml:space="preserve"> </w:t>
        </w:r>
        <w:r>
          <w:rPr>
            <w:rFonts w:hint="eastAsia"/>
            <w:lang w:val="de-DE"/>
          </w:rPr>
          <w:t>계산되고</w:t>
        </w:r>
        <w:r>
          <w:rPr>
            <w:rFonts w:hint="eastAsia"/>
            <w:lang w:val="de-DE"/>
          </w:rPr>
          <w:t>,</w:t>
        </w:r>
        <w:r>
          <w:rPr>
            <w:lang w:val="de-DE"/>
          </w:rPr>
          <w:t xml:space="preserve"> </w:t>
        </w:r>
        <w:r>
          <w:rPr>
            <w:rFonts w:hint="eastAsia"/>
            <w:lang w:val="de-DE"/>
          </w:rPr>
          <w:t>변동지표는</w:t>
        </w:r>
        <w:r>
          <w:rPr>
            <w:rFonts w:hint="eastAsia"/>
            <w:lang w:val="de-DE"/>
          </w:rPr>
          <w:t xml:space="preserve"> </w:t>
        </w:r>
        <w:r>
          <w:rPr>
            <w:lang w:val="de-DE"/>
          </w:rPr>
          <w:t>1</w:t>
        </w:r>
        <w:r>
          <w:rPr>
            <w:rFonts w:hint="eastAsia"/>
            <w:lang w:val="de-DE"/>
          </w:rPr>
          <w:t>분</w:t>
        </w:r>
        <w:r>
          <w:rPr>
            <w:rFonts w:hint="eastAsia"/>
            <w:lang w:val="de-DE"/>
          </w:rPr>
          <w:t xml:space="preserve"> </w:t>
        </w:r>
        <w:r>
          <w:rPr>
            <w:rFonts w:hint="eastAsia"/>
            <w:lang w:val="de-DE"/>
          </w:rPr>
          <w:t>단위로</w:t>
        </w:r>
        <w:r>
          <w:rPr>
            <w:rFonts w:hint="eastAsia"/>
            <w:lang w:val="de-DE"/>
          </w:rPr>
          <w:t xml:space="preserve"> </w:t>
        </w:r>
        <w:r>
          <w:rPr>
            <w:rFonts w:hint="eastAsia"/>
            <w:lang w:val="de-DE"/>
          </w:rPr>
          <w:t>출력전력의</w:t>
        </w:r>
        <w:r>
          <w:rPr>
            <w:rFonts w:hint="eastAsia"/>
            <w:lang w:val="de-DE"/>
          </w:rPr>
          <w:t xml:space="preserve"> </w:t>
        </w:r>
        <w:r>
          <w:rPr>
            <w:rFonts w:hint="eastAsia"/>
            <w:lang w:val="de-DE"/>
          </w:rPr>
          <w:t>변화를</w:t>
        </w:r>
        <w:r>
          <w:rPr>
            <w:rFonts w:hint="eastAsia"/>
            <w:lang w:val="de-DE"/>
          </w:rPr>
          <w:t xml:space="preserve"> </w:t>
        </w:r>
        <w:r>
          <w:rPr>
            <w:rFonts w:hint="eastAsia"/>
            <w:lang w:val="de-DE"/>
          </w:rPr>
          <w:t>통해</w:t>
        </w:r>
        <w:r>
          <w:rPr>
            <w:rFonts w:hint="eastAsia"/>
            <w:lang w:val="de-DE"/>
          </w:rPr>
          <w:t xml:space="preserve"> </w:t>
        </w:r>
        <w:r>
          <w:rPr>
            <w:rFonts w:hint="eastAsia"/>
            <w:lang w:val="de-DE"/>
          </w:rPr>
          <w:t>계산된다</w:t>
        </w:r>
        <w:r>
          <w:rPr>
            <w:rFonts w:hint="eastAsia"/>
            <w:lang w:val="de-DE"/>
          </w:rPr>
          <w:t>.</w:t>
        </w:r>
        <w:r>
          <w:rPr>
            <w:lang w:val="de-DE"/>
          </w:rPr>
          <w:t xml:space="preserve"> </w:t>
        </w:r>
        <w:r>
          <w:rPr>
            <w:rFonts w:hint="eastAsia"/>
            <w:lang w:val="de-DE"/>
          </w:rPr>
          <w:t>아래</w:t>
        </w:r>
        <w:r>
          <w:rPr>
            <w:rFonts w:hint="eastAsia"/>
            <w:lang w:val="de-DE"/>
          </w:rPr>
          <w:t xml:space="preserve"> </w:t>
        </w:r>
      </w:ins>
      <w:ins w:id="13067" w:author="Windows 사용자" w:date="2019-12-11T11:59:00Z">
        <w:r>
          <w:rPr>
            <w:rFonts w:hint="eastAsia"/>
            <w:lang w:val="de-DE"/>
          </w:rPr>
          <w:t>그림</w:t>
        </w:r>
      </w:ins>
      <w:ins w:id="13068" w:author="Windows 사용자" w:date="2019-12-11T12:21:00Z">
        <w:r w:rsidR="00786E15">
          <w:rPr>
            <w:rFonts w:hint="eastAsia"/>
            <w:lang w:val="de-DE"/>
          </w:rPr>
          <w:t>은</w:t>
        </w:r>
        <w:r w:rsidR="00786E15">
          <w:rPr>
            <w:rFonts w:hint="eastAsia"/>
            <w:lang w:val="de-DE"/>
          </w:rPr>
          <w:t xml:space="preserve"> </w:t>
        </w:r>
        <w:r w:rsidR="00786E15">
          <w:rPr>
            <w:rFonts w:hint="eastAsia"/>
            <w:lang w:val="de-DE"/>
          </w:rPr>
          <w:t>특정</w:t>
        </w:r>
        <w:r w:rsidR="00786E15">
          <w:rPr>
            <w:rFonts w:hint="eastAsia"/>
            <w:lang w:val="de-DE"/>
          </w:rPr>
          <w:t xml:space="preserve"> </w:t>
        </w:r>
        <w:r w:rsidR="00786E15">
          <w:rPr>
            <w:rFonts w:hint="eastAsia"/>
            <w:lang w:val="de-DE"/>
          </w:rPr>
          <w:t>시간대</w:t>
        </w:r>
        <w:r w:rsidR="00786E15">
          <w:rPr>
            <w:rFonts w:hint="eastAsia"/>
            <w:lang w:val="de-DE"/>
          </w:rPr>
          <w:t xml:space="preserve"> </w:t>
        </w:r>
        <w:r w:rsidR="00786E15">
          <w:rPr>
            <w:rFonts w:hint="eastAsia"/>
            <w:lang w:val="de-DE"/>
          </w:rPr>
          <w:t>전후로</w:t>
        </w:r>
        <w:r w:rsidR="00786E15">
          <w:rPr>
            <w:rFonts w:hint="eastAsia"/>
            <w:lang w:val="de-DE"/>
          </w:rPr>
          <w:t xml:space="preserve"> </w:t>
        </w:r>
        <w:r w:rsidR="00786E15">
          <w:rPr>
            <w:lang w:val="de-DE"/>
          </w:rPr>
          <w:t>1</w:t>
        </w:r>
        <w:r w:rsidR="00786E15">
          <w:rPr>
            <w:rFonts w:hint="eastAsia"/>
            <w:lang w:val="de-DE"/>
          </w:rPr>
          <w:t>분</w:t>
        </w:r>
        <w:r w:rsidR="00786E15">
          <w:rPr>
            <w:rFonts w:hint="eastAsia"/>
            <w:lang w:val="de-DE"/>
          </w:rPr>
          <w:t xml:space="preserve"> </w:t>
        </w:r>
        <w:r w:rsidR="00786E15">
          <w:rPr>
            <w:rFonts w:hint="eastAsia"/>
            <w:lang w:val="de-DE"/>
          </w:rPr>
          <w:t>단위로</w:t>
        </w:r>
        <w:r w:rsidR="00786E15">
          <w:rPr>
            <w:rFonts w:hint="eastAsia"/>
            <w:lang w:val="de-DE"/>
          </w:rPr>
          <w:t xml:space="preserve"> </w:t>
        </w:r>
        <w:r w:rsidR="00786E15">
          <w:rPr>
            <w:rFonts w:hint="eastAsia"/>
            <w:lang w:val="de-DE"/>
          </w:rPr>
          <w:t>발생한</w:t>
        </w:r>
        <w:r w:rsidR="00786E15">
          <w:rPr>
            <w:rFonts w:hint="eastAsia"/>
            <w:lang w:val="de-DE"/>
          </w:rPr>
          <w:t xml:space="preserve"> </w:t>
        </w:r>
        <w:r w:rsidR="00786E15">
          <w:rPr>
            <w:rFonts w:hint="eastAsia"/>
            <w:lang w:val="de-DE"/>
          </w:rPr>
          <w:t>출력전력</w:t>
        </w:r>
      </w:ins>
      <w:ins w:id="13069" w:author="Windows 사용자" w:date="2019-12-17T12:38:00Z">
        <w:r w:rsidR="004F402B">
          <w:rPr>
            <w:rFonts w:hint="eastAsia"/>
            <w:lang w:val="de-DE"/>
          </w:rPr>
          <w:t>과</w:t>
        </w:r>
        <w:r w:rsidR="004F402B">
          <w:rPr>
            <w:rFonts w:hint="eastAsia"/>
            <w:lang w:val="de-DE"/>
          </w:rPr>
          <w:t xml:space="preserve"> </w:t>
        </w:r>
        <w:r w:rsidR="004F402B">
          <w:rPr>
            <w:rFonts w:hint="eastAsia"/>
            <w:lang w:val="de-DE"/>
          </w:rPr>
          <w:t>해당</w:t>
        </w:r>
        <w:r w:rsidR="004F402B">
          <w:rPr>
            <w:rFonts w:hint="eastAsia"/>
            <w:lang w:val="de-DE"/>
          </w:rPr>
          <w:t xml:space="preserve"> </w:t>
        </w:r>
        <w:r w:rsidR="004F402B">
          <w:rPr>
            <w:rFonts w:hint="eastAsia"/>
            <w:lang w:val="de-DE"/>
          </w:rPr>
          <w:t>시간대의</w:t>
        </w:r>
        <w:r w:rsidR="004F402B">
          <w:rPr>
            <w:rFonts w:hint="eastAsia"/>
            <w:lang w:val="de-DE"/>
          </w:rPr>
          <w:t xml:space="preserve"> </w:t>
        </w:r>
        <w:r w:rsidR="004F402B">
          <w:rPr>
            <w:rFonts w:hint="eastAsia"/>
            <w:lang w:val="de-DE"/>
          </w:rPr>
          <w:t>입찰전력</w:t>
        </w:r>
      </w:ins>
      <w:ins w:id="13070" w:author="Windows 사용자" w:date="2019-12-11T12:22:00Z">
        <w:r w:rsidR="00786E15">
          <w:rPr>
            <w:rFonts w:hint="eastAsia"/>
            <w:lang w:val="de-DE"/>
          </w:rPr>
          <w:t>에</w:t>
        </w:r>
        <w:r w:rsidR="00786E15">
          <w:rPr>
            <w:rFonts w:hint="eastAsia"/>
            <w:lang w:val="de-DE"/>
          </w:rPr>
          <w:t xml:space="preserve"> </w:t>
        </w:r>
        <w:r w:rsidR="00786E15">
          <w:rPr>
            <w:rFonts w:hint="eastAsia"/>
            <w:lang w:val="de-DE"/>
          </w:rPr>
          <w:t>대해</w:t>
        </w:r>
        <w:r w:rsidR="00786E15">
          <w:rPr>
            <w:rFonts w:hint="eastAsia"/>
            <w:lang w:val="de-DE"/>
          </w:rPr>
          <w:t xml:space="preserve"> </w:t>
        </w:r>
        <w:r w:rsidR="00786E15">
          <w:rPr>
            <w:rFonts w:hint="eastAsia"/>
            <w:lang w:val="de-DE"/>
          </w:rPr>
          <w:t>나타낸</w:t>
        </w:r>
        <w:r w:rsidR="00786E15">
          <w:rPr>
            <w:rFonts w:hint="eastAsia"/>
            <w:lang w:val="de-DE"/>
          </w:rPr>
          <w:t xml:space="preserve"> </w:t>
        </w:r>
        <w:r w:rsidR="00786E15">
          <w:rPr>
            <w:rFonts w:hint="eastAsia"/>
            <w:lang w:val="de-DE"/>
          </w:rPr>
          <w:t>것이고</w:t>
        </w:r>
        <w:r w:rsidR="00786E15">
          <w:rPr>
            <w:rFonts w:hint="eastAsia"/>
            <w:lang w:val="de-DE"/>
          </w:rPr>
          <w:t>,</w:t>
        </w:r>
        <w:r w:rsidR="00786E15">
          <w:rPr>
            <w:lang w:val="de-DE"/>
          </w:rPr>
          <w:t xml:space="preserve"> </w:t>
        </w:r>
        <w:r w:rsidR="00786E15">
          <w:rPr>
            <w:rFonts w:hint="eastAsia"/>
            <w:lang w:val="de-DE"/>
          </w:rPr>
          <w:t>아래</w:t>
        </w:r>
      </w:ins>
      <w:ins w:id="13071" w:author="Windows 사용자" w:date="2019-12-11T11:59:00Z">
        <w:r>
          <w:rPr>
            <w:rFonts w:hint="eastAsia"/>
            <w:lang w:val="de-DE"/>
          </w:rPr>
          <w:t xml:space="preserve"> </w:t>
        </w:r>
        <w:r>
          <w:rPr>
            <w:rFonts w:hint="eastAsia"/>
            <w:lang w:val="de-DE"/>
          </w:rPr>
          <w:t>표는</w:t>
        </w:r>
        <w:r>
          <w:rPr>
            <w:rFonts w:hint="eastAsia"/>
            <w:lang w:val="de-DE"/>
          </w:rPr>
          <w:t xml:space="preserve"> </w:t>
        </w:r>
      </w:ins>
      <w:ins w:id="13072" w:author="Windows 사용자" w:date="2019-12-11T12:22:00Z">
        <w:r w:rsidR="00786E15">
          <w:rPr>
            <w:rFonts w:hint="eastAsia"/>
            <w:lang w:val="de-DE"/>
          </w:rPr>
          <w:t>붉은</w:t>
        </w:r>
        <w:r w:rsidR="00786E15">
          <w:rPr>
            <w:rFonts w:hint="eastAsia"/>
            <w:lang w:val="de-DE"/>
          </w:rPr>
          <w:t xml:space="preserve"> </w:t>
        </w:r>
        <w:r w:rsidR="00786E15">
          <w:rPr>
            <w:rFonts w:hint="eastAsia"/>
            <w:lang w:val="de-DE"/>
          </w:rPr>
          <w:t>색으로</w:t>
        </w:r>
        <w:r w:rsidR="00786E15">
          <w:rPr>
            <w:rFonts w:hint="eastAsia"/>
            <w:lang w:val="de-DE"/>
          </w:rPr>
          <w:t xml:space="preserve"> </w:t>
        </w:r>
        <w:r w:rsidR="00786E15">
          <w:rPr>
            <w:rFonts w:hint="eastAsia"/>
            <w:lang w:val="de-DE"/>
          </w:rPr>
          <w:t>표시한</w:t>
        </w:r>
      </w:ins>
      <w:ins w:id="13073" w:author="Windows 사용자" w:date="2019-12-17T12:39:00Z">
        <w:r w:rsidR="004F402B">
          <w:rPr>
            <w:rFonts w:hint="eastAsia"/>
            <w:lang w:val="de-DE"/>
          </w:rPr>
          <w:t xml:space="preserve"> </w:t>
        </w:r>
        <w:r w:rsidR="004F402B">
          <w:rPr>
            <w:rFonts w:hint="eastAsia"/>
            <w:lang w:val="de-DE"/>
          </w:rPr>
          <w:t>영역</w:t>
        </w:r>
      </w:ins>
      <w:ins w:id="13074" w:author="Windows 사용자" w:date="2019-12-11T12:22:00Z">
        <w:r w:rsidR="00786E15">
          <w:rPr>
            <w:rFonts w:hint="eastAsia"/>
            <w:lang w:val="de-DE"/>
          </w:rPr>
          <w:t xml:space="preserve"> </w:t>
        </w:r>
      </w:ins>
      <w:ins w:id="13075" w:author="Windows 사용자" w:date="2019-12-11T11:58:00Z">
        <w:r>
          <w:rPr>
            <w:lang w:val="de-DE"/>
          </w:rPr>
          <w:t>1</w:t>
        </w:r>
        <w:r>
          <w:rPr>
            <w:rFonts w:hint="eastAsia"/>
            <w:lang w:val="de-DE"/>
          </w:rPr>
          <w:t>시간</w:t>
        </w:r>
        <w:r>
          <w:rPr>
            <w:rFonts w:hint="eastAsia"/>
            <w:lang w:val="de-DE"/>
          </w:rPr>
          <w:t xml:space="preserve"> </w:t>
        </w:r>
        <w:r>
          <w:rPr>
            <w:rFonts w:hint="eastAsia"/>
            <w:lang w:val="de-DE"/>
          </w:rPr>
          <w:t>동안</w:t>
        </w:r>
      </w:ins>
      <w:ins w:id="13076" w:author="Windows 사용자" w:date="2019-12-11T12:22:00Z">
        <w:r w:rsidR="00786E15">
          <w:rPr>
            <w:rFonts w:hint="eastAsia"/>
            <w:lang w:val="de-DE"/>
          </w:rPr>
          <w:t>에</w:t>
        </w:r>
      </w:ins>
      <w:ins w:id="13077" w:author="Windows 사용자" w:date="2019-12-11T11:58:00Z">
        <w:r>
          <w:rPr>
            <w:rFonts w:hint="eastAsia"/>
            <w:lang w:val="de-DE"/>
          </w:rPr>
          <w:t xml:space="preserve"> </w:t>
        </w:r>
        <w:r>
          <w:rPr>
            <w:rFonts w:hint="eastAsia"/>
            <w:lang w:val="de-DE"/>
          </w:rPr>
          <w:t>발생한</w:t>
        </w:r>
        <w:r>
          <w:rPr>
            <w:rFonts w:hint="eastAsia"/>
            <w:lang w:val="de-DE"/>
          </w:rPr>
          <w:t xml:space="preserve"> </w:t>
        </w:r>
        <w:r>
          <w:rPr>
            <w:rFonts w:hint="eastAsia"/>
            <w:lang w:val="de-DE"/>
          </w:rPr>
          <w:t>출력전력</w:t>
        </w:r>
      </w:ins>
      <w:ins w:id="13078" w:author="Windows 사용자" w:date="2019-12-11T11:59:00Z">
        <w:r>
          <w:rPr>
            <w:rFonts w:hint="eastAsia"/>
            <w:lang w:val="de-DE"/>
          </w:rPr>
          <w:t>에</w:t>
        </w:r>
        <w:r>
          <w:rPr>
            <w:rFonts w:hint="eastAsia"/>
            <w:lang w:val="de-DE"/>
          </w:rPr>
          <w:t xml:space="preserve"> </w:t>
        </w:r>
        <w:r>
          <w:rPr>
            <w:rFonts w:hint="eastAsia"/>
            <w:lang w:val="de-DE"/>
          </w:rPr>
          <w:t>대해</w:t>
        </w:r>
        <w:r>
          <w:rPr>
            <w:rFonts w:hint="eastAsia"/>
            <w:lang w:val="de-DE"/>
          </w:rPr>
          <w:t xml:space="preserve"> </w:t>
        </w:r>
        <w:r>
          <w:rPr>
            <w:rFonts w:hint="eastAsia"/>
            <w:lang w:val="de-DE"/>
          </w:rPr>
          <w:t>신뢰지표와</w:t>
        </w:r>
        <w:r>
          <w:rPr>
            <w:rFonts w:hint="eastAsia"/>
            <w:lang w:val="de-DE"/>
          </w:rPr>
          <w:t xml:space="preserve"> </w:t>
        </w:r>
        <w:r>
          <w:rPr>
            <w:rFonts w:hint="eastAsia"/>
            <w:lang w:val="de-DE"/>
          </w:rPr>
          <w:t>변동지표를</w:t>
        </w:r>
        <w:r>
          <w:rPr>
            <w:rFonts w:hint="eastAsia"/>
            <w:lang w:val="de-DE"/>
          </w:rPr>
          <w:t xml:space="preserve"> </w:t>
        </w:r>
        <w:r>
          <w:rPr>
            <w:rFonts w:hint="eastAsia"/>
            <w:lang w:val="de-DE"/>
          </w:rPr>
          <w:t>계산한</w:t>
        </w:r>
        <w:r>
          <w:rPr>
            <w:rFonts w:hint="eastAsia"/>
            <w:lang w:val="de-DE"/>
          </w:rPr>
          <w:t xml:space="preserve"> </w:t>
        </w:r>
        <w:r>
          <w:rPr>
            <w:rFonts w:hint="eastAsia"/>
            <w:lang w:val="de-DE"/>
          </w:rPr>
          <w:t>것</w:t>
        </w:r>
      </w:ins>
      <w:ins w:id="13079" w:author="Windows 사용자" w:date="2019-12-11T12:01:00Z">
        <w:r w:rsidR="004D3411">
          <w:rPr>
            <w:rFonts w:hint="eastAsia"/>
            <w:lang w:val="de-DE"/>
          </w:rPr>
          <w:t>이다</w:t>
        </w:r>
        <w:r w:rsidR="004D3411">
          <w:rPr>
            <w:rFonts w:hint="eastAsia"/>
            <w:lang w:val="de-DE"/>
          </w:rPr>
          <w:t>.</w:t>
        </w:r>
        <w:bookmarkStart w:id="13080" w:name="_GoBack"/>
        <w:bookmarkEnd w:id="13080"/>
      </w:ins>
    </w:p>
    <w:p w14:paraId="5265D44C" w14:textId="0AE3BA82" w:rsidR="004D3411" w:rsidRDefault="004D3411">
      <w:pPr>
        <w:widowControl/>
        <w:wordWrap/>
        <w:autoSpaceDE/>
        <w:autoSpaceDN/>
        <w:spacing w:line="240" w:lineRule="auto"/>
        <w:rPr>
          <w:ins w:id="13081" w:author="Windows 사용자" w:date="2019-12-11T12:05:00Z"/>
          <w:lang w:val="de-DE"/>
        </w:rPr>
        <w:pPrChange w:id="13082" w:author="Windows 사용자" w:date="2019-12-11T12:22:00Z">
          <w:pPr>
            <w:widowControl/>
            <w:wordWrap/>
            <w:autoSpaceDE/>
            <w:autoSpaceDN/>
            <w:spacing w:line="240" w:lineRule="auto"/>
            <w:jc w:val="left"/>
          </w:pPr>
        </w:pPrChange>
      </w:pPr>
    </w:p>
    <w:p w14:paraId="5D76CEA3" w14:textId="2DD99D1F" w:rsidR="00997D19" w:rsidRPr="004F402B" w:rsidRDefault="004F402B">
      <w:pPr>
        <w:widowControl/>
        <w:wordWrap/>
        <w:autoSpaceDE/>
        <w:autoSpaceDN/>
        <w:spacing w:line="240" w:lineRule="auto"/>
        <w:jc w:val="center"/>
        <w:rPr>
          <w:ins w:id="13083" w:author="Windows 사용자" w:date="2019-12-11T12:26:00Z"/>
          <w:lang w:val="de-DE"/>
          <w:rPrChange w:id="13084" w:author="Windows 사용자" w:date="2019-12-17T12:39:00Z">
            <w:rPr>
              <w:ins w:id="13085" w:author="Windows 사용자" w:date="2019-12-11T12:26:00Z"/>
              <w:lang w:val="de-DE"/>
            </w:rPr>
          </w:rPrChange>
        </w:rPr>
        <w:pPrChange w:id="13086" w:author="Windows 사용자" w:date="2019-12-11T12:06:00Z">
          <w:pPr>
            <w:widowControl/>
            <w:wordWrap/>
            <w:autoSpaceDE/>
            <w:autoSpaceDN/>
            <w:spacing w:line="240" w:lineRule="auto"/>
            <w:jc w:val="left"/>
          </w:pPr>
        </w:pPrChange>
      </w:pPr>
      <w:ins w:id="13087" w:author="Windows 사용자" w:date="2019-12-17T12:39:00Z">
        <w:r w:rsidRPr="004F402B">
          <w:drawing>
            <wp:inline distT="0" distB="0" distL="0" distR="0" wp14:anchorId="4F9F0827" wp14:editId="3B5BCD8D">
              <wp:extent cx="3500437" cy="2301897"/>
              <wp:effectExtent l="0" t="0" r="5080" b="3175"/>
              <wp:docPr id="9" name="그림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/>
                      <pic:cNvPicPr>
                        <a:picLocks noChangeAspect="1" noChangeArrowheads="1"/>
                      </pic:cNvPicPr>
                    </pic:nvPicPr>
                    <pic:blipFill>
                      <a:blip r:embed="rId35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503023" cy="230359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18AB3EB9" w14:textId="77777777" w:rsidR="00B12797" w:rsidRDefault="00B12797">
      <w:pPr>
        <w:widowControl/>
        <w:wordWrap/>
        <w:autoSpaceDE/>
        <w:autoSpaceDN/>
        <w:spacing w:line="240" w:lineRule="auto"/>
        <w:jc w:val="center"/>
        <w:rPr>
          <w:ins w:id="13088" w:author="Windows 사용자" w:date="2019-12-11T12:06:00Z"/>
          <w:lang w:val="de-DE"/>
        </w:rPr>
        <w:pPrChange w:id="13089" w:author="Windows 사용자" w:date="2019-12-11T12:06:00Z">
          <w:pPr>
            <w:widowControl/>
            <w:wordWrap/>
            <w:autoSpaceDE/>
            <w:autoSpaceDN/>
            <w:spacing w:line="240" w:lineRule="auto"/>
            <w:jc w:val="left"/>
          </w:pPr>
        </w:pPrChange>
      </w:pPr>
    </w:p>
    <w:p w14:paraId="77FCEC9C" w14:textId="55002938" w:rsidR="00997D19" w:rsidRDefault="00997D19" w:rsidP="00997D19">
      <w:pPr>
        <w:pStyle w:val="aff"/>
        <w:jc w:val="center"/>
        <w:rPr>
          <w:ins w:id="13090" w:author="Windows 사용자" w:date="2019-12-11T12:26:00Z"/>
          <w:lang w:bidi="ko-KR"/>
        </w:rPr>
      </w:pPr>
      <w:ins w:id="13091" w:author="Windows 사용자" w:date="2019-12-11T12:06:00Z">
        <w:r w:rsidRPr="002646CB">
          <w:rPr>
            <w:rFonts w:hint="eastAsia"/>
          </w:rPr>
          <w:t>그림</w:t>
        </w:r>
        <w:r>
          <w:t xml:space="preserve"> 4</w:t>
        </w:r>
        <w:r w:rsidRPr="002646CB">
          <w:t xml:space="preserve">  </w:t>
        </w:r>
        <w:r>
          <w:rPr>
            <w:rFonts w:hint="eastAsia"/>
            <w:lang w:bidi="ko-KR"/>
          </w:rPr>
          <w:t>출력</w:t>
        </w:r>
      </w:ins>
      <w:ins w:id="13092" w:author="Windows 사용자" w:date="2019-12-11T12:07:00Z">
        <w:r>
          <w:rPr>
            <w:rFonts w:hint="eastAsia"/>
            <w:lang w:bidi="ko-KR"/>
          </w:rPr>
          <w:t>전력</w:t>
        </w:r>
        <w:r>
          <w:rPr>
            <w:rFonts w:hint="eastAsia"/>
            <w:lang w:bidi="ko-KR"/>
          </w:rPr>
          <w:t xml:space="preserve"> </w:t>
        </w:r>
        <w:r>
          <w:rPr>
            <w:rFonts w:hint="eastAsia"/>
            <w:lang w:bidi="ko-KR"/>
          </w:rPr>
          <w:t>예시</w:t>
        </w:r>
      </w:ins>
    </w:p>
    <w:p w14:paraId="023A35B2" w14:textId="77777777" w:rsidR="00B12797" w:rsidRPr="00147ED9" w:rsidRDefault="00B12797">
      <w:pPr>
        <w:rPr>
          <w:ins w:id="13093" w:author="Windows 사용자" w:date="2019-12-11T12:06:00Z"/>
          <w:lang w:bidi="ko-KR"/>
        </w:rPr>
        <w:pPrChange w:id="13094" w:author="Windows 사용자" w:date="2019-12-11T12:26:00Z">
          <w:pPr>
            <w:pStyle w:val="aff"/>
            <w:jc w:val="center"/>
          </w:pPr>
        </w:pPrChange>
      </w:pPr>
    </w:p>
    <w:p w14:paraId="77C493E7" w14:textId="04E825C7" w:rsidR="00B12797" w:rsidRPr="002646CB" w:rsidRDefault="00B12797" w:rsidP="00B12797">
      <w:pPr>
        <w:jc w:val="center"/>
        <w:rPr>
          <w:ins w:id="13095" w:author="Windows 사용자" w:date="2019-12-11T12:26:00Z"/>
          <w:b/>
          <w:bCs/>
        </w:rPr>
      </w:pPr>
      <w:ins w:id="13096" w:author="Windows 사용자" w:date="2019-12-11T12:26:00Z">
        <w:r w:rsidRPr="002646CB">
          <w:rPr>
            <w:rFonts w:hint="eastAsia"/>
            <w:b/>
            <w:bCs/>
          </w:rPr>
          <w:t>표</w:t>
        </w:r>
        <w:r>
          <w:rPr>
            <w:b/>
            <w:bCs/>
          </w:rPr>
          <w:t>3</w:t>
        </w:r>
        <w:r w:rsidRPr="002646CB">
          <w:rPr>
            <w:b/>
            <w:bCs/>
          </w:rPr>
          <w:t xml:space="preserve"> – </w:t>
        </w:r>
        <w:r w:rsidR="00A45D55">
          <w:rPr>
            <w:rFonts w:hint="eastAsia"/>
            <w:b/>
            <w:bCs/>
          </w:rPr>
          <w:t>출력전</w:t>
        </w:r>
      </w:ins>
      <w:ins w:id="13097" w:author="Windows 사용자" w:date="2019-12-11T12:27:00Z">
        <w:r w:rsidR="00A45D55">
          <w:rPr>
            <w:rFonts w:hint="eastAsia"/>
            <w:b/>
            <w:bCs/>
          </w:rPr>
          <w:t>력</w:t>
        </w:r>
        <w:r w:rsidR="00A45D55">
          <w:rPr>
            <w:rFonts w:hint="eastAsia"/>
            <w:b/>
            <w:bCs/>
          </w:rPr>
          <w:t xml:space="preserve"> </w:t>
        </w:r>
        <w:r w:rsidR="00A45D55">
          <w:rPr>
            <w:rFonts w:hint="eastAsia"/>
            <w:b/>
            <w:bCs/>
          </w:rPr>
          <w:t>데이터를</w:t>
        </w:r>
        <w:r w:rsidR="00A45D55">
          <w:rPr>
            <w:rFonts w:hint="eastAsia"/>
            <w:b/>
            <w:bCs/>
          </w:rPr>
          <w:t xml:space="preserve"> </w:t>
        </w:r>
        <w:r w:rsidR="00A45D55">
          <w:rPr>
            <w:rFonts w:hint="eastAsia"/>
            <w:b/>
            <w:bCs/>
          </w:rPr>
          <w:t>활용한</w:t>
        </w:r>
        <w:r w:rsidR="00A45D55">
          <w:rPr>
            <w:rFonts w:hint="eastAsia"/>
            <w:b/>
            <w:bCs/>
          </w:rPr>
          <w:t xml:space="preserve"> </w:t>
        </w:r>
        <w:r w:rsidR="00A45D55">
          <w:rPr>
            <w:rFonts w:hint="eastAsia"/>
            <w:b/>
            <w:bCs/>
          </w:rPr>
          <w:t>신뢰지표</w:t>
        </w:r>
        <w:r w:rsidR="00A45D55">
          <w:rPr>
            <w:rFonts w:hint="eastAsia"/>
            <w:b/>
            <w:bCs/>
          </w:rPr>
          <w:t xml:space="preserve"> </w:t>
        </w:r>
        <w:r w:rsidR="00A45D55">
          <w:rPr>
            <w:rFonts w:hint="eastAsia"/>
            <w:b/>
            <w:bCs/>
          </w:rPr>
          <w:t>및</w:t>
        </w:r>
        <w:r w:rsidR="00A45D55">
          <w:rPr>
            <w:rFonts w:hint="eastAsia"/>
            <w:b/>
            <w:bCs/>
          </w:rPr>
          <w:t xml:space="preserve"> </w:t>
        </w:r>
        <w:r w:rsidR="00A45D55">
          <w:rPr>
            <w:rFonts w:hint="eastAsia"/>
            <w:b/>
            <w:bCs/>
          </w:rPr>
          <w:t>변동지표</w:t>
        </w:r>
        <w:r w:rsidR="00A45D55">
          <w:rPr>
            <w:rFonts w:hint="eastAsia"/>
            <w:b/>
            <w:bCs/>
          </w:rPr>
          <w:t xml:space="preserve"> </w:t>
        </w:r>
        <w:r w:rsidR="00A45D55">
          <w:rPr>
            <w:rFonts w:hint="eastAsia"/>
            <w:b/>
            <w:bCs/>
          </w:rPr>
          <w:t>계산</w:t>
        </w:r>
        <w:r w:rsidR="00A45D55">
          <w:rPr>
            <w:rFonts w:hint="eastAsia"/>
            <w:b/>
            <w:bCs/>
          </w:rPr>
          <w:t xml:space="preserve"> </w:t>
        </w:r>
        <w:r w:rsidR="00A45D55">
          <w:rPr>
            <w:rFonts w:hint="eastAsia"/>
            <w:b/>
            <w:bCs/>
          </w:rPr>
          <w:t>예시</w:t>
        </w:r>
      </w:ins>
    </w:p>
    <w:p w14:paraId="4B027EEE" w14:textId="620151D4" w:rsidR="00997D19" w:rsidRPr="00B12797" w:rsidRDefault="00997D19">
      <w:pPr>
        <w:widowControl/>
        <w:wordWrap/>
        <w:autoSpaceDE/>
        <w:autoSpaceDN/>
        <w:spacing w:line="240" w:lineRule="auto"/>
        <w:jc w:val="center"/>
        <w:rPr>
          <w:ins w:id="13098" w:author="Windows 사용자" w:date="2019-12-11T12:05:00Z"/>
          <w:rPrChange w:id="13099" w:author="Windows 사용자" w:date="2019-12-11T12:26:00Z">
            <w:rPr>
              <w:ins w:id="13100" w:author="Windows 사용자" w:date="2019-12-11T12:05:00Z"/>
              <w:lang w:val="de-DE"/>
            </w:rPr>
          </w:rPrChange>
        </w:rPr>
        <w:pPrChange w:id="13101" w:author="Windows 사용자" w:date="2019-12-11T12:06:00Z">
          <w:pPr>
            <w:widowControl/>
            <w:wordWrap/>
            <w:autoSpaceDE/>
            <w:autoSpaceDN/>
            <w:spacing w:line="240" w:lineRule="auto"/>
            <w:jc w:val="left"/>
          </w:pPr>
        </w:pPrChange>
      </w:pPr>
    </w:p>
    <w:tbl>
      <w:tblPr>
        <w:tblStyle w:val="af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907"/>
        <w:gridCol w:w="907"/>
        <w:gridCol w:w="907"/>
        <w:gridCol w:w="907"/>
        <w:gridCol w:w="907"/>
        <w:gridCol w:w="907"/>
        <w:gridCol w:w="907"/>
        <w:gridCol w:w="907"/>
        <w:tblGridChange w:id="13102">
          <w:tblGrid>
            <w:gridCol w:w="907"/>
            <w:gridCol w:w="907"/>
            <w:gridCol w:w="907"/>
            <w:gridCol w:w="907"/>
            <w:gridCol w:w="907"/>
            <w:gridCol w:w="907"/>
            <w:gridCol w:w="907"/>
            <w:gridCol w:w="907"/>
          </w:tblGrid>
        </w:tblGridChange>
      </w:tblGrid>
      <w:tr w:rsidR="00932E72" w:rsidRPr="00997D19" w14:paraId="560EC28B" w14:textId="77777777" w:rsidTr="00932E72">
        <w:trPr>
          <w:jc w:val="center"/>
          <w:ins w:id="13103" w:author="Windows 사용자" w:date="2019-12-11T12:08:00Z"/>
        </w:trPr>
        <w:tc>
          <w:tcPr>
            <w:tcW w:w="907" w:type="dxa"/>
            <w:vAlign w:val="center"/>
          </w:tcPr>
          <w:p w14:paraId="1FE2A963" w14:textId="77777777" w:rsidR="00932E72" w:rsidRPr="00997D19" w:rsidRDefault="00932E72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104" w:author="Windows 사용자" w:date="2019-12-11T12:13:00Z"/>
                <w:rFonts w:ascii="바탕" w:hAnsi="바탕"/>
                <w:sz w:val="16"/>
                <w:szCs w:val="16"/>
                <w:lang w:val="de-DE"/>
              </w:rPr>
            </w:pPr>
          </w:p>
        </w:tc>
        <w:tc>
          <w:tcPr>
            <w:tcW w:w="907" w:type="dxa"/>
            <w:vAlign w:val="center"/>
          </w:tcPr>
          <w:p w14:paraId="56AB7193" w14:textId="4DC87FFB" w:rsidR="00932E72" w:rsidRPr="00997D19" w:rsidRDefault="00932E72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105" w:author="Windows 사용자" w:date="2019-12-11T12:08:00Z"/>
                <w:rFonts w:ascii="바탕" w:hAnsi="바탕"/>
                <w:sz w:val="16"/>
                <w:szCs w:val="16"/>
                <w:lang w:val="de-DE"/>
                <w:rPrChange w:id="13106" w:author="Windows 사용자" w:date="2019-12-11T12:10:00Z">
                  <w:rPr>
                    <w:ins w:id="13107" w:author="Windows 사용자" w:date="2019-12-11T12:08:00Z"/>
                    <w:lang w:val="de-DE"/>
                  </w:rPr>
                </w:rPrChange>
              </w:rPr>
              <w:pPrChange w:id="13108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Align w:val="center"/>
          </w:tcPr>
          <w:p w14:paraId="0A30F909" w14:textId="77777777" w:rsidR="00932E72" w:rsidRPr="00997D19" w:rsidRDefault="00932E72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109" w:author="Windows 사용자" w:date="2019-12-11T12:08:00Z"/>
                <w:rFonts w:ascii="바탕" w:hAnsi="바탕"/>
                <w:sz w:val="16"/>
                <w:szCs w:val="16"/>
                <w:lang w:val="de-DE"/>
                <w:rPrChange w:id="13110" w:author="Windows 사용자" w:date="2019-12-11T12:10:00Z">
                  <w:rPr>
                    <w:ins w:id="13111" w:author="Windows 사용자" w:date="2019-12-11T12:08:00Z"/>
                    <w:lang w:val="de-DE"/>
                  </w:rPr>
                </w:rPrChange>
              </w:rPr>
              <w:pPrChange w:id="13112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2721" w:type="dxa"/>
            <w:gridSpan w:val="3"/>
            <w:vAlign w:val="center"/>
          </w:tcPr>
          <w:p w14:paraId="63497002" w14:textId="505B9DFF" w:rsidR="00932E72" w:rsidRPr="00997D19" w:rsidRDefault="00932E72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113" w:author="Windows 사용자" w:date="2019-12-11T12:08:00Z"/>
                <w:rFonts w:ascii="바탕" w:hAnsi="바탕"/>
                <w:sz w:val="16"/>
                <w:szCs w:val="16"/>
                <w:lang w:val="de-DE"/>
                <w:rPrChange w:id="13114" w:author="Windows 사용자" w:date="2019-12-11T12:10:00Z">
                  <w:rPr>
                    <w:ins w:id="13115" w:author="Windows 사용자" w:date="2019-12-11T12:08:00Z"/>
                    <w:lang w:val="de-DE"/>
                  </w:rPr>
                </w:rPrChange>
              </w:rPr>
              <w:pPrChange w:id="13116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117" w:author="Windows 사용자" w:date="2019-12-11T12:10:00Z">
              <w:r w:rsidRPr="00997D19">
                <w:rPr>
                  <w:rFonts w:ascii="바탕" w:hAnsi="바탕" w:hint="eastAsia"/>
                  <w:sz w:val="16"/>
                  <w:szCs w:val="16"/>
                  <w:lang w:val="de-DE"/>
                </w:rPr>
                <w:t>신뢰지표</w:t>
              </w:r>
            </w:ins>
          </w:p>
        </w:tc>
        <w:tc>
          <w:tcPr>
            <w:tcW w:w="1814" w:type="dxa"/>
            <w:gridSpan w:val="2"/>
            <w:vAlign w:val="center"/>
          </w:tcPr>
          <w:p w14:paraId="2147AEEF" w14:textId="5F208254" w:rsidR="00932E72" w:rsidRPr="00997D19" w:rsidRDefault="00932E72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118" w:author="Windows 사용자" w:date="2019-12-11T12:08:00Z"/>
                <w:rFonts w:ascii="바탕" w:hAnsi="바탕"/>
                <w:sz w:val="16"/>
                <w:szCs w:val="16"/>
                <w:lang w:val="de-DE"/>
                <w:rPrChange w:id="13119" w:author="Windows 사용자" w:date="2019-12-11T12:10:00Z">
                  <w:rPr>
                    <w:ins w:id="13120" w:author="Windows 사용자" w:date="2019-12-11T12:08:00Z"/>
                    <w:lang w:val="de-DE"/>
                  </w:rPr>
                </w:rPrChange>
              </w:rPr>
              <w:pPrChange w:id="1312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122" w:author="Windows 사용자" w:date="2019-12-11T12:10:00Z">
              <w:r w:rsidRPr="00997D19">
                <w:rPr>
                  <w:rFonts w:ascii="바탕" w:hAnsi="바탕" w:hint="eastAsia"/>
                  <w:sz w:val="16"/>
                  <w:szCs w:val="16"/>
                  <w:lang w:val="de-DE"/>
                </w:rPr>
                <w:t>변동지표</w:t>
              </w:r>
            </w:ins>
          </w:p>
        </w:tc>
      </w:tr>
      <w:tr w:rsidR="00997D19" w:rsidRPr="00997D19" w14:paraId="0A2EA49D" w14:textId="77777777" w:rsidTr="001F0F71">
        <w:tblPrEx>
          <w:tblW w:w="0" w:type="auto"/>
          <w:jc w:val="center"/>
          <w:tblLayout w:type="fixed"/>
          <w:tblPrExChange w:id="13123" w:author="Windows 사용자" w:date="2019-12-17T12:36:00Z">
            <w:tblPrEx>
              <w:tblW w:w="0" w:type="auto"/>
              <w:jc w:val="center"/>
              <w:tblLayout w:type="fixed"/>
            </w:tblPrEx>
          </w:tblPrExChange>
        </w:tblPrEx>
        <w:trPr>
          <w:jc w:val="center"/>
          <w:ins w:id="13124" w:author="Windows 사용자" w:date="2019-12-11T12:08:00Z"/>
          <w:trPrChange w:id="13125" w:author="Windows 사용자" w:date="2019-12-17T12:36:00Z">
            <w:trPr>
              <w:jc w:val="center"/>
            </w:trPr>
          </w:trPrChange>
        </w:trPr>
        <w:tc>
          <w:tcPr>
            <w:tcW w:w="907" w:type="dxa"/>
            <w:tcBorders>
              <w:bottom w:val="single" w:sz="12" w:space="0" w:color="000000"/>
            </w:tcBorders>
            <w:vAlign w:val="center"/>
            <w:tcPrChange w:id="13126" w:author="Windows 사용자" w:date="2019-12-17T12:36:00Z">
              <w:tcPr>
                <w:tcW w:w="907" w:type="dxa"/>
              </w:tcPr>
            </w:tcPrChange>
          </w:tcPr>
          <w:p w14:paraId="0152B52D" w14:textId="38D208ED" w:rsidR="00997D19" w:rsidRPr="00997D19" w:rsidRDefault="001F0F71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127" w:author="Windows 사용자" w:date="2019-12-11T12:13:00Z"/>
                <w:rFonts w:ascii="바탕" w:hAnsi="바탕"/>
                <w:color w:val="000000"/>
                <w:sz w:val="16"/>
                <w:szCs w:val="16"/>
              </w:rPr>
            </w:pPr>
            <w:ins w:id="13128" w:author="Windows 사용자" w:date="2019-12-17T12:31:00Z">
              <w:r>
                <w:rPr>
                  <w:rFonts w:ascii="바탕" w:hAnsi="바탕" w:hint="eastAsia"/>
                  <w:color w:val="000000"/>
                  <w:sz w:val="16"/>
                  <w:szCs w:val="16"/>
                </w:rPr>
                <w:t>번호</w:t>
              </w:r>
            </w:ins>
          </w:p>
        </w:tc>
        <w:tc>
          <w:tcPr>
            <w:tcW w:w="907" w:type="dxa"/>
            <w:tcBorders>
              <w:bottom w:val="single" w:sz="12" w:space="0" w:color="000000"/>
            </w:tcBorders>
            <w:vAlign w:val="center"/>
            <w:tcPrChange w:id="13129" w:author="Windows 사용자" w:date="2019-12-17T12:36:00Z">
              <w:tcPr>
                <w:tcW w:w="907" w:type="dxa"/>
                <w:vAlign w:val="bottom"/>
              </w:tcPr>
            </w:tcPrChange>
          </w:tcPr>
          <w:p w14:paraId="7669061C" w14:textId="54655FAA" w:rsidR="00997D19" w:rsidRDefault="001F0F71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130" w:author="Windows 사용자" w:date="2019-12-11T12:11:00Z"/>
                <w:rFonts w:ascii="바탕" w:hAnsi="바탕"/>
                <w:color w:val="000000"/>
                <w:sz w:val="16"/>
                <w:szCs w:val="16"/>
              </w:rPr>
              <w:pPrChange w:id="1313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132" w:author="Windows 사용자" w:date="2019-12-17T12:31:00Z">
              <w:r>
                <w:rPr>
                  <w:rFonts w:ascii="바탕" w:hAnsi="바탕" w:hint="eastAsia"/>
                  <w:color w:val="000000"/>
                  <w:sz w:val="16"/>
                  <w:szCs w:val="16"/>
                </w:rPr>
                <w:t>입찰전력</w:t>
              </w:r>
            </w:ins>
          </w:p>
          <w:p w14:paraId="0F4A1F6C" w14:textId="6474F85D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133" w:author="Windows 사용자" w:date="2019-12-11T12:08:00Z"/>
                <w:rFonts w:ascii="바탕" w:hAnsi="바탕"/>
                <w:sz w:val="16"/>
                <w:szCs w:val="16"/>
                <w:lang w:val="de-DE"/>
                <w:rPrChange w:id="13134" w:author="Windows 사용자" w:date="2019-12-11T12:10:00Z">
                  <w:rPr>
                    <w:ins w:id="13135" w:author="Windows 사용자" w:date="2019-12-11T12:08:00Z"/>
                    <w:lang w:val="de-DE"/>
                  </w:rPr>
                </w:rPrChange>
              </w:rPr>
              <w:pPrChange w:id="13136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137" w:author="Windows 사용자" w:date="2019-12-11T12:10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138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(kW)</w:t>
              </w:r>
            </w:ins>
          </w:p>
        </w:tc>
        <w:tc>
          <w:tcPr>
            <w:tcW w:w="907" w:type="dxa"/>
            <w:tcBorders>
              <w:bottom w:val="single" w:sz="12" w:space="0" w:color="000000"/>
            </w:tcBorders>
            <w:vAlign w:val="center"/>
            <w:tcPrChange w:id="13139" w:author="Windows 사용자" w:date="2019-12-17T12:36:00Z">
              <w:tcPr>
                <w:tcW w:w="907" w:type="dxa"/>
                <w:vAlign w:val="bottom"/>
              </w:tcPr>
            </w:tcPrChange>
          </w:tcPr>
          <w:p w14:paraId="4BD24484" w14:textId="45FD21E1" w:rsidR="00997D19" w:rsidRDefault="001F0F71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140" w:author="Windows 사용자" w:date="2019-12-11T12:11:00Z"/>
                <w:rFonts w:ascii="바탕" w:hAnsi="바탕"/>
                <w:color w:val="000000"/>
                <w:sz w:val="16"/>
                <w:szCs w:val="16"/>
              </w:rPr>
              <w:pPrChange w:id="1314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142" w:author="Windows 사용자" w:date="2019-12-17T12:31:00Z">
              <w:r>
                <w:rPr>
                  <w:rFonts w:ascii="바탕" w:hAnsi="바탕" w:hint="eastAsia"/>
                  <w:color w:val="000000"/>
                  <w:sz w:val="16"/>
                  <w:szCs w:val="16"/>
                </w:rPr>
                <w:t>출력전력</w:t>
              </w:r>
            </w:ins>
          </w:p>
          <w:p w14:paraId="29A42C4E" w14:textId="57F4223C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143" w:author="Windows 사용자" w:date="2019-12-11T12:08:00Z"/>
                <w:rFonts w:ascii="바탕" w:hAnsi="바탕"/>
                <w:sz w:val="16"/>
                <w:szCs w:val="16"/>
                <w:lang w:val="de-DE"/>
                <w:rPrChange w:id="13144" w:author="Windows 사용자" w:date="2019-12-11T12:10:00Z">
                  <w:rPr>
                    <w:ins w:id="13145" w:author="Windows 사용자" w:date="2019-12-11T12:08:00Z"/>
                    <w:lang w:val="de-DE"/>
                  </w:rPr>
                </w:rPrChange>
              </w:rPr>
              <w:pPrChange w:id="13146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147" w:author="Windows 사용자" w:date="2019-12-11T12:10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148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(kW)</w:t>
              </w:r>
            </w:ins>
          </w:p>
        </w:tc>
        <w:tc>
          <w:tcPr>
            <w:tcW w:w="907" w:type="dxa"/>
            <w:tcBorders>
              <w:bottom w:val="single" w:sz="12" w:space="0" w:color="000000"/>
            </w:tcBorders>
            <w:tcMar>
              <w:left w:w="0" w:type="dxa"/>
              <w:right w:w="0" w:type="dxa"/>
            </w:tcMar>
            <w:vAlign w:val="center"/>
            <w:tcPrChange w:id="13149" w:author="Windows 사용자" w:date="2019-12-17T12:36:00Z">
              <w:tcPr>
                <w:tcW w:w="907" w:type="dxa"/>
                <w:vAlign w:val="bottom"/>
              </w:tcPr>
            </w:tcPrChange>
          </w:tcPr>
          <w:p w14:paraId="45F89139" w14:textId="29CC1E2D" w:rsidR="001F0F71" w:rsidRDefault="001F0F71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150" w:author="Windows 사용자" w:date="2019-12-17T12:36:00Z"/>
                <w:rFonts w:ascii="바탕" w:hAnsi="바탕"/>
                <w:color w:val="000000"/>
                <w:sz w:val="16"/>
                <w:szCs w:val="16"/>
              </w:rPr>
              <w:pPrChange w:id="1315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152" w:author="Windows 사용자" w:date="2019-12-17T12:36:00Z">
              <w:r>
                <w:rPr>
                  <w:rFonts w:ascii="바탕" w:hAnsi="바탕" w:hint="eastAsia"/>
                  <w:color w:val="000000"/>
                  <w:sz w:val="16"/>
                  <w:szCs w:val="16"/>
                </w:rPr>
                <w:t>입찰전력량</w:t>
              </w:r>
            </w:ins>
          </w:p>
          <w:p w14:paraId="0FB2CB40" w14:textId="2E3F1AEC" w:rsid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153" w:author="Windows 사용자" w:date="2019-12-11T12:11:00Z"/>
                <w:rFonts w:ascii="바탕" w:hAnsi="바탕"/>
                <w:color w:val="000000"/>
                <w:sz w:val="16"/>
                <w:szCs w:val="16"/>
              </w:rPr>
              <w:pPrChange w:id="13154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155" w:author="Windows 사용자" w:date="2019-12-11T12:10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156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EObid</w:t>
              </w:r>
            </w:ins>
          </w:p>
          <w:p w14:paraId="1A447D69" w14:textId="76B81962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157" w:author="Windows 사용자" w:date="2019-12-11T12:08:00Z"/>
                <w:rFonts w:ascii="바탕" w:hAnsi="바탕"/>
                <w:sz w:val="16"/>
                <w:szCs w:val="16"/>
                <w:lang w:val="de-DE"/>
                <w:rPrChange w:id="13158" w:author="Windows 사용자" w:date="2019-12-11T12:10:00Z">
                  <w:rPr>
                    <w:ins w:id="13159" w:author="Windows 사용자" w:date="2019-12-11T12:08:00Z"/>
                    <w:lang w:val="de-DE"/>
                  </w:rPr>
                </w:rPrChange>
              </w:rPr>
              <w:pPrChange w:id="13160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161" w:author="Windows 사용자" w:date="2019-12-11T12:10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162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(kWh)</w:t>
              </w:r>
            </w:ins>
          </w:p>
        </w:tc>
        <w:tc>
          <w:tcPr>
            <w:tcW w:w="907" w:type="dxa"/>
            <w:tcBorders>
              <w:bottom w:val="single" w:sz="12" w:space="0" w:color="000000"/>
            </w:tcBorders>
            <w:tcMar>
              <w:left w:w="0" w:type="dxa"/>
              <w:right w:w="0" w:type="dxa"/>
            </w:tcMar>
            <w:vAlign w:val="center"/>
            <w:tcPrChange w:id="13163" w:author="Windows 사용자" w:date="2019-12-17T12:36:00Z">
              <w:tcPr>
                <w:tcW w:w="907" w:type="dxa"/>
                <w:vAlign w:val="bottom"/>
              </w:tcPr>
            </w:tcPrChange>
          </w:tcPr>
          <w:p w14:paraId="7B1188F2" w14:textId="23CF1844" w:rsidR="001F0F71" w:rsidRDefault="001F0F71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164" w:author="Windows 사용자" w:date="2019-12-17T12:36:00Z"/>
                <w:rFonts w:ascii="바탕" w:hAnsi="바탕"/>
                <w:color w:val="000000"/>
                <w:sz w:val="16"/>
                <w:szCs w:val="16"/>
              </w:rPr>
              <w:pPrChange w:id="1316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166" w:author="Windows 사용자" w:date="2019-12-17T12:36:00Z">
              <w:r>
                <w:rPr>
                  <w:rFonts w:ascii="바탕" w:hAnsi="바탕" w:hint="eastAsia"/>
                  <w:color w:val="000000"/>
                  <w:sz w:val="16"/>
                  <w:szCs w:val="16"/>
                </w:rPr>
                <w:t>출력전력량</w:t>
              </w:r>
            </w:ins>
          </w:p>
          <w:p w14:paraId="14F0C257" w14:textId="7AE695E6" w:rsid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167" w:author="Windows 사용자" w:date="2019-12-11T12:11:00Z"/>
                <w:rFonts w:ascii="바탕" w:hAnsi="바탕"/>
                <w:color w:val="000000"/>
                <w:sz w:val="16"/>
                <w:szCs w:val="16"/>
              </w:rPr>
              <w:pPrChange w:id="13168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169" w:author="Windows 사용자" w:date="2019-12-11T12:10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170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EOact</w:t>
              </w:r>
            </w:ins>
          </w:p>
          <w:p w14:paraId="508BED26" w14:textId="7A727B4A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171" w:author="Windows 사용자" w:date="2019-12-11T12:08:00Z"/>
                <w:rFonts w:ascii="바탕" w:hAnsi="바탕"/>
                <w:sz w:val="16"/>
                <w:szCs w:val="16"/>
                <w:lang w:val="de-DE"/>
                <w:rPrChange w:id="13172" w:author="Windows 사용자" w:date="2019-12-11T12:10:00Z">
                  <w:rPr>
                    <w:ins w:id="13173" w:author="Windows 사용자" w:date="2019-12-11T12:08:00Z"/>
                    <w:lang w:val="de-DE"/>
                  </w:rPr>
                </w:rPrChange>
              </w:rPr>
              <w:pPrChange w:id="13174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175" w:author="Windows 사용자" w:date="2019-12-11T12:10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176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(kWh)</w:t>
              </w:r>
            </w:ins>
          </w:p>
        </w:tc>
        <w:tc>
          <w:tcPr>
            <w:tcW w:w="907" w:type="dxa"/>
            <w:tcBorders>
              <w:bottom w:val="single" w:sz="12" w:space="0" w:color="000000"/>
            </w:tcBorders>
            <w:vAlign w:val="center"/>
            <w:tcPrChange w:id="13177" w:author="Windows 사용자" w:date="2019-12-17T12:36:00Z">
              <w:tcPr>
                <w:tcW w:w="907" w:type="dxa"/>
                <w:vAlign w:val="bottom"/>
              </w:tcPr>
            </w:tcPrChange>
          </w:tcPr>
          <w:p w14:paraId="30605E97" w14:textId="77777777" w:rsid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178" w:author="Windows 사용자" w:date="2019-12-11T13:21:00Z"/>
                <w:rFonts w:ascii="바탕" w:hAnsi="바탕"/>
                <w:color w:val="000000"/>
                <w:sz w:val="16"/>
                <w:szCs w:val="16"/>
              </w:rPr>
              <w:pPrChange w:id="1317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180" w:author="Windows 사용자" w:date="2019-12-11T12:10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181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APE</w:t>
              </w:r>
            </w:ins>
          </w:p>
          <w:p w14:paraId="2315BA00" w14:textId="542CB2AC" w:rsidR="000F13E2" w:rsidRPr="00997D19" w:rsidRDefault="000F13E2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182" w:author="Windows 사용자" w:date="2019-12-11T12:08:00Z"/>
                <w:rFonts w:ascii="바탕" w:hAnsi="바탕"/>
                <w:sz w:val="16"/>
                <w:szCs w:val="16"/>
                <w:lang w:val="de-DE"/>
                <w:rPrChange w:id="13183" w:author="Windows 사용자" w:date="2019-12-11T12:10:00Z">
                  <w:rPr>
                    <w:ins w:id="13184" w:author="Windows 사용자" w:date="2019-12-11T12:08:00Z"/>
                    <w:lang w:val="de-DE"/>
                  </w:rPr>
                </w:rPrChange>
              </w:rPr>
              <w:pPrChange w:id="1318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186" w:author="Windows 사용자" w:date="2019-12-11T13:21:00Z">
              <w:r>
                <w:rPr>
                  <w:rFonts w:ascii="바탕" w:hAnsi="바탕"/>
                  <w:color w:val="000000"/>
                  <w:sz w:val="16"/>
                  <w:szCs w:val="16"/>
                </w:rPr>
                <w:t>(%)</w:t>
              </w:r>
            </w:ins>
          </w:p>
        </w:tc>
        <w:tc>
          <w:tcPr>
            <w:tcW w:w="907" w:type="dxa"/>
            <w:tcBorders>
              <w:bottom w:val="single" w:sz="12" w:space="0" w:color="000000"/>
            </w:tcBorders>
            <w:vAlign w:val="center"/>
            <w:tcPrChange w:id="13187" w:author="Windows 사용자" w:date="2019-12-17T12:36:00Z">
              <w:tcPr>
                <w:tcW w:w="907" w:type="dxa"/>
                <w:vAlign w:val="bottom"/>
              </w:tcPr>
            </w:tcPrChange>
          </w:tcPr>
          <w:p w14:paraId="124ECB41" w14:textId="77777777" w:rsid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188" w:author="Windows 사용자" w:date="2019-12-11T13:21:00Z"/>
                <w:rFonts w:ascii="바탕" w:hAnsi="바탕"/>
                <w:color w:val="000000"/>
                <w:sz w:val="16"/>
                <w:szCs w:val="16"/>
              </w:rPr>
              <w:pPrChange w:id="1318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190" w:author="Windows 사용자" w:date="2019-12-11T12:10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191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PO,</w:t>
              </w:r>
            </w:ins>
            <w:ins w:id="13192" w:author="Windows 사용자" w:date="2019-12-11T12:12:00Z">
              <w:r>
                <w:rPr>
                  <w:rFonts w:ascii="바탕" w:hAnsi="바탕"/>
                  <w:color w:val="000000"/>
                  <w:sz w:val="16"/>
                  <w:szCs w:val="16"/>
                </w:rPr>
                <w:t xml:space="preserve">I </w:t>
              </w:r>
            </w:ins>
            <w:ins w:id="13193" w:author="Windows 사용자" w:date="2019-12-11T12:10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194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-</w:t>
              </w:r>
            </w:ins>
            <w:ins w:id="13195" w:author="Windows 사용자" w:date="2019-12-11T12:12:00Z">
              <w:r>
                <w:rPr>
                  <w:rFonts w:ascii="바탕" w:hAnsi="바탕"/>
                  <w:color w:val="000000"/>
                  <w:sz w:val="16"/>
                  <w:szCs w:val="16"/>
                </w:rPr>
                <w:t xml:space="preserve"> </w:t>
              </w:r>
            </w:ins>
            <w:ins w:id="13196" w:author="Windows 사용자" w:date="2019-12-11T12:10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197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PO,i-1</w:t>
              </w:r>
            </w:ins>
          </w:p>
          <w:p w14:paraId="138D5AC2" w14:textId="0755F726" w:rsidR="000F13E2" w:rsidRPr="00997D19" w:rsidRDefault="000F13E2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198" w:author="Windows 사용자" w:date="2019-12-11T12:08:00Z"/>
                <w:rFonts w:ascii="바탕" w:hAnsi="바탕"/>
                <w:sz w:val="16"/>
                <w:szCs w:val="16"/>
                <w:lang w:val="de-DE"/>
                <w:rPrChange w:id="13199" w:author="Windows 사용자" w:date="2019-12-11T12:10:00Z">
                  <w:rPr>
                    <w:ins w:id="13200" w:author="Windows 사용자" w:date="2019-12-11T12:08:00Z"/>
                    <w:lang w:val="de-DE"/>
                  </w:rPr>
                </w:rPrChange>
              </w:rPr>
              <w:pPrChange w:id="1320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202" w:author="Windows 사용자" w:date="2019-12-11T13:21:00Z">
              <w:r>
                <w:rPr>
                  <w:rFonts w:ascii="바탕" w:hAnsi="바탕"/>
                  <w:color w:val="000000"/>
                  <w:sz w:val="16"/>
                  <w:szCs w:val="16"/>
                </w:rPr>
                <w:t>(</w:t>
              </w:r>
              <w:r>
                <w:rPr>
                  <w:rFonts w:ascii="바탕" w:hAnsi="바탕" w:hint="eastAsia"/>
                  <w:color w:val="000000"/>
                  <w:sz w:val="16"/>
                  <w:szCs w:val="16"/>
                </w:rPr>
                <w:t>kW)</w:t>
              </w:r>
            </w:ins>
          </w:p>
        </w:tc>
        <w:tc>
          <w:tcPr>
            <w:tcW w:w="907" w:type="dxa"/>
            <w:tcBorders>
              <w:bottom w:val="single" w:sz="12" w:space="0" w:color="000000"/>
            </w:tcBorders>
            <w:vAlign w:val="center"/>
            <w:tcPrChange w:id="13203" w:author="Windows 사용자" w:date="2019-12-17T12:36:00Z">
              <w:tcPr>
                <w:tcW w:w="907" w:type="dxa"/>
                <w:vAlign w:val="bottom"/>
              </w:tcPr>
            </w:tcPrChange>
          </w:tcPr>
          <w:p w14:paraId="732A5F99" w14:textId="77777777" w:rsid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204" w:author="Windows 사용자" w:date="2019-12-11T13:21:00Z"/>
                <w:rFonts w:ascii="바탕" w:hAnsi="바탕"/>
                <w:color w:val="000000"/>
                <w:sz w:val="16"/>
                <w:szCs w:val="16"/>
              </w:rPr>
              <w:pPrChange w:id="1320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206" w:author="Windows 사용자" w:date="2019-12-11T12:10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207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APE</w:t>
              </w:r>
            </w:ins>
          </w:p>
          <w:p w14:paraId="30DF8644" w14:textId="3544FBF8" w:rsidR="000F13E2" w:rsidRPr="00997D19" w:rsidRDefault="000F13E2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208" w:author="Windows 사용자" w:date="2019-12-11T12:08:00Z"/>
                <w:rFonts w:ascii="바탕" w:hAnsi="바탕"/>
                <w:sz w:val="16"/>
                <w:szCs w:val="16"/>
                <w:lang w:val="de-DE"/>
                <w:rPrChange w:id="13209" w:author="Windows 사용자" w:date="2019-12-11T12:10:00Z">
                  <w:rPr>
                    <w:ins w:id="13210" w:author="Windows 사용자" w:date="2019-12-11T12:08:00Z"/>
                    <w:lang w:val="de-DE"/>
                  </w:rPr>
                </w:rPrChange>
              </w:rPr>
              <w:pPrChange w:id="1321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212" w:author="Windows 사용자" w:date="2019-12-11T13:21:00Z">
              <w:r>
                <w:rPr>
                  <w:rFonts w:ascii="바탕" w:hAnsi="바탕"/>
                  <w:color w:val="000000"/>
                  <w:sz w:val="16"/>
                  <w:szCs w:val="16"/>
                </w:rPr>
                <w:t>(%)</w:t>
              </w:r>
            </w:ins>
          </w:p>
        </w:tc>
      </w:tr>
      <w:tr w:rsidR="004B5332" w:rsidRPr="00997D19" w14:paraId="09ED2DE0" w14:textId="77777777" w:rsidTr="004B5332">
        <w:trPr>
          <w:jc w:val="center"/>
          <w:ins w:id="13213" w:author="Windows 사용자" w:date="2019-12-11T12:24:00Z"/>
        </w:trPr>
        <w:tc>
          <w:tcPr>
            <w:tcW w:w="907" w:type="dxa"/>
            <w:tcBorders>
              <w:top w:val="single" w:sz="12" w:space="0" w:color="000000"/>
              <w:bottom w:val="single" w:sz="4" w:space="0" w:color="000000"/>
            </w:tcBorders>
            <w:vAlign w:val="center"/>
          </w:tcPr>
          <w:p w14:paraId="4FB7D44E" w14:textId="4B8EAA4C" w:rsidR="004B5332" w:rsidRPr="00997D19" w:rsidRDefault="00154082" w:rsidP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214" w:author="Windows 사용자" w:date="2019-12-11T12:24:00Z"/>
                <w:rFonts w:ascii="바탕" w:hAnsi="바탕"/>
                <w:color w:val="000000"/>
                <w:sz w:val="16"/>
                <w:szCs w:val="16"/>
              </w:rPr>
            </w:pPr>
            <w:ins w:id="13215" w:author="Windows 사용자" w:date="2019-12-11T12:25:00Z">
              <w:r>
                <w:rPr>
                  <w:rFonts w:ascii="바탕" w:hAnsi="바탕" w:hint="eastAsia"/>
                  <w:color w:val="000000"/>
                  <w:sz w:val="16"/>
                  <w:szCs w:val="16"/>
                </w:rPr>
                <w:t>-</w:t>
              </w:r>
            </w:ins>
          </w:p>
        </w:tc>
        <w:tc>
          <w:tcPr>
            <w:tcW w:w="907" w:type="dxa"/>
            <w:tcBorders>
              <w:top w:val="single" w:sz="12" w:space="0" w:color="000000"/>
              <w:bottom w:val="single" w:sz="4" w:space="0" w:color="000000"/>
            </w:tcBorders>
            <w:vAlign w:val="center"/>
          </w:tcPr>
          <w:p w14:paraId="5A58A5DA" w14:textId="0813C5D0" w:rsidR="004B5332" w:rsidRPr="00997D19" w:rsidRDefault="00154082" w:rsidP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216" w:author="Windows 사용자" w:date="2019-12-11T12:24:00Z"/>
                <w:rFonts w:ascii="바탕" w:hAnsi="바탕"/>
                <w:color w:val="000000"/>
                <w:sz w:val="16"/>
                <w:szCs w:val="16"/>
              </w:rPr>
            </w:pPr>
            <w:ins w:id="13217" w:author="Windows 사용자" w:date="2019-12-11T12:25:00Z">
              <w:r>
                <w:rPr>
                  <w:rFonts w:ascii="바탕" w:hAnsi="바탕" w:hint="eastAsia"/>
                  <w:color w:val="000000"/>
                  <w:sz w:val="16"/>
                  <w:szCs w:val="16"/>
                </w:rPr>
                <w:t>-</w:t>
              </w:r>
            </w:ins>
          </w:p>
        </w:tc>
        <w:tc>
          <w:tcPr>
            <w:tcW w:w="907" w:type="dxa"/>
            <w:tcBorders>
              <w:top w:val="single" w:sz="12" w:space="0" w:color="000000"/>
              <w:bottom w:val="single" w:sz="4" w:space="0" w:color="000000"/>
            </w:tcBorders>
            <w:vAlign w:val="center"/>
          </w:tcPr>
          <w:p w14:paraId="15DF7D28" w14:textId="744F7BD7" w:rsidR="004B5332" w:rsidRPr="00997D19" w:rsidRDefault="004B5332" w:rsidP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218" w:author="Windows 사용자" w:date="2019-12-11T12:24:00Z"/>
                <w:rFonts w:ascii="바탕" w:hAnsi="바탕"/>
                <w:color w:val="000000"/>
                <w:sz w:val="16"/>
                <w:szCs w:val="16"/>
              </w:rPr>
            </w:pPr>
            <w:ins w:id="13219" w:author="Windows 사용자" w:date="2019-12-11T12:24:00Z">
              <w:r>
                <w:rPr>
                  <w:rFonts w:ascii="바탕" w:hAnsi="바탕" w:hint="eastAsia"/>
                  <w:color w:val="000000"/>
                  <w:sz w:val="16"/>
                  <w:szCs w:val="16"/>
                </w:rPr>
                <w:t>47.001</w:t>
              </w:r>
            </w:ins>
          </w:p>
        </w:tc>
        <w:tc>
          <w:tcPr>
            <w:tcW w:w="907" w:type="dxa"/>
            <w:tcBorders>
              <w:top w:val="single" w:sz="12" w:space="0" w:color="000000"/>
              <w:bottom w:val="single" w:sz="4" w:space="0" w:color="000000"/>
            </w:tcBorders>
            <w:vAlign w:val="center"/>
          </w:tcPr>
          <w:p w14:paraId="39D11CA8" w14:textId="715EE535" w:rsidR="004B5332" w:rsidRPr="00997D19" w:rsidRDefault="00154082" w:rsidP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220" w:author="Windows 사용자" w:date="2019-12-11T12:24:00Z"/>
                <w:rFonts w:ascii="바탕" w:hAnsi="바탕"/>
                <w:color w:val="000000"/>
                <w:sz w:val="16"/>
                <w:szCs w:val="16"/>
              </w:rPr>
            </w:pPr>
            <w:ins w:id="13221" w:author="Windows 사용자" w:date="2019-12-11T12:25:00Z">
              <w:r>
                <w:rPr>
                  <w:rFonts w:ascii="바탕" w:hAnsi="바탕" w:hint="eastAsia"/>
                  <w:color w:val="000000"/>
                  <w:sz w:val="16"/>
                  <w:szCs w:val="16"/>
                </w:rPr>
                <w:t>-</w:t>
              </w:r>
            </w:ins>
          </w:p>
        </w:tc>
        <w:tc>
          <w:tcPr>
            <w:tcW w:w="907" w:type="dxa"/>
            <w:tcBorders>
              <w:top w:val="single" w:sz="12" w:space="0" w:color="000000"/>
              <w:bottom w:val="single" w:sz="4" w:space="0" w:color="000000"/>
            </w:tcBorders>
            <w:vAlign w:val="center"/>
          </w:tcPr>
          <w:p w14:paraId="26452A8E" w14:textId="2B0770AA" w:rsidR="004B5332" w:rsidRPr="00997D19" w:rsidRDefault="00154082" w:rsidP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222" w:author="Windows 사용자" w:date="2019-12-11T12:24:00Z"/>
                <w:rFonts w:ascii="바탕" w:hAnsi="바탕"/>
                <w:color w:val="000000"/>
                <w:sz w:val="16"/>
                <w:szCs w:val="16"/>
              </w:rPr>
            </w:pPr>
            <w:ins w:id="13223" w:author="Windows 사용자" w:date="2019-12-11T12:25:00Z">
              <w:r>
                <w:rPr>
                  <w:rFonts w:ascii="바탕" w:hAnsi="바탕" w:hint="eastAsia"/>
                  <w:color w:val="000000"/>
                  <w:sz w:val="16"/>
                  <w:szCs w:val="16"/>
                </w:rPr>
                <w:t>-</w:t>
              </w:r>
            </w:ins>
          </w:p>
        </w:tc>
        <w:tc>
          <w:tcPr>
            <w:tcW w:w="907" w:type="dxa"/>
            <w:tcBorders>
              <w:top w:val="single" w:sz="12" w:space="0" w:color="000000"/>
              <w:bottom w:val="single" w:sz="4" w:space="0" w:color="000000"/>
            </w:tcBorders>
            <w:vAlign w:val="center"/>
          </w:tcPr>
          <w:p w14:paraId="467E550A" w14:textId="523F7EF1" w:rsidR="004B5332" w:rsidRPr="00997D19" w:rsidRDefault="00154082" w:rsidP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224" w:author="Windows 사용자" w:date="2019-12-11T12:24:00Z"/>
                <w:rFonts w:ascii="바탕" w:hAnsi="바탕"/>
                <w:color w:val="000000"/>
                <w:sz w:val="16"/>
                <w:szCs w:val="16"/>
              </w:rPr>
            </w:pPr>
            <w:ins w:id="13225" w:author="Windows 사용자" w:date="2019-12-11T12:25:00Z">
              <w:r>
                <w:rPr>
                  <w:rFonts w:ascii="바탕" w:hAnsi="바탕" w:hint="eastAsia"/>
                  <w:color w:val="000000"/>
                  <w:sz w:val="16"/>
                  <w:szCs w:val="16"/>
                </w:rPr>
                <w:t>-</w:t>
              </w:r>
            </w:ins>
          </w:p>
        </w:tc>
        <w:tc>
          <w:tcPr>
            <w:tcW w:w="907" w:type="dxa"/>
            <w:tcBorders>
              <w:top w:val="single" w:sz="12" w:space="0" w:color="000000"/>
              <w:bottom w:val="single" w:sz="4" w:space="0" w:color="000000"/>
            </w:tcBorders>
            <w:vAlign w:val="center"/>
          </w:tcPr>
          <w:p w14:paraId="77913719" w14:textId="00558C70" w:rsidR="004B5332" w:rsidRPr="00997D19" w:rsidRDefault="00154082" w:rsidP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226" w:author="Windows 사용자" w:date="2019-12-11T12:24:00Z"/>
                <w:rFonts w:ascii="바탕" w:hAnsi="바탕"/>
                <w:color w:val="000000"/>
                <w:sz w:val="16"/>
                <w:szCs w:val="16"/>
              </w:rPr>
            </w:pPr>
            <w:ins w:id="13227" w:author="Windows 사용자" w:date="2019-12-11T12:25:00Z">
              <w:r>
                <w:rPr>
                  <w:rFonts w:ascii="바탕" w:hAnsi="바탕" w:hint="eastAsia"/>
                  <w:color w:val="000000"/>
                  <w:sz w:val="16"/>
                  <w:szCs w:val="16"/>
                </w:rPr>
                <w:t>-</w:t>
              </w:r>
            </w:ins>
          </w:p>
        </w:tc>
        <w:tc>
          <w:tcPr>
            <w:tcW w:w="907" w:type="dxa"/>
            <w:tcBorders>
              <w:top w:val="single" w:sz="12" w:space="0" w:color="000000"/>
              <w:bottom w:val="single" w:sz="4" w:space="0" w:color="000000"/>
            </w:tcBorders>
            <w:vAlign w:val="center"/>
          </w:tcPr>
          <w:p w14:paraId="18FBAB74" w14:textId="2CFEE856" w:rsidR="004B5332" w:rsidRPr="00997D19" w:rsidRDefault="00154082" w:rsidP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228" w:author="Windows 사용자" w:date="2019-12-11T12:24:00Z"/>
                <w:rFonts w:ascii="바탕" w:hAnsi="바탕"/>
                <w:color w:val="000000"/>
                <w:sz w:val="16"/>
                <w:szCs w:val="16"/>
              </w:rPr>
            </w:pPr>
            <w:ins w:id="13229" w:author="Windows 사용자" w:date="2019-12-11T12:25:00Z">
              <w:r>
                <w:rPr>
                  <w:rFonts w:ascii="바탕" w:hAnsi="바탕" w:hint="eastAsia"/>
                  <w:color w:val="000000"/>
                  <w:sz w:val="16"/>
                  <w:szCs w:val="16"/>
                </w:rPr>
                <w:t>-</w:t>
              </w:r>
            </w:ins>
          </w:p>
        </w:tc>
      </w:tr>
      <w:tr w:rsidR="00997D19" w:rsidRPr="00997D19" w14:paraId="6DEE559E" w14:textId="77777777" w:rsidTr="004B5332">
        <w:trPr>
          <w:jc w:val="center"/>
          <w:ins w:id="13230" w:author="Windows 사용자" w:date="2019-12-11T12:08:00Z"/>
        </w:trPr>
        <w:tc>
          <w:tcPr>
            <w:tcW w:w="907" w:type="dxa"/>
            <w:tcBorders>
              <w:top w:val="single" w:sz="4" w:space="0" w:color="000000"/>
            </w:tcBorders>
            <w:vAlign w:val="center"/>
          </w:tcPr>
          <w:p w14:paraId="76D8EE3D" w14:textId="2F6322D8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231" w:author="Windows 사용자" w:date="2019-12-11T12:13:00Z"/>
                <w:rFonts w:ascii="바탕" w:hAnsi="바탕"/>
                <w:color w:val="000000"/>
                <w:sz w:val="16"/>
                <w:szCs w:val="16"/>
              </w:rPr>
            </w:pPr>
            <w:ins w:id="13232" w:author="Windows 사용자" w:date="2019-12-11T12:13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233" w:author="Windows 사용자" w:date="2019-12-11T12:14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1</w:t>
              </w:r>
            </w:ins>
          </w:p>
        </w:tc>
        <w:tc>
          <w:tcPr>
            <w:tcW w:w="907" w:type="dxa"/>
            <w:tcBorders>
              <w:top w:val="single" w:sz="4" w:space="0" w:color="000000"/>
            </w:tcBorders>
            <w:vAlign w:val="center"/>
          </w:tcPr>
          <w:p w14:paraId="3A6DE092" w14:textId="5CFD2748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234" w:author="Windows 사용자" w:date="2019-12-11T12:08:00Z"/>
                <w:rFonts w:ascii="바탕" w:hAnsi="바탕"/>
                <w:sz w:val="16"/>
                <w:szCs w:val="16"/>
                <w:lang w:val="de-DE"/>
                <w:rPrChange w:id="13235" w:author="Windows 사용자" w:date="2019-12-11T12:10:00Z">
                  <w:rPr>
                    <w:ins w:id="13236" w:author="Windows 사용자" w:date="2019-12-11T12:08:00Z"/>
                    <w:lang w:val="de-DE"/>
                  </w:rPr>
                </w:rPrChange>
              </w:rPr>
              <w:pPrChange w:id="1323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238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239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</w:t>
              </w:r>
            </w:ins>
          </w:p>
        </w:tc>
        <w:tc>
          <w:tcPr>
            <w:tcW w:w="907" w:type="dxa"/>
            <w:tcBorders>
              <w:top w:val="single" w:sz="4" w:space="0" w:color="000000"/>
            </w:tcBorders>
            <w:vAlign w:val="center"/>
          </w:tcPr>
          <w:p w14:paraId="244D0A19" w14:textId="210FE762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240" w:author="Windows 사용자" w:date="2019-12-11T12:08:00Z"/>
                <w:rFonts w:ascii="바탕" w:hAnsi="바탕"/>
                <w:sz w:val="16"/>
                <w:szCs w:val="16"/>
                <w:lang w:val="de-DE"/>
                <w:rPrChange w:id="13241" w:author="Windows 사용자" w:date="2019-12-11T12:10:00Z">
                  <w:rPr>
                    <w:ins w:id="13242" w:author="Windows 사용자" w:date="2019-12-11T12:08:00Z"/>
                    <w:lang w:val="de-DE"/>
                  </w:rPr>
                </w:rPrChange>
              </w:rPr>
              <w:pPrChange w:id="1324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244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245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51.001</w:t>
              </w:r>
            </w:ins>
          </w:p>
        </w:tc>
        <w:tc>
          <w:tcPr>
            <w:tcW w:w="907" w:type="dxa"/>
            <w:vMerge w:val="restart"/>
            <w:tcBorders>
              <w:top w:val="single" w:sz="4" w:space="0" w:color="000000"/>
            </w:tcBorders>
            <w:vAlign w:val="center"/>
          </w:tcPr>
          <w:p w14:paraId="3A891861" w14:textId="7A2C527F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246" w:author="Windows 사용자" w:date="2019-12-11T12:08:00Z"/>
                <w:rFonts w:ascii="바탕" w:hAnsi="바탕"/>
                <w:sz w:val="16"/>
                <w:szCs w:val="16"/>
                <w:lang w:val="de-DE"/>
                <w:rPrChange w:id="13247" w:author="Windows 사용자" w:date="2019-12-11T12:10:00Z">
                  <w:rPr>
                    <w:ins w:id="13248" w:author="Windows 사용자" w:date="2019-12-11T12:08:00Z"/>
                    <w:lang w:val="de-DE"/>
                  </w:rPr>
                </w:rPrChange>
              </w:rPr>
              <w:pPrChange w:id="1324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250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251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4.583</w:t>
              </w:r>
            </w:ins>
          </w:p>
        </w:tc>
        <w:tc>
          <w:tcPr>
            <w:tcW w:w="907" w:type="dxa"/>
            <w:vMerge w:val="restart"/>
            <w:tcBorders>
              <w:top w:val="single" w:sz="4" w:space="0" w:color="000000"/>
            </w:tcBorders>
            <w:vAlign w:val="center"/>
          </w:tcPr>
          <w:p w14:paraId="38791D07" w14:textId="1165BF4F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252" w:author="Windows 사용자" w:date="2019-12-11T12:08:00Z"/>
                <w:rFonts w:ascii="바탕" w:hAnsi="바탕"/>
                <w:sz w:val="16"/>
                <w:szCs w:val="16"/>
                <w:lang w:val="de-DE"/>
                <w:rPrChange w:id="13253" w:author="Windows 사용자" w:date="2019-12-11T12:10:00Z">
                  <w:rPr>
                    <w:ins w:id="13254" w:author="Windows 사용자" w:date="2019-12-11T12:08:00Z"/>
                    <w:lang w:val="de-DE"/>
                  </w:rPr>
                </w:rPrChange>
              </w:rPr>
              <w:pPrChange w:id="1325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256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257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4.515</w:t>
              </w:r>
            </w:ins>
          </w:p>
        </w:tc>
        <w:tc>
          <w:tcPr>
            <w:tcW w:w="907" w:type="dxa"/>
            <w:vMerge w:val="restart"/>
            <w:tcBorders>
              <w:top w:val="single" w:sz="4" w:space="0" w:color="000000"/>
            </w:tcBorders>
            <w:vAlign w:val="center"/>
          </w:tcPr>
          <w:p w14:paraId="195B5C94" w14:textId="07690634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258" w:author="Windows 사용자" w:date="2019-12-11T12:08:00Z"/>
                <w:rFonts w:ascii="바탕" w:hAnsi="바탕"/>
                <w:sz w:val="16"/>
                <w:szCs w:val="16"/>
                <w:lang w:val="de-DE"/>
                <w:rPrChange w:id="13259" w:author="Windows 사용자" w:date="2019-12-11T12:10:00Z">
                  <w:rPr>
                    <w:ins w:id="13260" w:author="Windows 사용자" w:date="2019-12-11T12:08:00Z"/>
                    <w:lang w:val="de-DE"/>
                  </w:rPr>
                </w:rPrChange>
              </w:rPr>
              <w:pPrChange w:id="1326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262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263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1.482</w:t>
              </w:r>
            </w:ins>
          </w:p>
        </w:tc>
        <w:tc>
          <w:tcPr>
            <w:tcW w:w="907" w:type="dxa"/>
            <w:tcBorders>
              <w:top w:val="single" w:sz="4" w:space="0" w:color="000000"/>
            </w:tcBorders>
            <w:vAlign w:val="center"/>
          </w:tcPr>
          <w:p w14:paraId="60FB54BC" w14:textId="631FBDD3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264" w:author="Windows 사용자" w:date="2019-12-11T12:08:00Z"/>
                <w:rFonts w:ascii="바탕" w:hAnsi="바탕"/>
                <w:sz w:val="16"/>
                <w:szCs w:val="16"/>
                <w:lang w:val="de-DE"/>
                <w:rPrChange w:id="13265" w:author="Windows 사용자" w:date="2019-12-11T12:10:00Z">
                  <w:rPr>
                    <w:ins w:id="13266" w:author="Windows 사용자" w:date="2019-12-11T12:08:00Z"/>
                    <w:lang w:val="de-DE"/>
                  </w:rPr>
                </w:rPrChange>
              </w:rPr>
              <w:pPrChange w:id="1326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268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269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4.000</w:t>
              </w:r>
            </w:ins>
          </w:p>
        </w:tc>
        <w:tc>
          <w:tcPr>
            <w:tcW w:w="907" w:type="dxa"/>
            <w:tcBorders>
              <w:top w:val="single" w:sz="4" w:space="0" w:color="000000"/>
            </w:tcBorders>
            <w:vAlign w:val="center"/>
          </w:tcPr>
          <w:p w14:paraId="24EE8844" w14:textId="53C225B0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270" w:author="Windows 사용자" w:date="2019-12-11T12:08:00Z"/>
                <w:rFonts w:ascii="바탕" w:hAnsi="바탕"/>
                <w:sz w:val="16"/>
                <w:szCs w:val="16"/>
                <w:lang w:val="de-DE"/>
                <w:rPrChange w:id="13271" w:author="Windows 사용자" w:date="2019-12-11T12:10:00Z">
                  <w:rPr>
                    <w:ins w:id="13272" w:author="Windows 사용자" w:date="2019-12-11T12:08:00Z"/>
                    <w:lang w:val="de-DE"/>
                  </w:rPr>
                </w:rPrChange>
              </w:rPr>
              <w:pPrChange w:id="1327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274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275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5.714</w:t>
              </w:r>
            </w:ins>
          </w:p>
        </w:tc>
      </w:tr>
      <w:tr w:rsidR="00997D19" w:rsidRPr="00997D19" w14:paraId="639344AD" w14:textId="77777777" w:rsidTr="00932E72">
        <w:trPr>
          <w:jc w:val="center"/>
          <w:ins w:id="13276" w:author="Windows 사용자" w:date="2019-12-11T12:08:00Z"/>
        </w:trPr>
        <w:tc>
          <w:tcPr>
            <w:tcW w:w="907" w:type="dxa"/>
            <w:vAlign w:val="center"/>
          </w:tcPr>
          <w:p w14:paraId="448C9EB5" w14:textId="093C9529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277" w:author="Windows 사용자" w:date="2019-12-11T12:13:00Z"/>
                <w:rFonts w:ascii="바탕" w:hAnsi="바탕"/>
                <w:color w:val="000000"/>
                <w:sz w:val="16"/>
                <w:szCs w:val="16"/>
              </w:rPr>
            </w:pPr>
            <w:ins w:id="13278" w:author="Windows 사용자" w:date="2019-12-11T12:13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279" w:author="Windows 사용자" w:date="2019-12-11T12:14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2</w:t>
              </w:r>
            </w:ins>
          </w:p>
        </w:tc>
        <w:tc>
          <w:tcPr>
            <w:tcW w:w="907" w:type="dxa"/>
            <w:vAlign w:val="center"/>
          </w:tcPr>
          <w:p w14:paraId="6B578216" w14:textId="7B3893D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280" w:author="Windows 사용자" w:date="2019-12-11T12:08:00Z"/>
                <w:rFonts w:ascii="바탕" w:hAnsi="바탕"/>
                <w:sz w:val="16"/>
                <w:szCs w:val="16"/>
                <w:lang w:val="de-DE"/>
                <w:rPrChange w:id="13281" w:author="Windows 사용자" w:date="2019-12-11T12:10:00Z">
                  <w:rPr>
                    <w:ins w:id="13282" w:author="Windows 사용자" w:date="2019-12-11T12:08:00Z"/>
                    <w:lang w:val="de-DE"/>
                  </w:rPr>
                </w:rPrChange>
              </w:rPr>
              <w:pPrChange w:id="1328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284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285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</w:t>
              </w:r>
            </w:ins>
          </w:p>
        </w:tc>
        <w:tc>
          <w:tcPr>
            <w:tcW w:w="907" w:type="dxa"/>
            <w:vAlign w:val="center"/>
          </w:tcPr>
          <w:p w14:paraId="17267138" w14:textId="7E6408AD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286" w:author="Windows 사용자" w:date="2019-12-11T12:08:00Z"/>
                <w:rFonts w:ascii="바탕" w:hAnsi="바탕"/>
                <w:sz w:val="16"/>
                <w:szCs w:val="16"/>
                <w:lang w:val="de-DE"/>
                <w:rPrChange w:id="13287" w:author="Windows 사용자" w:date="2019-12-11T12:10:00Z">
                  <w:rPr>
                    <w:ins w:id="13288" w:author="Windows 사용자" w:date="2019-12-11T12:08:00Z"/>
                    <w:lang w:val="de-DE"/>
                  </w:rPr>
                </w:rPrChange>
              </w:rPr>
              <w:pPrChange w:id="1328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290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291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54.880</w:t>
              </w:r>
            </w:ins>
          </w:p>
        </w:tc>
        <w:tc>
          <w:tcPr>
            <w:tcW w:w="907" w:type="dxa"/>
            <w:vMerge/>
            <w:vAlign w:val="center"/>
          </w:tcPr>
          <w:p w14:paraId="38D2221F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292" w:author="Windows 사용자" w:date="2019-12-11T12:08:00Z"/>
                <w:rFonts w:ascii="바탕" w:hAnsi="바탕"/>
                <w:sz w:val="16"/>
                <w:szCs w:val="16"/>
                <w:lang w:val="de-DE"/>
                <w:rPrChange w:id="13293" w:author="Windows 사용자" w:date="2019-12-11T12:10:00Z">
                  <w:rPr>
                    <w:ins w:id="13294" w:author="Windows 사용자" w:date="2019-12-11T12:08:00Z"/>
                    <w:lang w:val="de-DE"/>
                  </w:rPr>
                </w:rPrChange>
              </w:rPr>
              <w:pPrChange w:id="1329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7073E29D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296" w:author="Windows 사용자" w:date="2019-12-11T12:08:00Z"/>
                <w:rFonts w:ascii="바탕" w:hAnsi="바탕"/>
                <w:sz w:val="16"/>
                <w:szCs w:val="16"/>
                <w:lang w:val="de-DE"/>
                <w:rPrChange w:id="13297" w:author="Windows 사용자" w:date="2019-12-11T12:10:00Z">
                  <w:rPr>
                    <w:ins w:id="13298" w:author="Windows 사용자" w:date="2019-12-11T12:08:00Z"/>
                    <w:lang w:val="de-DE"/>
                  </w:rPr>
                </w:rPrChange>
              </w:rPr>
              <w:pPrChange w:id="1329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28C99BB2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300" w:author="Windows 사용자" w:date="2019-12-11T12:08:00Z"/>
                <w:rFonts w:ascii="바탕" w:hAnsi="바탕"/>
                <w:sz w:val="16"/>
                <w:szCs w:val="16"/>
                <w:lang w:val="de-DE"/>
                <w:rPrChange w:id="13301" w:author="Windows 사용자" w:date="2019-12-11T12:10:00Z">
                  <w:rPr>
                    <w:ins w:id="13302" w:author="Windows 사용자" w:date="2019-12-11T12:08:00Z"/>
                    <w:lang w:val="de-DE"/>
                  </w:rPr>
                </w:rPrChange>
              </w:rPr>
              <w:pPrChange w:id="1330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Align w:val="center"/>
          </w:tcPr>
          <w:p w14:paraId="5966BC7A" w14:textId="5EADDE6A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304" w:author="Windows 사용자" w:date="2019-12-11T12:08:00Z"/>
                <w:rFonts w:ascii="바탕" w:hAnsi="바탕"/>
                <w:sz w:val="16"/>
                <w:szCs w:val="16"/>
                <w:lang w:val="de-DE"/>
                <w:rPrChange w:id="13305" w:author="Windows 사용자" w:date="2019-12-11T12:10:00Z">
                  <w:rPr>
                    <w:ins w:id="13306" w:author="Windows 사용자" w:date="2019-12-11T12:08:00Z"/>
                    <w:lang w:val="de-DE"/>
                  </w:rPr>
                </w:rPrChange>
              </w:rPr>
              <w:pPrChange w:id="1330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308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309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3.879</w:t>
              </w:r>
            </w:ins>
          </w:p>
        </w:tc>
        <w:tc>
          <w:tcPr>
            <w:tcW w:w="907" w:type="dxa"/>
            <w:vAlign w:val="center"/>
          </w:tcPr>
          <w:p w14:paraId="555972BB" w14:textId="4F3A753A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310" w:author="Windows 사용자" w:date="2019-12-11T12:08:00Z"/>
                <w:rFonts w:ascii="바탕" w:hAnsi="바탕"/>
                <w:sz w:val="16"/>
                <w:szCs w:val="16"/>
                <w:lang w:val="de-DE"/>
                <w:rPrChange w:id="13311" w:author="Windows 사용자" w:date="2019-12-11T12:10:00Z">
                  <w:rPr>
                    <w:ins w:id="13312" w:author="Windows 사용자" w:date="2019-12-11T12:08:00Z"/>
                    <w:lang w:val="de-DE"/>
                  </w:rPr>
                </w:rPrChange>
              </w:rPr>
              <w:pPrChange w:id="1331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314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315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5.541</w:t>
              </w:r>
            </w:ins>
          </w:p>
        </w:tc>
      </w:tr>
      <w:tr w:rsidR="00997D19" w:rsidRPr="00997D19" w14:paraId="7B142FB1" w14:textId="77777777" w:rsidTr="00932E72">
        <w:trPr>
          <w:jc w:val="center"/>
          <w:ins w:id="13316" w:author="Windows 사용자" w:date="2019-12-11T12:08:00Z"/>
        </w:trPr>
        <w:tc>
          <w:tcPr>
            <w:tcW w:w="907" w:type="dxa"/>
            <w:vAlign w:val="center"/>
          </w:tcPr>
          <w:p w14:paraId="6E9B85A5" w14:textId="7432ED74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317" w:author="Windows 사용자" w:date="2019-12-11T12:13:00Z"/>
                <w:rFonts w:ascii="바탕" w:hAnsi="바탕"/>
                <w:color w:val="000000"/>
                <w:sz w:val="16"/>
                <w:szCs w:val="16"/>
              </w:rPr>
            </w:pPr>
            <w:ins w:id="13318" w:author="Windows 사용자" w:date="2019-12-11T12:13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319" w:author="Windows 사용자" w:date="2019-12-11T12:14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3</w:t>
              </w:r>
            </w:ins>
          </w:p>
        </w:tc>
        <w:tc>
          <w:tcPr>
            <w:tcW w:w="907" w:type="dxa"/>
            <w:vAlign w:val="center"/>
          </w:tcPr>
          <w:p w14:paraId="23BE8B66" w14:textId="61B16C7B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320" w:author="Windows 사용자" w:date="2019-12-11T12:08:00Z"/>
                <w:rFonts w:ascii="바탕" w:hAnsi="바탕"/>
                <w:sz w:val="16"/>
                <w:szCs w:val="16"/>
                <w:lang w:val="de-DE"/>
                <w:rPrChange w:id="13321" w:author="Windows 사용자" w:date="2019-12-11T12:10:00Z">
                  <w:rPr>
                    <w:ins w:id="13322" w:author="Windows 사용자" w:date="2019-12-11T12:08:00Z"/>
                    <w:lang w:val="de-DE"/>
                  </w:rPr>
                </w:rPrChange>
              </w:rPr>
              <w:pPrChange w:id="1332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324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325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</w:t>
              </w:r>
            </w:ins>
          </w:p>
        </w:tc>
        <w:tc>
          <w:tcPr>
            <w:tcW w:w="907" w:type="dxa"/>
            <w:vAlign w:val="center"/>
          </w:tcPr>
          <w:p w14:paraId="5FF686C5" w14:textId="4FFEB633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326" w:author="Windows 사용자" w:date="2019-12-11T12:08:00Z"/>
                <w:rFonts w:ascii="바탕" w:hAnsi="바탕"/>
                <w:sz w:val="16"/>
                <w:szCs w:val="16"/>
                <w:lang w:val="de-DE"/>
                <w:rPrChange w:id="13327" w:author="Windows 사용자" w:date="2019-12-11T12:10:00Z">
                  <w:rPr>
                    <w:ins w:id="13328" w:author="Windows 사용자" w:date="2019-12-11T12:08:00Z"/>
                    <w:lang w:val="de-DE"/>
                  </w:rPr>
                </w:rPrChange>
              </w:rPr>
              <w:pPrChange w:id="1332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330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331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54.944</w:t>
              </w:r>
            </w:ins>
          </w:p>
        </w:tc>
        <w:tc>
          <w:tcPr>
            <w:tcW w:w="907" w:type="dxa"/>
            <w:vMerge/>
            <w:vAlign w:val="center"/>
          </w:tcPr>
          <w:p w14:paraId="0F9D0EAF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332" w:author="Windows 사용자" w:date="2019-12-11T12:08:00Z"/>
                <w:rFonts w:ascii="바탕" w:hAnsi="바탕"/>
                <w:sz w:val="16"/>
                <w:szCs w:val="16"/>
                <w:lang w:val="de-DE"/>
                <w:rPrChange w:id="13333" w:author="Windows 사용자" w:date="2019-12-11T12:10:00Z">
                  <w:rPr>
                    <w:ins w:id="13334" w:author="Windows 사용자" w:date="2019-12-11T12:08:00Z"/>
                    <w:lang w:val="de-DE"/>
                  </w:rPr>
                </w:rPrChange>
              </w:rPr>
              <w:pPrChange w:id="1333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1748FE42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336" w:author="Windows 사용자" w:date="2019-12-11T12:08:00Z"/>
                <w:rFonts w:ascii="바탕" w:hAnsi="바탕"/>
                <w:sz w:val="16"/>
                <w:szCs w:val="16"/>
                <w:lang w:val="de-DE"/>
                <w:rPrChange w:id="13337" w:author="Windows 사용자" w:date="2019-12-11T12:10:00Z">
                  <w:rPr>
                    <w:ins w:id="13338" w:author="Windows 사용자" w:date="2019-12-11T12:08:00Z"/>
                    <w:lang w:val="de-DE"/>
                  </w:rPr>
                </w:rPrChange>
              </w:rPr>
              <w:pPrChange w:id="1333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664EE3AB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340" w:author="Windows 사용자" w:date="2019-12-11T12:08:00Z"/>
                <w:rFonts w:ascii="바탕" w:hAnsi="바탕"/>
                <w:sz w:val="16"/>
                <w:szCs w:val="16"/>
                <w:lang w:val="de-DE"/>
                <w:rPrChange w:id="13341" w:author="Windows 사용자" w:date="2019-12-11T12:10:00Z">
                  <w:rPr>
                    <w:ins w:id="13342" w:author="Windows 사용자" w:date="2019-12-11T12:08:00Z"/>
                    <w:lang w:val="de-DE"/>
                  </w:rPr>
                </w:rPrChange>
              </w:rPr>
              <w:pPrChange w:id="1334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Align w:val="center"/>
          </w:tcPr>
          <w:p w14:paraId="7B811213" w14:textId="79A0A26F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344" w:author="Windows 사용자" w:date="2019-12-11T12:08:00Z"/>
                <w:rFonts w:ascii="바탕" w:hAnsi="바탕"/>
                <w:sz w:val="16"/>
                <w:szCs w:val="16"/>
                <w:lang w:val="de-DE"/>
                <w:rPrChange w:id="13345" w:author="Windows 사용자" w:date="2019-12-11T12:10:00Z">
                  <w:rPr>
                    <w:ins w:id="13346" w:author="Windows 사용자" w:date="2019-12-11T12:08:00Z"/>
                    <w:lang w:val="de-DE"/>
                  </w:rPr>
                </w:rPrChange>
              </w:rPr>
              <w:pPrChange w:id="1334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348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349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0.064</w:t>
              </w:r>
            </w:ins>
          </w:p>
        </w:tc>
        <w:tc>
          <w:tcPr>
            <w:tcW w:w="907" w:type="dxa"/>
            <w:vAlign w:val="center"/>
          </w:tcPr>
          <w:p w14:paraId="219F65E1" w14:textId="22846959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350" w:author="Windows 사용자" w:date="2019-12-11T12:08:00Z"/>
                <w:rFonts w:ascii="바탕" w:hAnsi="바탕"/>
                <w:sz w:val="16"/>
                <w:szCs w:val="16"/>
                <w:lang w:val="de-DE"/>
                <w:rPrChange w:id="13351" w:author="Windows 사용자" w:date="2019-12-11T12:10:00Z">
                  <w:rPr>
                    <w:ins w:id="13352" w:author="Windows 사용자" w:date="2019-12-11T12:08:00Z"/>
                    <w:lang w:val="de-DE"/>
                  </w:rPr>
                </w:rPrChange>
              </w:rPr>
              <w:pPrChange w:id="1335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354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355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0.091</w:t>
              </w:r>
            </w:ins>
          </w:p>
        </w:tc>
      </w:tr>
      <w:tr w:rsidR="00997D19" w:rsidRPr="00997D19" w14:paraId="07627D80" w14:textId="77777777" w:rsidTr="00932E72">
        <w:trPr>
          <w:jc w:val="center"/>
          <w:ins w:id="13356" w:author="Windows 사용자" w:date="2019-12-11T12:08:00Z"/>
        </w:trPr>
        <w:tc>
          <w:tcPr>
            <w:tcW w:w="907" w:type="dxa"/>
            <w:vAlign w:val="center"/>
          </w:tcPr>
          <w:p w14:paraId="72E0BC84" w14:textId="60CC77BF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357" w:author="Windows 사용자" w:date="2019-12-11T12:13:00Z"/>
                <w:rFonts w:ascii="바탕" w:hAnsi="바탕"/>
                <w:color w:val="000000"/>
                <w:sz w:val="16"/>
                <w:szCs w:val="16"/>
              </w:rPr>
            </w:pPr>
            <w:ins w:id="13358" w:author="Windows 사용자" w:date="2019-12-11T12:13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359" w:author="Windows 사용자" w:date="2019-12-11T12:14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4</w:t>
              </w:r>
            </w:ins>
          </w:p>
        </w:tc>
        <w:tc>
          <w:tcPr>
            <w:tcW w:w="907" w:type="dxa"/>
            <w:vAlign w:val="center"/>
          </w:tcPr>
          <w:p w14:paraId="50769A07" w14:textId="5F62F869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360" w:author="Windows 사용자" w:date="2019-12-11T12:08:00Z"/>
                <w:rFonts w:ascii="바탕" w:hAnsi="바탕"/>
                <w:sz w:val="16"/>
                <w:szCs w:val="16"/>
                <w:lang w:val="de-DE"/>
                <w:rPrChange w:id="13361" w:author="Windows 사용자" w:date="2019-12-11T12:10:00Z">
                  <w:rPr>
                    <w:ins w:id="13362" w:author="Windows 사용자" w:date="2019-12-11T12:08:00Z"/>
                    <w:lang w:val="de-DE"/>
                  </w:rPr>
                </w:rPrChange>
              </w:rPr>
              <w:pPrChange w:id="1336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364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365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</w:t>
              </w:r>
            </w:ins>
          </w:p>
        </w:tc>
        <w:tc>
          <w:tcPr>
            <w:tcW w:w="907" w:type="dxa"/>
            <w:vAlign w:val="center"/>
          </w:tcPr>
          <w:p w14:paraId="70FFDAC7" w14:textId="051BF9BC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366" w:author="Windows 사용자" w:date="2019-12-11T12:08:00Z"/>
                <w:rFonts w:ascii="바탕" w:hAnsi="바탕"/>
                <w:sz w:val="16"/>
                <w:szCs w:val="16"/>
                <w:lang w:val="de-DE"/>
                <w:rPrChange w:id="13367" w:author="Windows 사용자" w:date="2019-12-11T12:10:00Z">
                  <w:rPr>
                    <w:ins w:id="13368" w:author="Windows 사용자" w:date="2019-12-11T12:08:00Z"/>
                    <w:lang w:val="de-DE"/>
                  </w:rPr>
                </w:rPrChange>
              </w:rPr>
              <w:pPrChange w:id="1336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370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371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55.013</w:t>
              </w:r>
            </w:ins>
          </w:p>
        </w:tc>
        <w:tc>
          <w:tcPr>
            <w:tcW w:w="907" w:type="dxa"/>
            <w:vMerge/>
            <w:vAlign w:val="center"/>
          </w:tcPr>
          <w:p w14:paraId="2278F523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372" w:author="Windows 사용자" w:date="2019-12-11T12:08:00Z"/>
                <w:rFonts w:ascii="바탕" w:hAnsi="바탕"/>
                <w:sz w:val="16"/>
                <w:szCs w:val="16"/>
                <w:lang w:val="de-DE"/>
                <w:rPrChange w:id="13373" w:author="Windows 사용자" w:date="2019-12-11T12:10:00Z">
                  <w:rPr>
                    <w:ins w:id="13374" w:author="Windows 사용자" w:date="2019-12-11T12:08:00Z"/>
                    <w:lang w:val="de-DE"/>
                  </w:rPr>
                </w:rPrChange>
              </w:rPr>
              <w:pPrChange w:id="1337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15610879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376" w:author="Windows 사용자" w:date="2019-12-11T12:08:00Z"/>
                <w:rFonts w:ascii="바탕" w:hAnsi="바탕"/>
                <w:sz w:val="16"/>
                <w:szCs w:val="16"/>
                <w:lang w:val="de-DE"/>
                <w:rPrChange w:id="13377" w:author="Windows 사용자" w:date="2019-12-11T12:10:00Z">
                  <w:rPr>
                    <w:ins w:id="13378" w:author="Windows 사용자" w:date="2019-12-11T12:08:00Z"/>
                    <w:lang w:val="de-DE"/>
                  </w:rPr>
                </w:rPrChange>
              </w:rPr>
              <w:pPrChange w:id="1337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468ECBBE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380" w:author="Windows 사용자" w:date="2019-12-11T12:08:00Z"/>
                <w:rFonts w:ascii="바탕" w:hAnsi="바탕"/>
                <w:sz w:val="16"/>
                <w:szCs w:val="16"/>
                <w:lang w:val="de-DE"/>
                <w:rPrChange w:id="13381" w:author="Windows 사용자" w:date="2019-12-11T12:10:00Z">
                  <w:rPr>
                    <w:ins w:id="13382" w:author="Windows 사용자" w:date="2019-12-11T12:08:00Z"/>
                    <w:lang w:val="de-DE"/>
                  </w:rPr>
                </w:rPrChange>
              </w:rPr>
              <w:pPrChange w:id="1338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Align w:val="center"/>
          </w:tcPr>
          <w:p w14:paraId="6F2B244B" w14:textId="1D485839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384" w:author="Windows 사용자" w:date="2019-12-11T12:08:00Z"/>
                <w:rFonts w:ascii="바탕" w:hAnsi="바탕"/>
                <w:sz w:val="16"/>
                <w:szCs w:val="16"/>
                <w:lang w:val="de-DE"/>
                <w:rPrChange w:id="13385" w:author="Windows 사용자" w:date="2019-12-11T12:10:00Z">
                  <w:rPr>
                    <w:ins w:id="13386" w:author="Windows 사용자" w:date="2019-12-11T12:08:00Z"/>
                    <w:lang w:val="de-DE"/>
                  </w:rPr>
                </w:rPrChange>
              </w:rPr>
              <w:pPrChange w:id="1338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388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389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0.069</w:t>
              </w:r>
            </w:ins>
          </w:p>
        </w:tc>
        <w:tc>
          <w:tcPr>
            <w:tcW w:w="907" w:type="dxa"/>
            <w:vAlign w:val="center"/>
          </w:tcPr>
          <w:p w14:paraId="651C3D24" w14:textId="7B6D3BA6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390" w:author="Windows 사용자" w:date="2019-12-11T12:08:00Z"/>
                <w:rFonts w:ascii="바탕" w:hAnsi="바탕"/>
                <w:sz w:val="16"/>
                <w:szCs w:val="16"/>
                <w:lang w:val="de-DE"/>
                <w:rPrChange w:id="13391" w:author="Windows 사용자" w:date="2019-12-11T12:10:00Z">
                  <w:rPr>
                    <w:ins w:id="13392" w:author="Windows 사용자" w:date="2019-12-11T12:08:00Z"/>
                    <w:lang w:val="de-DE"/>
                  </w:rPr>
                </w:rPrChange>
              </w:rPr>
              <w:pPrChange w:id="1339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394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395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0.099</w:t>
              </w:r>
            </w:ins>
          </w:p>
        </w:tc>
      </w:tr>
      <w:tr w:rsidR="00997D19" w:rsidRPr="00997D19" w14:paraId="18D1ECFF" w14:textId="77777777" w:rsidTr="00932E72">
        <w:trPr>
          <w:jc w:val="center"/>
          <w:ins w:id="13396" w:author="Windows 사용자" w:date="2019-12-11T12:08:00Z"/>
        </w:trPr>
        <w:tc>
          <w:tcPr>
            <w:tcW w:w="907" w:type="dxa"/>
            <w:vAlign w:val="center"/>
          </w:tcPr>
          <w:p w14:paraId="35107286" w14:textId="1F1AB6ED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397" w:author="Windows 사용자" w:date="2019-12-11T12:13:00Z"/>
                <w:rFonts w:ascii="바탕" w:hAnsi="바탕"/>
                <w:color w:val="000000"/>
                <w:sz w:val="16"/>
                <w:szCs w:val="16"/>
              </w:rPr>
            </w:pPr>
            <w:ins w:id="13398" w:author="Windows 사용자" w:date="2019-12-11T12:13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399" w:author="Windows 사용자" w:date="2019-12-11T12:14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</w:t>
              </w:r>
            </w:ins>
          </w:p>
        </w:tc>
        <w:tc>
          <w:tcPr>
            <w:tcW w:w="907" w:type="dxa"/>
            <w:vAlign w:val="center"/>
          </w:tcPr>
          <w:p w14:paraId="68754ECC" w14:textId="32AD1521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400" w:author="Windows 사용자" w:date="2019-12-11T12:08:00Z"/>
                <w:rFonts w:ascii="바탕" w:hAnsi="바탕"/>
                <w:sz w:val="16"/>
                <w:szCs w:val="16"/>
                <w:lang w:val="de-DE"/>
                <w:rPrChange w:id="13401" w:author="Windows 사용자" w:date="2019-12-11T12:10:00Z">
                  <w:rPr>
                    <w:ins w:id="13402" w:author="Windows 사용자" w:date="2019-12-11T12:08:00Z"/>
                    <w:lang w:val="de-DE"/>
                  </w:rPr>
                </w:rPrChange>
              </w:rPr>
              <w:pPrChange w:id="1340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404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405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</w:t>
              </w:r>
            </w:ins>
          </w:p>
        </w:tc>
        <w:tc>
          <w:tcPr>
            <w:tcW w:w="907" w:type="dxa"/>
            <w:vAlign w:val="center"/>
          </w:tcPr>
          <w:p w14:paraId="775CC3E5" w14:textId="29B9FCDF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406" w:author="Windows 사용자" w:date="2019-12-11T12:08:00Z"/>
                <w:rFonts w:ascii="바탕" w:hAnsi="바탕"/>
                <w:sz w:val="16"/>
                <w:szCs w:val="16"/>
                <w:lang w:val="de-DE"/>
                <w:rPrChange w:id="13407" w:author="Windows 사용자" w:date="2019-12-11T12:10:00Z">
                  <w:rPr>
                    <w:ins w:id="13408" w:author="Windows 사용자" w:date="2019-12-11T12:08:00Z"/>
                    <w:lang w:val="de-DE"/>
                  </w:rPr>
                </w:rPrChange>
              </w:rPr>
              <w:pPrChange w:id="1340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410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411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55.086</w:t>
              </w:r>
            </w:ins>
          </w:p>
        </w:tc>
        <w:tc>
          <w:tcPr>
            <w:tcW w:w="907" w:type="dxa"/>
            <w:vMerge/>
            <w:vAlign w:val="center"/>
          </w:tcPr>
          <w:p w14:paraId="3CD41596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412" w:author="Windows 사용자" w:date="2019-12-11T12:08:00Z"/>
                <w:rFonts w:ascii="바탕" w:hAnsi="바탕"/>
                <w:sz w:val="16"/>
                <w:szCs w:val="16"/>
                <w:lang w:val="de-DE"/>
                <w:rPrChange w:id="13413" w:author="Windows 사용자" w:date="2019-12-11T12:10:00Z">
                  <w:rPr>
                    <w:ins w:id="13414" w:author="Windows 사용자" w:date="2019-12-11T12:08:00Z"/>
                    <w:lang w:val="de-DE"/>
                  </w:rPr>
                </w:rPrChange>
              </w:rPr>
              <w:pPrChange w:id="1341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2F4CFCD3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416" w:author="Windows 사용자" w:date="2019-12-11T12:08:00Z"/>
                <w:rFonts w:ascii="바탕" w:hAnsi="바탕"/>
                <w:sz w:val="16"/>
                <w:szCs w:val="16"/>
                <w:lang w:val="de-DE"/>
                <w:rPrChange w:id="13417" w:author="Windows 사용자" w:date="2019-12-11T12:10:00Z">
                  <w:rPr>
                    <w:ins w:id="13418" w:author="Windows 사용자" w:date="2019-12-11T12:08:00Z"/>
                    <w:lang w:val="de-DE"/>
                  </w:rPr>
                </w:rPrChange>
              </w:rPr>
              <w:pPrChange w:id="1341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378C029E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420" w:author="Windows 사용자" w:date="2019-12-11T12:08:00Z"/>
                <w:rFonts w:ascii="바탕" w:hAnsi="바탕"/>
                <w:sz w:val="16"/>
                <w:szCs w:val="16"/>
                <w:lang w:val="de-DE"/>
                <w:rPrChange w:id="13421" w:author="Windows 사용자" w:date="2019-12-11T12:10:00Z">
                  <w:rPr>
                    <w:ins w:id="13422" w:author="Windows 사용자" w:date="2019-12-11T12:08:00Z"/>
                    <w:lang w:val="de-DE"/>
                  </w:rPr>
                </w:rPrChange>
              </w:rPr>
              <w:pPrChange w:id="1342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Align w:val="center"/>
          </w:tcPr>
          <w:p w14:paraId="114D4AAE" w14:textId="5F26C130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424" w:author="Windows 사용자" w:date="2019-12-11T12:08:00Z"/>
                <w:rFonts w:ascii="바탕" w:hAnsi="바탕"/>
                <w:sz w:val="16"/>
                <w:szCs w:val="16"/>
                <w:lang w:val="de-DE"/>
                <w:rPrChange w:id="13425" w:author="Windows 사용자" w:date="2019-12-11T12:10:00Z">
                  <w:rPr>
                    <w:ins w:id="13426" w:author="Windows 사용자" w:date="2019-12-11T12:08:00Z"/>
                    <w:lang w:val="de-DE"/>
                  </w:rPr>
                </w:rPrChange>
              </w:rPr>
              <w:pPrChange w:id="1342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428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429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0.073</w:t>
              </w:r>
            </w:ins>
          </w:p>
        </w:tc>
        <w:tc>
          <w:tcPr>
            <w:tcW w:w="907" w:type="dxa"/>
            <w:vAlign w:val="center"/>
          </w:tcPr>
          <w:p w14:paraId="5D36C289" w14:textId="6CCE47E5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430" w:author="Windows 사용자" w:date="2019-12-11T12:08:00Z"/>
                <w:rFonts w:ascii="바탕" w:hAnsi="바탕"/>
                <w:sz w:val="16"/>
                <w:szCs w:val="16"/>
                <w:lang w:val="de-DE"/>
                <w:rPrChange w:id="13431" w:author="Windows 사용자" w:date="2019-12-11T12:10:00Z">
                  <w:rPr>
                    <w:ins w:id="13432" w:author="Windows 사용자" w:date="2019-12-11T12:08:00Z"/>
                    <w:lang w:val="de-DE"/>
                  </w:rPr>
                </w:rPrChange>
              </w:rPr>
              <w:pPrChange w:id="1343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434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435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0.104</w:t>
              </w:r>
            </w:ins>
          </w:p>
        </w:tc>
      </w:tr>
      <w:tr w:rsidR="00997D19" w:rsidRPr="00997D19" w14:paraId="6CC0A280" w14:textId="77777777" w:rsidTr="00932E72">
        <w:trPr>
          <w:jc w:val="center"/>
          <w:ins w:id="13436" w:author="Windows 사용자" w:date="2019-12-11T12:08:00Z"/>
        </w:trPr>
        <w:tc>
          <w:tcPr>
            <w:tcW w:w="907" w:type="dxa"/>
            <w:vAlign w:val="center"/>
          </w:tcPr>
          <w:p w14:paraId="3325F305" w14:textId="5EE86216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437" w:author="Windows 사용자" w:date="2019-12-11T12:13:00Z"/>
                <w:rFonts w:ascii="바탕" w:hAnsi="바탕"/>
                <w:color w:val="000000"/>
                <w:sz w:val="16"/>
                <w:szCs w:val="16"/>
              </w:rPr>
            </w:pPr>
            <w:ins w:id="13438" w:author="Windows 사용자" w:date="2019-12-11T12:13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439" w:author="Windows 사용자" w:date="2019-12-11T12:14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6</w:t>
              </w:r>
            </w:ins>
          </w:p>
        </w:tc>
        <w:tc>
          <w:tcPr>
            <w:tcW w:w="907" w:type="dxa"/>
            <w:vAlign w:val="center"/>
          </w:tcPr>
          <w:p w14:paraId="487DA357" w14:textId="530648DC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440" w:author="Windows 사용자" w:date="2019-12-11T12:08:00Z"/>
                <w:rFonts w:ascii="바탕" w:hAnsi="바탕"/>
                <w:sz w:val="16"/>
                <w:szCs w:val="16"/>
                <w:lang w:val="de-DE"/>
                <w:rPrChange w:id="13441" w:author="Windows 사용자" w:date="2019-12-11T12:10:00Z">
                  <w:rPr>
                    <w:ins w:id="13442" w:author="Windows 사용자" w:date="2019-12-11T12:08:00Z"/>
                    <w:lang w:val="de-DE"/>
                  </w:rPr>
                </w:rPrChange>
              </w:rPr>
              <w:pPrChange w:id="1344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444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445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</w:t>
              </w:r>
            </w:ins>
          </w:p>
        </w:tc>
        <w:tc>
          <w:tcPr>
            <w:tcW w:w="907" w:type="dxa"/>
            <w:vAlign w:val="center"/>
          </w:tcPr>
          <w:p w14:paraId="16F01CFF" w14:textId="2F7A257B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446" w:author="Windows 사용자" w:date="2019-12-11T12:08:00Z"/>
                <w:rFonts w:ascii="바탕" w:hAnsi="바탕"/>
                <w:sz w:val="16"/>
                <w:szCs w:val="16"/>
                <w:lang w:val="de-DE"/>
                <w:rPrChange w:id="13447" w:author="Windows 사용자" w:date="2019-12-11T12:10:00Z">
                  <w:rPr>
                    <w:ins w:id="13448" w:author="Windows 사용자" w:date="2019-12-11T12:08:00Z"/>
                    <w:lang w:val="de-DE"/>
                  </w:rPr>
                </w:rPrChange>
              </w:rPr>
              <w:pPrChange w:id="1344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450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451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55.163</w:t>
              </w:r>
            </w:ins>
          </w:p>
        </w:tc>
        <w:tc>
          <w:tcPr>
            <w:tcW w:w="907" w:type="dxa"/>
            <w:vMerge w:val="restart"/>
            <w:vAlign w:val="center"/>
          </w:tcPr>
          <w:p w14:paraId="149514B1" w14:textId="7BFCB28D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452" w:author="Windows 사용자" w:date="2019-12-11T12:08:00Z"/>
                <w:rFonts w:ascii="바탕" w:hAnsi="바탕"/>
                <w:sz w:val="16"/>
                <w:szCs w:val="16"/>
                <w:lang w:val="de-DE"/>
                <w:rPrChange w:id="13453" w:author="Windows 사용자" w:date="2019-12-11T12:10:00Z">
                  <w:rPr>
                    <w:ins w:id="13454" w:author="Windows 사용자" w:date="2019-12-11T12:08:00Z"/>
                    <w:lang w:val="de-DE"/>
                  </w:rPr>
                </w:rPrChange>
              </w:rPr>
              <w:pPrChange w:id="1345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456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457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4.583</w:t>
              </w:r>
            </w:ins>
          </w:p>
        </w:tc>
        <w:tc>
          <w:tcPr>
            <w:tcW w:w="907" w:type="dxa"/>
            <w:vMerge w:val="restart"/>
            <w:vAlign w:val="center"/>
          </w:tcPr>
          <w:p w14:paraId="36478AAA" w14:textId="285AC761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458" w:author="Windows 사용자" w:date="2019-12-11T12:08:00Z"/>
                <w:rFonts w:ascii="바탕" w:hAnsi="바탕"/>
                <w:sz w:val="16"/>
                <w:szCs w:val="16"/>
                <w:lang w:val="de-DE"/>
                <w:rPrChange w:id="13459" w:author="Windows 사용자" w:date="2019-12-11T12:10:00Z">
                  <w:rPr>
                    <w:ins w:id="13460" w:author="Windows 사용자" w:date="2019-12-11T12:08:00Z"/>
                    <w:lang w:val="de-DE"/>
                  </w:rPr>
                </w:rPrChange>
              </w:rPr>
              <w:pPrChange w:id="1346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462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463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4.610</w:t>
              </w:r>
            </w:ins>
          </w:p>
        </w:tc>
        <w:tc>
          <w:tcPr>
            <w:tcW w:w="907" w:type="dxa"/>
            <w:vMerge w:val="restart"/>
            <w:vAlign w:val="center"/>
          </w:tcPr>
          <w:p w14:paraId="719F76B8" w14:textId="3D9FAD54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464" w:author="Windows 사용자" w:date="2019-12-11T12:08:00Z"/>
                <w:rFonts w:ascii="바탕" w:hAnsi="바탕"/>
                <w:sz w:val="16"/>
                <w:szCs w:val="16"/>
                <w:lang w:val="de-DE"/>
                <w:rPrChange w:id="13465" w:author="Windows 사용자" w:date="2019-12-11T12:10:00Z">
                  <w:rPr>
                    <w:ins w:id="13466" w:author="Windows 사용자" w:date="2019-12-11T12:08:00Z"/>
                    <w:lang w:val="de-DE"/>
                  </w:rPr>
                </w:rPrChange>
              </w:rPr>
              <w:pPrChange w:id="1346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468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469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0.572</w:t>
              </w:r>
            </w:ins>
          </w:p>
        </w:tc>
        <w:tc>
          <w:tcPr>
            <w:tcW w:w="907" w:type="dxa"/>
            <w:vAlign w:val="center"/>
          </w:tcPr>
          <w:p w14:paraId="0D9A5E51" w14:textId="31C9483B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470" w:author="Windows 사용자" w:date="2019-12-11T12:08:00Z"/>
                <w:rFonts w:ascii="바탕" w:hAnsi="바탕"/>
                <w:sz w:val="16"/>
                <w:szCs w:val="16"/>
                <w:lang w:val="de-DE"/>
                <w:rPrChange w:id="13471" w:author="Windows 사용자" w:date="2019-12-11T12:10:00Z">
                  <w:rPr>
                    <w:ins w:id="13472" w:author="Windows 사용자" w:date="2019-12-11T12:08:00Z"/>
                    <w:lang w:val="de-DE"/>
                  </w:rPr>
                </w:rPrChange>
              </w:rPr>
              <w:pPrChange w:id="1347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474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475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0.077</w:t>
              </w:r>
            </w:ins>
          </w:p>
        </w:tc>
        <w:tc>
          <w:tcPr>
            <w:tcW w:w="907" w:type="dxa"/>
            <w:vAlign w:val="center"/>
          </w:tcPr>
          <w:p w14:paraId="76210B6F" w14:textId="11E4DBAC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476" w:author="Windows 사용자" w:date="2019-12-11T12:08:00Z"/>
                <w:rFonts w:ascii="바탕" w:hAnsi="바탕"/>
                <w:sz w:val="16"/>
                <w:szCs w:val="16"/>
                <w:lang w:val="de-DE"/>
                <w:rPrChange w:id="13477" w:author="Windows 사용자" w:date="2019-12-11T12:10:00Z">
                  <w:rPr>
                    <w:ins w:id="13478" w:author="Windows 사용자" w:date="2019-12-11T12:08:00Z"/>
                    <w:lang w:val="de-DE"/>
                  </w:rPr>
                </w:rPrChange>
              </w:rPr>
              <w:pPrChange w:id="1347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480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481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0.110</w:t>
              </w:r>
            </w:ins>
          </w:p>
        </w:tc>
      </w:tr>
      <w:tr w:rsidR="00997D19" w:rsidRPr="00997D19" w14:paraId="1435ADDB" w14:textId="77777777" w:rsidTr="00932E72">
        <w:trPr>
          <w:jc w:val="center"/>
          <w:ins w:id="13482" w:author="Windows 사용자" w:date="2019-12-11T12:08:00Z"/>
        </w:trPr>
        <w:tc>
          <w:tcPr>
            <w:tcW w:w="907" w:type="dxa"/>
            <w:vAlign w:val="center"/>
          </w:tcPr>
          <w:p w14:paraId="6AC663D1" w14:textId="1407C47B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483" w:author="Windows 사용자" w:date="2019-12-11T12:13:00Z"/>
                <w:rFonts w:ascii="바탕" w:hAnsi="바탕"/>
                <w:color w:val="000000"/>
                <w:sz w:val="16"/>
                <w:szCs w:val="16"/>
              </w:rPr>
            </w:pPr>
            <w:ins w:id="13484" w:author="Windows 사용자" w:date="2019-12-11T12:13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485" w:author="Windows 사용자" w:date="2019-12-11T12:14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7</w:t>
              </w:r>
            </w:ins>
          </w:p>
        </w:tc>
        <w:tc>
          <w:tcPr>
            <w:tcW w:w="907" w:type="dxa"/>
            <w:vAlign w:val="center"/>
          </w:tcPr>
          <w:p w14:paraId="3526E809" w14:textId="51E8CB26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486" w:author="Windows 사용자" w:date="2019-12-11T12:08:00Z"/>
                <w:rFonts w:ascii="바탕" w:hAnsi="바탕"/>
                <w:sz w:val="16"/>
                <w:szCs w:val="16"/>
                <w:lang w:val="de-DE"/>
                <w:rPrChange w:id="13487" w:author="Windows 사용자" w:date="2019-12-11T12:10:00Z">
                  <w:rPr>
                    <w:ins w:id="13488" w:author="Windows 사용자" w:date="2019-12-11T12:08:00Z"/>
                    <w:lang w:val="de-DE"/>
                  </w:rPr>
                </w:rPrChange>
              </w:rPr>
              <w:pPrChange w:id="1348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490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491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</w:t>
              </w:r>
            </w:ins>
          </w:p>
        </w:tc>
        <w:tc>
          <w:tcPr>
            <w:tcW w:w="907" w:type="dxa"/>
            <w:vAlign w:val="center"/>
          </w:tcPr>
          <w:p w14:paraId="30A06B86" w14:textId="18F30F5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492" w:author="Windows 사용자" w:date="2019-12-11T12:08:00Z"/>
                <w:rFonts w:ascii="바탕" w:hAnsi="바탕"/>
                <w:sz w:val="16"/>
                <w:szCs w:val="16"/>
                <w:lang w:val="de-DE"/>
                <w:rPrChange w:id="13493" w:author="Windows 사용자" w:date="2019-12-11T12:10:00Z">
                  <w:rPr>
                    <w:ins w:id="13494" w:author="Windows 사용자" w:date="2019-12-11T12:08:00Z"/>
                    <w:lang w:val="de-DE"/>
                  </w:rPr>
                </w:rPrChange>
              </w:rPr>
              <w:pPrChange w:id="1349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496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497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55.241</w:t>
              </w:r>
            </w:ins>
          </w:p>
        </w:tc>
        <w:tc>
          <w:tcPr>
            <w:tcW w:w="907" w:type="dxa"/>
            <w:vMerge/>
            <w:vAlign w:val="center"/>
          </w:tcPr>
          <w:p w14:paraId="1549CDBF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498" w:author="Windows 사용자" w:date="2019-12-11T12:08:00Z"/>
                <w:rFonts w:ascii="바탕" w:hAnsi="바탕"/>
                <w:sz w:val="16"/>
                <w:szCs w:val="16"/>
                <w:lang w:val="de-DE"/>
                <w:rPrChange w:id="13499" w:author="Windows 사용자" w:date="2019-12-11T12:10:00Z">
                  <w:rPr>
                    <w:ins w:id="13500" w:author="Windows 사용자" w:date="2019-12-11T12:08:00Z"/>
                    <w:lang w:val="de-DE"/>
                  </w:rPr>
                </w:rPrChange>
              </w:rPr>
              <w:pPrChange w:id="1350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4B66D89A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502" w:author="Windows 사용자" w:date="2019-12-11T12:08:00Z"/>
                <w:rFonts w:ascii="바탕" w:hAnsi="바탕"/>
                <w:sz w:val="16"/>
                <w:szCs w:val="16"/>
                <w:lang w:val="de-DE"/>
                <w:rPrChange w:id="13503" w:author="Windows 사용자" w:date="2019-12-11T12:10:00Z">
                  <w:rPr>
                    <w:ins w:id="13504" w:author="Windows 사용자" w:date="2019-12-11T12:08:00Z"/>
                    <w:lang w:val="de-DE"/>
                  </w:rPr>
                </w:rPrChange>
              </w:rPr>
              <w:pPrChange w:id="1350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439058F9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506" w:author="Windows 사용자" w:date="2019-12-11T12:08:00Z"/>
                <w:rFonts w:ascii="바탕" w:hAnsi="바탕"/>
                <w:sz w:val="16"/>
                <w:szCs w:val="16"/>
                <w:lang w:val="de-DE"/>
                <w:rPrChange w:id="13507" w:author="Windows 사용자" w:date="2019-12-11T12:10:00Z">
                  <w:rPr>
                    <w:ins w:id="13508" w:author="Windows 사용자" w:date="2019-12-11T12:08:00Z"/>
                    <w:lang w:val="de-DE"/>
                  </w:rPr>
                </w:rPrChange>
              </w:rPr>
              <w:pPrChange w:id="1350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Align w:val="center"/>
          </w:tcPr>
          <w:p w14:paraId="13B217CF" w14:textId="3FA03075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510" w:author="Windows 사용자" w:date="2019-12-11T12:08:00Z"/>
                <w:rFonts w:ascii="바탕" w:hAnsi="바탕"/>
                <w:sz w:val="16"/>
                <w:szCs w:val="16"/>
                <w:lang w:val="de-DE"/>
                <w:rPrChange w:id="13511" w:author="Windows 사용자" w:date="2019-12-11T12:10:00Z">
                  <w:rPr>
                    <w:ins w:id="13512" w:author="Windows 사용자" w:date="2019-12-11T12:08:00Z"/>
                    <w:lang w:val="de-DE"/>
                  </w:rPr>
                </w:rPrChange>
              </w:rPr>
              <w:pPrChange w:id="1351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514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515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0.078</w:t>
              </w:r>
            </w:ins>
          </w:p>
        </w:tc>
        <w:tc>
          <w:tcPr>
            <w:tcW w:w="907" w:type="dxa"/>
            <w:vAlign w:val="center"/>
          </w:tcPr>
          <w:p w14:paraId="32482163" w14:textId="7F6FC6A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516" w:author="Windows 사용자" w:date="2019-12-11T12:08:00Z"/>
                <w:rFonts w:ascii="바탕" w:hAnsi="바탕"/>
                <w:sz w:val="16"/>
                <w:szCs w:val="16"/>
                <w:lang w:val="de-DE"/>
                <w:rPrChange w:id="13517" w:author="Windows 사용자" w:date="2019-12-11T12:10:00Z">
                  <w:rPr>
                    <w:ins w:id="13518" w:author="Windows 사용자" w:date="2019-12-11T12:08:00Z"/>
                    <w:lang w:val="de-DE"/>
                  </w:rPr>
                </w:rPrChange>
              </w:rPr>
              <w:pPrChange w:id="1351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520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521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0.111</w:t>
              </w:r>
            </w:ins>
          </w:p>
        </w:tc>
      </w:tr>
      <w:tr w:rsidR="00997D19" w:rsidRPr="00997D19" w14:paraId="4B99236D" w14:textId="77777777" w:rsidTr="00932E72">
        <w:trPr>
          <w:jc w:val="center"/>
          <w:ins w:id="13522" w:author="Windows 사용자" w:date="2019-12-11T12:08:00Z"/>
        </w:trPr>
        <w:tc>
          <w:tcPr>
            <w:tcW w:w="907" w:type="dxa"/>
            <w:vAlign w:val="center"/>
          </w:tcPr>
          <w:p w14:paraId="3726F4D7" w14:textId="09095809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523" w:author="Windows 사용자" w:date="2019-12-11T12:13:00Z"/>
                <w:rFonts w:ascii="바탕" w:hAnsi="바탕"/>
                <w:color w:val="000000"/>
                <w:sz w:val="16"/>
                <w:szCs w:val="16"/>
              </w:rPr>
            </w:pPr>
            <w:ins w:id="13524" w:author="Windows 사용자" w:date="2019-12-11T12:13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525" w:author="Windows 사용자" w:date="2019-12-11T12:14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8</w:t>
              </w:r>
            </w:ins>
          </w:p>
        </w:tc>
        <w:tc>
          <w:tcPr>
            <w:tcW w:w="907" w:type="dxa"/>
            <w:vAlign w:val="center"/>
          </w:tcPr>
          <w:p w14:paraId="6A5B6AB2" w14:textId="57F04229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526" w:author="Windows 사용자" w:date="2019-12-11T12:08:00Z"/>
                <w:rFonts w:ascii="바탕" w:hAnsi="바탕"/>
                <w:sz w:val="16"/>
                <w:szCs w:val="16"/>
                <w:lang w:val="de-DE"/>
                <w:rPrChange w:id="13527" w:author="Windows 사용자" w:date="2019-12-11T12:10:00Z">
                  <w:rPr>
                    <w:ins w:id="13528" w:author="Windows 사용자" w:date="2019-12-11T12:08:00Z"/>
                    <w:lang w:val="de-DE"/>
                  </w:rPr>
                </w:rPrChange>
              </w:rPr>
              <w:pPrChange w:id="1352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530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531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</w:t>
              </w:r>
            </w:ins>
          </w:p>
        </w:tc>
        <w:tc>
          <w:tcPr>
            <w:tcW w:w="907" w:type="dxa"/>
            <w:vAlign w:val="center"/>
          </w:tcPr>
          <w:p w14:paraId="50191B16" w14:textId="67AB252C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532" w:author="Windows 사용자" w:date="2019-12-11T12:08:00Z"/>
                <w:rFonts w:ascii="바탕" w:hAnsi="바탕"/>
                <w:sz w:val="16"/>
                <w:szCs w:val="16"/>
                <w:lang w:val="de-DE"/>
                <w:rPrChange w:id="13533" w:author="Windows 사용자" w:date="2019-12-11T12:10:00Z">
                  <w:rPr>
                    <w:ins w:id="13534" w:author="Windows 사용자" w:date="2019-12-11T12:08:00Z"/>
                    <w:lang w:val="de-DE"/>
                  </w:rPr>
                </w:rPrChange>
              </w:rPr>
              <w:pPrChange w:id="1353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536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537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55.318</w:t>
              </w:r>
            </w:ins>
          </w:p>
        </w:tc>
        <w:tc>
          <w:tcPr>
            <w:tcW w:w="907" w:type="dxa"/>
            <w:vMerge/>
            <w:vAlign w:val="center"/>
          </w:tcPr>
          <w:p w14:paraId="6E30EE76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538" w:author="Windows 사용자" w:date="2019-12-11T12:08:00Z"/>
                <w:rFonts w:ascii="바탕" w:hAnsi="바탕"/>
                <w:sz w:val="16"/>
                <w:szCs w:val="16"/>
                <w:lang w:val="de-DE"/>
                <w:rPrChange w:id="13539" w:author="Windows 사용자" w:date="2019-12-11T12:10:00Z">
                  <w:rPr>
                    <w:ins w:id="13540" w:author="Windows 사용자" w:date="2019-12-11T12:08:00Z"/>
                    <w:lang w:val="de-DE"/>
                  </w:rPr>
                </w:rPrChange>
              </w:rPr>
              <w:pPrChange w:id="1354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66390C0B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542" w:author="Windows 사용자" w:date="2019-12-11T12:08:00Z"/>
                <w:rFonts w:ascii="바탕" w:hAnsi="바탕"/>
                <w:sz w:val="16"/>
                <w:szCs w:val="16"/>
                <w:lang w:val="de-DE"/>
                <w:rPrChange w:id="13543" w:author="Windows 사용자" w:date="2019-12-11T12:10:00Z">
                  <w:rPr>
                    <w:ins w:id="13544" w:author="Windows 사용자" w:date="2019-12-11T12:08:00Z"/>
                    <w:lang w:val="de-DE"/>
                  </w:rPr>
                </w:rPrChange>
              </w:rPr>
              <w:pPrChange w:id="1354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358FE07B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546" w:author="Windows 사용자" w:date="2019-12-11T12:08:00Z"/>
                <w:rFonts w:ascii="바탕" w:hAnsi="바탕"/>
                <w:sz w:val="16"/>
                <w:szCs w:val="16"/>
                <w:lang w:val="de-DE"/>
                <w:rPrChange w:id="13547" w:author="Windows 사용자" w:date="2019-12-11T12:10:00Z">
                  <w:rPr>
                    <w:ins w:id="13548" w:author="Windows 사용자" w:date="2019-12-11T12:08:00Z"/>
                    <w:lang w:val="de-DE"/>
                  </w:rPr>
                </w:rPrChange>
              </w:rPr>
              <w:pPrChange w:id="1354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Align w:val="center"/>
          </w:tcPr>
          <w:p w14:paraId="6BA3AA65" w14:textId="2BBDF781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550" w:author="Windows 사용자" w:date="2019-12-11T12:08:00Z"/>
                <w:rFonts w:ascii="바탕" w:hAnsi="바탕"/>
                <w:sz w:val="16"/>
                <w:szCs w:val="16"/>
                <w:lang w:val="de-DE"/>
                <w:rPrChange w:id="13551" w:author="Windows 사용자" w:date="2019-12-11T12:10:00Z">
                  <w:rPr>
                    <w:ins w:id="13552" w:author="Windows 사용자" w:date="2019-12-11T12:08:00Z"/>
                    <w:lang w:val="de-DE"/>
                  </w:rPr>
                </w:rPrChange>
              </w:rPr>
              <w:pPrChange w:id="1355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554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555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0.077</w:t>
              </w:r>
            </w:ins>
          </w:p>
        </w:tc>
        <w:tc>
          <w:tcPr>
            <w:tcW w:w="907" w:type="dxa"/>
            <w:vAlign w:val="center"/>
          </w:tcPr>
          <w:p w14:paraId="00CCCB1F" w14:textId="31CCE6A2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556" w:author="Windows 사용자" w:date="2019-12-11T12:08:00Z"/>
                <w:rFonts w:ascii="바탕" w:hAnsi="바탕"/>
                <w:sz w:val="16"/>
                <w:szCs w:val="16"/>
                <w:lang w:val="de-DE"/>
                <w:rPrChange w:id="13557" w:author="Windows 사용자" w:date="2019-12-11T12:10:00Z">
                  <w:rPr>
                    <w:ins w:id="13558" w:author="Windows 사용자" w:date="2019-12-11T12:08:00Z"/>
                    <w:lang w:val="de-DE"/>
                  </w:rPr>
                </w:rPrChange>
              </w:rPr>
              <w:pPrChange w:id="1355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560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561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0.110</w:t>
              </w:r>
            </w:ins>
          </w:p>
        </w:tc>
      </w:tr>
      <w:tr w:rsidR="00997D19" w:rsidRPr="00997D19" w14:paraId="1F5B5425" w14:textId="77777777" w:rsidTr="00932E72">
        <w:trPr>
          <w:jc w:val="center"/>
          <w:ins w:id="13562" w:author="Windows 사용자" w:date="2019-12-11T12:08:00Z"/>
        </w:trPr>
        <w:tc>
          <w:tcPr>
            <w:tcW w:w="907" w:type="dxa"/>
            <w:vAlign w:val="center"/>
          </w:tcPr>
          <w:p w14:paraId="4307222B" w14:textId="46831155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563" w:author="Windows 사용자" w:date="2019-12-11T12:13:00Z"/>
                <w:rFonts w:ascii="바탕" w:hAnsi="바탕"/>
                <w:color w:val="000000"/>
                <w:sz w:val="16"/>
                <w:szCs w:val="16"/>
              </w:rPr>
            </w:pPr>
            <w:ins w:id="13564" w:author="Windows 사용자" w:date="2019-12-11T12:13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565" w:author="Windows 사용자" w:date="2019-12-11T12:14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9</w:t>
              </w:r>
            </w:ins>
          </w:p>
        </w:tc>
        <w:tc>
          <w:tcPr>
            <w:tcW w:w="907" w:type="dxa"/>
            <w:vAlign w:val="center"/>
          </w:tcPr>
          <w:p w14:paraId="4CF0EB28" w14:textId="6C8B9CB1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566" w:author="Windows 사용자" w:date="2019-12-11T12:08:00Z"/>
                <w:rFonts w:ascii="바탕" w:hAnsi="바탕"/>
                <w:sz w:val="16"/>
                <w:szCs w:val="16"/>
                <w:lang w:val="de-DE"/>
                <w:rPrChange w:id="13567" w:author="Windows 사용자" w:date="2019-12-11T12:10:00Z">
                  <w:rPr>
                    <w:ins w:id="13568" w:author="Windows 사용자" w:date="2019-12-11T12:08:00Z"/>
                    <w:lang w:val="de-DE"/>
                  </w:rPr>
                </w:rPrChange>
              </w:rPr>
              <w:pPrChange w:id="1356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570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571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</w:t>
              </w:r>
            </w:ins>
          </w:p>
        </w:tc>
        <w:tc>
          <w:tcPr>
            <w:tcW w:w="907" w:type="dxa"/>
            <w:vAlign w:val="center"/>
          </w:tcPr>
          <w:p w14:paraId="517A4BAD" w14:textId="7046F9AF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572" w:author="Windows 사용자" w:date="2019-12-11T12:08:00Z"/>
                <w:rFonts w:ascii="바탕" w:hAnsi="바탕"/>
                <w:sz w:val="16"/>
                <w:szCs w:val="16"/>
                <w:lang w:val="de-DE"/>
                <w:rPrChange w:id="13573" w:author="Windows 사용자" w:date="2019-12-11T12:10:00Z">
                  <w:rPr>
                    <w:ins w:id="13574" w:author="Windows 사용자" w:date="2019-12-11T12:08:00Z"/>
                    <w:lang w:val="de-DE"/>
                  </w:rPr>
                </w:rPrChange>
              </w:rPr>
              <w:pPrChange w:id="1357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576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577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55.392</w:t>
              </w:r>
            </w:ins>
          </w:p>
        </w:tc>
        <w:tc>
          <w:tcPr>
            <w:tcW w:w="907" w:type="dxa"/>
            <w:vMerge/>
            <w:vAlign w:val="center"/>
          </w:tcPr>
          <w:p w14:paraId="5BB60623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578" w:author="Windows 사용자" w:date="2019-12-11T12:08:00Z"/>
                <w:rFonts w:ascii="바탕" w:hAnsi="바탕"/>
                <w:sz w:val="16"/>
                <w:szCs w:val="16"/>
                <w:lang w:val="de-DE"/>
                <w:rPrChange w:id="13579" w:author="Windows 사용자" w:date="2019-12-11T12:10:00Z">
                  <w:rPr>
                    <w:ins w:id="13580" w:author="Windows 사용자" w:date="2019-12-11T12:08:00Z"/>
                    <w:lang w:val="de-DE"/>
                  </w:rPr>
                </w:rPrChange>
              </w:rPr>
              <w:pPrChange w:id="1358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711641D5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582" w:author="Windows 사용자" w:date="2019-12-11T12:08:00Z"/>
                <w:rFonts w:ascii="바탕" w:hAnsi="바탕"/>
                <w:sz w:val="16"/>
                <w:szCs w:val="16"/>
                <w:lang w:val="de-DE"/>
                <w:rPrChange w:id="13583" w:author="Windows 사용자" w:date="2019-12-11T12:10:00Z">
                  <w:rPr>
                    <w:ins w:id="13584" w:author="Windows 사용자" w:date="2019-12-11T12:08:00Z"/>
                    <w:lang w:val="de-DE"/>
                  </w:rPr>
                </w:rPrChange>
              </w:rPr>
              <w:pPrChange w:id="1358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7DE86F67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586" w:author="Windows 사용자" w:date="2019-12-11T12:08:00Z"/>
                <w:rFonts w:ascii="바탕" w:hAnsi="바탕"/>
                <w:sz w:val="16"/>
                <w:szCs w:val="16"/>
                <w:lang w:val="de-DE"/>
                <w:rPrChange w:id="13587" w:author="Windows 사용자" w:date="2019-12-11T12:10:00Z">
                  <w:rPr>
                    <w:ins w:id="13588" w:author="Windows 사용자" w:date="2019-12-11T12:08:00Z"/>
                    <w:lang w:val="de-DE"/>
                  </w:rPr>
                </w:rPrChange>
              </w:rPr>
              <w:pPrChange w:id="1358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Align w:val="center"/>
          </w:tcPr>
          <w:p w14:paraId="5906B954" w14:textId="6DE593CD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590" w:author="Windows 사용자" w:date="2019-12-11T12:08:00Z"/>
                <w:rFonts w:ascii="바탕" w:hAnsi="바탕"/>
                <w:sz w:val="16"/>
                <w:szCs w:val="16"/>
                <w:lang w:val="de-DE"/>
                <w:rPrChange w:id="13591" w:author="Windows 사용자" w:date="2019-12-11T12:10:00Z">
                  <w:rPr>
                    <w:ins w:id="13592" w:author="Windows 사용자" w:date="2019-12-11T12:08:00Z"/>
                    <w:lang w:val="de-DE"/>
                  </w:rPr>
                </w:rPrChange>
              </w:rPr>
              <w:pPrChange w:id="1359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594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595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0.074</w:t>
              </w:r>
            </w:ins>
          </w:p>
        </w:tc>
        <w:tc>
          <w:tcPr>
            <w:tcW w:w="907" w:type="dxa"/>
            <w:vAlign w:val="center"/>
          </w:tcPr>
          <w:p w14:paraId="7200AF8B" w14:textId="1B64089A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596" w:author="Windows 사용자" w:date="2019-12-11T12:08:00Z"/>
                <w:rFonts w:ascii="바탕" w:hAnsi="바탕"/>
                <w:sz w:val="16"/>
                <w:szCs w:val="16"/>
                <w:lang w:val="de-DE"/>
                <w:rPrChange w:id="13597" w:author="Windows 사용자" w:date="2019-12-11T12:10:00Z">
                  <w:rPr>
                    <w:ins w:id="13598" w:author="Windows 사용자" w:date="2019-12-11T12:08:00Z"/>
                    <w:lang w:val="de-DE"/>
                  </w:rPr>
                </w:rPrChange>
              </w:rPr>
              <w:pPrChange w:id="1359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600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601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0.106</w:t>
              </w:r>
            </w:ins>
          </w:p>
        </w:tc>
      </w:tr>
      <w:tr w:rsidR="00997D19" w:rsidRPr="00997D19" w14:paraId="3FAA149D" w14:textId="77777777" w:rsidTr="00932E72">
        <w:trPr>
          <w:jc w:val="center"/>
          <w:ins w:id="13602" w:author="Windows 사용자" w:date="2019-12-11T12:08:00Z"/>
        </w:trPr>
        <w:tc>
          <w:tcPr>
            <w:tcW w:w="907" w:type="dxa"/>
            <w:vAlign w:val="center"/>
          </w:tcPr>
          <w:p w14:paraId="121024DE" w14:textId="2D3CCF55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603" w:author="Windows 사용자" w:date="2019-12-11T12:13:00Z"/>
                <w:rFonts w:ascii="바탕" w:hAnsi="바탕"/>
                <w:color w:val="000000"/>
                <w:sz w:val="16"/>
                <w:szCs w:val="16"/>
              </w:rPr>
            </w:pPr>
            <w:ins w:id="13604" w:author="Windows 사용자" w:date="2019-12-11T12:13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605" w:author="Windows 사용자" w:date="2019-12-11T12:14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10</w:t>
              </w:r>
            </w:ins>
          </w:p>
        </w:tc>
        <w:tc>
          <w:tcPr>
            <w:tcW w:w="907" w:type="dxa"/>
            <w:vAlign w:val="center"/>
          </w:tcPr>
          <w:p w14:paraId="0DB7D19B" w14:textId="03B6ACCF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606" w:author="Windows 사용자" w:date="2019-12-11T12:08:00Z"/>
                <w:rFonts w:ascii="바탕" w:hAnsi="바탕"/>
                <w:sz w:val="16"/>
                <w:szCs w:val="16"/>
                <w:lang w:val="de-DE"/>
                <w:rPrChange w:id="13607" w:author="Windows 사용자" w:date="2019-12-11T12:10:00Z">
                  <w:rPr>
                    <w:ins w:id="13608" w:author="Windows 사용자" w:date="2019-12-11T12:08:00Z"/>
                    <w:lang w:val="de-DE"/>
                  </w:rPr>
                </w:rPrChange>
              </w:rPr>
              <w:pPrChange w:id="1360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610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611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</w:t>
              </w:r>
            </w:ins>
          </w:p>
        </w:tc>
        <w:tc>
          <w:tcPr>
            <w:tcW w:w="907" w:type="dxa"/>
            <w:vAlign w:val="center"/>
          </w:tcPr>
          <w:p w14:paraId="5FF0E9B2" w14:textId="19329E41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612" w:author="Windows 사용자" w:date="2019-12-11T12:08:00Z"/>
                <w:rFonts w:ascii="바탕" w:hAnsi="바탕"/>
                <w:sz w:val="16"/>
                <w:szCs w:val="16"/>
                <w:lang w:val="de-DE"/>
                <w:rPrChange w:id="13613" w:author="Windows 사용자" w:date="2019-12-11T12:10:00Z">
                  <w:rPr>
                    <w:ins w:id="13614" w:author="Windows 사용자" w:date="2019-12-11T12:08:00Z"/>
                    <w:lang w:val="de-DE"/>
                  </w:rPr>
                </w:rPrChange>
              </w:rPr>
              <w:pPrChange w:id="1361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616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617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55.460</w:t>
              </w:r>
            </w:ins>
          </w:p>
        </w:tc>
        <w:tc>
          <w:tcPr>
            <w:tcW w:w="907" w:type="dxa"/>
            <w:vMerge/>
            <w:vAlign w:val="center"/>
          </w:tcPr>
          <w:p w14:paraId="384228F5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618" w:author="Windows 사용자" w:date="2019-12-11T12:08:00Z"/>
                <w:rFonts w:ascii="바탕" w:hAnsi="바탕"/>
                <w:sz w:val="16"/>
                <w:szCs w:val="16"/>
                <w:lang w:val="de-DE"/>
                <w:rPrChange w:id="13619" w:author="Windows 사용자" w:date="2019-12-11T12:10:00Z">
                  <w:rPr>
                    <w:ins w:id="13620" w:author="Windows 사용자" w:date="2019-12-11T12:08:00Z"/>
                    <w:lang w:val="de-DE"/>
                  </w:rPr>
                </w:rPrChange>
              </w:rPr>
              <w:pPrChange w:id="1362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5D2A09EE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622" w:author="Windows 사용자" w:date="2019-12-11T12:08:00Z"/>
                <w:rFonts w:ascii="바탕" w:hAnsi="바탕"/>
                <w:sz w:val="16"/>
                <w:szCs w:val="16"/>
                <w:lang w:val="de-DE"/>
                <w:rPrChange w:id="13623" w:author="Windows 사용자" w:date="2019-12-11T12:10:00Z">
                  <w:rPr>
                    <w:ins w:id="13624" w:author="Windows 사용자" w:date="2019-12-11T12:08:00Z"/>
                    <w:lang w:val="de-DE"/>
                  </w:rPr>
                </w:rPrChange>
              </w:rPr>
              <w:pPrChange w:id="1362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30CBE1E1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626" w:author="Windows 사용자" w:date="2019-12-11T12:08:00Z"/>
                <w:rFonts w:ascii="바탕" w:hAnsi="바탕"/>
                <w:sz w:val="16"/>
                <w:szCs w:val="16"/>
                <w:lang w:val="de-DE"/>
                <w:rPrChange w:id="13627" w:author="Windows 사용자" w:date="2019-12-11T12:10:00Z">
                  <w:rPr>
                    <w:ins w:id="13628" w:author="Windows 사용자" w:date="2019-12-11T12:08:00Z"/>
                    <w:lang w:val="de-DE"/>
                  </w:rPr>
                </w:rPrChange>
              </w:rPr>
              <w:pPrChange w:id="1362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Align w:val="center"/>
          </w:tcPr>
          <w:p w14:paraId="18A5363A" w14:textId="45EDED6B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630" w:author="Windows 사용자" w:date="2019-12-11T12:08:00Z"/>
                <w:rFonts w:ascii="바탕" w:hAnsi="바탕"/>
                <w:sz w:val="16"/>
                <w:szCs w:val="16"/>
                <w:lang w:val="de-DE"/>
                <w:rPrChange w:id="13631" w:author="Windows 사용자" w:date="2019-12-11T12:10:00Z">
                  <w:rPr>
                    <w:ins w:id="13632" w:author="Windows 사용자" w:date="2019-12-11T12:08:00Z"/>
                    <w:lang w:val="de-DE"/>
                  </w:rPr>
                </w:rPrChange>
              </w:rPr>
              <w:pPrChange w:id="1363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634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635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0.068</w:t>
              </w:r>
            </w:ins>
          </w:p>
        </w:tc>
        <w:tc>
          <w:tcPr>
            <w:tcW w:w="907" w:type="dxa"/>
            <w:vAlign w:val="center"/>
          </w:tcPr>
          <w:p w14:paraId="151E1F79" w14:textId="53B9F87D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636" w:author="Windows 사용자" w:date="2019-12-11T12:08:00Z"/>
                <w:rFonts w:ascii="바탕" w:hAnsi="바탕"/>
                <w:sz w:val="16"/>
                <w:szCs w:val="16"/>
                <w:lang w:val="de-DE"/>
                <w:rPrChange w:id="13637" w:author="Windows 사용자" w:date="2019-12-11T12:10:00Z">
                  <w:rPr>
                    <w:ins w:id="13638" w:author="Windows 사용자" w:date="2019-12-11T12:08:00Z"/>
                    <w:lang w:val="de-DE"/>
                  </w:rPr>
                </w:rPrChange>
              </w:rPr>
              <w:pPrChange w:id="1363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640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641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0.097</w:t>
              </w:r>
            </w:ins>
          </w:p>
        </w:tc>
      </w:tr>
      <w:tr w:rsidR="00997D19" w:rsidRPr="00997D19" w14:paraId="2283885C" w14:textId="77777777" w:rsidTr="00932E72">
        <w:trPr>
          <w:jc w:val="center"/>
          <w:ins w:id="13642" w:author="Windows 사용자" w:date="2019-12-11T12:08:00Z"/>
        </w:trPr>
        <w:tc>
          <w:tcPr>
            <w:tcW w:w="907" w:type="dxa"/>
            <w:vAlign w:val="center"/>
          </w:tcPr>
          <w:p w14:paraId="457B5AC7" w14:textId="10EAC779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643" w:author="Windows 사용자" w:date="2019-12-11T12:13:00Z"/>
                <w:rFonts w:ascii="바탕" w:hAnsi="바탕"/>
                <w:color w:val="000000"/>
                <w:sz w:val="16"/>
                <w:szCs w:val="16"/>
              </w:rPr>
            </w:pPr>
            <w:ins w:id="13644" w:author="Windows 사용자" w:date="2019-12-11T12:13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645" w:author="Windows 사용자" w:date="2019-12-11T12:14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11</w:t>
              </w:r>
            </w:ins>
          </w:p>
        </w:tc>
        <w:tc>
          <w:tcPr>
            <w:tcW w:w="907" w:type="dxa"/>
            <w:vAlign w:val="center"/>
          </w:tcPr>
          <w:p w14:paraId="7AE59297" w14:textId="10631DCF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646" w:author="Windows 사용자" w:date="2019-12-11T12:08:00Z"/>
                <w:rFonts w:ascii="바탕" w:hAnsi="바탕"/>
                <w:sz w:val="16"/>
                <w:szCs w:val="16"/>
                <w:lang w:val="de-DE"/>
                <w:rPrChange w:id="13647" w:author="Windows 사용자" w:date="2019-12-11T12:10:00Z">
                  <w:rPr>
                    <w:ins w:id="13648" w:author="Windows 사용자" w:date="2019-12-11T12:08:00Z"/>
                    <w:lang w:val="de-DE"/>
                  </w:rPr>
                </w:rPrChange>
              </w:rPr>
              <w:pPrChange w:id="1364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650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651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</w:t>
              </w:r>
            </w:ins>
          </w:p>
        </w:tc>
        <w:tc>
          <w:tcPr>
            <w:tcW w:w="907" w:type="dxa"/>
            <w:vAlign w:val="center"/>
          </w:tcPr>
          <w:p w14:paraId="5435969A" w14:textId="36A6C37A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652" w:author="Windows 사용자" w:date="2019-12-11T12:08:00Z"/>
                <w:rFonts w:ascii="바탕" w:hAnsi="바탕"/>
                <w:sz w:val="16"/>
                <w:szCs w:val="16"/>
                <w:lang w:val="de-DE"/>
                <w:rPrChange w:id="13653" w:author="Windows 사용자" w:date="2019-12-11T12:10:00Z">
                  <w:rPr>
                    <w:ins w:id="13654" w:author="Windows 사용자" w:date="2019-12-11T12:08:00Z"/>
                    <w:lang w:val="de-DE"/>
                  </w:rPr>
                </w:rPrChange>
              </w:rPr>
              <w:pPrChange w:id="1365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656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657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55.521</w:t>
              </w:r>
            </w:ins>
          </w:p>
        </w:tc>
        <w:tc>
          <w:tcPr>
            <w:tcW w:w="907" w:type="dxa"/>
            <w:vMerge w:val="restart"/>
            <w:vAlign w:val="center"/>
          </w:tcPr>
          <w:p w14:paraId="26DF7394" w14:textId="36A5DD70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658" w:author="Windows 사용자" w:date="2019-12-11T12:08:00Z"/>
                <w:rFonts w:ascii="바탕" w:hAnsi="바탕"/>
                <w:sz w:val="16"/>
                <w:szCs w:val="16"/>
                <w:lang w:val="de-DE"/>
                <w:rPrChange w:id="13659" w:author="Windows 사용자" w:date="2019-12-11T12:10:00Z">
                  <w:rPr>
                    <w:ins w:id="13660" w:author="Windows 사용자" w:date="2019-12-11T12:08:00Z"/>
                    <w:lang w:val="de-DE"/>
                  </w:rPr>
                </w:rPrChange>
              </w:rPr>
              <w:pPrChange w:id="1366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662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663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4.583</w:t>
              </w:r>
            </w:ins>
          </w:p>
        </w:tc>
        <w:tc>
          <w:tcPr>
            <w:tcW w:w="907" w:type="dxa"/>
            <w:vMerge w:val="restart"/>
            <w:vAlign w:val="center"/>
          </w:tcPr>
          <w:p w14:paraId="6561C23D" w14:textId="142CDB6C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664" w:author="Windows 사용자" w:date="2019-12-11T12:08:00Z"/>
                <w:rFonts w:ascii="바탕" w:hAnsi="바탕"/>
                <w:sz w:val="16"/>
                <w:szCs w:val="16"/>
                <w:lang w:val="de-DE"/>
                <w:rPrChange w:id="13665" w:author="Windows 사용자" w:date="2019-12-11T12:10:00Z">
                  <w:rPr>
                    <w:ins w:id="13666" w:author="Windows 사용자" w:date="2019-12-11T12:08:00Z"/>
                    <w:lang w:val="de-DE"/>
                  </w:rPr>
                </w:rPrChange>
              </w:rPr>
              <w:pPrChange w:id="1366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668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669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4.633</w:t>
              </w:r>
            </w:ins>
          </w:p>
        </w:tc>
        <w:tc>
          <w:tcPr>
            <w:tcW w:w="907" w:type="dxa"/>
            <w:vMerge w:val="restart"/>
            <w:vAlign w:val="center"/>
          </w:tcPr>
          <w:p w14:paraId="72659751" w14:textId="17EA6786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670" w:author="Windows 사용자" w:date="2019-12-11T12:08:00Z"/>
                <w:rFonts w:ascii="바탕" w:hAnsi="바탕"/>
                <w:sz w:val="16"/>
                <w:szCs w:val="16"/>
                <w:lang w:val="de-DE"/>
                <w:rPrChange w:id="13671" w:author="Windows 사용자" w:date="2019-12-11T12:10:00Z">
                  <w:rPr>
                    <w:ins w:id="13672" w:author="Windows 사용자" w:date="2019-12-11T12:08:00Z"/>
                    <w:lang w:val="de-DE"/>
                  </w:rPr>
                </w:rPrChange>
              </w:rPr>
              <w:pPrChange w:id="1367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674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675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1.086</w:t>
              </w:r>
            </w:ins>
          </w:p>
        </w:tc>
        <w:tc>
          <w:tcPr>
            <w:tcW w:w="907" w:type="dxa"/>
            <w:vAlign w:val="center"/>
          </w:tcPr>
          <w:p w14:paraId="3E6AF39D" w14:textId="16923661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676" w:author="Windows 사용자" w:date="2019-12-11T12:08:00Z"/>
                <w:rFonts w:ascii="바탕" w:hAnsi="바탕"/>
                <w:sz w:val="16"/>
                <w:szCs w:val="16"/>
                <w:lang w:val="de-DE"/>
                <w:rPrChange w:id="13677" w:author="Windows 사용자" w:date="2019-12-11T12:10:00Z">
                  <w:rPr>
                    <w:ins w:id="13678" w:author="Windows 사용자" w:date="2019-12-11T12:08:00Z"/>
                    <w:lang w:val="de-DE"/>
                  </w:rPr>
                </w:rPrChange>
              </w:rPr>
              <w:pPrChange w:id="1367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680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681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0.061</w:t>
              </w:r>
            </w:ins>
          </w:p>
        </w:tc>
        <w:tc>
          <w:tcPr>
            <w:tcW w:w="907" w:type="dxa"/>
            <w:vAlign w:val="center"/>
          </w:tcPr>
          <w:p w14:paraId="2810AB2C" w14:textId="023CF1A5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682" w:author="Windows 사용자" w:date="2019-12-11T12:08:00Z"/>
                <w:rFonts w:ascii="바탕" w:hAnsi="바탕"/>
                <w:sz w:val="16"/>
                <w:szCs w:val="16"/>
                <w:lang w:val="de-DE"/>
                <w:rPrChange w:id="13683" w:author="Windows 사용자" w:date="2019-12-11T12:10:00Z">
                  <w:rPr>
                    <w:ins w:id="13684" w:author="Windows 사용자" w:date="2019-12-11T12:08:00Z"/>
                    <w:lang w:val="de-DE"/>
                  </w:rPr>
                </w:rPrChange>
              </w:rPr>
              <w:pPrChange w:id="1368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686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687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0.087</w:t>
              </w:r>
            </w:ins>
          </w:p>
        </w:tc>
      </w:tr>
      <w:tr w:rsidR="00997D19" w:rsidRPr="00997D19" w14:paraId="4A54720B" w14:textId="77777777" w:rsidTr="00932E72">
        <w:trPr>
          <w:jc w:val="center"/>
          <w:ins w:id="13688" w:author="Windows 사용자" w:date="2019-12-11T12:08:00Z"/>
        </w:trPr>
        <w:tc>
          <w:tcPr>
            <w:tcW w:w="907" w:type="dxa"/>
            <w:vAlign w:val="center"/>
          </w:tcPr>
          <w:p w14:paraId="124F6815" w14:textId="19F32D66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689" w:author="Windows 사용자" w:date="2019-12-11T12:13:00Z"/>
                <w:rFonts w:ascii="바탕" w:hAnsi="바탕"/>
                <w:color w:val="000000"/>
                <w:sz w:val="16"/>
                <w:szCs w:val="16"/>
              </w:rPr>
            </w:pPr>
            <w:ins w:id="13690" w:author="Windows 사용자" w:date="2019-12-11T12:13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691" w:author="Windows 사용자" w:date="2019-12-11T12:14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12</w:t>
              </w:r>
            </w:ins>
          </w:p>
        </w:tc>
        <w:tc>
          <w:tcPr>
            <w:tcW w:w="907" w:type="dxa"/>
            <w:vAlign w:val="center"/>
          </w:tcPr>
          <w:p w14:paraId="2B12EEF1" w14:textId="28565032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692" w:author="Windows 사용자" w:date="2019-12-11T12:08:00Z"/>
                <w:rFonts w:ascii="바탕" w:hAnsi="바탕"/>
                <w:sz w:val="16"/>
                <w:szCs w:val="16"/>
                <w:lang w:val="de-DE"/>
                <w:rPrChange w:id="13693" w:author="Windows 사용자" w:date="2019-12-11T12:10:00Z">
                  <w:rPr>
                    <w:ins w:id="13694" w:author="Windows 사용자" w:date="2019-12-11T12:08:00Z"/>
                    <w:lang w:val="de-DE"/>
                  </w:rPr>
                </w:rPrChange>
              </w:rPr>
              <w:pPrChange w:id="1369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696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697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</w:t>
              </w:r>
            </w:ins>
          </w:p>
        </w:tc>
        <w:tc>
          <w:tcPr>
            <w:tcW w:w="907" w:type="dxa"/>
            <w:vAlign w:val="center"/>
          </w:tcPr>
          <w:p w14:paraId="10654BE6" w14:textId="16C8F41B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698" w:author="Windows 사용자" w:date="2019-12-11T12:08:00Z"/>
                <w:rFonts w:ascii="바탕" w:hAnsi="바탕"/>
                <w:sz w:val="16"/>
                <w:szCs w:val="16"/>
                <w:lang w:val="de-DE"/>
                <w:rPrChange w:id="13699" w:author="Windows 사용자" w:date="2019-12-11T12:10:00Z">
                  <w:rPr>
                    <w:ins w:id="13700" w:author="Windows 사용자" w:date="2019-12-11T12:08:00Z"/>
                    <w:lang w:val="de-DE"/>
                  </w:rPr>
                </w:rPrChange>
              </w:rPr>
              <w:pPrChange w:id="1370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702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703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55.571</w:t>
              </w:r>
            </w:ins>
          </w:p>
        </w:tc>
        <w:tc>
          <w:tcPr>
            <w:tcW w:w="907" w:type="dxa"/>
            <w:vMerge/>
            <w:vAlign w:val="center"/>
          </w:tcPr>
          <w:p w14:paraId="191D80D0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704" w:author="Windows 사용자" w:date="2019-12-11T12:08:00Z"/>
                <w:rFonts w:ascii="바탕" w:hAnsi="바탕"/>
                <w:sz w:val="16"/>
                <w:szCs w:val="16"/>
                <w:lang w:val="de-DE"/>
                <w:rPrChange w:id="13705" w:author="Windows 사용자" w:date="2019-12-11T12:10:00Z">
                  <w:rPr>
                    <w:ins w:id="13706" w:author="Windows 사용자" w:date="2019-12-11T12:08:00Z"/>
                    <w:lang w:val="de-DE"/>
                  </w:rPr>
                </w:rPrChange>
              </w:rPr>
              <w:pPrChange w:id="1370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1BE35F44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708" w:author="Windows 사용자" w:date="2019-12-11T12:08:00Z"/>
                <w:rFonts w:ascii="바탕" w:hAnsi="바탕"/>
                <w:sz w:val="16"/>
                <w:szCs w:val="16"/>
                <w:lang w:val="de-DE"/>
                <w:rPrChange w:id="13709" w:author="Windows 사용자" w:date="2019-12-11T12:10:00Z">
                  <w:rPr>
                    <w:ins w:id="13710" w:author="Windows 사용자" w:date="2019-12-11T12:08:00Z"/>
                    <w:lang w:val="de-DE"/>
                  </w:rPr>
                </w:rPrChange>
              </w:rPr>
              <w:pPrChange w:id="1371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7CCA73EA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712" w:author="Windows 사용자" w:date="2019-12-11T12:08:00Z"/>
                <w:rFonts w:ascii="바탕" w:hAnsi="바탕"/>
                <w:sz w:val="16"/>
                <w:szCs w:val="16"/>
                <w:lang w:val="de-DE"/>
                <w:rPrChange w:id="13713" w:author="Windows 사용자" w:date="2019-12-11T12:10:00Z">
                  <w:rPr>
                    <w:ins w:id="13714" w:author="Windows 사용자" w:date="2019-12-11T12:08:00Z"/>
                    <w:lang w:val="de-DE"/>
                  </w:rPr>
                </w:rPrChange>
              </w:rPr>
              <w:pPrChange w:id="1371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Align w:val="center"/>
          </w:tcPr>
          <w:p w14:paraId="7DCDCB65" w14:textId="36496E3A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716" w:author="Windows 사용자" w:date="2019-12-11T12:08:00Z"/>
                <w:rFonts w:ascii="바탕" w:hAnsi="바탕"/>
                <w:sz w:val="16"/>
                <w:szCs w:val="16"/>
                <w:lang w:val="de-DE"/>
                <w:rPrChange w:id="13717" w:author="Windows 사용자" w:date="2019-12-11T12:10:00Z">
                  <w:rPr>
                    <w:ins w:id="13718" w:author="Windows 사용자" w:date="2019-12-11T12:08:00Z"/>
                    <w:lang w:val="de-DE"/>
                  </w:rPr>
                </w:rPrChange>
              </w:rPr>
              <w:pPrChange w:id="1371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720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721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0.050</w:t>
              </w:r>
            </w:ins>
          </w:p>
        </w:tc>
        <w:tc>
          <w:tcPr>
            <w:tcW w:w="907" w:type="dxa"/>
            <w:vAlign w:val="center"/>
          </w:tcPr>
          <w:p w14:paraId="5B00D767" w14:textId="3A16664F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722" w:author="Windows 사용자" w:date="2019-12-11T12:08:00Z"/>
                <w:rFonts w:ascii="바탕" w:hAnsi="바탕"/>
                <w:sz w:val="16"/>
                <w:szCs w:val="16"/>
                <w:lang w:val="de-DE"/>
                <w:rPrChange w:id="13723" w:author="Windows 사용자" w:date="2019-12-11T12:10:00Z">
                  <w:rPr>
                    <w:ins w:id="13724" w:author="Windows 사용자" w:date="2019-12-11T12:08:00Z"/>
                    <w:lang w:val="de-DE"/>
                  </w:rPr>
                </w:rPrChange>
              </w:rPr>
              <w:pPrChange w:id="1372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726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727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0.071</w:t>
              </w:r>
            </w:ins>
          </w:p>
        </w:tc>
      </w:tr>
      <w:tr w:rsidR="00997D19" w:rsidRPr="00997D19" w14:paraId="3D6CACBC" w14:textId="77777777" w:rsidTr="00932E72">
        <w:trPr>
          <w:jc w:val="center"/>
          <w:ins w:id="13728" w:author="Windows 사용자" w:date="2019-12-11T12:08:00Z"/>
        </w:trPr>
        <w:tc>
          <w:tcPr>
            <w:tcW w:w="907" w:type="dxa"/>
            <w:vAlign w:val="center"/>
          </w:tcPr>
          <w:p w14:paraId="61FB5C8C" w14:textId="21215DA0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729" w:author="Windows 사용자" w:date="2019-12-11T12:13:00Z"/>
                <w:rFonts w:ascii="바탕" w:hAnsi="바탕"/>
                <w:color w:val="000000"/>
                <w:sz w:val="16"/>
                <w:szCs w:val="16"/>
              </w:rPr>
            </w:pPr>
            <w:ins w:id="13730" w:author="Windows 사용자" w:date="2019-12-11T12:13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731" w:author="Windows 사용자" w:date="2019-12-11T12:14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13</w:t>
              </w:r>
            </w:ins>
          </w:p>
        </w:tc>
        <w:tc>
          <w:tcPr>
            <w:tcW w:w="907" w:type="dxa"/>
            <w:vAlign w:val="center"/>
          </w:tcPr>
          <w:p w14:paraId="24A7F1DB" w14:textId="0B589FE9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732" w:author="Windows 사용자" w:date="2019-12-11T12:08:00Z"/>
                <w:rFonts w:ascii="바탕" w:hAnsi="바탕"/>
                <w:sz w:val="16"/>
                <w:szCs w:val="16"/>
                <w:lang w:val="de-DE"/>
                <w:rPrChange w:id="13733" w:author="Windows 사용자" w:date="2019-12-11T12:10:00Z">
                  <w:rPr>
                    <w:ins w:id="13734" w:author="Windows 사용자" w:date="2019-12-11T12:08:00Z"/>
                    <w:lang w:val="de-DE"/>
                  </w:rPr>
                </w:rPrChange>
              </w:rPr>
              <w:pPrChange w:id="1373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736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737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</w:t>
              </w:r>
            </w:ins>
          </w:p>
        </w:tc>
        <w:tc>
          <w:tcPr>
            <w:tcW w:w="907" w:type="dxa"/>
            <w:vAlign w:val="center"/>
          </w:tcPr>
          <w:p w14:paraId="59F61A93" w14:textId="5DDDF1A1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738" w:author="Windows 사용자" w:date="2019-12-11T12:08:00Z"/>
                <w:rFonts w:ascii="바탕" w:hAnsi="바탕"/>
                <w:sz w:val="16"/>
                <w:szCs w:val="16"/>
                <w:lang w:val="de-DE"/>
                <w:rPrChange w:id="13739" w:author="Windows 사용자" w:date="2019-12-11T12:10:00Z">
                  <w:rPr>
                    <w:ins w:id="13740" w:author="Windows 사용자" w:date="2019-12-11T12:08:00Z"/>
                    <w:lang w:val="de-DE"/>
                  </w:rPr>
                </w:rPrChange>
              </w:rPr>
              <w:pPrChange w:id="1374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742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743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55.610</w:t>
              </w:r>
            </w:ins>
          </w:p>
        </w:tc>
        <w:tc>
          <w:tcPr>
            <w:tcW w:w="907" w:type="dxa"/>
            <w:vMerge/>
            <w:vAlign w:val="center"/>
          </w:tcPr>
          <w:p w14:paraId="51666633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744" w:author="Windows 사용자" w:date="2019-12-11T12:08:00Z"/>
                <w:rFonts w:ascii="바탕" w:hAnsi="바탕"/>
                <w:sz w:val="16"/>
                <w:szCs w:val="16"/>
                <w:lang w:val="de-DE"/>
                <w:rPrChange w:id="13745" w:author="Windows 사용자" w:date="2019-12-11T12:10:00Z">
                  <w:rPr>
                    <w:ins w:id="13746" w:author="Windows 사용자" w:date="2019-12-11T12:08:00Z"/>
                    <w:lang w:val="de-DE"/>
                  </w:rPr>
                </w:rPrChange>
              </w:rPr>
              <w:pPrChange w:id="1374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606B8279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748" w:author="Windows 사용자" w:date="2019-12-11T12:08:00Z"/>
                <w:rFonts w:ascii="바탕" w:hAnsi="바탕"/>
                <w:sz w:val="16"/>
                <w:szCs w:val="16"/>
                <w:lang w:val="de-DE"/>
                <w:rPrChange w:id="13749" w:author="Windows 사용자" w:date="2019-12-11T12:10:00Z">
                  <w:rPr>
                    <w:ins w:id="13750" w:author="Windows 사용자" w:date="2019-12-11T12:08:00Z"/>
                    <w:lang w:val="de-DE"/>
                  </w:rPr>
                </w:rPrChange>
              </w:rPr>
              <w:pPrChange w:id="1375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177954E5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752" w:author="Windows 사용자" w:date="2019-12-11T12:08:00Z"/>
                <w:rFonts w:ascii="바탕" w:hAnsi="바탕"/>
                <w:sz w:val="16"/>
                <w:szCs w:val="16"/>
                <w:lang w:val="de-DE"/>
                <w:rPrChange w:id="13753" w:author="Windows 사용자" w:date="2019-12-11T12:10:00Z">
                  <w:rPr>
                    <w:ins w:id="13754" w:author="Windows 사용자" w:date="2019-12-11T12:08:00Z"/>
                    <w:lang w:val="de-DE"/>
                  </w:rPr>
                </w:rPrChange>
              </w:rPr>
              <w:pPrChange w:id="1375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Align w:val="center"/>
          </w:tcPr>
          <w:p w14:paraId="24BA8F1D" w14:textId="268B902C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756" w:author="Windows 사용자" w:date="2019-12-11T12:08:00Z"/>
                <w:rFonts w:ascii="바탕" w:hAnsi="바탕"/>
                <w:sz w:val="16"/>
                <w:szCs w:val="16"/>
                <w:lang w:val="de-DE"/>
                <w:rPrChange w:id="13757" w:author="Windows 사용자" w:date="2019-12-11T12:10:00Z">
                  <w:rPr>
                    <w:ins w:id="13758" w:author="Windows 사용자" w:date="2019-12-11T12:08:00Z"/>
                    <w:lang w:val="de-DE"/>
                  </w:rPr>
                </w:rPrChange>
              </w:rPr>
              <w:pPrChange w:id="1375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760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761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0.039</w:t>
              </w:r>
            </w:ins>
          </w:p>
        </w:tc>
        <w:tc>
          <w:tcPr>
            <w:tcW w:w="907" w:type="dxa"/>
            <w:vAlign w:val="center"/>
          </w:tcPr>
          <w:p w14:paraId="24110EAC" w14:textId="5326A3ED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762" w:author="Windows 사용자" w:date="2019-12-11T12:08:00Z"/>
                <w:rFonts w:ascii="바탕" w:hAnsi="바탕"/>
                <w:sz w:val="16"/>
                <w:szCs w:val="16"/>
                <w:lang w:val="de-DE"/>
                <w:rPrChange w:id="13763" w:author="Windows 사용자" w:date="2019-12-11T12:10:00Z">
                  <w:rPr>
                    <w:ins w:id="13764" w:author="Windows 사용자" w:date="2019-12-11T12:08:00Z"/>
                    <w:lang w:val="de-DE"/>
                  </w:rPr>
                </w:rPrChange>
              </w:rPr>
              <w:pPrChange w:id="1376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766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767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0.056</w:t>
              </w:r>
            </w:ins>
          </w:p>
        </w:tc>
      </w:tr>
      <w:tr w:rsidR="00997D19" w:rsidRPr="00997D19" w14:paraId="7C3A4A97" w14:textId="77777777" w:rsidTr="00932E72">
        <w:trPr>
          <w:jc w:val="center"/>
          <w:ins w:id="13768" w:author="Windows 사용자" w:date="2019-12-11T12:08:00Z"/>
        </w:trPr>
        <w:tc>
          <w:tcPr>
            <w:tcW w:w="907" w:type="dxa"/>
            <w:vAlign w:val="center"/>
          </w:tcPr>
          <w:p w14:paraId="254175E3" w14:textId="1811861D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769" w:author="Windows 사용자" w:date="2019-12-11T12:13:00Z"/>
                <w:rFonts w:ascii="바탕" w:hAnsi="바탕"/>
                <w:color w:val="000000"/>
                <w:sz w:val="16"/>
                <w:szCs w:val="16"/>
              </w:rPr>
            </w:pPr>
            <w:ins w:id="13770" w:author="Windows 사용자" w:date="2019-12-11T12:13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771" w:author="Windows 사용자" w:date="2019-12-11T12:14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14</w:t>
              </w:r>
            </w:ins>
          </w:p>
        </w:tc>
        <w:tc>
          <w:tcPr>
            <w:tcW w:w="907" w:type="dxa"/>
            <w:vAlign w:val="center"/>
          </w:tcPr>
          <w:p w14:paraId="0D2B7062" w14:textId="031A5BD4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772" w:author="Windows 사용자" w:date="2019-12-11T12:08:00Z"/>
                <w:rFonts w:ascii="바탕" w:hAnsi="바탕"/>
                <w:sz w:val="16"/>
                <w:szCs w:val="16"/>
                <w:lang w:val="de-DE"/>
                <w:rPrChange w:id="13773" w:author="Windows 사용자" w:date="2019-12-11T12:10:00Z">
                  <w:rPr>
                    <w:ins w:id="13774" w:author="Windows 사용자" w:date="2019-12-11T12:08:00Z"/>
                    <w:lang w:val="de-DE"/>
                  </w:rPr>
                </w:rPrChange>
              </w:rPr>
              <w:pPrChange w:id="1377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776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777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</w:t>
              </w:r>
            </w:ins>
          </w:p>
        </w:tc>
        <w:tc>
          <w:tcPr>
            <w:tcW w:w="907" w:type="dxa"/>
            <w:vAlign w:val="center"/>
          </w:tcPr>
          <w:p w14:paraId="56830909" w14:textId="1809782C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778" w:author="Windows 사용자" w:date="2019-12-11T12:08:00Z"/>
                <w:rFonts w:ascii="바탕" w:hAnsi="바탕"/>
                <w:sz w:val="16"/>
                <w:szCs w:val="16"/>
                <w:lang w:val="de-DE"/>
                <w:rPrChange w:id="13779" w:author="Windows 사용자" w:date="2019-12-11T12:10:00Z">
                  <w:rPr>
                    <w:ins w:id="13780" w:author="Windows 사용자" w:date="2019-12-11T12:08:00Z"/>
                    <w:lang w:val="de-DE"/>
                  </w:rPr>
                </w:rPrChange>
              </w:rPr>
              <w:pPrChange w:id="1378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782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783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55.636</w:t>
              </w:r>
            </w:ins>
          </w:p>
        </w:tc>
        <w:tc>
          <w:tcPr>
            <w:tcW w:w="907" w:type="dxa"/>
            <w:vMerge/>
            <w:vAlign w:val="center"/>
          </w:tcPr>
          <w:p w14:paraId="7BFE8944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784" w:author="Windows 사용자" w:date="2019-12-11T12:08:00Z"/>
                <w:rFonts w:ascii="바탕" w:hAnsi="바탕"/>
                <w:sz w:val="16"/>
                <w:szCs w:val="16"/>
                <w:lang w:val="de-DE"/>
                <w:rPrChange w:id="13785" w:author="Windows 사용자" w:date="2019-12-11T12:10:00Z">
                  <w:rPr>
                    <w:ins w:id="13786" w:author="Windows 사용자" w:date="2019-12-11T12:08:00Z"/>
                    <w:lang w:val="de-DE"/>
                  </w:rPr>
                </w:rPrChange>
              </w:rPr>
              <w:pPrChange w:id="1378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6EE4DE3A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788" w:author="Windows 사용자" w:date="2019-12-11T12:08:00Z"/>
                <w:rFonts w:ascii="바탕" w:hAnsi="바탕"/>
                <w:sz w:val="16"/>
                <w:szCs w:val="16"/>
                <w:lang w:val="de-DE"/>
                <w:rPrChange w:id="13789" w:author="Windows 사용자" w:date="2019-12-11T12:10:00Z">
                  <w:rPr>
                    <w:ins w:id="13790" w:author="Windows 사용자" w:date="2019-12-11T12:08:00Z"/>
                    <w:lang w:val="de-DE"/>
                  </w:rPr>
                </w:rPrChange>
              </w:rPr>
              <w:pPrChange w:id="1379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5D2E3FE5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792" w:author="Windows 사용자" w:date="2019-12-11T12:08:00Z"/>
                <w:rFonts w:ascii="바탕" w:hAnsi="바탕"/>
                <w:sz w:val="16"/>
                <w:szCs w:val="16"/>
                <w:lang w:val="de-DE"/>
                <w:rPrChange w:id="13793" w:author="Windows 사용자" w:date="2019-12-11T12:10:00Z">
                  <w:rPr>
                    <w:ins w:id="13794" w:author="Windows 사용자" w:date="2019-12-11T12:08:00Z"/>
                    <w:lang w:val="de-DE"/>
                  </w:rPr>
                </w:rPrChange>
              </w:rPr>
              <w:pPrChange w:id="1379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Align w:val="center"/>
          </w:tcPr>
          <w:p w14:paraId="52561286" w14:textId="3E53DBD1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796" w:author="Windows 사용자" w:date="2019-12-11T12:08:00Z"/>
                <w:rFonts w:ascii="바탕" w:hAnsi="바탕"/>
                <w:sz w:val="16"/>
                <w:szCs w:val="16"/>
                <w:lang w:val="de-DE"/>
                <w:rPrChange w:id="13797" w:author="Windows 사용자" w:date="2019-12-11T12:10:00Z">
                  <w:rPr>
                    <w:ins w:id="13798" w:author="Windows 사용자" w:date="2019-12-11T12:08:00Z"/>
                    <w:lang w:val="de-DE"/>
                  </w:rPr>
                </w:rPrChange>
              </w:rPr>
              <w:pPrChange w:id="1379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800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801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0.026</w:t>
              </w:r>
            </w:ins>
          </w:p>
        </w:tc>
        <w:tc>
          <w:tcPr>
            <w:tcW w:w="907" w:type="dxa"/>
            <w:vAlign w:val="center"/>
          </w:tcPr>
          <w:p w14:paraId="4B1192D1" w14:textId="3224C4BB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802" w:author="Windows 사용자" w:date="2019-12-11T12:08:00Z"/>
                <w:rFonts w:ascii="바탕" w:hAnsi="바탕"/>
                <w:sz w:val="16"/>
                <w:szCs w:val="16"/>
                <w:lang w:val="de-DE"/>
                <w:rPrChange w:id="13803" w:author="Windows 사용자" w:date="2019-12-11T12:10:00Z">
                  <w:rPr>
                    <w:ins w:id="13804" w:author="Windows 사용자" w:date="2019-12-11T12:08:00Z"/>
                    <w:lang w:val="de-DE"/>
                  </w:rPr>
                </w:rPrChange>
              </w:rPr>
              <w:pPrChange w:id="1380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806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807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0.037</w:t>
              </w:r>
            </w:ins>
          </w:p>
        </w:tc>
      </w:tr>
      <w:tr w:rsidR="00997D19" w:rsidRPr="00997D19" w14:paraId="0E09807D" w14:textId="77777777" w:rsidTr="00932E72">
        <w:trPr>
          <w:jc w:val="center"/>
          <w:ins w:id="13808" w:author="Windows 사용자" w:date="2019-12-11T12:08:00Z"/>
        </w:trPr>
        <w:tc>
          <w:tcPr>
            <w:tcW w:w="907" w:type="dxa"/>
            <w:vAlign w:val="center"/>
          </w:tcPr>
          <w:p w14:paraId="49AED780" w14:textId="7352C8D8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809" w:author="Windows 사용자" w:date="2019-12-11T12:13:00Z"/>
                <w:rFonts w:ascii="바탕" w:hAnsi="바탕"/>
                <w:color w:val="000000"/>
                <w:sz w:val="16"/>
                <w:szCs w:val="16"/>
              </w:rPr>
            </w:pPr>
            <w:ins w:id="13810" w:author="Windows 사용자" w:date="2019-12-11T12:13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811" w:author="Windows 사용자" w:date="2019-12-11T12:14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15</w:t>
              </w:r>
            </w:ins>
          </w:p>
        </w:tc>
        <w:tc>
          <w:tcPr>
            <w:tcW w:w="907" w:type="dxa"/>
            <w:vAlign w:val="center"/>
          </w:tcPr>
          <w:p w14:paraId="634C8DEC" w14:textId="5B543CD6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812" w:author="Windows 사용자" w:date="2019-12-11T12:08:00Z"/>
                <w:rFonts w:ascii="바탕" w:hAnsi="바탕"/>
                <w:sz w:val="16"/>
                <w:szCs w:val="16"/>
                <w:lang w:val="de-DE"/>
                <w:rPrChange w:id="13813" w:author="Windows 사용자" w:date="2019-12-11T12:10:00Z">
                  <w:rPr>
                    <w:ins w:id="13814" w:author="Windows 사용자" w:date="2019-12-11T12:08:00Z"/>
                    <w:lang w:val="de-DE"/>
                  </w:rPr>
                </w:rPrChange>
              </w:rPr>
              <w:pPrChange w:id="1381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816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817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</w:t>
              </w:r>
            </w:ins>
          </w:p>
        </w:tc>
        <w:tc>
          <w:tcPr>
            <w:tcW w:w="907" w:type="dxa"/>
            <w:vAlign w:val="center"/>
          </w:tcPr>
          <w:p w14:paraId="0AED755F" w14:textId="495EE839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818" w:author="Windows 사용자" w:date="2019-12-11T12:08:00Z"/>
                <w:rFonts w:ascii="바탕" w:hAnsi="바탕"/>
                <w:sz w:val="16"/>
                <w:szCs w:val="16"/>
                <w:lang w:val="de-DE"/>
                <w:rPrChange w:id="13819" w:author="Windows 사용자" w:date="2019-12-11T12:10:00Z">
                  <w:rPr>
                    <w:ins w:id="13820" w:author="Windows 사용자" w:date="2019-12-11T12:08:00Z"/>
                    <w:lang w:val="de-DE"/>
                  </w:rPr>
                </w:rPrChange>
              </w:rPr>
              <w:pPrChange w:id="1382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822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823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55.648</w:t>
              </w:r>
            </w:ins>
          </w:p>
        </w:tc>
        <w:tc>
          <w:tcPr>
            <w:tcW w:w="907" w:type="dxa"/>
            <w:vMerge/>
            <w:vAlign w:val="center"/>
          </w:tcPr>
          <w:p w14:paraId="52BC80CC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824" w:author="Windows 사용자" w:date="2019-12-11T12:08:00Z"/>
                <w:rFonts w:ascii="바탕" w:hAnsi="바탕"/>
                <w:sz w:val="16"/>
                <w:szCs w:val="16"/>
                <w:lang w:val="de-DE"/>
                <w:rPrChange w:id="13825" w:author="Windows 사용자" w:date="2019-12-11T12:10:00Z">
                  <w:rPr>
                    <w:ins w:id="13826" w:author="Windows 사용자" w:date="2019-12-11T12:08:00Z"/>
                    <w:lang w:val="de-DE"/>
                  </w:rPr>
                </w:rPrChange>
              </w:rPr>
              <w:pPrChange w:id="1382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24A5F04C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828" w:author="Windows 사용자" w:date="2019-12-11T12:08:00Z"/>
                <w:rFonts w:ascii="바탕" w:hAnsi="바탕"/>
                <w:sz w:val="16"/>
                <w:szCs w:val="16"/>
                <w:lang w:val="de-DE"/>
                <w:rPrChange w:id="13829" w:author="Windows 사용자" w:date="2019-12-11T12:10:00Z">
                  <w:rPr>
                    <w:ins w:id="13830" w:author="Windows 사용자" w:date="2019-12-11T12:08:00Z"/>
                    <w:lang w:val="de-DE"/>
                  </w:rPr>
                </w:rPrChange>
              </w:rPr>
              <w:pPrChange w:id="1383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0D005374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832" w:author="Windows 사용자" w:date="2019-12-11T12:08:00Z"/>
                <w:rFonts w:ascii="바탕" w:hAnsi="바탕"/>
                <w:sz w:val="16"/>
                <w:szCs w:val="16"/>
                <w:lang w:val="de-DE"/>
                <w:rPrChange w:id="13833" w:author="Windows 사용자" w:date="2019-12-11T12:10:00Z">
                  <w:rPr>
                    <w:ins w:id="13834" w:author="Windows 사용자" w:date="2019-12-11T12:08:00Z"/>
                    <w:lang w:val="de-DE"/>
                  </w:rPr>
                </w:rPrChange>
              </w:rPr>
              <w:pPrChange w:id="1383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Align w:val="center"/>
          </w:tcPr>
          <w:p w14:paraId="608E3353" w14:textId="58FFAC65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836" w:author="Windows 사용자" w:date="2019-12-11T12:08:00Z"/>
                <w:rFonts w:ascii="바탕" w:hAnsi="바탕"/>
                <w:sz w:val="16"/>
                <w:szCs w:val="16"/>
                <w:lang w:val="de-DE"/>
                <w:rPrChange w:id="13837" w:author="Windows 사용자" w:date="2019-12-11T12:10:00Z">
                  <w:rPr>
                    <w:ins w:id="13838" w:author="Windows 사용자" w:date="2019-12-11T12:08:00Z"/>
                    <w:lang w:val="de-DE"/>
                  </w:rPr>
                </w:rPrChange>
              </w:rPr>
              <w:pPrChange w:id="1383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840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841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0.012</w:t>
              </w:r>
            </w:ins>
          </w:p>
        </w:tc>
        <w:tc>
          <w:tcPr>
            <w:tcW w:w="907" w:type="dxa"/>
            <w:vAlign w:val="center"/>
          </w:tcPr>
          <w:p w14:paraId="4A53DB1B" w14:textId="638588CA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842" w:author="Windows 사용자" w:date="2019-12-11T12:08:00Z"/>
                <w:rFonts w:ascii="바탕" w:hAnsi="바탕"/>
                <w:sz w:val="16"/>
                <w:szCs w:val="16"/>
                <w:lang w:val="de-DE"/>
                <w:rPrChange w:id="13843" w:author="Windows 사용자" w:date="2019-12-11T12:10:00Z">
                  <w:rPr>
                    <w:ins w:id="13844" w:author="Windows 사용자" w:date="2019-12-11T12:08:00Z"/>
                    <w:lang w:val="de-DE"/>
                  </w:rPr>
                </w:rPrChange>
              </w:rPr>
              <w:pPrChange w:id="1384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846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847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0.017</w:t>
              </w:r>
            </w:ins>
          </w:p>
        </w:tc>
      </w:tr>
      <w:tr w:rsidR="00997D19" w:rsidRPr="00997D19" w14:paraId="5F0A9ED8" w14:textId="77777777" w:rsidTr="00932E72">
        <w:trPr>
          <w:jc w:val="center"/>
          <w:ins w:id="13848" w:author="Windows 사용자" w:date="2019-12-11T12:08:00Z"/>
        </w:trPr>
        <w:tc>
          <w:tcPr>
            <w:tcW w:w="907" w:type="dxa"/>
            <w:vAlign w:val="center"/>
          </w:tcPr>
          <w:p w14:paraId="0FE2E74A" w14:textId="49EFFD28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849" w:author="Windows 사용자" w:date="2019-12-11T12:13:00Z"/>
                <w:rFonts w:ascii="바탕" w:hAnsi="바탕"/>
                <w:color w:val="000000"/>
                <w:sz w:val="16"/>
                <w:szCs w:val="16"/>
              </w:rPr>
            </w:pPr>
            <w:ins w:id="13850" w:author="Windows 사용자" w:date="2019-12-11T12:13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851" w:author="Windows 사용자" w:date="2019-12-11T12:14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16</w:t>
              </w:r>
            </w:ins>
          </w:p>
        </w:tc>
        <w:tc>
          <w:tcPr>
            <w:tcW w:w="907" w:type="dxa"/>
            <w:vAlign w:val="center"/>
          </w:tcPr>
          <w:p w14:paraId="1D93018C" w14:textId="538E29B5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852" w:author="Windows 사용자" w:date="2019-12-11T12:08:00Z"/>
                <w:rFonts w:ascii="바탕" w:hAnsi="바탕"/>
                <w:sz w:val="16"/>
                <w:szCs w:val="16"/>
                <w:lang w:val="de-DE"/>
                <w:rPrChange w:id="13853" w:author="Windows 사용자" w:date="2019-12-11T12:10:00Z">
                  <w:rPr>
                    <w:ins w:id="13854" w:author="Windows 사용자" w:date="2019-12-11T12:08:00Z"/>
                    <w:lang w:val="de-DE"/>
                  </w:rPr>
                </w:rPrChange>
              </w:rPr>
              <w:pPrChange w:id="1385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856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857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</w:t>
              </w:r>
            </w:ins>
          </w:p>
        </w:tc>
        <w:tc>
          <w:tcPr>
            <w:tcW w:w="907" w:type="dxa"/>
            <w:vAlign w:val="center"/>
          </w:tcPr>
          <w:p w14:paraId="2BAF0BF0" w14:textId="12C459EF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858" w:author="Windows 사용자" w:date="2019-12-11T12:08:00Z"/>
                <w:rFonts w:ascii="바탕" w:hAnsi="바탕"/>
                <w:sz w:val="16"/>
                <w:szCs w:val="16"/>
                <w:lang w:val="de-DE"/>
                <w:rPrChange w:id="13859" w:author="Windows 사용자" w:date="2019-12-11T12:10:00Z">
                  <w:rPr>
                    <w:ins w:id="13860" w:author="Windows 사용자" w:date="2019-12-11T12:08:00Z"/>
                    <w:lang w:val="de-DE"/>
                  </w:rPr>
                </w:rPrChange>
              </w:rPr>
              <w:pPrChange w:id="1386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862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863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55.646</w:t>
              </w:r>
            </w:ins>
          </w:p>
        </w:tc>
        <w:tc>
          <w:tcPr>
            <w:tcW w:w="907" w:type="dxa"/>
            <w:vMerge w:val="restart"/>
            <w:vAlign w:val="center"/>
          </w:tcPr>
          <w:p w14:paraId="7569B2E0" w14:textId="11BAD243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864" w:author="Windows 사용자" w:date="2019-12-11T12:08:00Z"/>
                <w:rFonts w:ascii="바탕" w:hAnsi="바탕"/>
                <w:sz w:val="16"/>
                <w:szCs w:val="16"/>
                <w:lang w:val="de-DE"/>
                <w:rPrChange w:id="13865" w:author="Windows 사용자" w:date="2019-12-11T12:10:00Z">
                  <w:rPr>
                    <w:ins w:id="13866" w:author="Windows 사용자" w:date="2019-12-11T12:08:00Z"/>
                    <w:lang w:val="de-DE"/>
                  </w:rPr>
                </w:rPrChange>
              </w:rPr>
              <w:pPrChange w:id="1386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868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869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4.583</w:t>
              </w:r>
            </w:ins>
          </w:p>
        </w:tc>
        <w:tc>
          <w:tcPr>
            <w:tcW w:w="907" w:type="dxa"/>
            <w:vMerge w:val="restart"/>
            <w:vAlign w:val="center"/>
          </w:tcPr>
          <w:p w14:paraId="73004085" w14:textId="4720FCCD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870" w:author="Windows 사용자" w:date="2019-12-11T12:08:00Z"/>
                <w:rFonts w:ascii="바탕" w:hAnsi="바탕"/>
                <w:sz w:val="16"/>
                <w:szCs w:val="16"/>
                <w:lang w:val="de-DE"/>
                <w:rPrChange w:id="13871" w:author="Windows 사용자" w:date="2019-12-11T12:10:00Z">
                  <w:rPr>
                    <w:ins w:id="13872" w:author="Windows 사용자" w:date="2019-12-11T12:08:00Z"/>
                    <w:lang w:val="de-DE"/>
                  </w:rPr>
                </w:rPrChange>
              </w:rPr>
              <w:pPrChange w:id="1387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874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875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4.631</w:t>
              </w:r>
            </w:ins>
          </w:p>
        </w:tc>
        <w:tc>
          <w:tcPr>
            <w:tcW w:w="907" w:type="dxa"/>
            <w:vMerge w:val="restart"/>
            <w:vAlign w:val="center"/>
          </w:tcPr>
          <w:p w14:paraId="6BB825F9" w14:textId="578F219B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876" w:author="Windows 사용자" w:date="2019-12-11T12:08:00Z"/>
                <w:rFonts w:ascii="바탕" w:hAnsi="바탕"/>
                <w:sz w:val="16"/>
                <w:szCs w:val="16"/>
                <w:lang w:val="de-DE"/>
                <w:rPrChange w:id="13877" w:author="Windows 사용자" w:date="2019-12-11T12:10:00Z">
                  <w:rPr>
                    <w:ins w:id="13878" w:author="Windows 사용자" w:date="2019-12-11T12:08:00Z"/>
                    <w:lang w:val="de-DE"/>
                  </w:rPr>
                </w:rPrChange>
              </w:rPr>
              <w:pPrChange w:id="1387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880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881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1.045</w:t>
              </w:r>
            </w:ins>
          </w:p>
        </w:tc>
        <w:tc>
          <w:tcPr>
            <w:tcW w:w="907" w:type="dxa"/>
            <w:vAlign w:val="center"/>
          </w:tcPr>
          <w:p w14:paraId="1295C4CF" w14:textId="29092F0C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882" w:author="Windows 사용자" w:date="2019-12-11T12:08:00Z"/>
                <w:rFonts w:ascii="바탕" w:hAnsi="바탕"/>
                <w:sz w:val="16"/>
                <w:szCs w:val="16"/>
                <w:lang w:val="de-DE"/>
                <w:rPrChange w:id="13883" w:author="Windows 사용자" w:date="2019-12-11T12:10:00Z">
                  <w:rPr>
                    <w:ins w:id="13884" w:author="Windows 사용자" w:date="2019-12-11T12:08:00Z"/>
                    <w:lang w:val="de-DE"/>
                  </w:rPr>
                </w:rPrChange>
              </w:rPr>
              <w:pPrChange w:id="1388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886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887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-0.002</w:t>
              </w:r>
            </w:ins>
          </w:p>
        </w:tc>
        <w:tc>
          <w:tcPr>
            <w:tcW w:w="907" w:type="dxa"/>
            <w:vAlign w:val="center"/>
          </w:tcPr>
          <w:p w14:paraId="16ABFCB6" w14:textId="605E9CE0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888" w:author="Windows 사용자" w:date="2019-12-11T12:08:00Z"/>
                <w:rFonts w:ascii="바탕" w:hAnsi="바탕"/>
                <w:sz w:val="16"/>
                <w:szCs w:val="16"/>
                <w:lang w:val="de-DE"/>
                <w:rPrChange w:id="13889" w:author="Windows 사용자" w:date="2019-12-11T12:10:00Z">
                  <w:rPr>
                    <w:ins w:id="13890" w:author="Windows 사용자" w:date="2019-12-11T12:08:00Z"/>
                    <w:lang w:val="de-DE"/>
                  </w:rPr>
                </w:rPrChange>
              </w:rPr>
              <w:pPrChange w:id="1389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892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893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0.003</w:t>
              </w:r>
            </w:ins>
          </w:p>
        </w:tc>
      </w:tr>
      <w:tr w:rsidR="00997D19" w:rsidRPr="00997D19" w14:paraId="6EC9F4C6" w14:textId="77777777" w:rsidTr="00932E72">
        <w:trPr>
          <w:jc w:val="center"/>
          <w:ins w:id="13894" w:author="Windows 사용자" w:date="2019-12-11T12:08:00Z"/>
        </w:trPr>
        <w:tc>
          <w:tcPr>
            <w:tcW w:w="907" w:type="dxa"/>
            <w:vAlign w:val="center"/>
          </w:tcPr>
          <w:p w14:paraId="509B8589" w14:textId="16CFB695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895" w:author="Windows 사용자" w:date="2019-12-11T12:13:00Z"/>
                <w:rFonts w:ascii="바탕" w:hAnsi="바탕"/>
                <w:color w:val="000000"/>
                <w:sz w:val="16"/>
                <w:szCs w:val="16"/>
              </w:rPr>
            </w:pPr>
            <w:ins w:id="13896" w:author="Windows 사용자" w:date="2019-12-11T12:13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897" w:author="Windows 사용자" w:date="2019-12-11T12:14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17</w:t>
              </w:r>
            </w:ins>
          </w:p>
        </w:tc>
        <w:tc>
          <w:tcPr>
            <w:tcW w:w="907" w:type="dxa"/>
            <w:vAlign w:val="center"/>
          </w:tcPr>
          <w:p w14:paraId="357C9E4F" w14:textId="0ECFAFE4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898" w:author="Windows 사용자" w:date="2019-12-11T12:08:00Z"/>
                <w:rFonts w:ascii="바탕" w:hAnsi="바탕"/>
                <w:sz w:val="16"/>
                <w:szCs w:val="16"/>
                <w:lang w:val="de-DE"/>
                <w:rPrChange w:id="13899" w:author="Windows 사용자" w:date="2019-12-11T12:10:00Z">
                  <w:rPr>
                    <w:ins w:id="13900" w:author="Windows 사용자" w:date="2019-12-11T12:08:00Z"/>
                    <w:lang w:val="de-DE"/>
                  </w:rPr>
                </w:rPrChange>
              </w:rPr>
              <w:pPrChange w:id="1390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902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903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</w:t>
              </w:r>
            </w:ins>
          </w:p>
        </w:tc>
        <w:tc>
          <w:tcPr>
            <w:tcW w:w="907" w:type="dxa"/>
            <w:vAlign w:val="center"/>
          </w:tcPr>
          <w:p w14:paraId="08D20E60" w14:textId="4703423F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904" w:author="Windows 사용자" w:date="2019-12-11T12:08:00Z"/>
                <w:rFonts w:ascii="바탕" w:hAnsi="바탕"/>
                <w:sz w:val="16"/>
                <w:szCs w:val="16"/>
                <w:lang w:val="de-DE"/>
                <w:rPrChange w:id="13905" w:author="Windows 사용자" w:date="2019-12-11T12:10:00Z">
                  <w:rPr>
                    <w:ins w:id="13906" w:author="Windows 사용자" w:date="2019-12-11T12:08:00Z"/>
                    <w:lang w:val="de-DE"/>
                  </w:rPr>
                </w:rPrChange>
              </w:rPr>
              <w:pPrChange w:id="1390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908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909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55.627</w:t>
              </w:r>
            </w:ins>
          </w:p>
        </w:tc>
        <w:tc>
          <w:tcPr>
            <w:tcW w:w="907" w:type="dxa"/>
            <w:vMerge/>
            <w:vAlign w:val="center"/>
          </w:tcPr>
          <w:p w14:paraId="7D7E2BE6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910" w:author="Windows 사용자" w:date="2019-12-11T12:08:00Z"/>
                <w:rFonts w:ascii="바탕" w:hAnsi="바탕"/>
                <w:sz w:val="16"/>
                <w:szCs w:val="16"/>
                <w:lang w:val="de-DE"/>
                <w:rPrChange w:id="13911" w:author="Windows 사용자" w:date="2019-12-11T12:10:00Z">
                  <w:rPr>
                    <w:ins w:id="13912" w:author="Windows 사용자" w:date="2019-12-11T12:08:00Z"/>
                    <w:lang w:val="de-DE"/>
                  </w:rPr>
                </w:rPrChange>
              </w:rPr>
              <w:pPrChange w:id="1391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6C670B24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914" w:author="Windows 사용자" w:date="2019-12-11T12:08:00Z"/>
                <w:rFonts w:ascii="바탕" w:hAnsi="바탕"/>
                <w:sz w:val="16"/>
                <w:szCs w:val="16"/>
                <w:lang w:val="de-DE"/>
                <w:rPrChange w:id="13915" w:author="Windows 사용자" w:date="2019-12-11T12:10:00Z">
                  <w:rPr>
                    <w:ins w:id="13916" w:author="Windows 사용자" w:date="2019-12-11T12:08:00Z"/>
                    <w:lang w:val="de-DE"/>
                  </w:rPr>
                </w:rPrChange>
              </w:rPr>
              <w:pPrChange w:id="1391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48235632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918" w:author="Windows 사용자" w:date="2019-12-11T12:08:00Z"/>
                <w:rFonts w:ascii="바탕" w:hAnsi="바탕"/>
                <w:sz w:val="16"/>
                <w:szCs w:val="16"/>
                <w:lang w:val="de-DE"/>
                <w:rPrChange w:id="13919" w:author="Windows 사용자" w:date="2019-12-11T12:10:00Z">
                  <w:rPr>
                    <w:ins w:id="13920" w:author="Windows 사용자" w:date="2019-12-11T12:08:00Z"/>
                    <w:lang w:val="de-DE"/>
                  </w:rPr>
                </w:rPrChange>
              </w:rPr>
              <w:pPrChange w:id="1392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Align w:val="center"/>
          </w:tcPr>
          <w:p w14:paraId="0EAE8838" w14:textId="631144F3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922" w:author="Windows 사용자" w:date="2019-12-11T12:08:00Z"/>
                <w:rFonts w:ascii="바탕" w:hAnsi="바탕"/>
                <w:sz w:val="16"/>
                <w:szCs w:val="16"/>
                <w:lang w:val="de-DE"/>
                <w:rPrChange w:id="13923" w:author="Windows 사용자" w:date="2019-12-11T12:10:00Z">
                  <w:rPr>
                    <w:ins w:id="13924" w:author="Windows 사용자" w:date="2019-12-11T12:08:00Z"/>
                    <w:lang w:val="de-DE"/>
                  </w:rPr>
                </w:rPrChange>
              </w:rPr>
              <w:pPrChange w:id="1392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926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927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-0.019</w:t>
              </w:r>
            </w:ins>
          </w:p>
        </w:tc>
        <w:tc>
          <w:tcPr>
            <w:tcW w:w="907" w:type="dxa"/>
            <w:vAlign w:val="center"/>
          </w:tcPr>
          <w:p w14:paraId="58AC8DD4" w14:textId="288F04DB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928" w:author="Windows 사용자" w:date="2019-12-11T12:08:00Z"/>
                <w:rFonts w:ascii="바탕" w:hAnsi="바탕"/>
                <w:sz w:val="16"/>
                <w:szCs w:val="16"/>
                <w:lang w:val="de-DE"/>
                <w:rPrChange w:id="13929" w:author="Windows 사용자" w:date="2019-12-11T12:10:00Z">
                  <w:rPr>
                    <w:ins w:id="13930" w:author="Windows 사용자" w:date="2019-12-11T12:08:00Z"/>
                    <w:lang w:val="de-DE"/>
                  </w:rPr>
                </w:rPrChange>
              </w:rPr>
              <w:pPrChange w:id="1393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932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933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0.027</w:t>
              </w:r>
            </w:ins>
          </w:p>
        </w:tc>
      </w:tr>
      <w:tr w:rsidR="00997D19" w:rsidRPr="00997D19" w14:paraId="429379DB" w14:textId="77777777" w:rsidTr="00932E72">
        <w:trPr>
          <w:jc w:val="center"/>
          <w:ins w:id="13934" w:author="Windows 사용자" w:date="2019-12-11T12:08:00Z"/>
        </w:trPr>
        <w:tc>
          <w:tcPr>
            <w:tcW w:w="907" w:type="dxa"/>
            <w:vAlign w:val="center"/>
          </w:tcPr>
          <w:p w14:paraId="3FFCC798" w14:textId="399C3DCF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935" w:author="Windows 사용자" w:date="2019-12-11T12:13:00Z"/>
                <w:rFonts w:ascii="바탕" w:hAnsi="바탕"/>
                <w:color w:val="000000"/>
                <w:sz w:val="16"/>
                <w:szCs w:val="16"/>
              </w:rPr>
            </w:pPr>
            <w:ins w:id="13936" w:author="Windows 사용자" w:date="2019-12-11T12:13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937" w:author="Windows 사용자" w:date="2019-12-11T12:14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18</w:t>
              </w:r>
            </w:ins>
          </w:p>
        </w:tc>
        <w:tc>
          <w:tcPr>
            <w:tcW w:w="907" w:type="dxa"/>
            <w:vAlign w:val="center"/>
          </w:tcPr>
          <w:p w14:paraId="54C04C4F" w14:textId="795EAC16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938" w:author="Windows 사용자" w:date="2019-12-11T12:08:00Z"/>
                <w:rFonts w:ascii="바탕" w:hAnsi="바탕"/>
                <w:sz w:val="16"/>
                <w:szCs w:val="16"/>
                <w:lang w:val="de-DE"/>
                <w:rPrChange w:id="13939" w:author="Windows 사용자" w:date="2019-12-11T12:10:00Z">
                  <w:rPr>
                    <w:ins w:id="13940" w:author="Windows 사용자" w:date="2019-12-11T12:08:00Z"/>
                    <w:lang w:val="de-DE"/>
                  </w:rPr>
                </w:rPrChange>
              </w:rPr>
              <w:pPrChange w:id="1394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942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943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</w:t>
              </w:r>
            </w:ins>
          </w:p>
        </w:tc>
        <w:tc>
          <w:tcPr>
            <w:tcW w:w="907" w:type="dxa"/>
            <w:vAlign w:val="center"/>
          </w:tcPr>
          <w:p w14:paraId="703C609E" w14:textId="2A67D3D8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944" w:author="Windows 사용자" w:date="2019-12-11T12:08:00Z"/>
                <w:rFonts w:ascii="바탕" w:hAnsi="바탕"/>
                <w:sz w:val="16"/>
                <w:szCs w:val="16"/>
                <w:lang w:val="de-DE"/>
                <w:rPrChange w:id="13945" w:author="Windows 사용자" w:date="2019-12-11T12:10:00Z">
                  <w:rPr>
                    <w:ins w:id="13946" w:author="Windows 사용자" w:date="2019-12-11T12:08:00Z"/>
                    <w:lang w:val="de-DE"/>
                  </w:rPr>
                </w:rPrChange>
              </w:rPr>
              <w:pPrChange w:id="1394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948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949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55.591</w:t>
              </w:r>
            </w:ins>
          </w:p>
        </w:tc>
        <w:tc>
          <w:tcPr>
            <w:tcW w:w="907" w:type="dxa"/>
            <w:vMerge/>
            <w:vAlign w:val="center"/>
          </w:tcPr>
          <w:p w14:paraId="57537925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950" w:author="Windows 사용자" w:date="2019-12-11T12:08:00Z"/>
                <w:rFonts w:ascii="바탕" w:hAnsi="바탕"/>
                <w:sz w:val="16"/>
                <w:szCs w:val="16"/>
                <w:lang w:val="de-DE"/>
                <w:rPrChange w:id="13951" w:author="Windows 사용자" w:date="2019-12-11T12:10:00Z">
                  <w:rPr>
                    <w:ins w:id="13952" w:author="Windows 사용자" w:date="2019-12-11T12:08:00Z"/>
                    <w:lang w:val="de-DE"/>
                  </w:rPr>
                </w:rPrChange>
              </w:rPr>
              <w:pPrChange w:id="1395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385B6213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954" w:author="Windows 사용자" w:date="2019-12-11T12:08:00Z"/>
                <w:rFonts w:ascii="바탕" w:hAnsi="바탕"/>
                <w:sz w:val="16"/>
                <w:szCs w:val="16"/>
                <w:lang w:val="de-DE"/>
                <w:rPrChange w:id="13955" w:author="Windows 사용자" w:date="2019-12-11T12:10:00Z">
                  <w:rPr>
                    <w:ins w:id="13956" w:author="Windows 사용자" w:date="2019-12-11T12:08:00Z"/>
                    <w:lang w:val="de-DE"/>
                  </w:rPr>
                </w:rPrChange>
              </w:rPr>
              <w:pPrChange w:id="1395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24CE4061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958" w:author="Windows 사용자" w:date="2019-12-11T12:08:00Z"/>
                <w:rFonts w:ascii="바탕" w:hAnsi="바탕"/>
                <w:sz w:val="16"/>
                <w:szCs w:val="16"/>
                <w:lang w:val="de-DE"/>
                <w:rPrChange w:id="13959" w:author="Windows 사용자" w:date="2019-12-11T12:10:00Z">
                  <w:rPr>
                    <w:ins w:id="13960" w:author="Windows 사용자" w:date="2019-12-11T12:08:00Z"/>
                    <w:lang w:val="de-DE"/>
                  </w:rPr>
                </w:rPrChange>
              </w:rPr>
              <w:pPrChange w:id="1396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Align w:val="center"/>
          </w:tcPr>
          <w:p w14:paraId="17889C09" w14:textId="6C36C6A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962" w:author="Windows 사용자" w:date="2019-12-11T12:08:00Z"/>
                <w:rFonts w:ascii="바탕" w:hAnsi="바탕"/>
                <w:sz w:val="16"/>
                <w:szCs w:val="16"/>
                <w:lang w:val="de-DE"/>
                <w:rPrChange w:id="13963" w:author="Windows 사용자" w:date="2019-12-11T12:10:00Z">
                  <w:rPr>
                    <w:ins w:id="13964" w:author="Windows 사용자" w:date="2019-12-11T12:08:00Z"/>
                    <w:lang w:val="de-DE"/>
                  </w:rPr>
                </w:rPrChange>
              </w:rPr>
              <w:pPrChange w:id="1396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966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967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-0.036</w:t>
              </w:r>
            </w:ins>
          </w:p>
        </w:tc>
        <w:tc>
          <w:tcPr>
            <w:tcW w:w="907" w:type="dxa"/>
            <w:vAlign w:val="center"/>
          </w:tcPr>
          <w:p w14:paraId="6ED6D417" w14:textId="0C6FF5EC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968" w:author="Windows 사용자" w:date="2019-12-11T12:08:00Z"/>
                <w:rFonts w:ascii="바탕" w:hAnsi="바탕"/>
                <w:sz w:val="16"/>
                <w:szCs w:val="16"/>
                <w:lang w:val="de-DE"/>
                <w:rPrChange w:id="13969" w:author="Windows 사용자" w:date="2019-12-11T12:10:00Z">
                  <w:rPr>
                    <w:ins w:id="13970" w:author="Windows 사용자" w:date="2019-12-11T12:08:00Z"/>
                    <w:lang w:val="de-DE"/>
                  </w:rPr>
                </w:rPrChange>
              </w:rPr>
              <w:pPrChange w:id="1397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972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973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0.051</w:t>
              </w:r>
            </w:ins>
          </w:p>
        </w:tc>
      </w:tr>
      <w:tr w:rsidR="00997D19" w:rsidRPr="00997D19" w14:paraId="2AD5926D" w14:textId="77777777" w:rsidTr="00932E72">
        <w:trPr>
          <w:jc w:val="center"/>
          <w:ins w:id="13974" w:author="Windows 사용자" w:date="2019-12-11T12:08:00Z"/>
        </w:trPr>
        <w:tc>
          <w:tcPr>
            <w:tcW w:w="907" w:type="dxa"/>
            <w:vAlign w:val="center"/>
          </w:tcPr>
          <w:p w14:paraId="183836E1" w14:textId="39FBF335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975" w:author="Windows 사용자" w:date="2019-12-11T12:13:00Z"/>
                <w:rFonts w:ascii="바탕" w:hAnsi="바탕"/>
                <w:color w:val="000000"/>
                <w:sz w:val="16"/>
                <w:szCs w:val="16"/>
              </w:rPr>
            </w:pPr>
            <w:ins w:id="13976" w:author="Windows 사용자" w:date="2019-12-11T12:13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977" w:author="Windows 사용자" w:date="2019-12-11T12:14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19</w:t>
              </w:r>
            </w:ins>
          </w:p>
        </w:tc>
        <w:tc>
          <w:tcPr>
            <w:tcW w:w="907" w:type="dxa"/>
            <w:vAlign w:val="center"/>
          </w:tcPr>
          <w:p w14:paraId="2EB69802" w14:textId="5F81F8F2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978" w:author="Windows 사용자" w:date="2019-12-11T12:08:00Z"/>
                <w:rFonts w:ascii="바탕" w:hAnsi="바탕"/>
                <w:sz w:val="16"/>
                <w:szCs w:val="16"/>
                <w:lang w:val="de-DE"/>
                <w:rPrChange w:id="13979" w:author="Windows 사용자" w:date="2019-12-11T12:10:00Z">
                  <w:rPr>
                    <w:ins w:id="13980" w:author="Windows 사용자" w:date="2019-12-11T12:08:00Z"/>
                    <w:lang w:val="de-DE"/>
                  </w:rPr>
                </w:rPrChange>
              </w:rPr>
              <w:pPrChange w:id="1398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982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983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</w:t>
              </w:r>
            </w:ins>
          </w:p>
        </w:tc>
        <w:tc>
          <w:tcPr>
            <w:tcW w:w="907" w:type="dxa"/>
            <w:vAlign w:val="center"/>
          </w:tcPr>
          <w:p w14:paraId="2DF24936" w14:textId="56C21D4D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984" w:author="Windows 사용자" w:date="2019-12-11T12:08:00Z"/>
                <w:rFonts w:ascii="바탕" w:hAnsi="바탕"/>
                <w:sz w:val="16"/>
                <w:szCs w:val="16"/>
                <w:lang w:val="de-DE"/>
                <w:rPrChange w:id="13985" w:author="Windows 사용자" w:date="2019-12-11T12:10:00Z">
                  <w:rPr>
                    <w:ins w:id="13986" w:author="Windows 사용자" w:date="2019-12-11T12:08:00Z"/>
                    <w:lang w:val="de-DE"/>
                  </w:rPr>
                </w:rPrChange>
              </w:rPr>
              <w:pPrChange w:id="1398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3988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3989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55.539</w:t>
              </w:r>
            </w:ins>
          </w:p>
        </w:tc>
        <w:tc>
          <w:tcPr>
            <w:tcW w:w="907" w:type="dxa"/>
            <w:vMerge/>
            <w:vAlign w:val="center"/>
          </w:tcPr>
          <w:p w14:paraId="42EF7735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990" w:author="Windows 사용자" w:date="2019-12-11T12:08:00Z"/>
                <w:rFonts w:ascii="바탕" w:hAnsi="바탕"/>
                <w:sz w:val="16"/>
                <w:szCs w:val="16"/>
                <w:lang w:val="de-DE"/>
                <w:rPrChange w:id="13991" w:author="Windows 사용자" w:date="2019-12-11T12:10:00Z">
                  <w:rPr>
                    <w:ins w:id="13992" w:author="Windows 사용자" w:date="2019-12-11T12:08:00Z"/>
                    <w:lang w:val="de-DE"/>
                  </w:rPr>
                </w:rPrChange>
              </w:rPr>
              <w:pPrChange w:id="1399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77BCF6E1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994" w:author="Windows 사용자" w:date="2019-12-11T12:08:00Z"/>
                <w:rFonts w:ascii="바탕" w:hAnsi="바탕"/>
                <w:sz w:val="16"/>
                <w:szCs w:val="16"/>
                <w:lang w:val="de-DE"/>
                <w:rPrChange w:id="13995" w:author="Windows 사용자" w:date="2019-12-11T12:10:00Z">
                  <w:rPr>
                    <w:ins w:id="13996" w:author="Windows 사용자" w:date="2019-12-11T12:08:00Z"/>
                    <w:lang w:val="de-DE"/>
                  </w:rPr>
                </w:rPrChange>
              </w:rPr>
              <w:pPrChange w:id="1399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275812A5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3998" w:author="Windows 사용자" w:date="2019-12-11T12:08:00Z"/>
                <w:rFonts w:ascii="바탕" w:hAnsi="바탕"/>
                <w:sz w:val="16"/>
                <w:szCs w:val="16"/>
                <w:lang w:val="de-DE"/>
                <w:rPrChange w:id="13999" w:author="Windows 사용자" w:date="2019-12-11T12:10:00Z">
                  <w:rPr>
                    <w:ins w:id="14000" w:author="Windows 사용자" w:date="2019-12-11T12:08:00Z"/>
                    <w:lang w:val="de-DE"/>
                  </w:rPr>
                </w:rPrChange>
              </w:rPr>
              <w:pPrChange w:id="1400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Align w:val="center"/>
          </w:tcPr>
          <w:p w14:paraId="78D015FC" w14:textId="6FEB08AF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002" w:author="Windows 사용자" w:date="2019-12-11T12:08:00Z"/>
                <w:rFonts w:ascii="바탕" w:hAnsi="바탕"/>
                <w:sz w:val="16"/>
                <w:szCs w:val="16"/>
                <w:lang w:val="de-DE"/>
                <w:rPrChange w:id="14003" w:author="Windows 사용자" w:date="2019-12-11T12:10:00Z">
                  <w:rPr>
                    <w:ins w:id="14004" w:author="Windows 사용자" w:date="2019-12-11T12:08:00Z"/>
                    <w:lang w:val="de-DE"/>
                  </w:rPr>
                </w:rPrChange>
              </w:rPr>
              <w:pPrChange w:id="1400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006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007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-0.052</w:t>
              </w:r>
            </w:ins>
          </w:p>
        </w:tc>
        <w:tc>
          <w:tcPr>
            <w:tcW w:w="907" w:type="dxa"/>
            <w:vAlign w:val="center"/>
          </w:tcPr>
          <w:p w14:paraId="61E860C7" w14:textId="26B90921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008" w:author="Windows 사용자" w:date="2019-12-11T12:08:00Z"/>
                <w:rFonts w:ascii="바탕" w:hAnsi="바탕"/>
                <w:sz w:val="16"/>
                <w:szCs w:val="16"/>
                <w:lang w:val="de-DE"/>
                <w:rPrChange w:id="14009" w:author="Windows 사용자" w:date="2019-12-11T12:10:00Z">
                  <w:rPr>
                    <w:ins w:id="14010" w:author="Windows 사용자" w:date="2019-12-11T12:08:00Z"/>
                    <w:lang w:val="de-DE"/>
                  </w:rPr>
                </w:rPrChange>
              </w:rPr>
              <w:pPrChange w:id="1401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012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013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0.074</w:t>
              </w:r>
            </w:ins>
          </w:p>
        </w:tc>
      </w:tr>
      <w:tr w:rsidR="00997D19" w:rsidRPr="00997D19" w14:paraId="3D71B07A" w14:textId="77777777" w:rsidTr="00932E72">
        <w:trPr>
          <w:jc w:val="center"/>
          <w:ins w:id="14014" w:author="Windows 사용자" w:date="2019-12-11T12:08:00Z"/>
        </w:trPr>
        <w:tc>
          <w:tcPr>
            <w:tcW w:w="907" w:type="dxa"/>
            <w:vAlign w:val="center"/>
          </w:tcPr>
          <w:p w14:paraId="2FC572C5" w14:textId="11AE1D43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015" w:author="Windows 사용자" w:date="2019-12-11T12:13:00Z"/>
                <w:rFonts w:ascii="바탕" w:hAnsi="바탕"/>
                <w:color w:val="000000"/>
                <w:sz w:val="16"/>
                <w:szCs w:val="16"/>
              </w:rPr>
            </w:pPr>
            <w:ins w:id="14016" w:author="Windows 사용자" w:date="2019-12-11T12:13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017" w:author="Windows 사용자" w:date="2019-12-11T12:14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20</w:t>
              </w:r>
            </w:ins>
          </w:p>
        </w:tc>
        <w:tc>
          <w:tcPr>
            <w:tcW w:w="907" w:type="dxa"/>
            <w:vAlign w:val="center"/>
          </w:tcPr>
          <w:p w14:paraId="5E5F3B29" w14:textId="3F9E1CD8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018" w:author="Windows 사용자" w:date="2019-12-11T12:08:00Z"/>
                <w:rFonts w:ascii="바탕" w:hAnsi="바탕"/>
                <w:sz w:val="16"/>
                <w:szCs w:val="16"/>
                <w:lang w:val="de-DE"/>
                <w:rPrChange w:id="14019" w:author="Windows 사용자" w:date="2019-12-11T12:10:00Z">
                  <w:rPr>
                    <w:ins w:id="14020" w:author="Windows 사용자" w:date="2019-12-11T12:08:00Z"/>
                    <w:lang w:val="de-DE"/>
                  </w:rPr>
                </w:rPrChange>
              </w:rPr>
              <w:pPrChange w:id="1402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022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023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</w:t>
              </w:r>
            </w:ins>
          </w:p>
        </w:tc>
        <w:tc>
          <w:tcPr>
            <w:tcW w:w="907" w:type="dxa"/>
            <w:vAlign w:val="center"/>
          </w:tcPr>
          <w:p w14:paraId="066D6C64" w14:textId="4920A6D5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024" w:author="Windows 사용자" w:date="2019-12-11T12:08:00Z"/>
                <w:rFonts w:ascii="바탕" w:hAnsi="바탕"/>
                <w:sz w:val="16"/>
                <w:szCs w:val="16"/>
                <w:lang w:val="de-DE"/>
                <w:rPrChange w:id="14025" w:author="Windows 사용자" w:date="2019-12-11T12:10:00Z">
                  <w:rPr>
                    <w:ins w:id="14026" w:author="Windows 사용자" w:date="2019-12-11T12:08:00Z"/>
                    <w:lang w:val="de-DE"/>
                  </w:rPr>
                </w:rPrChange>
              </w:rPr>
              <w:pPrChange w:id="1402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028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029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55.472</w:t>
              </w:r>
            </w:ins>
          </w:p>
        </w:tc>
        <w:tc>
          <w:tcPr>
            <w:tcW w:w="907" w:type="dxa"/>
            <w:vMerge/>
            <w:vAlign w:val="center"/>
          </w:tcPr>
          <w:p w14:paraId="2EE3D94C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030" w:author="Windows 사용자" w:date="2019-12-11T12:08:00Z"/>
                <w:rFonts w:ascii="바탕" w:hAnsi="바탕"/>
                <w:sz w:val="16"/>
                <w:szCs w:val="16"/>
                <w:lang w:val="de-DE"/>
                <w:rPrChange w:id="14031" w:author="Windows 사용자" w:date="2019-12-11T12:10:00Z">
                  <w:rPr>
                    <w:ins w:id="14032" w:author="Windows 사용자" w:date="2019-12-11T12:08:00Z"/>
                    <w:lang w:val="de-DE"/>
                  </w:rPr>
                </w:rPrChange>
              </w:rPr>
              <w:pPrChange w:id="1403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76140F73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034" w:author="Windows 사용자" w:date="2019-12-11T12:08:00Z"/>
                <w:rFonts w:ascii="바탕" w:hAnsi="바탕"/>
                <w:sz w:val="16"/>
                <w:szCs w:val="16"/>
                <w:lang w:val="de-DE"/>
                <w:rPrChange w:id="14035" w:author="Windows 사용자" w:date="2019-12-11T12:10:00Z">
                  <w:rPr>
                    <w:ins w:id="14036" w:author="Windows 사용자" w:date="2019-12-11T12:08:00Z"/>
                    <w:lang w:val="de-DE"/>
                  </w:rPr>
                </w:rPrChange>
              </w:rPr>
              <w:pPrChange w:id="1403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7AA19C9E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038" w:author="Windows 사용자" w:date="2019-12-11T12:08:00Z"/>
                <w:rFonts w:ascii="바탕" w:hAnsi="바탕"/>
                <w:sz w:val="16"/>
                <w:szCs w:val="16"/>
                <w:lang w:val="de-DE"/>
                <w:rPrChange w:id="14039" w:author="Windows 사용자" w:date="2019-12-11T12:10:00Z">
                  <w:rPr>
                    <w:ins w:id="14040" w:author="Windows 사용자" w:date="2019-12-11T12:08:00Z"/>
                    <w:lang w:val="de-DE"/>
                  </w:rPr>
                </w:rPrChange>
              </w:rPr>
              <w:pPrChange w:id="1404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Align w:val="center"/>
          </w:tcPr>
          <w:p w14:paraId="250264B1" w14:textId="04AD1D90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042" w:author="Windows 사용자" w:date="2019-12-11T12:08:00Z"/>
                <w:rFonts w:ascii="바탕" w:hAnsi="바탕"/>
                <w:sz w:val="16"/>
                <w:szCs w:val="16"/>
                <w:lang w:val="de-DE"/>
                <w:rPrChange w:id="14043" w:author="Windows 사용자" w:date="2019-12-11T12:10:00Z">
                  <w:rPr>
                    <w:ins w:id="14044" w:author="Windows 사용자" w:date="2019-12-11T12:08:00Z"/>
                    <w:lang w:val="de-DE"/>
                  </w:rPr>
                </w:rPrChange>
              </w:rPr>
              <w:pPrChange w:id="1404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046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047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-0.067</w:t>
              </w:r>
            </w:ins>
          </w:p>
        </w:tc>
        <w:tc>
          <w:tcPr>
            <w:tcW w:w="907" w:type="dxa"/>
            <w:vAlign w:val="center"/>
          </w:tcPr>
          <w:p w14:paraId="67DDA78D" w14:textId="0053CB2C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048" w:author="Windows 사용자" w:date="2019-12-11T12:08:00Z"/>
                <w:rFonts w:ascii="바탕" w:hAnsi="바탕"/>
                <w:sz w:val="16"/>
                <w:szCs w:val="16"/>
                <w:lang w:val="de-DE"/>
                <w:rPrChange w:id="14049" w:author="Windows 사용자" w:date="2019-12-11T12:10:00Z">
                  <w:rPr>
                    <w:ins w:id="14050" w:author="Windows 사용자" w:date="2019-12-11T12:08:00Z"/>
                    <w:lang w:val="de-DE"/>
                  </w:rPr>
                </w:rPrChange>
              </w:rPr>
              <w:pPrChange w:id="1405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052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053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0.096</w:t>
              </w:r>
            </w:ins>
          </w:p>
        </w:tc>
      </w:tr>
      <w:tr w:rsidR="00997D19" w:rsidRPr="00997D19" w14:paraId="5CA27A62" w14:textId="77777777" w:rsidTr="00932E72">
        <w:trPr>
          <w:jc w:val="center"/>
          <w:ins w:id="14054" w:author="Windows 사용자" w:date="2019-12-11T12:08:00Z"/>
        </w:trPr>
        <w:tc>
          <w:tcPr>
            <w:tcW w:w="907" w:type="dxa"/>
            <w:vAlign w:val="center"/>
          </w:tcPr>
          <w:p w14:paraId="17E576CD" w14:textId="5FA5411F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055" w:author="Windows 사용자" w:date="2019-12-11T12:13:00Z"/>
                <w:rFonts w:ascii="바탕" w:hAnsi="바탕"/>
                <w:color w:val="000000"/>
                <w:sz w:val="16"/>
                <w:szCs w:val="16"/>
              </w:rPr>
            </w:pPr>
            <w:ins w:id="14056" w:author="Windows 사용자" w:date="2019-12-11T12:13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057" w:author="Windows 사용자" w:date="2019-12-11T12:14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21</w:t>
              </w:r>
            </w:ins>
          </w:p>
        </w:tc>
        <w:tc>
          <w:tcPr>
            <w:tcW w:w="907" w:type="dxa"/>
            <w:vAlign w:val="center"/>
          </w:tcPr>
          <w:p w14:paraId="4D8C1382" w14:textId="44D0C369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058" w:author="Windows 사용자" w:date="2019-12-11T12:08:00Z"/>
                <w:rFonts w:ascii="바탕" w:hAnsi="바탕"/>
                <w:sz w:val="16"/>
                <w:szCs w:val="16"/>
                <w:lang w:val="de-DE"/>
                <w:rPrChange w:id="14059" w:author="Windows 사용자" w:date="2019-12-11T12:10:00Z">
                  <w:rPr>
                    <w:ins w:id="14060" w:author="Windows 사용자" w:date="2019-12-11T12:08:00Z"/>
                    <w:lang w:val="de-DE"/>
                  </w:rPr>
                </w:rPrChange>
              </w:rPr>
              <w:pPrChange w:id="1406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062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063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</w:t>
              </w:r>
            </w:ins>
          </w:p>
        </w:tc>
        <w:tc>
          <w:tcPr>
            <w:tcW w:w="907" w:type="dxa"/>
            <w:vAlign w:val="center"/>
          </w:tcPr>
          <w:p w14:paraId="11D53E3E" w14:textId="62DD97AD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064" w:author="Windows 사용자" w:date="2019-12-11T12:08:00Z"/>
                <w:rFonts w:ascii="바탕" w:hAnsi="바탕"/>
                <w:sz w:val="16"/>
                <w:szCs w:val="16"/>
                <w:lang w:val="de-DE"/>
                <w:rPrChange w:id="14065" w:author="Windows 사용자" w:date="2019-12-11T12:10:00Z">
                  <w:rPr>
                    <w:ins w:id="14066" w:author="Windows 사용자" w:date="2019-12-11T12:08:00Z"/>
                    <w:lang w:val="de-DE"/>
                  </w:rPr>
                </w:rPrChange>
              </w:rPr>
              <w:pPrChange w:id="1406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068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069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55.393</w:t>
              </w:r>
            </w:ins>
          </w:p>
        </w:tc>
        <w:tc>
          <w:tcPr>
            <w:tcW w:w="907" w:type="dxa"/>
            <w:vMerge w:val="restart"/>
            <w:vAlign w:val="center"/>
          </w:tcPr>
          <w:p w14:paraId="3CC18619" w14:textId="6A10AEB9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070" w:author="Windows 사용자" w:date="2019-12-11T12:08:00Z"/>
                <w:rFonts w:ascii="바탕" w:hAnsi="바탕"/>
                <w:sz w:val="16"/>
                <w:szCs w:val="16"/>
                <w:lang w:val="de-DE"/>
                <w:rPrChange w:id="14071" w:author="Windows 사용자" w:date="2019-12-11T12:10:00Z">
                  <w:rPr>
                    <w:ins w:id="14072" w:author="Windows 사용자" w:date="2019-12-11T12:08:00Z"/>
                    <w:lang w:val="de-DE"/>
                  </w:rPr>
                </w:rPrChange>
              </w:rPr>
              <w:pPrChange w:id="1407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074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075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4.583</w:t>
              </w:r>
            </w:ins>
          </w:p>
        </w:tc>
        <w:tc>
          <w:tcPr>
            <w:tcW w:w="907" w:type="dxa"/>
            <w:vMerge w:val="restart"/>
            <w:vAlign w:val="center"/>
          </w:tcPr>
          <w:p w14:paraId="6742420C" w14:textId="1D0BD81C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076" w:author="Windows 사용자" w:date="2019-12-11T12:08:00Z"/>
                <w:rFonts w:ascii="바탕" w:hAnsi="바탕"/>
                <w:sz w:val="16"/>
                <w:szCs w:val="16"/>
                <w:lang w:val="de-DE"/>
                <w:rPrChange w:id="14077" w:author="Windows 사용자" w:date="2019-12-11T12:10:00Z">
                  <w:rPr>
                    <w:ins w:id="14078" w:author="Windows 사용자" w:date="2019-12-11T12:08:00Z"/>
                    <w:lang w:val="de-DE"/>
                  </w:rPr>
                </w:rPrChange>
              </w:rPr>
              <w:pPrChange w:id="1407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080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081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4.600</w:t>
              </w:r>
            </w:ins>
          </w:p>
        </w:tc>
        <w:tc>
          <w:tcPr>
            <w:tcW w:w="907" w:type="dxa"/>
            <w:vMerge w:val="restart"/>
            <w:vAlign w:val="center"/>
          </w:tcPr>
          <w:p w14:paraId="73ECC5CF" w14:textId="6A6E6909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082" w:author="Windows 사용자" w:date="2019-12-11T12:08:00Z"/>
                <w:rFonts w:ascii="바탕" w:hAnsi="바탕"/>
                <w:sz w:val="16"/>
                <w:szCs w:val="16"/>
                <w:lang w:val="de-DE"/>
                <w:rPrChange w:id="14083" w:author="Windows 사용자" w:date="2019-12-11T12:10:00Z">
                  <w:rPr>
                    <w:ins w:id="14084" w:author="Windows 사용자" w:date="2019-12-11T12:08:00Z"/>
                    <w:lang w:val="de-DE"/>
                  </w:rPr>
                </w:rPrChange>
              </w:rPr>
              <w:pPrChange w:id="1408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086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087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0.373</w:t>
              </w:r>
            </w:ins>
          </w:p>
        </w:tc>
        <w:tc>
          <w:tcPr>
            <w:tcW w:w="907" w:type="dxa"/>
            <w:vAlign w:val="center"/>
          </w:tcPr>
          <w:p w14:paraId="5D6D9547" w14:textId="28C06752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088" w:author="Windows 사용자" w:date="2019-12-11T12:08:00Z"/>
                <w:rFonts w:ascii="바탕" w:hAnsi="바탕"/>
                <w:sz w:val="16"/>
                <w:szCs w:val="16"/>
                <w:lang w:val="de-DE"/>
                <w:rPrChange w:id="14089" w:author="Windows 사용자" w:date="2019-12-11T12:10:00Z">
                  <w:rPr>
                    <w:ins w:id="14090" w:author="Windows 사용자" w:date="2019-12-11T12:08:00Z"/>
                    <w:lang w:val="de-DE"/>
                  </w:rPr>
                </w:rPrChange>
              </w:rPr>
              <w:pPrChange w:id="1409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092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093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-0.079</w:t>
              </w:r>
            </w:ins>
          </w:p>
        </w:tc>
        <w:tc>
          <w:tcPr>
            <w:tcW w:w="907" w:type="dxa"/>
            <w:vAlign w:val="center"/>
          </w:tcPr>
          <w:p w14:paraId="5004A107" w14:textId="78488196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094" w:author="Windows 사용자" w:date="2019-12-11T12:08:00Z"/>
                <w:rFonts w:ascii="바탕" w:hAnsi="바탕"/>
                <w:sz w:val="16"/>
                <w:szCs w:val="16"/>
                <w:lang w:val="de-DE"/>
                <w:rPrChange w:id="14095" w:author="Windows 사용자" w:date="2019-12-11T12:10:00Z">
                  <w:rPr>
                    <w:ins w:id="14096" w:author="Windows 사용자" w:date="2019-12-11T12:08:00Z"/>
                    <w:lang w:val="de-DE"/>
                  </w:rPr>
                </w:rPrChange>
              </w:rPr>
              <w:pPrChange w:id="1409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098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099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0.113</w:t>
              </w:r>
            </w:ins>
          </w:p>
        </w:tc>
      </w:tr>
      <w:tr w:rsidR="00997D19" w:rsidRPr="00997D19" w14:paraId="5D182978" w14:textId="77777777" w:rsidTr="00932E72">
        <w:trPr>
          <w:jc w:val="center"/>
          <w:ins w:id="14100" w:author="Windows 사용자" w:date="2019-12-11T12:08:00Z"/>
        </w:trPr>
        <w:tc>
          <w:tcPr>
            <w:tcW w:w="907" w:type="dxa"/>
            <w:vAlign w:val="center"/>
          </w:tcPr>
          <w:p w14:paraId="24795A69" w14:textId="61C01B6D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101" w:author="Windows 사용자" w:date="2019-12-11T12:13:00Z"/>
                <w:rFonts w:ascii="바탕" w:hAnsi="바탕"/>
                <w:color w:val="000000"/>
                <w:sz w:val="16"/>
                <w:szCs w:val="16"/>
              </w:rPr>
            </w:pPr>
            <w:ins w:id="14102" w:author="Windows 사용자" w:date="2019-12-11T12:13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103" w:author="Windows 사용자" w:date="2019-12-11T12:14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22</w:t>
              </w:r>
            </w:ins>
          </w:p>
        </w:tc>
        <w:tc>
          <w:tcPr>
            <w:tcW w:w="907" w:type="dxa"/>
            <w:vAlign w:val="center"/>
          </w:tcPr>
          <w:p w14:paraId="603DF092" w14:textId="590B604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104" w:author="Windows 사용자" w:date="2019-12-11T12:08:00Z"/>
                <w:rFonts w:ascii="바탕" w:hAnsi="바탕"/>
                <w:sz w:val="16"/>
                <w:szCs w:val="16"/>
                <w:lang w:val="de-DE"/>
                <w:rPrChange w:id="14105" w:author="Windows 사용자" w:date="2019-12-11T12:10:00Z">
                  <w:rPr>
                    <w:ins w:id="14106" w:author="Windows 사용자" w:date="2019-12-11T12:08:00Z"/>
                    <w:lang w:val="de-DE"/>
                  </w:rPr>
                </w:rPrChange>
              </w:rPr>
              <w:pPrChange w:id="1410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108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109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</w:t>
              </w:r>
            </w:ins>
          </w:p>
        </w:tc>
        <w:tc>
          <w:tcPr>
            <w:tcW w:w="907" w:type="dxa"/>
            <w:vAlign w:val="center"/>
          </w:tcPr>
          <w:p w14:paraId="4342EB41" w14:textId="735C6D4E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110" w:author="Windows 사용자" w:date="2019-12-11T12:08:00Z"/>
                <w:rFonts w:ascii="바탕" w:hAnsi="바탕"/>
                <w:sz w:val="16"/>
                <w:szCs w:val="16"/>
                <w:lang w:val="de-DE"/>
                <w:rPrChange w:id="14111" w:author="Windows 사용자" w:date="2019-12-11T12:10:00Z">
                  <w:rPr>
                    <w:ins w:id="14112" w:author="Windows 사용자" w:date="2019-12-11T12:08:00Z"/>
                    <w:lang w:val="de-DE"/>
                  </w:rPr>
                </w:rPrChange>
              </w:rPr>
              <w:pPrChange w:id="1411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114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115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55.304</w:t>
              </w:r>
            </w:ins>
          </w:p>
        </w:tc>
        <w:tc>
          <w:tcPr>
            <w:tcW w:w="907" w:type="dxa"/>
            <w:vMerge/>
            <w:vAlign w:val="center"/>
          </w:tcPr>
          <w:p w14:paraId="7947EAC3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116" w:author="Windows 사용자" w:date="2019-12-11T12:08:00Z"/>
                <w:rFonts w:ascii="바탕" w:hAnsi="바탕"/>
                <w:sz w:val="16"/>
                <w:szCs w:val="16"/>
                <w:lang w:val="de-DE"/>
                <w:rPrChange w:id="14117" w:author="Windows 사용자" w:date="2019-12-11T12:10:00Z">
                  <w:rPr>
                    <w:ins w:id="14118" w:author="Windows 사용자" w:date="2019-12-11T12:08:00Z"/>
                    <w:lang w:val="de-DE"/>
                  </w:rPr>
                </w:rPrChange>
              </w:rPr>
              <w:pPrChange w:id="1411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570625FC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120" w:author="Windows 사용자" w:date="2019-12-11T12:08:00Z"/>
                <w:rFonts w:ascii="바탕" w:hAnsi="바탕"/>
                <w:sz w:val="16"/>
                <w:szCs w:val="16"/>
                <w:lang w:val="de-DE"/>
                <w:rPrChange w:id="14121" w:author="Windows 사용자" w:date="2019-12-11T12:10:00Z">
                  <w:rPr>
                    <w:ins w:id="14122" w:author="Windows 사용자" w:date="2019-12-11T12:08:00Z"/>
                    <w:lang w:val="de-DE"/>
                  </w:rPr>
                </w:rPrChange>
              </w:rPr>
              <w:pPrChange w:id="1412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21EC2B29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124" w:author="Windows 사용자" w:date="2019-12-11T12:08:00Z"/>
                <w:rFonts w:ascii="바탕" w:hAnsi="바탕"/>
                <w:sz w:val="16"/>
                <w:szCs w:val="16"/>
                <w:lang w:val="de-DE"/>
                <w:rPrChange w:id="14125" w:author="Windows 사용자" w:date="2019-12-11T12:10:00Z">
                  <w:rPr>
                    <w:ins w:id="14126" w:author="Windows 사용자" w:date="2019-12-11T12:08:00Z"/>
                    <w:lang w:val="de-DE"/>
                  </w:rPr>
                </w:rPrChange>
              </w:rPr>
              <w:pPrChange w:id="1412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Align w:val="center"/>
          </w:tcPr>
          <w:p w14:paraId="7C408BF9" w14:textId="3BDA49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128" w:author="Windows 사용자" w:date="2019-12-11T12:08:00Z"/>
                <w:rFonts w:ascii="바탕" w:hAnsi="바탕"/>
                <w:sz w:val="16"/>
                <w:szCs w:val="16"/>
                <w:lang w:val="de-DE"/>
                <w:rPrChange w:id="14129" w:author="Windows 사용자" w:date="2019-12-11T12:10:00Z">
                  <w:rPr>
                    <w:ins w:id="14130" w:author="Windows 사용자" w:date="2019-12-11T12:08:00Z"/>
                    <w:lang w:val="de-DE"/>
                  </w:rPr>
                </w:rPrChange>
              </w:rPr>
              <w:pPrChange w:id="1413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132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133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-0.089</w:t>
              </w:r>
            </w:ins>
          </w:p>
        </w:tc>
        <w:tc>
          <w:tcPr>
            <w:tcW w:w="907" w:type="dxa"/>
            <w:vAlign w:val="center"/>
          </w:tcPr>
          <w:p w14:paraId="5346C59E" w14:textId="40412516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134" w:author="Windows 사용자" w:date="2019-12-11T12:08:00Z"/>
                <w:rFonts w:ascii="바탕" w:hAnsi="바탕"/>
                <w:sz w:val="16"/>
                <w:szCs w:val="16"/>
                <w:lang w:val="de-DE"/>
                <w:rPrChange w:id="14135" w:author="Windows 사용자" w:date="2019-12-11T12:10:00Z">
                  <w:rPr>
                    <w:ins w:id="14136" w:author="Windows 사용자" w:date="2019-12-11T12:08:00Z"/>
                    <w:lang w:val="de-DE"/>
                  </w:rPr>
                </w:rPrChange>
              </w:rPr>
              <w:pPrChange w:id="1413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138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139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0.127</w:t>
              </w:r>
            </w:ins>
          </w:p>
        </w:tc>
      </w:tr>
      <w:tr w:rsidR="00997D19" w:rsidRPr="00997D19" w14:paraId="75333691" w14:textId="77777777" w:rsidTr="00932E72">
        <w:trPr>
          <w:jc w:val="center"/>
          <w:ins w:id="14140" w:author="Windows 사용자" w:date="2019-12-11T12:08:00Z"/>
        </w:trPr>
        <w:tc>
          <w:tcPr>
            <w:tcW w:w="907" w:type="dxa"/>
            <w:vAlign w:val="center"/>
          </w:tcPr>
          <w:p w14:paraId="1349E1C6" w14:textId="21E90449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141" w:author="Windows 사용자" w:date="2019-12-11T12:13:00Z"/>
                <w:rFonts w:ascii="바탕" w:hAnsi="바탕"/>
                <w:color w:val="000000"/>
                <w:sz w:val="16"/>
                <w:szCs w:val="16"/>
              </w:rPr>
            </w:pPr>
            <w:ins w:id="14142" w:author="Windows 사용자" w:date="2019-12-11T12:13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143" w:author="Windows 사용자" w:date="2019-12-11T12:14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23</w:t>
              </w:r>
            </w:ins>
          </w:p>
        </w:tc>
        <w:tc>
          <w:tcPr>
            <w:tcW w:w="907" w:type="dxa"/>
            <w:vAlign w:val="center"/>
          </w:tcPr>
          <w:p w14:paraId="02FBD017" w14:textId="5E8E4715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144" w:author="Windows 사용자" w:date="2019-12-11T12:08:00Z"/>
                <w:rFonts w:ascii="바탕" w:hAnsi="바탕"/>
                <w:sz w:val="16"/>
                <w:szCs w:val="16"/>
                <w:lang w:val="de-DE"/>
                <w:rPrChange w:id="14145" w:author="Windows 사용자" w:date="2019-12-11T12:10:00Z">
                  <w:rPr>
                    <w:ins w:id="14146" w:author="Windows 사용자" w:date="2019-12-11T12:08:00Z"/>
                    <w:lang w:val="de-DE"/>
                  </w:rPr>
                </w:rPrChange>
              </w:rPr>
              <w:pPrChange w:id="1414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148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149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</w:t>
              </w:r>
            </w:ins>
          </w:p>
        </w:tc>
        <w:tc>
          <w:tcPr>
            <w:tcW w:w="907" w:type="dxa"/>
            <w:vAlign w:val="center"/>
          </w:tcPr>
          <w:p w14:paraId="116AC0A0" w14:textId="78E2FEDF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150" w:author="Windows 사용자" w:date="2019-12-11T12:08:00Z"/>
                <w:rFonts w:ascii="바탕" w:hAnsi="바탕"/>
                <w:sz w:val="16"/>
                <w:szCs w:val="16"/>
                <w:lang w:val="de-DE"/>
                <w:rPrChange w:id="14151" w:author="Windows 사용자" w:date="2019-12-11T12:10:00Z">
                  <w:rPr>
                    <w:ins w:id="14152" w:author="Windows 사용자" w:date="2019-12-11T12:08:00Z"/>
                    <w:lang w:val="de-DE"/>
                  </w:rPr>
                </w:rPrChange>
              </w:rPr>
              <w:pPrChange w:id="1415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154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155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55.208</w:t>
              </w:r>
            </w:ins>
          </w:p>
        </w:tc>
        <w:tc>
          <w:tcPr>
            <w:tcW w:w="907" w:type="dxa"/>
            <w:vMerge/>
            <w:vAlign w:val="center"/>
          </w:tcPr>
          <w:p w14:paraId="476C6B6E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156" w:author="Windows 사용자" w:date="2019-12-11T12:08:00Z"/>
                <w:rFonts w:ascii="바탕" w:hAnsi="바탕"/>
                <w:sz w:val="16"/>
                <w:szCs w:val="16"/>
                <w:lang w:val="de-DE"/>
                <w:rPrChange w:id="14157" w:author="Windows 사용자" w:date="2019-12-11T12:10:00Z">
                  <w:rPr>
                    <w:ins w:id="14158" w:author="Windows 사용자" w:date="2019-12-11T12:08:00Z"/>
                    <w:lang w:val="de-DE"/>
                  </w:rPr>
                </w:rPrChange>
              </w:rPr>
              <w:pPrChange w:id="1415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2562395F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160" w:author="Windows 사용자" w:date="2019-12-11T12:08:00Z"/>
                <w:rFonts w:ascii="바탕" w:hAnsi="바탕"/>
                <w:sz w:val="16"/>
                <w:szCs w:val="16"/>
                <w:lang w:val="de-DE"/>
                <w:rPrChange w:id="14161" w:author="Windows 사용자" w:date="2019-12-11T12:10:00Z">
                  <w:rPr>
                    <w:ins w:id="14162" w:author="Windows 사용자" w:date="2019-12-11T12:08:00Z"/>
                    <w:lang w:val="de-DE"/>
                  </w:rPr>
                </w:rPrChange>
              </w:rPr>
              <w:pPrChange w:id="1416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443FC641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164" w:author="Windows 사용자" w:date="2019-12-11T12:08:00Z"/>
                <w:rFonts w:ascii="바탕" w:hAnsi="바탕"/>
                <w:sz w:val="16"/>
                <w:szCs w:val="16"/>
                <w:lang w:val="de-DE"/>
                <w:rPrChange w:id="14165" w:author="Windows 사용자" w:date="2019-12-11T12:10:00Z">
                  <w:rPr>
                    <w:ins w:id="14166" w:author="Windows 사용자" w:date="2019-12-11T12:08:00Z"/>
                    <w:lang w:val="de-DE"/>
                  </w:rPr>
                </w:rPrChange>
              </w:rPr>
              <w:pPrChange w:id="1416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Align w:val="center"/>
          </w:tcPr>
          <w:p w14:paraId="5DA59629" w14:textId="3758A766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168" w:author="Windows 사용자" w:date="2019-12-11T12:08:00Z"/>
                <w:rFonts w:ascii="바탕" w:hAnsi="바탕"/>
                <w:sz w:val="16"/>
                <w:szCs w:val="16"/>
                <w:lang w:val="de-DE"/>
                <w:rPrChange w:id="14169" w:author="Windows 사용자" w:date="2019-12-11T12:10:00Z">
                  <w:rPr>
                    <w:ins w:id="14170" w:author="Windows 사용자" w:date="2019-12-11T12:08:00Z"/>
                    <w:lang w:val="de-DE"/>
                  </w:rPr>
                </w:rPrChange>
              </w:rPr>
              <w:pPrChange w:id="1417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172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173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-0.096</w:t>
              </w:r>
            </w:ins>
          </w:p>
        </w:tc>
        <w:tc>
          <w:tcPr>
            <w:tcW w:w="907" w:type="dxa"/>
            <w:vAlign w:val="center"/>
          </w:tcPr>
          <w:p w14:paraId="347E87F9" w14:textId="5F1ACD98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174" w:author="Windows 사용자" w:date="2019-12-11T12:08:00Z"/>
                <w:rFonts w:ascii="바탕" w:hAnsi="바탕"/>
                <w:sz w:val="16"/>
                <w:szCs w:val="16"/>
                <w:lang w:val="de-DE"/>
                <w:rPrChange w:id="14175" w:author="Windows 사용자" w:date="2019-12-11T12:10:00Z">
                  <w:rPr>
                    <w:ins w:id="14176" w:author="Windows 사용자" w:date="2019-12-11T12:08:00Z"/>
                    <w:lang w:val="de-DE"/>
                  </w:rPr>
                </w:rPrChange>
              </w:rPr>
              <w:pPrChange w:id="1417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178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179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0.137</w:t>
              </w:r>
            </w:ins>
          </w:p>
        </w:tc>
      </w:tr>
      <w:tr w:rsidR="00997D19" w:rsidRPr="00997D19" w14:paraId="2CE36BF1" w14:textId="77777777" w:rsidTr="00932E72">
        <w:trPr>
          <w:jc w:val="center"/>
          <w:ins w:id="14180" w:author="Windows 사용자" w:date="2019-12-11T12:08:00Z"/>
        </w:trPr>
        <w:tc>
          <w:tcPr>
            <w:tcW w:w="907" w:type="dxa"/>
            <w:vAlign w:val="center"/>
          </w:tcPr>
          <w:p w14:paraId="5451C117" w14:textId="0356164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181" w:author="Windows 사용자" w:date="2019-12-11T12:13:00Z"/>
                <w:rFonts w:ascii="바탕" w:hAnsi="바탕"/>
                <w:color w:val="000000"/>
                <w:sz w:val="16"/>
                <w:szCs w:val="16"/>
              </w:rPr>
            </w:pPr>
            <w:ins w:id="14182" w:author="Windows 사용자" w:date="2019-12-11T12:13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183" w:author="Windows 사용자" w:date="2019-12-11T12:14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24</w:t>
              </w:r>
            </w:ins>
          </w:p>
        </w:tc>
        <w:tc>
          <w:tcPr>
            <w:tcW w:w="907" w:type="dxa"/>
            <w:vAlign w:val="center"/>
          </w:tcPr>
          <w:p w14:paraId="48C15415" w14:textId="1467270C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184" w:author="Windows 사용자" w:date="2019-12-11T12:08:00Z"/>
                <w:rFonts w:ascii="바탕" w:hAnsi="바탕"/>
                <w:sz w:val="16"/>
                <w:szCs w:val="16"/>
                <w:lang w:val="de-DE"/>
                <w:rPrChange w:id="14185" w:author="Windows 사용자" w:date="2019-12-11T12:10:00Z">
                  <w:rPr>
                    <w:ins w:id="14186" w:author="Windows 사용자" w:date="2019-12-11T12:08:00Z"/>
                    <w:lang w:val="de-DE"/>
                  </w:rPr>
                </w:rPrChange>
              </w:rPr>
              <w:pPrChange w:id="1418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188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189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</w:t>
              </w:r>
            </w:ins>
          </w:p>
        </w:tc>
        <w:tc>
          <w:tcPr>
            <w:tcW w:w="907" w:type="dxa"/>
            <w:vAlign w:val="center"/>
          </w:tcPr>
          <w:p w14:paraId="3BC389C3" w14:textId="29A39F1D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190" w:author="Windows 사용자" w:date="2019-12-11T12:08:00Z"/>
                <w:rFonts w:ascii="바탕" w:hAnsi="바탕"/>
                <w:sz w:val="16"/>
                <w:szCs w:val="16"/>
                <w:lang w:val="de-DE"/>
                <w:rPrChange w:id="14191" w:author="Windows 사용자" w:date="2019-12-11T12:10:00Z">
                  <w:rPr>
                    <w:ins w:id="14192" w:author="Windows 사용자" w:date="2019-12-11T12:08:00Z"/>
                    <w:lang w:val="de-DE"/>
                  </w:rPr>
                </w:rPrChange>
              </w:rPr>
              <w:pPrChange w:id="1419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194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195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55.109</w:t>
              </w:r>
            </w:ins>
          </w:p>
        </w:tc>
        <w:tc>
          <w:tcPr>
            <w:tcW w:w="907" w:type="dxa"/>
            <w:vMerge/>
            <w:vAlign w:val="center"/>
          </w:tcPr>
          <w:p w14:paraId="5788D967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196" w:author="Windows 사용자" w:date="2019-12-11T12:08:00Z"/>
                <w:rFonts w:ascii="바탕" w:hAnsi="바탕"/>
                <w:sz w:val="16"/>
                <w:szCs w:val="16"/>
                <w:lang w:val="de-DE"/>
                <w:rPrChange w:id="14197" w:author="Windows 사용자" w:date="2019-12-11T12:10:00Z">
                  <w:rPr>
                    <w:ins w:id="14198" w:author="Windows 사용자" w:date="2019-12-11T12:08:00Z"/>
                    <w:lang w:val="de-DE"/>
                  </w:rPr>
                </w:rPrChange>
              </w:rPr>
              <w:pPrChange w:id="1419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38091CE9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200" w:author="Windows 사용자" w:date="2019-12-11T12:08:00Z"/>
                <w:rFonts w:ascii="바탕" w:hAnsi="바탕"/>
                <w:sz w:val="16"/>
                <w:szCs w:val="16"/>
                <w:lang w:val="de-DE"/>
                <w:rPrChange w:id="14201" w:author="Windows 사용자" w:date="2019-12-11T12:10:00Z">
                  <w:rPr>
                    <w:ins w:id="14202" w:author="Windows 사용자" w:date="2019-12-11T12:08:00Z"/>
                    <w:lang w:val="de-DE"/>
                  </w:rPr>
                </w:rPrChange>
              </w:rPr>
              <w:pPrChange w:id="1420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50A6DDFA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204" w:author="Windows 사용자" w:date="2019-12-11T12:08:00Z"/>
                <w:rFonts w:ascii="바탕" w:hAnsi="바탕"/>
                <w:sz w:val="16"/>
                <w:szCs w:val="16"/>
                <w:lang w:val="de-DE"/>
                <w:rPrChange w:id="14205" w:author="Windows 사용자" w:date="2019-12-11T12:10:00Z">
                  <w:rPr>
                    <w:ins w:id="14206" w:author="Windows 사용자" w:date="2019-12-11T12:08:00Z"/>
                    <w:lang w:val="de-DE"/>
                  </w:rPr>
                </w:rPrChange>
              </w:rPr>
              <w:pPrChange w:id="1420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Align w:val="center"/>
          </w:tcPr>
          <w:p w14:paraId="2C9E96AA" w14:textId="051BE844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208" w:author="Windows 사용자" w:date="2019-12-11T12:08:00Z"/>
                <w:rFonts w:ascii="바탕" w:hAnsi="바탕"/>
                <w:sz w:val="16"/>
                <w:szCs w:val="16"/>
                <w:lang w:val="de-DE"/>
                <w:rPrChange w:id="14209" w:author="Windows 사용자" w:date="2019-12-11T12:10:00Z">
                  <w:rPr>
                    <w:ins w:id="14210" w:author="Windows 사용자" w:date="2019-12-11T12:08:00Z"/>
                    <w:lang w:val="de-DE"/>
                  </w:rPr>
                </w:rPrChange>
              </w:rPr>
              <w:pPrChange w:id="1421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212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213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-0.099</w:t>
              </w:r>
            </w:ins>
          </w:p>
        </w:tc>
        <w:tc>
          <w:tcPr>
            <w:tcW w:w="907" w:type="dxa"/>
            <w:vAlign w:val="center"/>
          </w:tcPr>
          <w:p w14:paraId="5B06BF3D" w14:textId="1AAA2C2E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214" w:author="Windows 사용자" w:date="2019-12-11T12:08:00Z"/>
                <w:rFonts w:ascii="바탕" w:hAnsi="바탕"/>
                <w:sz w:val="16"/>
                <w:szCs w:val="16"/>
                <w:lang w:val="de-DE"/>
                <w:rPrChange w:id="14215" w:author="Windows 사용자" w:date="2019-12-11T12:10:00Z">
                  <w:rPr>
                    <w:ins w:id="14216" w:author="Windows 사용자" w:date="2019-12-11T12:08:00Z"/>
                    <w:lang w:val="de-DE"/>
                  </w:rPr>
                </w:rPrChange>
              </w:rPr>
              <w:pPrChange w:id="1421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218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219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0.141</w:t>
              </w:r>
            </w:ins>
          </w:p>
        </w:tc>
      </w:tr>
      <w:tr w:rsidR="00997D19" w:rsidRPr="00997D19" w14:paraId="20DDD3E9" w14:textId="77777777" w:rsidTr="00932E72">
        <w:trPr>
          <w:jc w:val="center"/>
          <w:ins w:id="14220" w:author="Windows 사용자" w:date="2019-12-11T12:08:00Z"/>
        </w:trPr>
        <w:tc>
          <w:tcPr>
            <w:tcW w:w="907" w:type="dxa"/>
            <w:vAlign w:val="center"/>
          </w:tcPr>
          <w:p w14:paraId="686E866C" w14:textId="18A14649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221" w:author="Windows 사용자" w:date="2019-12-11T12:13:00Z"/>
                <w:rFonts w:ascii="바탕" w:hAnsi="바탕"/>
                <w:color w:val="000000"/>
                <w:sz w:val="16"/>
                <w:szCs w:val="16"/>
              </w:rPr>
            </w:pPr>
            <w:ins w:id="14222" w:author="Windows 사용자" w:date="2019-12-11T12:13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223" w:author="Windows 사용자" w:date="2019-12-11T12:14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25</w:t>
              </w:r>
            </w:ins>
          </w:p>
        </w:tc>
        <w:tc>
          <w:tcPr>
            <w:tcW w:w="907" w:type="dxa"/>
            <w:vAlign w:val="center"/>
          </w:tcPr>
          <w:p w14:paraId="2BB0BBCB" w14:textId="5F695F01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224" w:author="Windows 사용자" w:date="2019-12-11T12:08:00Z"/>
                <w:rFonts w:ascii="바탕" w:hAnsi="바탕"/>
                <w:sz w:val="16"/>
                <w:szCs w:val="16"/>
                <w:lang w:val="de-DE"/>
                <w:rPrChange w:id="14225" w:author="Windows 사용자" w:date="2019-12-11T12:10:00Z">
                  <w:rPr>
                    <w:ins w:id="14226" w:author="Windows 사용자" w:date="2019-12-11T12:08:00Z"/>
                    <w:lang w:val="de-DE"/>
                  </w:rPr>
                </w:rPrChange>
              </w:rPr>
              <w:pPrChange w:id="1422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228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229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</w:t>
              </w:r>
            </w:ins>
          </w:p>
        </w:tc>
        <w:tc>
          <w:tcPr>
            <w:tcW w:w="907" w:type="dxa"/>
            <w:vAlign w:val="center"/>
          </w:tcPr>
          <w:p w14:paraId="362119E9" w14:textId="446132FE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230" w:author="Windows 사용자" w:date="2019-12-11T12:08:00Z"/>
                <w:rFonts w:ascii="바탕" w:hAnsi="바탕"/>
                <w:sz w:val="16"/>
                <w:szCs w:val="16"/>
                <w:lang w:val="de-DE"/>
                <w:rPrChange w:id="14231" w:author="Windows 사용자" w:date="2019-12-11T12:10:00Z">
                  <w:rPr>
                    <w:ins w:id="14232" w:author="Windows 사용자" w:date="2019-12-11T12:08:00Z"/>
                    <w:lang w:val="de-DE"/>
                  </w:rPr>
                </w:rPrChange>
              </w:rPr>
              <w:pPrChange w:id="1423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234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235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55.011</w:t>
              </w:r>
            </w:ins>
          </w:p>
        </w:tc>
        <w:tc>
          <w:tcPr>
            <w:tcW w:w="907" w:type="dxa"/>
            <w:vMerge/>
            <w:vAlign w:val="center"/>
          </w:tcPr>
          <w:p w14:paraId="2EEBDE35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236" w:author="Windows 사용자" w:date="2019-12-11T12:08:00Z"/>
                <w:rFonts w:ascii="바탕" w:hAnsi="바탕"/>
                <w:sz w:val="16"/>
                <w:szCs w:val="16"/>
                <w:lang w:val="de-DE"/>
                <w:rPrChange w:id="14237" w:author="Windows 사용자" w:date="2019-12-11T12:10:00Z">
                  <w:rPr>
                    <w:ins w:id="14238" w:author="Windows 사용자" w:date="2019-12-11T12:08:00Z"/>
                    <w:lang w:val="de-DE"/>
                  </w:rPr>
                </w:rPrChange>
              </w:rPr>
              <w:pPrChange w:id="1423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29B85393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240" w:author="Windows 사용자" w:date="2019-12-11T12:08:00Z"/>
                <w:rFonts w:ascii="바탕" w:hAnsi="바탕"/>
                <w:sz w:val="16"/>
                <w:szCs w:val="16"/>
                <w:lang w:val="de-DE"/>
                <w:rPrChange w:id="14241" w:author="Windows 사용자" w:date="2019-12-11T12:10:00Z">
                  <w:rPr>
                    <w:ins w:id="14242" w:author="Windows 사용자" w:date="2019-12-11T12:08:00Z"/>
                    <w:lang w:val="de-DE"/>
                  </w:rPr>
                </w:rPrChange>
              </w:rPr>
              <w:pPrChange w:id="1424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1F6AEA59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244" w:author="Windows 사용자" w:date="2019-12-11T12:08:00Z"/>
                <w:rFonts w:ascii="바탕" w:hAnsi="바탕"/>
                <w:sz w:val="16"/>
                <w:szCs w:val="16"/>
                <w:lang w:val="de-DE"/>
                <w:rPrChange w:id="14245" w:author="Windows 사용자" w:date="2019-12-11T12:10:00Z">
                  <w:rPr>
                    <w:ins w:id="14246" w:author="Windows 사용자" w:date="2019-12-11T12:08:00Z"/>
                    <w:lang w:val="de-DE"/>
                  </w:rPr>
                </w:rPrChange>
              </w:rPr>
              <w:pPrChange w:id="1424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Align w:val="center"/>
          </w:tcPr>
          <w:p w14:paraId="63AD17CB" w14:textId="5FEE087F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248" w:author="Windows 사용자" w:date="2019-12-11T12:08:00Z"/>
                <w:rFonts w:ascii="바탕" w:hAnsi="바탕"/>
                <w:sz w:val="16"/>
                <w:szCs w:val="16"/>
                <w:lang w:val="de-DE"/>
                <w:rPrChange w:id="14249" w:author="Windows 사용자" w:date="2019-12-11T12:10:00Z">
                  <w:rPr>
                    <w:ins w:id="14250" w:author="Windows 사용자" w:date="2019-12-11T12:08:00Z"/>
                    <w:lang w:val="de-DE"/>
                  </w:rPr>
                </w:rPrChange>
              </w:rPr>
              <w:pPrChange w:id="1425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252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253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-0.098</w:t>
              </w:r>
            </w:ins>
          </w:p>
        </w:tc>
        <w:tc>
          <w:tcPr>
            <w:tcW w:w="907" w:type="dxa"/>
            <w:vAlign w:val="center"/>
          </w:tcPr>
          <w:p w14:paraId="0276C12F" w14:textId="49C8E241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254" w:author="Windows 사용자" w:date="2019-12-11T12:08:00Z"/>
                <w:rFonts w:ascii="바탕" w:hAnsi="바탕"/>
                <w:sz w:val="16"/>
                <w:szCs w:val="16"/>
                <w:lang w:val="de-DE"/>
                <w:rPrChange w:id="14255" w:author="Windows 사용자" w:date="2019-12-11T12:10:00Z">
                  <w:rPr>
                    <w:ins w:id="14256" w:author="Windows 사용자" w:date="2019-12-11T12:08:00Z"/>
                    <w:lang w:val="de-DE"/>
                  </w:rPr>
                </w:rPrChange>
              </w:rPr>
              <w:pPrChange w:id="1425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258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259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0.140</w:t>
              </w:r>
            </w:ins>
          </w:p>
        </w:tc>
      </w:tr>
      <w:tr w:rsidR="00997D19" w:rsidRPr="00997D19" w14:paraId="27813608" w14:textId="77777777" w:rsidTr="00932E72">
        <w:trPr>
          <w:jc w:val="center"/>
          <w:ins w:id="14260" w:author="Windows 사용자" w:date="2019-12-11T12:08:00Z"/>
        </w:trPr>
        <w:tc>
          <w:tcPr>
            <w:tcW w:w="907" w:type="dxa"/>
            <w:vAlign w:val="center"/>
          </w:tcPr>
          <w:p w14:paraId="5916BE00" w14:textId="7E12239A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261" w:author="Windows 사용자" w:date="2019-12-11T12:13:00Z"/>
                <w:rFonts w:ascii="바탕" w:hAnsi="바탕"/>
                <w:color w:val="000000"/>
                <w:sz w:val="16"/>
                <w:szCs w:val="16"/>
              </w:rPr>
            </w:pPr>
            <w:ins w:id="14262" w:author="Windows 사용자" w:date="2019-12-11T12:13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263" w:author="Windows 사용자" w:date="2019-12-11T12:14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26</w:t>
              </w:r>
            </w:ins>
          </w:p>
        </w:tc>
        <w:tc>
          <w:tcPr>
            <w:tcW w:w="907" w:type="dxa"/>
            <w:vAlign w:val="center"/>
          </w:tcPr>
          <w:p w14:paraId="79174F16" w14:textId="7327CE00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264" w:author="Windows 사용자" w:date="2019-12-11T12:08:00Z"/>
                <w:rFonts w:ascii="바탕" w:hAnsi="바탕"/>
                <w:sz w:val="16"/>
                <w:szCs w:val="16"/>
                <w:lang w:val="de-DE"/>
                <w:rPrChange w:id="14265" w:author="Windows 사용자" w:date="2019-12-11T12:10:00Z">
                  <w:rPr>
                    <w:ins w:id="14266" w:author="Windows 사용자" w:date="2019-12-11T12:08:00Z"/>
                    <w:lang w:val="de-DE"/>
                  </w:rPr>
                </w:rPrChange>
              </w:rPr>
              <w:pPrChange w:id="1426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268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269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</w:t>
              </w:r>
            </w:ins>
          </w:p>
        </w:tc>
        <w:tc>
          <w:tcPr>
            <w:tcW w:w="907" w:type="dxa"/>
            <w:vAlign w:val="center"/>
          </w:tcPr>
          <w:p w14:paraId="0E41EDBD" w14:textId="263CB8BD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270" w:author="Windows 사용자" w:date="2019-12-11T12:08:00Z"/>
                <w:rFonts w:ascii="바탕" w:hAnsi="바탕"/>
                <w:sz w:val="16"/>
                <w:szCs w:val="16"/>
                <w:lang w:val="de-DE"/>
                <w:rPrChange w:id="14271" w:author="Windows 사용자" w:date="2019-12-11T12:10:00Z">
                  <w:rPr>
                    <w:ins w:id="14272" w:author="Windows 사용자" w:date="2019-12-11T12:08:00Z"/>
                    <w:lang w:val="de-DE"/>
                  </w:rPr>
                </w:rPrChange>
              </w:rPr>
              <w:pPrChange w:id="1427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274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275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54.920</w:t>
              </w:r>
            </w:ins>
          </w:p>
        </w:tc>
        <w:tc>
          <w:tcPr>
            <w:tcW w:w="907" w:type="dxa"/>
            <w:vMerge w:val="restart"/>
            <w:vAlign w:val="center"/>
          </w:tcPr>
          <w:p w14:paraId="124A311F" w14:textId="0287FF2F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276" w:author="Windows 사용자" w:date="2019-12-11T12:08:00Z"/>
                <w:rFonts w:ascii="바탕" w:hAnsi="바탕"/>
                <w:sz w:val="16"/>
                <w:szCs w:val="16"/>
                <w:lang w:val="de-DE"/>
                <w:rPrChange w:id="14277" w:author="Windows 사용자" w:date="2019-12-11T12:10:00Z">
                  <w:rPr>
                    <w:ins w:id="14278" w:author="Windows 사용자" w:date="2019-12-11T12:08:00Z"/>
                    <w:lang w:val="de-DE"/>
                  </w:rPr>
                </w:rPrChange>
              </w:rPr>
              <w:pPrChange w:id="1427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280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281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4.583</w:t>
              </w:r>
            </w:ins>
          </w:p>
        </w:tc>
        <w:tc>
          <w:tcPr>
            <w:tcW w:w="907" w:type="dxa"/>
            <w:vMerge w:val="restart"/>
            <w:vAlign w:val="center"/>
          </w:tcPr>
          <w:p w14:paraId="434B3459" w14:textId="36555D5B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282" w:author="Windows 사용자" w:date="2019-12-11T12:08:00Z"/>
                <w:rFonts w:ascii="바탕" w:hAnsi="바탕"/>
                <w:sz w:val="16"/>
                <w:szCs w:val="16"/>
                <w:lang w:val="de-DE"/>
                <w:rPrChange w:id="14283" w:author="Windows 사용자" w:date="2019-12-11T12:10:00Z">
                  <w:rPr>
                    <w:ins w:id="14284" w:author="Windows 사용자" w:date="2019-12-11T12:08:00Z"/>
                    <w:lang w:val="de-DE"/>
                  </w:rPr>
                </w:rPrChange>
              </w:rPr>
              <w:pPrChange w:id="1428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286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287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4.565</w:t>
              </w:r>
            </w:ins>
          </w:p>
        </w:tc>
        <w:tc>
          <w:tcPr>
            <w:tcW w:w="907" w:type="dxa"/>
            <w:vMerge w:val="restart"/>
            <w:vAlign w:val="center"/>
          </w:tcPr>
          <w:p w14:paraId="37241C1D" w14:textId="03EB3725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288" w:author="Windows 사용자" w:date="2019-12-11T12:08:00Z"/>
                <w:rFonts w:ascii="바탕" w:hAnsi="바탕"/>
                <w:sz w:val="16"/>
                <w:szCs w:val="16"/>
                <w:lang w:val="de-DE"/>
                <w:rPrChange w:id="14289" w:author="Windows 사용자" w:date="2019-12-11T12:10:00Z">
                  <w:rPr>
                    <w:ins w:id="14290" w:author="Windows 사용자" w:date="2019-12-11T12:08:00Z"/>
                    <w:lang w:val="de-DE"/>
                  </w:rPr>
                </w:rPrChange>
              </w:rPr>
              <w:pPrChange w:id="1429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292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293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0.396</w:t>
              </w:r>
            </w:ins>
          </w:p>
        </w:tc>
        <w:tc>
          <w:tcPr>
            <w:tcW w:w="907" w:type="dxa"/>
            <w:vAlign w:val="center"/>
          </w:tcPr>
          <w:p w14:paraId="7F575FF2" w14:textId="71AF2AB4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294" w:author="Windows 사용자" w:date="2019-12-11T12:08:00Z"/>
                <w:rFonts w:ascii="바탕" w:hAnsi="바탕"/>
                <w:sz w:val="16"/>
                <w:szCs w:val="16"/>
                <w:lang w:val="de-DE"/>
                <w:rPrChange w:id="14295" w:author="Windows 사용자" w:date="2019-12-11T12:10:00Z">
                  <w:rPr>
                    <w:ins w:id="14296" w:author="Windows 사용자" w:date="2019-12-11T12:08:00Z"/>
                    <w:lang w:val="de-DE"/>
                  </w:rPr>
                </w:rPrChange>
              </w:rPr>
              <w:pPrChange w:id="1429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298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299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-0.091</w:t>
              </w:r>
            </w:ins>
          </w:p>
        </w:tc>
        <w:tc>
          <w:tcPr>
            <w:tcW w:w="907" w:type="dxa"/>
            <w:vAlign w:val="center"/>
          </w:tcPr>
          <w:p w14:paraId="5608B7D4" w14:textId="6806384B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300" w:author="Windows 사용자" w:date="2019-12-11T12:08:00Z"/>
                <w:rFonts w:ascii="바탕" w:hAnsi="바탕"/>
                <w:sz w:val="16"/>
                <w:szCs w:val="16"/>
                <w:lang w:val="de-DE"/>
                <w:rPrChange w:id="14301" w:author="Windows 사용자" w:date="2019-12-11T12:10:00Z">
                  <w:rPr>
                    <w:ins w:id="14302" w:author="Windows 사용자" w:date="2019-12-11T12:08:00Z"/>
                    <w:lang w:val="de-DE"/>
                  </w:rPr>
                </w:rPrChange>
              </w:rPr>
              <w:pPrChange w:id="1430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304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305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0.130</w:t>
              </w:r>
            </w:ins>
          </w:p>
        </w:tc>
      </w:tr>
      <w:tr w:rsidR="00997D19" w:rsidRPr="00997D19" w14:paraId="7EA15323" w14:textId="77777777" w:rsidTr="00932E72">
        <w:trPr>
          <w:jc w:val="center"/>
          <w:ins w:id="14306" w:author="Windows 사용자" w:date="2019-12-11T12:08:00Z"/>
        </w:trPr>
        <w:tc>
          <w:tcPr>
            <w:tcW w:w="907" w:type="dxa"/>
            <w:vAlign w:val="center"/>
          </w:tcPr>
          <w:p w14:paraId="56DB8504" w14:textId="18ECB6EB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307" w:author="Windows 사용자" w:date="2019-12-11T12:13:00Z"/>
                <w:rFonts w:ascii="바탕" w:hAnsi="바탕"/>
                <w:color w:val="000000"/>
                <w:sz w:val="16"/>
                <w:szCs w:val="16"/>
              </w:rPr>
            </w:pPr>
            <w:ins w:id="14308" w:author="Windows 사용자" w:date="2019-12-11T12:13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309" w:author="Windows 사용자" w:date="2019-12-11T12:14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lastRenderedPageBreak/>
                <w:t>27</w:t>
              </w:r>
            </w:ins>
          </w:p>
        </w:tc>
        <w:tc>
          <w:tcPr>
            <w:tcW w:w="907" w:type="dxa"/>
            <w:vAlign w:val="center"/>
          </w:tcPr>
          <w:p w14:paraId="2302879B" w14:textId="5883E455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310" w:author="Windows 사용자" w:date="2019-12-11T12:08:00Z"/>
                <w:rFonts w:ascii="바탕" w:hAnsi="바탕"/>
                <w:sz w:val="16"/>
                <w:szCs w:val="16"/>
                <w:lang w:val="de-DE"/>
                <w:rPrChange w:id="14311" w:author="Windows 사용자" w:date="2019-12-11T12:10:00Z">
                  <w:rPr>
                    <w:ins w:id="14312" w:author="Windows 사용자" w:date="2019-12-11T12:08:00Z"/>
                    <w:lang w:val="de-DE"/>
                  </w:rPr>
                </w:rPrChange>
              </w:rPr>
              <w:pPrChange w:id="1431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314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315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</w:t>
              </w:r>
            </w:ins>
          </w:p>
        </w:tc>
        <w:tc>
          <w:tcPr>
            <w:tcW w:w="907" w:type="dxa"/>
            <w:vAlign w:val="center"/>
          </w:tcPr>
          <w:p w14:paraId="33190FB7" w14:textId="17093BE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316" w:author="Windows 사용자" w:date="2019-12-11T12:08:00Z"/>
                <w:rFonts w:ascii="바탕" w:hAnsi="바탕"/>
                <w:sz w:val="16"/>
                <w:szCs w:val="16"/>
                <w:lang w:val="de-DE"/>
                <w:rPrChange w:id="14317" w:author="Windows 사용자" w:date="2019-12-11T12:10:00Z">
                  <w:rPr>
                    <w:ins w:id="14318" w:author="Windows 사용자" w:date="2019-12-11T12:08:00Z"/>
                    <w:lang w:val="de-DE"/>
                  </w:rPr>
                </w:rPrChange>
              </w:rPr>
              <w:pPrChange w:id="1431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320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321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54.837</w:t>
              </w:r>
            </w:ins>
          </w:p>
        </w:tc>
        <w:tc>
          <w:tcPr>
            <w:tcW w:w="907" w:type="dxa"/>
            <w:vMerge/>
            <w:vAlign w:val="center"/>
          </w:tcPr>
          <w:p w14:paraId="637CA11E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322" w:author="Windows 사용자" w:date="2019-12-11T12:08:00Z"/>
                <w:rFonts w:ascii="바탕" w:hAnsi="바탕"/>
                <w:sz w:val="16"/>
                <w:szCs w:val="16"/>
                <w:lang w:val="de-DE"/>
                <w:rPrChange w:id="14323" w:author="Windows 사용자" w:date="2019-12-11T12:10:00Z">
                  <w:rPr>
                    <w:ins w:id="14324" w:author="Windows 사용자" w:date="2019-12-11T12:08:00Z"/>
                    <w:lang w:val="de-DE"/>
                  </w:rPr>
                </w:rPrChange>
              </w:rPr>
              <w:pPrChange w:id="1432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3F3DDA3C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326" w:author="Windows 사용자" w:date="2019-12-11T12:08:00Z"/>
                <w:rFonts w:ascii="바탕" w:hAnsi="바탕"/>
                <w:sz w:val="16"/>
                <w:szCs w:val="16"/>
                <w:lang w:val="de-DE"/>
                <w:rPrChange w:id="14327" w:author="Windows 사용자" w:date="2019-12-11T12:10:00Z">
                  <w:rPr>
                    <w:ins w:id="14328" w:author="Windows 사용자" w:date="2019-12-11T12:08:00Z"/>
                    <w:lang w:val="de-DE"/>
                  </w:rPr>
                </w:rPrChange>
              </w:rPr>
              <w:pPrChange w:id="1432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42E9FD93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330" w:author="Windows 사용자" w:date="2019-12-11T12:08:00Z"/>
                <w:rFonts w:ascii="바탕" w:hAnsi="바탕"/>
                <w:sz w:val="16"/>
                <w:szCs w:val="16"/>
                <w:lang w:val="de-DE"/>
                <w:rPrChange w:id="14331" w:author="Windows 사용자" w:date="2019-12-11T12:10:00Z">
                  <w:rPr>
                    <w:ins w:id="14332" w:author="Windows 사용자" w:date="2019-12-11T12:08:00Z"/>
                    <w:lang w:val="de-DE"/>
                  </w:rPr>
                </w:rPrChange>
              </w:rPr>
              <w:pPrChange w:id="1433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Align w:val="center"/>
          </w:tcPr>
          <w:p w14:paraId="25B1B8B6" w14:textId="584BC689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334" w:author="Windows 사용자" w:date="2019-12-11T12:08:00Z"/>
                <w:rFonts w:ascii="바탕" w:hAnsi="바탕"/>
                <w:sz w:val="16"/>
                <w:szCs w:val="16"/>
                <w:lang w:val="de-DE"/>
                <w:rPrChange w:id="14335" w:author="Windows 사용자" w:date="2019-12-11T12:10:00Z">
                  <w:rPr>
                    <w:ins w:id="14336" w:author="Windows 사용자" w:date="2019-12-11T12:08:00Z"/>
                    <w:lang w:val="de-DE"/>
                  </w:rPr>
                </w:rPrChange>
              </w:rPr>
              <w:pPrChange w:id="1433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338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339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-0.083</w:t>
              </w:r>
            </w:ins>
          </w:p>
        </w:tc>
        <w:tc>
          <w:tcPr>
            <w:tcW w:w="907" w:type="dxa"/>
            <w:vAlign w:val="center"/>
          </w:tcPr>
          <w:p w14:paraId="2E07DC75" w14:textId="6E0C69C2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340" w:author="Windows 사용자" w:date="2019-12-11T12:08:00Z"/>
                <w:rFonts w:ascii="바탕" w:hAnsi="바탕"/>
                <w:sz w:val="16"/>
                <w:szCs w:val="16"/>
                <w:lang w:val="de-DE"/>
                <w:rPrChange w:id="14341" w:author="Windows 사용자" w:date="2019-12-11T12:10:00Z">
                  <w:rPr>
                    <w:ins w:id="14342" w:author="Windows 사용자" w:date="2019-12-11T12:08:00Z"/>
                    <w:lang w:val="de-DE"/>
                  </w:rPr>
                </w:rPrChange>
              </w:rPr>
              <w:pPrChange w:id="1434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344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345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0.119</w:t>
              </w:r>
            </w:ins>
          </w:p>
        </w:tc>
      </w:tr>
      <w:tr w:rsidR="00997D19" w:rsidRPr="00997D19" w14:paraId="1D923D24" w14:textId="77777777" w:rsidTr="00932E72">
        <w:trPr>
          <w:jc w:val="center"/>
          <w:ins w:id="14346" w:author="Windows 사용자" w:date="2019-12-11T12:08:00Z"/>
        </w:trPr>
        <w:tc>
          <w:tcPr>
            <w:tcW w:w="907" w:type="dxa"/>
            <w:vAlign w:val="center"/>
          </w:tcPr>
          <w:p w14:paraId="6FB85EF6" w14:textId="4C322578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347" w:author="Windows 사용자" w:date="2019-12-11T12:13:00Z"/>
                <w:rFonts w:ascii="바탕" w:hAnsi="바탕"/>
                <w:color w:val="000000"/>
                <w:sz w:val="16"/>
                <w:szCs w:val="16"/>
              </w:rPr>
            </w:pPr>
            <w:ins w:id="14348" w:author="Windows 사용자" w:date="2019-12-11T12:13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349" w:author="Windows 사용자" w:date="2019-12-11T12:14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lastRenderedPageBreak/>
                <w:t>28</w:t>
              </w:r>
            </w:ins>
          </w:p>
        </w:tc>
        <w:tc>
          <w:tcPr>
            <w:tcW w:w="907" w:type="dxa"/>
            <w:vAlign w:val="center"/>
          </w:tcPr>
          <w:p w14:paraId="0DFF4F5E" w14:textId="3E8AD91F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350" w:author="Windows 사용자" w:date="2019-12-11T12:08:00Z"/>
                <w:rFonts w:ascii="바탕" w:hAnsi="바탕"/>
                <w:sz w:val="16"/>
                <w:szCs w:val="16"/>
                <w:lang w:val="de-DE"/>
                <w:rPrChange w:id="14351" w:author="Windows 사용자" w:date="2019-12-11T12:10:00Z">
                  <w:rPr>
                    <w:ins w:id="14352" w:author="Windows 사용자" w:date="2019-12-11T12:08:00Z"/>
                    <w:lang w:val="de-DE"/>
                  </w:rPr>
                </w:rPrChange>
              </w:rPr>
              <w:pPrChange w:id="1435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354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355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</w:t>
              </w:r>
            </w:ins>
          </w:p>
        </w:tc>
        <w:tc>
          <w:tcPr>
            <w:tcW w:w="907" w:type="dxa"/>
            <w:vAlign w:val="center"/>
          </w:tcPr>
          <w:p w14:paraId="1694811F" w14:textId="1BA7964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356" w:author="Windows 사용자" w:date="2019-12-11T12:08:00Z"/>
                <w:rFonts w:ascii="바탕" w:hAnsi="바탕"/>
                <w:sz w:val="16"/>
                <w:szCs w:val="16"/>
                <w:lang w:val="de-DE"/>
                <w:rPrChange w:id="14357" w:author="Windows 사용자" w:date="2019-12-11T12:10:00Z">
                  <w:rPr>
                    <w:ins w:id="14358" w:author="Windows 사용자" w:date="2019-12-11T12:08:00Z"/>
                    <w:lang w:val="de-DE"/>
                  </w:rPr>
                </w:rPrChange>
              </w:rPr>
              <w:pPrChange w:id="1435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360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361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54.767</w:t>
              </w:r>
            </w:ins>
          </w:p>
        </w:tc>
        <w:tc>
          <w:tcPr>
            <w:tcW w:w="907" w:type="dxa"/>
            <w:vMerge/>
            <w:vAlign w:val="center"/>
          </w:tcPr>
          <w:p w14:paraId="5A2A5009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362" w:author="Windows 사용자" w:date="2019-12-11T12:08:00Z"/>
                <w:rFonts w:ascii="바탕" w:hAnsi="바탕"/>
                <w:sz w:val="16"/>
                <w:szCs w:val="16"/>
                <w:lang w:val="de-DE"/>
                <w:rPrChange w:id="14363" w:author="Windows 사용자" w:date="2019-12-11T12:10:00Z">
                  <w:rPr>
                    <w:ins w:id="14364" w:author="Windows 사용자" w:date="2019-12-11T12:08:00Z"/>
                    <w:lang w:val="de-DE"/>
                  </w:rPr>
                </w:rPrChange>
              </w:rPr>
              <w:pPrChange w:id="1436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244D57F1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366" w:author="Windows 사용자" w:date="2019-12-11T12:08:00Z"/>
                <w:rFonts w:ascii="바탕" w:hAnsi="바탕"/>
                <w:sz w:val="16"/>
                <w:szCs w:val="16"/>
                <w:lang w:val="de-DE"/>
                <w:rPrChange w:id="14367" w:author="Windows 사용자" w:date="2019-12-11T12:10:00Z">
                  <w:rPr>
                    <w:ins w:id="14368" w:author="Windows 사용자" w:date="2019-12-11T12:08:00Z"/>
                    <w:lang w:val="de-DE"/>
                  </w:rPr>
                </w:rPrChange>
              </w:rPr>
              <w:pPrChange w:id="1436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463376E4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370" w:author="Windows 사용자" w:date="2019-12-11T12:08:00Z"/>
                <w:rFonts w:ascii="바탕" w:hAnsi="바탕"/>
                <w:sz w:val="16"/>
                <w:szCs w:val="16"/>
                <w:lang w:val="de-DE"/>
                <w:rPrChange w:id="14371" w:author="Windows 사용자" w:date="2019-12-11T12:10:00Z">
                  <w:rPr>
                    <w:ins w:id="14372" w:author="Windows 사용자" w:date="2019-12-11T12:08:00Z"/>
                    <w:lang w:val="de-DE"/>
                  </w:rPr>
                </w:rPrChange>
              </w:rPr>
              <w:pPrChange w:id="1437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Align w:val="center"/>
          </w:tcPr>
          <w:p w14:paraId="3F64E777" w14:textId="073CE05D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374" w:author="Windows 사용자" w:date="2019-12-11T12:08:00Z"/>
                <w:rFonts w:ascii="바탕" w:hAnsi="바탕"/>
                <w:sz w:val="16"/>
                <w:szCs w:val="16"/>
                <w:lang w:val="de-DE"/>
                <w:rPrChange w:id="14375" w:author="Windows 사용자" w:date="2019-12-11T12:10:00Z">
                  <w:rPr>
                    <w:ins w:id="14376" w:author="Windows 사용자" w:date="2019-12-11T12:08:00Z"/>
                    <w:lang w:val="de-DE"/>
                  </w:rPr>
                </w:rPrChange>
              </w:rPr>
              <w:pPrChange w:id="1437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378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379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-0.070</w:t>
              </w:r>
            </w:ins>
          </w:p>
        </w:tc>
        <w:tc>
          <w:tcPr>
            <w:tcW w:w="907" w:type="dxa"/>
            <w:vAlign w:val="center"/>
          </w:tcPr>
          <w:p w14:paraId="1D108385" w14:textId="4577F699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380" w:author="Windows 사용자" w:date="2019-12-11T12:08:00Z"/>
                <w:rFonts w:ascii="바탕" w:hAnsi="바탕"/>
                <w:sz w:val="16"/>
                <w:szCs w:val="16"/>
                <w:lang w:val="de-DE"/>
                <w:rPrChange w:id="14381" w:author="Windows 사용자" w:date="2019-12-11T12:10:00Z">
                  <w:rPr>
                    <w:ins w:id="14382" w:author="Windows 사용자" w:date="2019-12-11T12:08:00Z"/>
                    <w:lang w:val="de-DE"/>
                  </w:rPr>
                </w:rPrChange>
              </w:rPr>
              <w:pPrChange w:id="1438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384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385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0.100</w:t>
              </w:r>
            </w:ins>
          </w:p>
        </w:tc>
      </w:tr>
      <w:tr w:rsidR="00997D19" w:rsidRPr="00997D19" w14:paraId="3F8AD45E" w14:textId="77777777" w:rsidTr="00932E72">
        <w:trPr>
          <w:jc w:val="center"/>
          <w:ins w:id="14386" w:author="Windows 사용자" w:date="2019-12-11T12:08:00Z"/>
        </w:trPr>
        <w:tc>
          <w:tcPr>
            <w:tcW w:w="907" w:type="dxa"/>
            <w:vAlign w:val="center"/>
          </w:tcPr>
          <w:p w14:paraId="5AEDC182" w14:textId="3AD44D1A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387" w:author="Windows 사용자" w:date="2019-12-11T12:13:00Z"/>
                <w:rFonts w:ascii="바탕" w:hAnsi="바탕"/>
                <w:color w:val="000000"/>
                <w:sz w:val="16"/>
                <w:szCs w:val="16"/>
              </w:rPr>
            </w:pPr>
            <w:ins w:id="14388" w:author="Windows 사용자" w:date="2019-12-11T12:13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389" w:author="Windows 사용자" w:date="2019-12-11T12:14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29</w:t>
              </w:r>
            </w:ins>
          </w:p>
        </w:tc>
        <w:tc>
          <w:tcPr>
            <w:tcW w:w="907" w:type="dxa"/>
            <w:vAlign w:val="center"/>
          </w:tcPr>
          <w:p w14:paraId="0E404DEC" w14:textId="0F20085E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390" w:author="Windows 사용자" w:date="2019-12-11T12:08:00Z"/>
                <w:rFonts w:ascii="바탕" w:hAnsi="바탕"/>
                <w:sz w:val="16"/>
                <w:szCs w:val="16"/>
                <w:lang w:val="de-DE"/>
                <w:rPrChange w:id="14391" w:author="Windows 사용자" w:date="2019-12-11T12:10:00Z">
                  <w:rPr>
                    <w:ins w:id="14392" w:author="Windows 사용자" w:date="2019-12-11T12:08:00Z"/>
                    <w:lang w:val="de-DE"/>
                  </w:rPr>
                </w:rPrChange>
              </w:rPr>
              <w:pPrChange w:id="1439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394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395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</w:t>
              </w:r>
            </w:ins>
          </w:p>
        </w:tc>
        <w:tc>
          <w:tcPr>
            <w:tcW w:w="907" w:type="dxa"/>
            <w:vAlign w:val="center"/>
          </w:tcPr>
          <w:p w14:paraId="53FA00EB" w14:textId="6CF8ABF4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396" w:author="Windows 사용자" w:date="2019-12-11T12:08:00Z"/>
                <w:rFonts w:ascii="바탕" w:hAnsi="바탕"/>
                <w:sz w:val="16"/>
                <w:szCs w:val="16"/>
                <w:lang w:val="de-DE"/>
                <w:rPrChange w:id="14397" w:author="Windows 사용자" w:date="2019-12-11T12:10:00Z">
                  <w:rPr>
                    <w:ins w:id="14398" w:author="Windows 사용자" w:date="2019-12-11T12:08:00Z"/>
                    <w:lang w:val="de-DE"/>
                  </w:rPr>
                </w:rPrChange>
              </w:rPr>
              <w:pPrChange w:id="1439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400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401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54.712</w:t>
              </w:r>
            </w:ins>
          </w:p>
        </w:tc>
        <w:tc>
          <w:tcPr>
            <w:tcW w:w="907" w:type="dxa"/>
            <w:vMerge/>
            <w:vAlign w:val="center"/>
          </w:tcPr>
          <w:p w14:paraId="39021B54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402" w:author="Windows 사용자" w:date="2019-12-11T12:08:00Z"/>
                <w:rFonts w:ascii="바탕" w:hAnsi="바탕"/>
                <w:sz w:val="16"/>
                <w:szCs w:val="16"/>
                <w:lang w:val="de-DE"/>
                <w:rPrChange w:id="14403" w:author="Windows 사용자" w:date="2019-12-11T12:10:00Z">
                  <w:rPr>
                    <w:ins w:id="14404" w:author="Windows 사용자" w:date="2019-12-11T12:08:00Z"/>
                    <w:lang w:val="de-DE"/>
                  </w:rPr>
                </w:rPrChange>
              </w:rPr>
              <w:pPrChange w:id="1440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20DF24D5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406" w:author="Windows 사용자" w:date="2019-12-11T12:08:00Z"/>
                <w:rFonts w:ascii="바탕" w:hAnsi="바탕"/>
                <w:sz w:val="16"/>
                <w:szCs w:val="16"/>
                <w:lang w:val="de-DE"/>
                <w:rPrChange w:id="14407" w:author="Windows 사용자" w:date="2019-12-11T12:10:00Z">
                  <w:rPr>
                    <w:ins w:id="14408" w:author="Windows 사용자" w:date="2019-12-11T12:08:00Z"/>
                    <w:lang w:val="de-DE"/>
                  </w:rPr>
                </w:rPrChange>
              </w:rPr>
              <w:pPrChange w:id="1440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2B94C583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410" w:author="Windows 사용자" w:date="2019-12-11T12:08:00Z"/>
                <w:rFonts w:ascii="바탕" w:hAnsi="바탕"/>
                <w:sz w:val="16"/>
                <w:szCs w:val="16"/>
                <w:lang w:val="de-DE"/>
                <w:rPrChange w:id="14411" w:author="Windows 사용자" w:date="2019-12-11T12:10:00Z">
                  <w:rPr>
                    <w:ins w:id="14412" w:author="Windows 사용자" w:date="2019-12-11T12:08:00Z"/>
                    <w:lang w:val="de-DE"/>
                  </w:rPr>
                </w:rPrChange>
              </w:rPr>
              <w:pPrChange w:id="1441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Align w:val="center"/>
          </w:tcPr>
          <w:p w14:paraId="056A0D08" w14:textId="1AE9B1A5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414" w:author="Windows 사용자" w:date="2019-12-11T12:08:00Z"/>
                <w:rFonts w:ascii="바탕" w:hAnsi="바탕"/>
                <w:sz w:val="16"/>
                <w:szCs w:val="16"/>
                <w:lang w:val="de-DE"/>
                <w:rPrChange w:id="14415" w:author="Windows 사용자" w:date="2019-12-11T12:10:00Z">
                  <w:rPr>
                    <w:ins w:id="14416" w:author="Windows 사용자" w:date="2019-12-11T12:08:00Z"/>
                    <w:lang w:val="de-DE"/>
                  </w:rPr>
                </w:rPrChange>
              </w:rPr>
              <w:pPrChange w:id="1441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418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419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-0.055</w:t>
              </w:r>
            </w:ins>
          </w:p>
        </w:tc>
        <w:tc>
          <w:tcPr>
            <w:tcW w:w="907" w:type="dxa"/>
            <w:vAlign w:val="center"/>
          </w:tcPr>
          <w:p w14:paraId="5082A899" w14:textId="1250C01D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420" w:author="Windows 사용자" w:date="2019-12-11T12:08:00Z"/>
                <w:rFonts w:ascii="바탕" w:hAnsi="바탕"/>
                <w:sz w:val="16"/>
                <w:szCs w:val="16"/>
                <w:lang w:val="de-DE"/>
                <w:rPrChange w:id="14421" w:author="Windows 사용자" w:date="2019-12-11T12:10:00Z">
                  <w:rPr>
                    <w:ins w:id="14422" w:author="Windows 사용자" w:date="2019-12-11T12:08:00Z"/>
                    <w:lang w:val="de-DE"/>
                  </w:rPr>
                </w:rPrChange>
              </w:rPr>
              <w:pPrChange w:id="1442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424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425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0.079</w:t>
              </w:r>
            </w:ins>
          </w:p>
        </w:tc>
      </w:tr>
      <w:tr w:rsidR="00997D19" w:rsidRPr="00997D19" w14:paraId="74758506" w14:textId="77777777" w:rsidTr="00932E72">
        <w:trPr>
          <w:jc w:val="center"/>
          <w:ins w:id="14426" w:author="Windows 사용자" w:date="2019-12-11T12:08:00Z"/>
        </w:trPr>
        <w:tc>
          <w:tcPr>
            <w:tcW w:w="907" w:type="dxa"/>
            <w:vAlign w:val="center"/>
          </w:tcPr>
          <w:p w14:paraId="2F47D452" w14:textId="7D9EB67C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427" w:author="Windows 사용자" w:date="2019-12-11T12:13:00Z"/>
                <w:rFonts w:ascii="바탕" w:hAnsi="바탕"/>
                <w:color w:val="000000"/>
                <w:sz w:val="16"/>
                <w:szCs w:val="16"/>
              </w:rPr>
            </w:pPr>
            <w:ins w:id="14428" w:author="Windows 사용자" w:date="2019-12-11T12:13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429" w:author="Windows 사용자" w:date="2019-12-11T12:14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30</w:t>
              </w:r>
            </w:ins>
          </w:p>
        </w:tc>
        <w:tc>
          <w:tcPr>
            <w:tcW w:w="907" w:type="dxa"/>
            <w:vAlign w:val="center"/>
          </w:tcPr>
          <w:p w14:paraId="4C01EB5F" w14:textId="6E257D61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430" w:author="Windows 사용자" w:date="2019-12-11T12:08:00Z"/>
                <w:rFonts w:ascii="바탕" w:hAnsi="바탕"/>
                <w:sz w:val="16"/>
                <w:szCs w:val="16"/>
                <w:lang w:val="de-DE"/>
                <w:rPrChange w:id="14431" w:author="Windows 사용자" w:date="2019-12-11T12:10:00Z">
                  <w:rPr>
                    <w:ins w:id="14432" w:author="Windows 사용자" w:date="2019-12-11T12:08:00Z"/>
                    <w:lang w:val="de-DE"/>
                  </w:rPr>
                </w:rPrChange>
              </w:rPr>
              <w:pPrChange w:id="1443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434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435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</w:t>
              </w:r>
            </w:ins>
          </w:p>
        </w:tc>
        <w:tc>
          <w:tcPr>
            <w:tcW w:w="907" w:type="dxa"/>
            <w:vAlign w:val="center"/>
          </w:tcPr>
          <w:p w14:paraId="00AF7175" w14:textId="3A945994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436" w:author="Windows 사용자" w:date="2019-12-11T12:08:00Z"/>
                <w:rFonts w:ascii="바탕" w:hAnsi="바탕"/>
                <w:sz w:val="16"/>
                <w:szCs w:val="16"/>
                <w:lang w:val="de-DE"/>
                <w:rPrChange w:id="14437" w:author="Windows 사용자" w:date="2019-12-11T12:10:00Z">
                  <w:rPr>
                    <w:ins w:id="14438" w:author="Windows 사용자" w:date="2019-12-11T12:08:00Z"/>
                    <w:lang w:val="de-DE"/>
                  </w:rPr>
                </w:rPrChange>
              </w:rPr>
              <w:pPrChange w:id="1443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440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441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54.675</w:t>
              </w:r>
            </w:ins>
          </w:p>
        </w:tc>
        <w:tc>
          <w:tcPr>
            <w:tcW w:w="907" w:type="dxa"/>
            <w:vMerge/>
            <w:vAlign w:val="center"/>
          </w:tcPr>
          <w:p w14:paraId="65A05617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442" w:author="Windows 사용자" w:date="2019-12-11T12:08:00Z"/>
                <w:rFonts w:ascii="바탕" w:hAnsi="바탕"/>
                <w:sz w:val="16"/>
                <w:szCs w:val="16"/>
                <w:lang w:val="de-DE"/>
                <w:rPrChange w:id="14443" w:author="Windows 사용자" w:date="2019-12-11T12:10:00Z">
                  <w:rPr>
                    <w:ins w:id="14444" w:author="Windows 사용자" w:date="2019-12-11T12:08:00Z"/>
                    <w:lang w:val="de-DE"/>
                  </w:rPr>
                </w:rPrChange>
              </w:rPr>
              <w:pPrChange w:id="1444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5313A039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446" w:author="Windows 사용자" w:date="2019-12-11T12:08:00Z"/>
                <w:rFonts w:ascii="바탕" w:hAnsi="바탕"/>
                <w:sz w:val="16"/>
                <w:szCs w:val="16"/>
                <w:lang w:val="de-DE"/>
                <w:rPrChange w:id="14447" w:author="Windows 사용자" w:date="2019-12-11T12:10:00Z">
                  <w:rPr>
                    <w:ins w:id="14448" w:author="Windows 사용자" w:date="2019-12-11T12:08:00Z"/>
                    <w:lang w:val="de-DE"/>
                  </w:rPr>
                </w:rPrChange>
              </w:rPr>
              <w:pPrChange w:id="1444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32F69747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450" w:author="Windows 사용자" w:date="2019-12-11T12:08:00Z"/>
                <w:rFonts w:ascii="바탕" w:hAnsi="바탕"/>
                <w:sz w:val="16"/>
                <w:szCs w:val="16"/>
                <w:lang w:val="de-DE"/>
                <w:rPrChange w:id="14451" w:author="Windows 사용자" w:date="2019-12-11T12:10:00Z">
                  <w:rPr>
                    <w:ins w:id="14452" w:author="Windows 사용자" w:date="2019-12-11T12:08:00Z"/>
                    <w:lang w:val="de-DE"/>
                  </w:rPr>
                </w:rPrChange>
              </w:rPr>
              <w:pPrChange w:id="1445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Align w:val="center"/>
          </w:tcPr>
          <w:p w14:paraId="39166033" w14:textId="683D4719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454" w:author="Windows 사용자" w:date="2019-12-11T12:08:00Z"/>
                <w:rFonts w:ascii="바탕" w:hAnsi="바탕"/>
                <w:sz w:val="16"/>
                <w:szCs w:val="16"/>
                <w:lang w:val="de-DE"/>
                <w:rPrChange w:id="14455" w:author="Windows 사용자" w:date="2019-12-11T12:10:00Z">
                  <w:rPr>
                    <w:ins w:id="14456" w:author="Windows 사용자" w:date="2019-12-11T12:08:00Z"/>
                    <w:lang w:val="de-DE"/>
                  </w:rPr>
                </w:rPrChange>
              </w:rPr>
              <w:pPrChange w:id="1445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458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459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-0.037</w:t>
              </w:r>
            </w:ins>
          </w:p>
        </w:tc>
        <w:tc>
          <w:tcPr>
            <w:tcW w:w="907" w:type="dxa"/>
            <w:vAlign w:val="center"/>
          </w:tcPr>
          <w:p w14:paraId="2A756377" w14:textId="11DD7D1A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460" w:author="Windows 사용자" w:date="2019-12-11T12:08:00Z"/>
                <w:rFonts w:ascii="바탕" w:hAnsi="바탕"/>
                <w:sz w:val="16"/>
                <w:szCs w:val="16"/>
                <w:lang w:val="de-DE"/>
                <w:rPrChange w:id="14461" w:author="Windows 사용자" w:date="2019-12-11T12:10:00Z">
                  <w:rPr>
                    <w:ins w:id="14462" w:author="Windows 사용자" w:date="2019-12-11T12:08:00Z"/>
                    <w:lang w:val="de-DE"/>
                  </w:rPr>
                </w:rPrChange>
              </w:rPr>
              <w:pPrChange w:id="1446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464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465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0.053</w:t>
              </w:r>
            </w:ins>
          </w:p>
        </w:tc>
      </w:tr>
      <w:tr w:rsidR="00997D19" w:rsidRPr="00997D19" w14:paraId="5D76490E" w14:textId="77777777" w:rsidTr="00932E72">
        <w:trPr>
          <w:jc w:val="center"/>
          <w:ins w:id="14466" w:author="Windows 사용자" w:date="2019-12-11T12:08:00Z"/>
        </w:trPr>
        <w:tc>
          <w:tcPr>
            <w:tcW w:w="907" w:type="dxa"/>
            <w:vAlign w:val="center"/>
          </w:tcPr>
          <w:p w14:paraId="000EEC6D" w14:textId="4CCB9D4B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467" w:author="Windows 사용자" w:date="2019-12-11T12:13:00Z"/>
                <w:rFonts w:ascii="바탕" w:hAnsi="바탕"/>
                <w:color w:val="000000"/>
                <w:sz w:val="16"/>
                <w:szCs w:val="16"/>
              </w:rPr>
            </w:pPr>
            <w:ins w:id="14468" w:author="Windows 사용자" w:date="2019-12-11T12:13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469" w:author="Windows 사용자" w:date="2019-12-11T12:14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31</w:t>
              </w:r>
            </w:ins>
          </w:p>
        </w:tc>
        <w:tc>
          <w:tcPr>
            <w:tcW w:w="907" w:type="dxa"/>
            <w:vAlign w:val="center"/>
          </w:tcPr>
          <w:p w14:paraId="5B7D2B3E" w14:textId="71A91EC9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470" w:author="Windows 사용자" w:date="2019-12-11T12:08:00Z"/>
                <w:rFonts w:ascii="바탕" w:hAnsi="바탕"/>
                <w:sz w:val="16"/>
                <w:szCs w:val="16"/>
                <w:lang w:val="de-DE"/>
                <w:rPrChange w:id="14471" w:author="Windows 사용자" w:date="2019-12-11T12:10:00Z">
                  <w:rPr>
                    <w:ins w:id="14472" w:author="Windows 사용자" w:date="2019-12-11T12:08:00Z"/>
                    <w:lang w:val="de-DE"/>
                  </w:rPr>
                </w:rPrChange>
              </w:rPr>
              <w:pPrChange w:id="1447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474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475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</w:t>
              </w:r>
            </w:ins>
          </w:p>
        </w:tc>
        <w:tc>
          <w:tcPr>
            <w:tcW w:w="907" w:type="dxa"/>
            <w:vAlign w:val="center"/>
          </w:tcPr>
          <w:p w14:paraId="6BF0D14C" w14:textId="34EC386F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476" w:author="Windows 사용자" w:date="2019-12-11T12:08:00Z"/>
                <w:rFonts w:ascii="바탕" w:hAnsi="바탕"/>
                <w:sz w:val="16"/>
                <w:szCs w:val="16"/>
                <w:lang w:val="de-DE"/>
                <w:rPrChange w:id="14477" w:author="Windows 사용자" w:date="2019-12-11T12:10:00Z">
                  <w:rPr>
                    <w:ins w:id="14478" w:author="Windows 사용자" w:date="2019-12-11T12:08:00Z"/>
                    <w:lang w:val="de-DE"/>
                  </w:rPr>
                </w:rPrChange>
              </w:rPr>
              <w:pPrChange w:id="1447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480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481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54.656</w:t>
              </w:r>
            </w:ins>
          </w:p>
        </w:tc>
        <w:tc>
          <w:tcPr>
            <w:tcW w:w="907" w:type="dxa"/>
            <w:vMerge w:val="restart"/>
            <w:vAlign w:val="center"/>
          </w:tcPr>
          <w:p w14:paraId="109A4068" w14:textId="653DD369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482" w:author="Windows 사용자" w:date="2019-12-11T12:08:00Z"/>
                <w:rFonts w:ascii="바탕" w:hAnsi="바탕"/>
                <w:sz w:val="16"/>
                <w:szCs w:val="16"/>
                <w:lang w:val="de-DE"/>
                <w:rPrChange w:id="14483" w:author="Windows 사용자" w:date="2019-12-11T12:10:00Z">
                  <w:rPr>
                    <w:ins w:id="14484" w:author="Windows 사용자" w:date="2019-12-11T12:08:00Z"/>
                    <w:lang w:val="de-DE"/>
                  </w:rPr>
                </w:rPrChange>
              </w:rPr>
              <w:pPrChange w:id="1448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486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487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4.583</w:t>
              </w:r>
            </w:ins>
          </w:p>
        </w:tc>
        <w:tc>
          <w:tcPr>
            <w:tcW w:w="907" w:type="dxa"/>
            <w:vMerge w:val="restart"/>
            <w:vAlign w:val="center"/>
          </w:tcPr>
          <w:p w14:paraId="08A5898F" w14:textId="0FE4623A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488" w:author="Windows 사용자" w:date="2019-12-11T12:08:00Z"/>
                <w:rFonts w:ascii="바탕" w:hAnsi="바탕"/>
                <w:sz w:val="16"/>
                <w:szCs w:val="16"/>
                <w:lang w:val="de-DE"/>
                <w:rPrChange w:id="14489" w:author="Windows 사용자" w:date="2019-12-11T12:10:00Z">
                  <w:rPr>
                    <w:ins w:id="14490" w:author="Windows 사용자" w:date="2019-12-11T12:08:00Z"/>
                    <w:lang w:val="de-DE"/>
                  </w:rPr>
                </w:rPrChange>
              </w:rPr>
              <w:pPrChange w:id="1449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492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493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4.557</w:t>
              </w:r>
            </w:ins>
          </w:p>
        </w:tc>
        <w:tc>
          <w:tcPr>
            <w:tcW w:w="907" w:type="dxa"/>
            <w:vMerge w:val="restart"/>
            <w:vAlign w:val="center"/>
          </w:tcPr>
          <w:p w14:paraId="519AFA21" w14:textId="479900F2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494" w:author="Windows 사용자" w:date="2019-12-11T12:08:00Z"/>
                <w:rFonts w:ascii="바탕" w:hAnsi="바탕"/>
                <w:sz w:val="16"/>
                <w:szCs w:val="16"/>
                <w:lang w:val="de-DE"/>
                <w:rPrChange w:id="14495" w:author="Windows 사용자" w:date="2019-12-11T12:10:00Z">
                  <w:rPr>
                    <w:ins w:id="14496" w:author="Windows 사용자" w:date="2019-12-11T12:08:00Z"/>
                    <w:lang w:val="de-DE"/>
                  </w:rPr>
                </w:rPrChange>
              </w:rPr>
              <w:pPrChange w:id="1449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498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499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0.565</w:t>
              </w:r>
            </w:ins>
          </w:p>
        </w:tc>
        <w:tc>
          <w:tcPr>
            <w:tcW w:w="907" w:type="dxa"/>
            <w:vAlign w:val="center"/>
          </w:tcPr>
          <w:p w14:paraId="417AB342" w14:textId="53C60E64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500" w:author="Windows 사용자" w:date="2019-12-11T12:08:00Z"/>
                <w:rFonts w:ascii="바탕" w:hAnsi="바탕"/>
                <w:sz w:val="16"/>
                <w:szCs w:val="16"/>
                <w:lang w:val="de-DE"/>
                <w:rPrChange w:id="14501" w:author="Windows 사용자" w:date="2019-12-11T12:10:00Z">
                  <w:rPr>
                    <w:ins w:id="14502" w:author="Windows 사용자" w:date="2019-12-11T12:08:00Z"/>
                    <w:lang w:val="de-DE"/>
                  </w:rPr>
                </w:rPrChange>
              </w:rPr>
              <w:pPrChange w:id="1450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504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505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-0.019</w:t>
              </w:r>
            </w:ins>
          </w:p>
        </w:tc>
        <w:tc>
          <w:tcPr>
            <w:tcW w:w="907" w:type="dxa"/>
            <w:vAlign w:val="center"/>
          </w:tcPr>
          <w:p w14:paraId="1B3BBAB4" w14:textId="7023014B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506" w:author="Windows 사용자" w:date="2019-12-11T12:08:00Z"/>
                <w:rFonts w:ascii="바탕" w:hAnsi="바탕"/>
                <w:sz w:val="16"/>
                <w:szCs w:val="16"/>
                <w:lang w:val="de-DE"/>
                <w:rPrChange w:id="14507" w:author="Windows 사용자" w:date="2019-12-11T12:10:00Z">
                  <w:rPr>
                    <w:ins w:id="14508" w:author="Windows 사용자" w:date="2019-12-11T12:08:00Z"/>
                    <w:lang w:val="de-DE"/>
                  </w:rPr>
                </w:rPrChange>
              </w:rPr>
              <w:pPrChange w:id="1450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510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511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0.027</w:t>
              </w:r>
            </w:ins>
          </w:p>
        </w:tc>
      </w:tr>
      <w:tr w:rsidR="00997D19" w:rsidRPr="00997D19" w14:paraId="28FBB28C" w14:textId="77777777" w:rsidTr="00932E72">
        <w:trPr>
          <w:jc w:val="center"/>
          <w:ins w:id="14512" w:author="Windows 사용자" w:date="2019-12-11T12:08:00Z"/>
        </w:trPr>
        <w:tc>
          <w:tcPr>
            <w:tcW w:w="907" w:type="dxa"/>
            <w:vAlign w:val="center"/>
          </w:tcPr>
          <w:p w14:paraId="65F6D1D1" w14:textId="3A5E35F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513" w:author="Windows 사용자" w:date="2019-12-11T12:13:00Z"/>
                <w:rFonts w:ascii="바탕" w:hAnsi="바탕"/>
                <w:color w:val="000000"/>
                <w:sz w:val="16"/>
                <w:szCs w:val="16"/>
              </w:rPr>
            </w:pPr>
            <w:ins w:id="14514" w:author="Windows 사용자" w:date="2019-12-11T12:13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515" w:author="Windows 사용자" w:date="2019-12-11T12:14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32</w:t>
              </w:r>
            </w:ins>
          </w:p>
        </w:tc>
        <w:tc>
          <w:tcPr>
            <w:tcW w:w="907" w:type="dxa"/>
            <w:vAlign w:val="center"/>
          </w:tcPr>
          <w:p w14:paraId="1DDD8ABC" w14:textId="5790B82F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516" w:author="Windows 사용자" w:date="2019-12-11T12:08:00Z"/>
                <w:rFonts w:ascii="바탕" w:hAnsi="바탕"/>
                <w:sz w:val="16"/>
                <w:szCs w:val="16"/>
                <w:lang w:val="de-DE"/>
                <w:rPrChange w:id="14517" w:author="Windows 사용자" w:date="2019-12-11T12:10:00Z">
                  <w:rPr>
                    <w:ins w:id="14518" w:author="Windows 사용자" w:date="2019-12-11T12:08:00Z"/>
                    <w:lang w:val="de-DE"/>
                  </w:rPr>
                </w:rPrChange>
              </w:rPr>
              <w:pPrChange w:id="1451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520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521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</w:t>
              </w:r>
            </w:ins>
          </w:p>
        </w:tc>
        <w:tc>
          <w:tcPr>
            <w:tcW w:w="907" w:type="dxa"/>
            <w:vAlign w:val="center"/>
          </w:tcPr>
          <w:p w14:paraId="5720104F" w14:textId="2E415ECE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522" w:author="Windows 사용자" w:date="2019-12-11T12:08:00Z"/>
                <w:rFonts w:ascii="바탕" w:hAnsi="바탕"/>
                <w:sz w:val="16"/>
                <w:szCs w:val="16"/>
                <w:lang w:val="de-DE"/>
                <w:rPrChange w:id="14523" w:author="Windows 사용자" w:date="2019-12-11T12:10:00Z">
                  <w:rPr>
                    <w:ins w:id="14524" w:author="Windows 사용자" w:date="2019-12-11T12:08:00Z"/>
                    <w:lang w:val="de-DE"/>
                  </w:rPr>
                </w:rPrChange>
              </w:rPr>
              <w:pPrChange w:id="1452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526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527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54.657</w:t>
              </w:r>
            </w:ins>
          </w:p>
        </w:tc>
        <w:tc>
          <w:tcPr>
            <w:tcW w:w="907" w:type="dxa"/>
            <w:vMerge/>
            <w:vAlign w:val="center"/>
          </w:tcPr>
          <w:p w14:paraId="041E8184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528" w:author="Windows 사용자" w:date="2019-12-11T12:08:00Z"/>
                <w:rFonts w:ascii="바탕" w:hAnsi="바탕"/>
                <w:sz w:val="16"/>
                <w:szCs w:val="16"/>
                <w:lang w:val="de-DE"/>
                <w:rPrChange w:id="14529" w:author="Windows 사용자" w:date="2019-12-11T12:10:00Z">
                  <w:rPr>
                    <w:ins w:id="14530" w:author="Windows 사용자" w:date="2019-12-11T12:08:00Z"/>
                    <w:lang w:val="de-DE"/>
                  </w:rPr>
                </w:rPrChange>
              </w:rPr>
              <w:pPrChange w:id="1453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215B5E20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532" w:author="Windows 사용자" w:date="2019-12-11T12:08:00Z"/>
                <w:rFonts w:ascii="바탕" w:hAnsi="바탕"/>
                <w:sz w:val="16"/>
                <w:szCs w:val="16"/>
                <w:lang w:val="de-DE"/>
                <w:rPrChange w:id="14533" w:author="Windows 사용자" w:date="2019-12-11T12:10:00Z">
                  <w:rPr>
                    <w:ins w:id="14534" w:author="Windows 사용자" w:date="2019-12-11T12:08:00Z"/>
                    <w:lang w:val="de-DE"/>
                  </w:rPr>
                </w:rPrChange>
              </w:rPr>
              <w:pPrChange w:id="1453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4936BBCE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536" w:author="Windows 사용자" w:date="2019-12-11T12:08:00Z"/>
                <w:rFonts w:ascii="바탕" w:hAnsi="바탕"/>
                <w:sz w:val="16"/>
                <w:szCs w:val="16"/>
                <w:lang w:val="de-DE"/>
                <w:rPrChange w:id="14537" w:author="Windows 사용자" w:date="2019-12-11T12:10:00Z">
                  <w:rPr>
                    <w:ins w:id="14538" w:author="Windows 사용자" w:date="2019-12-11T12:08:00Z"/>
                    <w:lang w:val="de-DE"/>
                  </w:rPr>
                </w:rPrChange>
              </w:rPr>
              <w:pPrChange w:id="1453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Align w:val="center"/>
          </w:tcPr>
          <w:p w14:paraId="53CFA0EE" w14:textId="1CDEC99F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540" w:author="Windows 사용자" w:date="2019-12-11T12:08:00Z"/>
                <w:rFonts w:ascii="바탕" w:hAnsi="바탕"/>
                <w:sz w:val="16"/>
                <w:szCs w:val="16"/>
                <w:lang w:val="de-DE"/>
                <w:rPrChange w:id="14541" w:author="Windows 사용자" w:date="2019-12-11T12:10:00Z">
                  <w:rPr>
                    <w:ins w:id="14542" w:author="Windows 사용자" w:date="2019-12-11T12:08:00Z"/>
                    <w:lang w:val="de-DE"/>
                  </w:rPr>
                </w:rPrChange>
              </w:rPr>
              <w:pPrChange w:id="1454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544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545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0.001</w:t>
              </w:r>
            </w:ins>
          </w:p>
        </w:tc>
        <w:tc>
          <w:tcPr>
            <w:tcW w:w="907" w:type="dxa"/>
            <w:vAlign w:val="center"/>
          </w:tcPr>
          <w:p w14:paraId="5F5DB528" w14:textId="29E9A8DD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546" w:author="Windows 사용자" w:date="2019-12-11T12:08:00Z"/>
                <w:rFonts w:ascii="바탕" w:hAnsi="바탕"/>
                <w:sz w:val="16"/>
                <w:szCs w:val="16"/>
                <w:lang w:val="de-DE"/>
                <w:rPrChange w:id="14547" w:author="Windows 사용자" w:date="2019-12-11T12:10:00Z">
                  <w:rPr>
                    <w:ins w:id="14548" w:author="Windows 사용자" w:date="2019-12-11T12:08:00Z"/>
                    <w:lang w:val="de-DE"/>
                  </w:rPr>
                </w:rPrChange>
              </w:rPr>
              <w:pPrChange w:id="1454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550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551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0.001</w:t>
              </w:r>
            </w:ins>
          </w:p>
        </w:tc>
      </w:tr>
      <w:tr w:rsidR="00997D19" w:rsidRPr="00997D19" w14:paraId="4AA5DD1C" w14:textId="77777777" w:rsidTr="00932E72">
        <w:trPr>
          <w:jc w:val="center"/>
          <w:ins w:id="14552" w:author="Windows 사용자" w:date="2019-12-11T12:08:00Z"/>
        </w:trPr>
        <w:tc>
          <w:tcPr>
            <w:tcW w:w="907" w:type="dxa"/>
            <w:vAlign w:val="center"/>
          </w:tcPr>
          <w:p w14:paraId="4366328F" w14:textId="4B4917E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553" w:author="Windows 사용자" w:date="2019-12-11T12:13:00Z"/>
                <w:rFonts w:ascii="바탕" w:hAnsi="바탕"/>
                <w:color w:val="000000"/>
                <w:sz w:val="16"/>
                <w:szCs w:val="16"/>
              </w:rPr>
            </w:pPr>
            <w:ins w:id="14554" w:author="Windows 사용자" w:date="2019-12-11T12:13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555" w:author="Windows 사용자" w:date="2019-12-11T12:14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33</w:t>
              </w:r>
            </w:ins>
          </w:p>
        </w:tc>
        <w:tc>
          <w:tcPr>
            <w:tcW w:w="907" w:type="dxa"/>
            <w:vAlign w:val="center"/>
          </w:tcPr>
          <w:p w14:paraId="5AFD77BB" w14:textId="48DC383C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556" w:author="Windows 사용자" w:date="2019-12-11T12:08:00Z"/>
                <w:rFonts w:ascii="바탕" w:hAnsi="바탕"/>
                <w:sz w:val="16"/>
                <w:szCs w:val="16"/>
                <w:lang w:val="de-DE"/>
                <w:rPrChange w:id="14557" w:author="Windows 사용자" w:date="2019-12-11T12:10:00Z">
                  <w:rPr>
                    <w:ins w:id="14558" w:author="Windows 사용자" w:date="2019-12-11T12:08:00Z"/>
                    <w:lang w:val="de-DE"/>
                  </w:rPr>
                </w:rPrChange>
              </w:rPr>
              <w:pPrChange w:id="1455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560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561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</w:t>
              </w:r>
            </w:ins>
          </w:p>
        </w:tc>
        <w:tc>
          <w:tcPr>
            <w:tcW w:w="907" w:type="dxa"/>
            <w:vAlign w:val="center"/>
          </w:tcPr>
          <w:p w14:paraId="48E716BA" w14:textId="0A51B401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562" w:author="Windows 사용자" w:date="2019-12-11T12:08:00Z"/>
                <w:rFonts w:ascii="바탕" w:hAnsi="바탕"/>
                <w:sz w:val="16"/>
                <w:szCs w:val="16"/>
                <w:lang w:val="de-DE"/>
                <w:rPrChange w:id="14563" w:author="Windows 사용자" w:date="2019-12-11T12:10:00Z">
                  <w:rPr>
                    <w:ins w:id="14564" w:author="Windows 사용자" w:date="2019-12-11T12:08:00Z"/>
                    <w:lang w:val="de-DE"/>
                  </w:rPr>
                </w:rPrChange>
              </w:rPr>
              <w:pPrChange w:id="1456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566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567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54.674</w:t>
              </w:r>
            </w:ins>
          </w:p>
        </w:tc>
        <w:tc>
          <w:tcPr>
            <w:tcW w:w="907" w:type="dxa"/>
            <w:vMerge/>
            <w:vAlign w:val="center"/>
          </w:tcPr>
          <w:p w14:paraId="645FB695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568" w:author="Windows 사용자" w:date="2019-12-11T12:08:00Z"/>
                <w:rFonts w:ascii="바탕" w:hAnsi="바탕"/>
                <w:sz w:val="16"/>
                <w:szCs w:val="16"/>
                <w:lang w:val="de-DE"/>
                <w:rPrChange w:id="14569" w:author="Windows 사용자" w:date="2019-12-11T12:10:00Z">
                  <w:rPr>
                    <w:ins w:id="14570" w:author="Windows 사용자" w:date="2019-12-11T12:08:00Z"/>
                    <w:lang w:val="de-DE"/>
                  </w:rPr>
                </w:rPrChange>
              </w:rPr>
              <w:pPrChange w:id="1457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46EC6A3D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572" w:author="Windows 사용자" w:date="2019-12-11T12:08:00Z"/>
                <w:rFonts w:ascii="바탕" w:hAnsi="바탕"/>
                <w:sz w:val="16"/>
                <w:szCs w:val="16"/>
                <w:lang w:val="de-DE"/>
                <w:rPrChange w:id="14573" w:author="Windows 사용자" w:date="2019-12-11T12:10:00Z">
                  <w:rPr>
                    <w:ins w:id="14574" w:author="Windows 사용자" w:date="2019-12-11T12:08:00Z"/>
                    <w:lang w:val="de-DE"/>
                  </w:rPr>
                </w:rPrChange>
              </w:rPr>
              <w:pPrChange w:id="1457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76B48684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576" w:author="Windows 사용자" w:date="2019-12-11T12:08:00Z"/>
                <w:rFonts w:ascii="바탕" w:hAnsi="바탕"/>
                <w:sz w:val="16"/>
                <w:szCs w:val="16"/>
                <w:lang w:val="de-DE"/>
                <w:rPrChange w:id="14577" w:author="Windows 사용자" w:date="2019-12-11T12:10:00Z">
                  <w:rPr>
                    <w:ins w:id="14578" w:author="Windows 사용자" w:date="2019-12-11T12:08:00Z"/>
                    <w:lang w:val="de-DE"/>
                  </w:rPr>
                </w:rPrChange>
              </w:rPr>
              <w:pPrChange w:id="1457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Align w:val="center"/>
          </w:tcPr>
          <w:p w14:paraId="0699666D" w14:textId="7B734E3F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580" w:author="Windows 사용자" w:date="2019-12-11T12:08:00Z"/>
                <w:rFonts w:ascii="바탕" w:hAnsi="바탕"/>
                <w:sz w:val="16"/>
                <w:szCs w:val="16"/>
                <w:lang w:val="de-DE"/>
                <w:rPrChange w:id="14581" w:author="Windows 사용자" w:date="2019-12-11T12:10:00Z">
                  <w:rPr>
                    <w:ins w:id="14582" w:author="Windows 사용자" w:date="2019-12-11T12:08:00Z"/>
                    <w:lang w:val="de-DE"/>
                  </w:rPr>
                </w:rPrChange>
              </w:rPr>
              <w:pPrChange w:id="1458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584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585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0.017</w:t>
              </w:r>
            </w:ins>
          </w:p>
        </w:tc>
        <w:tc>
          <w:tcPr>
            <w:tcW w:w="907" w:type="dxa"/>
            <w:vAlign w:val="center"/>
          </w:tcPr>
          <w:p w14:paraId="45FB0970" w14:textId="118DB675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586" w:author="Windows 사용자" w:date="2019-12-11T12:08:00Z"/>
                <w:rFonts w:ascii="바탕" w:hAnsi="바탕"/>
                <w:sz w:val="16"/>
                <w:szCs w:val="16"/>
                <w:lang w:val="de-DE"/>
                <w:rPrChange w:id="14587" w:author="Windows 사용자" w:date="2019-12-11T12:10:00Z">
                  <w:rPr>
                    <w:ins w:id="14588" w:author="Windows 사용자" w:date="2019-12-11T12:08:00Z"/>
                    <w:lang w:val="de-DE"/>
                  </w:rPr>
                </w:rPrChange>
              </w:rPr>
              <w:pPrChange w:id="1458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590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591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0.024</w:t>
              </w:r>
            </w:ins>
          </w:p>
        </w:tc>
      </w:tr>
      <w:tr w:rsidR="00997D19" w:rsidRPr="00997D19" w14:paraId="7EDA59CB" w14:textId="77777777" w:rsidTr="00932E72">
        <w:trPr>
          <w:jc w:val="center"/>
          <w:ins w:id="14592" w:author="Windows 사용자" w:date="2019-12-11T12:08:00Z"/>
        </w:trPr>
        <w:tc>
          <w:tcPr>
            <w:tcW w:w="907" w:type="dxa"/>
            <w:vAlign w:val="center"/>
          </w:tcPr>
          <w:p w14:paraId="38926C97" w14:textId="4E26C438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593" w:author="Windows 사용자" w:date="2019-12-11T12:13:00Z"/>
                <w:rFonts w:ascii="바탕" w:hAnsi="바탕"/>
                <w:color w:val="000000"/>
                <w:sz w:val="16"/>
                <w:szCs w:val="16"/>
              </w:rPr>
            </w:pPr>
            <w:ins w:id="14594" w:author="Windows 사용자" w:date="2019-12-11T12:13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595" w:author="Windows 사용자" w:date="2019-12-11T12:14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34</w:t>
              </w:r>
            </w:ins>
          </w:p>
        </w:tc>
        <w:tc>
          <w:tcPr>
            <w:tcW w:w="907" w:type="dxa"/>
            <w:vAlign w:val="center"/>
          </w:tcPr>
          <w:p w14:paraId="582069B1" w14:textId="42AE6CD8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596" w:author="Windows 사용자" w:date="2019-12-11T12:08:00Z"/>
                <w:rFonts w:ascii="바탕" w:hAnsi="바탕"/>
                <w:sz w:val="16"/>
                <w:szCs w:val="16"/>
                <w:lang w:val="de-DE"/>
                <w:rPrChange w:id="14597" w:author="Windows 사용자" w:date="2019-12-11T12:10:00Z">
                  <w:rPr>
                    <w:ins w:id="14598" w:author="Windows 사용자" w:date="2019-12-11T12:08:00Z"/>
                    <w:lang w:val="de-DE"/>
                  </w:rPr>
                </w:rPrChange>
              </w:rPr>
              <w:pPrChange w:id="1459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600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601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</w:t>
              </w:r>
            </w:ins>
          </w:p>
        </w:tc>
        <w:tc>
          <w:tcPr>
            <w:tcW w:w="907" w:type="dxa"/>
            <w:vAlign w:val="center"/>
          </w:tcPr>
          <w:p w14:paraId="6E838211" w14:textId="263DE514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602" w:author="Windows 사용자" w:date="2019-12-11T12:08:00Z"/>
                <w:rFonts w:ascii="바탕" w:hAnsi="바탕"/>
                <w:sz w:val="16"/>
                <w:szCs w:val="16"/>
                <w:lang w:val="de-DE"/>
                <w:rPrChange w:id="14603" w:author="Windows 사용자" w:date="2019-12-11T12:10:00Z">
                  <w:rPr>
                    <w:ins w:id="14604" w:author="Windows 사용자" w:date="2019-12-11T12:08:00Z"/>
                    <w:lang w:val="de-DE"/>
                  </w:rPr>
                </w:rPrChange>
              </w:rPr>
              <w:pPrChange w:id="1460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606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607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54.706</w:t>
              </w:r>
            </w:ins>
          </w:p>
        </w:tc>
        <w:tc>
          <w:tcPr>
            <w:tcW w:w="907" w:type="dxa"/>
            <w:vMerge/>
            <w:vAlign w:val="center"/>
          </w:tcPr>
          <w:p w14:paraId="4621AD0D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608" w:author="Windows 사용자" w:date="2019-12-11T12:08:00Z"/>
                <w:rFonts w:ascii="바탕" w:hAnsi="바탕"/>
                <w:sz w:val="16"/>
                <w:szCs w:val="16"/>
                <w:lang w:val="de-DE"/>
                <w:rPrChange w:id="14609" w:author="Windows 사용자" w:date="2019-12-11T12:10:00Z">
                  <w:rPr>
                    <w:ins w:id="14610" w:author="Windows 사용자" w:date="2019-12-11T12:08:00Z"/>
                    <w:lang w:val="de-DE"/>
                  </w:rPr>
                </w:rPrChange>
              </w:rPr>
              <w:pPrChange w:id="1461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14F8B4B3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612" w:author="Windows 사용자" w:date="2019-12-11T12:08:00Z"/>
                <w:rFonts w:ascii="바탕" w:hAnsi="바탕"/>
                <w:sz w:val="16"/>
                <w:szCs w:val="16"/>
                <w:lang w:val="de-DE"/>
                <w:rPrChange w:id="14613" w:author="Windows 사용자" w:date="2019-12-11T12:10:00Z">
                  <w:rPr>
                    <w:ins w:id="14614" w:author="Windows 사용자" w:date="2019-12-11T12:08:00Z"/>
                    <w:lang w:val="de-DE"/>
                  </w:rPr>
                </w:rPrChange>
              </w:rPr>
              <w:pPrChange w:id="1461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2438FCDD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616" w:author="Windows 사용자" w:date="2019-12-11T12:08:00Z"/>
                <w:rFonts w:ascii="바탕" w:hAnsi="바탕"/>
                <w:sz w:val="16"/>
                <w:szCs w:val="16"/>
                <w:lang w:val="de-DE"/>
                <w:rPrChange w:id="14617" w:author="Windows 사용자" w:date="2019-12-11T12:10:00Z">
                  <w:rPr>
                    <w:ins w:id="14618" w:author="Windows 사용자" w:date="2019-12-11T12:08:00Z"/>
                    <w:lang w:val="de-DE"/>
                  </w:rPr>
                </w:rPrChange>
              </w:rPr>
              <w:pPrChange w:id="1461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Align w:val="center"/>
          </w:tcPr>
          <w:p w14:paraId="394968DA" w14:textId="2F89F3ED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620" w:author="Windows 사용자" w:date="2019-12-11T12:08:00Z"/>
                <w:rFonts w:ascii="바탕" w:hAnsi="바탕"/>
                <w:sz w:val="16"/>
                <w:szCs w:val="16"/>
                <w:lang w:val="de-DE"/>
                <w:rPrChange w:id="14621" w:author="Windows 사용자" w:date="2019-12-11T12:10:00Z">
                  <w:rPr>
                    <w:ins w:id="14622" w:author="Windows 사용자" w:date="2019-12-11T12:08:00Z"/>
                    <w:lang w:val="de-DE"/>
                  </w:rPr>
                </w:rPrChange>
              </w:rPr>
              <w:pPrChange w:id="1462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624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625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0.032</w:t>
              </w:r>
            </w:ins>
          </w:p>
        </w:tc>
        <w:tc>
          <w:tcPr>
            <w:tcW w:w="907" w:type="dxa"/>
            <w:vAlign w:val="center"/>
          </w:tcPr>
          <w:p w14:paraId="5048405F" w14:textId="5A5FA5C2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626" w:author="Windows 사용자" w:date="2019-12-11T12:08:00Z"/>
                <w:rFonts w:ascii="바탕" w:hAnsi="바탕"/>
                <w:sz w:val="16"/>
                <w:szCs w:val="16"/>
                <w:lang w:val="de-DE"/>
                <w:rPrChange w:id="14627" w:author="Windows 사용자" w:date="2019-12-11T12:10:00Z">
                  <w:rPr>
                    <w:ins w:id="14628" w:author="Windows 사용자" w:date="2019-12-11T12:08:00Z"/>
                    <w:lang w:val="de-DE"/>
                  </w:rPr>
                </w:rPrChange>
              </w:rPr>
              <w:pPrChange w:id="1462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630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631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0.046</w:t>
              </w:r>
            </w:ins>
          </w:p>
        </w:tc>
      </w:tr>
      <w:tr w:rsidR="00997D19" w:rsidRPr="00997D19" w14:paraId="3A324DBA" w14:textId="77777777" w:rsidTr="00932E72">
        <w:trPr>
          <w:jc w:val="center"/>
          <w:ins w:id="14632" w:author="Windows 사용자" w:date="2019-12-11T12:08:00Z"/>
        </w:trPr>
        <w:tc>
          <w:tcPr>
            <w:tcW w:w="907" w:type="dxa"/>
            <w:vAlign w:val="center"/>
          </w:tcPr>
          <w:p w14:paraId="544C9729" w14:textId="4042873D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633" w:author="Windows 사용자" w:date="2019-12-11T12:13:00Z"/>
                <w:rFonts w:ascii="바탕" w:hAnsi="바탕"/>
                <w:color w:val="000000"/>
                <w:sz w:val="16"/>
                <w:szCs w:val="16"/>
              </w:rPr>
            </w:pPr>
            <w:ins w:id="14634" w:author="Windows 사용자" w:date="2019-12-11T12:13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635" w:author="Windows 사용자" w:date="2019-12-11T12:14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35</w:t>
              </w:r>
            </w:ins>
          </w:p>
        </w:tc>
        <w:tc>
          <w:tcPr>
            <w:tcW w:w="907" w:type="dxa"/>
            <w:vAlign w:val="center"/>
          </w:tcPr>
          <w:p w14:paraId="19B3C66C" w14:textId="645CB9B1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636" w:author="Windows 사용자" w:date="2019-12-11T12:08:00Z"/>
                <w:rFonts w:ascii="바탕" w:hAnsi="바탕"/>
                <w:sz w:val="16"/>
                <w:szCs w:val="16"/>
                <w:lang w:val="de-DE"/>
                <w:rPrChange w:id="14637" w:author="Windows 사용자" w:date="2019-12-11T12:10:00Z">
                  <w:rPr>
                    <w:ins w:id="14638" w:author="Windows 사용자" w:date="2019-12-11T12:08:00Z"/>
                    <w:lang w:val="de-DE"/>
                  </w:rPr>
                </w:rPrChange>
              </w:rPr>
              <w:pPrChange w:id="1463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640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641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</w:t>
              </w:r>
            </w:ins>
          </w:p>
        </w:tc>
        <w:tc>
          <w:tcPr>
            <w:tcW w:w="907" w:type="dxa"/>
            <w:vAlign w:val="center"/>
          </w:tcPr>
          <w:p w14:paraId="20CFD283" w14:textId="63C8CA1B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642" w:author="Windows 사용자" w:date="2019-12-11T12:08:00Z"/>
                <w:rFonts w:ascii="바탕" w:hAnsi="바탕"/>
                <w:sz w:val="16"/>
                <w:szCs w:val="16"/>
                <w:lang w:val="de-DE"/>
                <w:rPrChange w:id="14643" w:author="Windows 사용자" w:date="2019-12-11T12:10:00Z">
                  <w:rPr>
                    <w:ins w:id="14644" w:author="Windows 사용자" w:date="2019-12-11T12:08:00Z"/>
                    <w:lang w:val="de-DE"/>
                  </w:rPr>
                </w:rPrChange>
              </w:rPr>
              <w:pPrChange w:id="1464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646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647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54.752</w:t>
              </w:r>
            </w:ins>
          </w:p>
        </w:tc>
        <w:tc>
          <w:tcPr>
            <w:tcW w:w="907" w:type="dxa"/>
            <w:vMerge/>
            <w:vAlign w:val="center"/>
          </w:tcPr>
          <w:p w14:paraId="5FCBA4AF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648" w:author="Windows 사용자" w:date="2019-12-11T12:08:00Z"/>
                <w:rFonts w:ascii="바탕" w:hAnsi="바탕"/>
                <w:sz w:val="16"/>
                <w:szCs w:val="16"/>
                <w:lang w:val="de-DE"/>
                <w:rPrChange w:id="14649" w:author="Windows 사용자" w:date="2019-12-11T12:10:00Z">
                  <w:rPr>
                    <w:ins w:id="14650" w:author="Windows 사용자" w:date="2019-12-11T12:08:00Z"/>
                    <w:lang w:val="de-DE"/>
                  </w:rPr>
                </w:rPrChange>
              </w:rPr>
              <w:pPrChange w:id="1465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2279B726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652" w:author="Windows 사용자" w:date="2019-12-11T12:08:00Z"/>
                <w:rFonts w:ascii="바탕" w:hAnsi="바탕"/>
                <w:sz w:val="16"/>
                <w:szCs w:val="16"/>
                <w:lang w:val="de-DE"/>
                <w:rPrChange w:id="14653" w:author="Windows 사용자" w:date="2019-12-11T12:10:00Z">
                  <w:rPr>
                    <w:ins w:id="14654" w:author="Windows 사용자" w:date="2019-12-11T12:08:00Z"/>
                    <w:lang w:val="de-DE"/>
                  </w:rPr>
                </w:rPrChange>
              </w:rPr>
              <w:pPrChange w:id="1465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32740406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656" w:author="Windows 사용자" w:date="2019-12-11T12:08:00Z"/>
                <w:rFonts w:ascii="바탕" w:hAnsi="바탕"/>
                <w:sz w:val="16"/>
                <w:szCs w:val="16"/>
                <w:lang w:val="de-DE"/>
                <w:rPrChange w:id="14657" w:author="Windows 사용자" w:date="2019-12-11T12:10:00Z">
                  <w:rPr>
                    <w:ins w:id="14658" w:author="Windows 사용자" w:date="2019-12-11T12:08:00Z"/>
                    <w:lang w:val="de-DE"/>
                  </w:rPr>
                </w:rPrChange>
              </w:rPr>
              <w:pPrChange w:id="1465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Align w:val="center"/>
          </w:tcPr>
          <w:p w14:paraId="27CB1E24" w14:textId="28FE6685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660" w:author="Windows 사용자" w:date="2019-12-11T12:08:00Z"/>
                <w:rFonts w:ascii="바탕" w:hAnsi="바탕"/>
                <w:sz w:val="16"/>
                <w:szCs w:val="16"/>
                <w:lang w:val="de-DE"/>
                <w:rPrChange w:id="14661" w:author="Windows 사용자" w:date="2019-12-11T12:10:00Z">
                  <w:rPr>
                    <w:ins w:id="14662" w:author="Windows 사용자" w:date="2019-12-11T12:08:00Z"/>
                    <w:lang w:val="de-DE"/>
                  </w:rPr>
                </w:rPrChange>
              </w:rPr>
              <w:pPrChange w:id="1466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664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665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0.046</w:t>
              </w:r>
            </w:ins>
          </w:p>
        </w:tc>
        <w:tc>
          <w:tcPr>
            <w:tcW w:w="907" w:type="dxa"/>
            <w:vAlign w:val="center"/>
          </w:tcPr>
          <w:p w14:paraId="36501B41" w14:textId="42AFC7B2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666" w:author="Windows 사용자" w:date="2019-12-11T12:08:00Z"/>
                <w:rFonts w:ascii="바탕" w:hAnsi="바탕"/>
                <w:sz w:val="16"/>
                <w:szCs w:val="16"/>
                <w:lang w:val="de-DE"/>
                <w:rPrChange w:id="14667" w:author="Windows 사용자" w:date="2019-12-11T12:10:00Z">
                  <w:rPr>
                    <w:ins w:id="14668" w:author="Windows 사용자" w:date="2019-12-11T12:08:00Z"/>
                    <w:lang w:val="de-DE"/>
                  </w:rPr>
                </w:rPrChange>
              </w:rPr>
              <w:pPrChange w:id="1466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670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671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0.066</w:t>
              </w:r>
            </w:ins>
          </w:p>
        </w:tc>
      </w:tr>
      <w:tr w:rsidR="00997D19" w:rsidRPr="00997D19" w14:paraId="540F2A4C" w14:textId="77777777" w:rsidTr="00932E72">
        <w:trPr>
          <w:jc w:val="center"/>
          <w:ins w:id="14672" w:author="Windows 사용자" w:date="2019-12-11T12:08:00Z"/>
        </w:trPr>
        <w:tc>
          <w:tcPr>
            <w:tcW w:w="907" w:type="dxa"/>
            <w:vAlign w:val="center"/>
          </w:tcPr>
          <w:p w14:paraId="2B5A6530" w14:textId="534B0268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673" w:author="Windows 사용자" w:date="2019-12-11T12:13:00Z"/>
                <w:rFonts w:ascii="바탕" w:hAnsi="바탕"/>
                <w:color w:val="000000"/>
                <w:sz w:val="16"/>
                <w:szCs w:val="16"/>
              </w:rPr>
            </w:pPr>
            <w:ins w:id="14674" w:author="Windows 사용자" w:date="2019-12-11T12:13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675" w:author="Windows 사용자" w:date="2019-12-11T12:14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36</w:t>
              </w:r>
            </w:ins>
          </w:p>
        </w:tc>
        <w:tc>
          <w:tcPr>
            <w:tcW w:w="907" w:type="dxa"/>
            <w:vAlign w:val="center"/>
          </w:tcPr>
          <w:p w14:paraId="36DCAC7E" w14:textId="194FF443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676" w:author="Windows 사용자" w:date="2019-12-11T12:08:00Z"/>
                <w:rFonts w:ascii="바탕" w:hAnsi="바탕"/>
                <w:sz w:val="16"/>
                <w:szCs w:val="16"/>
                <w:lang w:val="de-DE"/>
                <w:rPrChange w:id="14677" w:author="Windows 사용자" w:date="2019-12-11T12:10:00Z">
                  <w:rPr>
                    <w:ins w:id="14678" w:author="Windows 사용자" w:date="2019-12-11T12:08:00Z"/>
                    <w:lang w:val="de-DE"/>
                  </w:rPr>
                </w:rPrChange>
              </w:rPr>
              <w:pPrChange w:id="1467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680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681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</w:t>
              </w:r>
            </w:ins>
          </w:p>
        </w:tc>
        <w:tc>
          <w:tcPr>
            <w:tcW w:w="907" w:type="dxa"/>
            <w:vAlign w:val="center"/>
          </w:tcPr>
          <w:p w14:paraId="4AD22208" w14:textId="6FC16561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682" w:author="Windows 사용자" w:date="2019-12-11T12:08:00Z"/>
                <w:rFonts w:ascii="바탕" w:hAnsi="바탕"/>
                <w:sz w:val="16"/>
                <w:szCs w:val="16"/>
                <w:lang w:val="de-DE"/>
                <w:rPrChange w:id="14683" w:author="Windows 사용자" w:date="2019-12-11T12:10:00Z">
                  <w:rPr>
                    <w:ins w:id="14684" w:author="Windows 사용자" w:date="2019-12-11T12:08:00Z"/>
                    <w:lang w:val="de-DE"/>
                  </w:rPr>
                </w:rPrChange>
              </w:rPr>
              <w:pPrChange w:id="1468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686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687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54.810</w:t>
              </w:r>
            </w:ins>
          </w:p>
        </w:tc>
        <w:tc>
          <w:tcPr>
            <w:tcW w:w="907" w:type="dxa"/>
            <w:vMerge w:val="restart"/>
            <w:vAlign w:val="center"/>
          </w:tcPr>
          <w:p w14:paraId="7A7078F3" w14:textId="695B333F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688" w:author="Windows 사용자" w:date="2019-12-11T12:08:00Z"/>
                <w:rFonts w:ascii="바탕" w:hAnsi="바탕"/>
                <w:sz w:val="16"/>
                <w:szCs w:val="16"/>
                <w:lang w:val="de-DE"/>
                <w:rPrChange w:id="14689" w:author="Windows 사용자" w:date="2019-12-11T12:10:00Z">
                  <w:rPr>
                    <w:ins w:id="14690" w:author="Windows 사용자" w:date="2019-12-11T12:08:00Z"/>
                    <w:lang w:val="de-DE"/>
                  </w:rPr>
                </w:rPrChange>
              </w:rPr>
              <w:pPrChange w:id="1469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692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693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4.583</w:t>
              </w:r>
            </w:ins>
          </w:p>
        </w:tc>
        <w:tc>
          <w:tcPr>
            <w:tcW w:w="907" w:type="dxa"/>
            <w:vMerge w:val="restart"/>
            <w:vAlign w:val="center"/>
          </w:tcPr>
          <w:p w14:paraId="47DCFFA2" w14:textId="6AC9DF36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694" w:author="Windows 사용자" w:date="2019-12-11T12:08:00Z"/>
                <w:rFonts w:ascii="바탕" w:hAnsi="바탕"/>
                <w:sz w:val="16"/>
                <w:szCs w:val="16"/>
                <w:lang w:val="de-DE"/>
                <w:rPrChange w:id="14695" w:author="Windows 사용자" w:date="2019-12-11T12:10:00Z">
                  <w:rPr>
                    <w:ins w:id="14696" w:author="Windows 사용자" w:date="2019-12-11T12:08:00Z"/>
                    <w:lang w:val="de-DE"/>
                  </w:rPr>
                </w:rPrChange>
              </w:rPr>
              <w:pPrChange w:id="1469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698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699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4.580</w:t>
              </w:r>
            </w:ins>
          </w:p>
        </w:tc>
        <w:tc>
          <w:tcPr>
            <w:tcW w:w="907" w:type="dxa"/>
            <w:vMerge w:val="restart"/>
            <w:vAlign w:val="center"/>
          </w:tcPr>
          <w:p w14:paraId="0447BF59" w14:textId="5D8506F6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700" w:author="Windows 사용자" w:date="2019-12-11T12:08:00Z"/>
                <w:rFonts w:ascii="바탕" w:hAnsi="바탕"/>
                <w:sz w:val="16"/>
                <w:szCs w:val="16"/>
                <w:lang w:val="de-DE"/>
                <w:rPrChange w:id="14701" w:author="Windows 사용자" w:date="2019-12-11T12:10:00Z">
                  <w:rPr>
                    <w:ins w:id="14702" w:author="Windows 사용자" w:date="2019-12-11T12:08:00Z"/>
                    <w:lang w:val="de-DE"/>
                  </w:rPr>
                </w:rPrChange>
              </w:rPr>
              <w:pPrChange w:id="1470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704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705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0.071</w:t>
              </w:r>
            </w:ins>
          </w:p>
        </w:tc>
        <w:tc>
          <w:tcPr>
            <w:tcW w:w="907" w:type="dxa"/>
            <w:vAlign w:val="center"/>
          </w:tcPr>
          <w:p w14:paraId="4F847679" w14:textId="5368FE62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706" w:author="Windows 사용자" w:date="2019-12-11T12:08:00Z"/>
                <w:rFonts w:ascii="바탕" w:hAnsi="바탕"/>
                <w:sz w:val="16"/>
                <w:szCs w:val="16"/>
                <w:lang w:val="de-DE"/>
                <w:rPrChange w:id="14707" w:author="Windows 사용자" w:date="2019-12-11T12:10:00Z">
                  <w:rPr>
                    <w:ins w:id="14708" w:author="Windows 사용자" w:date="2019-12-11T12:08:00Z"/>
                    <w:lang w:val="de-DE"/>
                  </w:rPr>
                </w:rPrChange>
              </w:rPr>
              <w:pPrChange w:id="1470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710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711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0.058</w:t>
              </w:r>
            </w:ins>
          </w:p>
        </w:tc>
        <w:tc>
          <w:tcPr>
            <w:tcW w:w="907" w:type="dxa"/>
            <w:vAlign w:val="center"/>
          </w:tcPr>
          <w:p w14:paraId="27C1E231" w14:textId="7DF3C878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712" w:author="Windows 사용자" w:date="2019-12-11T12:08:00Z"/>
                <w:rFonts w:ascii="바탕" w:hAnsi="바탕"/>
                <w:sz w:val="16"/>
                <w:szCs w:val="16"/>
                <w:lang w:val="de-DE"/>
                <w:rPrChange w:id="14713" w:author="Windows 사용자" w:date="2019-12-11T12:10:00Z">
                  <w:rPr>
                    <w:ins w:id="14714" w:author="Windows 사용자" w:date="2019-12-11T12:08:00Z"/>
                    <w:lang w:val="de-DE"/>
                  </w:rPr>
                </w:rPrChange>
              </w:rPr>
              <w:pPrChange w:id="1471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716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717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0.083</w:t>
              </w:r>
            </w:ins>
          </w:p>
        </w:tc>
      </w:tr>
      <w:tr w:rsidR="00997D19" w:rsidRPr="00997D19" w14:paraId="02044289" w14:textId="77777777" w:rsidTr="00932E72">
        <w:trPr>
          <w:jc w:val="center"/>
          <w:ins w:id="14718" w:author="Windows 사용자" w:date="2019-12-11T12:08:00Z"/>
        </w:trPr>
        <w:tc>
          <w:tcPr>
            <w:tcW w:w="907" w:type="dxa"/>
            <w:vAlign w:val="center"/>
          </w:tcPr>
          <w:p w14:paraId="0C52440E" w14:textId="7FA8220D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719" w:author="Windows 사용자" w:date="2019-12-11T12:13:00Z"/>
                <w:rFonts w:ascii="바탕" w:hAnsi="바탕"/>
                <w:color w:val="000000"/>
                <w:sz w:val="16"/>
                <w:szCs w:val="16"/>
              </w:rPr>
            </w:pPr>
            <w:ins w:id="14720" w:author="Windows 사용자" w:date="2019-12-11T12:13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721" w:author="Windows 사용자" w:date="2019-12-11T12:14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37</w:t>
              </w:r>
            </w:ins>
          </w:p>
        </w:tc>
        <w:tc>
          <w:tcPr>
            <w:tcW w:w="907" w:type="dxa"/>
            <w:vAlign w:val="center"/>
          </w:tcPr>
          <w:p w14:paraId="64D67DCC" w14:textId="45E8BAC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722" w:author="Windows 사용자" w:date="2019-12-11T12:08:00Z"/>
                <w:rFonts w:ascii="바탕" w:hAnsi="바탕"/>
                <w:sz w:val="16"/>
                <w:szCs w:val="16"/>
                <w:lang w:val="de-DE"/>
                <w:rPrChange w:id="14723" w:author="Windows 사용자" w:date="2019-12-11T12:10:00Z">
                  <w:rPr>
                    <w:ins w:id="14724" w:author="Windows 사용자" w:date="2019-12-11T12:08:00Z"/>
                    <w:lang w:val="de-DE"/>
                  </w:rPr>
                </w:rPrChange>
              </w:rPr>
              <w:pPrChange w:id="1472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726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727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</w:t>
              </w:r>
            </w:ins>
          </w:p>
        </w:tc>
        <w:tc>
          <w:tcPr>
            <w:tcW w:w="907" w:type="dxa"/>
            <w:vAlign w:val="center"/>
          </w:tcPr>
          <w:p w14:paraId="13A4F34C" w14:textId="252361D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728" w:author="Windows 사용자" w:date="2019-12-11T12:08:00Z"/>
                <w:rFonts w:ascii="바탕" w:hAnsi="바탕"/>
                <w:sz w:val="16"/>
                <w:szCs w:val="16"/>
                <w:lang w:val="de-DE"/>
                <w:rPrChange w:id="14729" w:author="Windows 사용자" w:date="2019-12-11T12:10:00Z">
                  <w:rPr>
                    <w:ins w:id="14730" w:author="Windows 사용자" w:date="2019-12-11T12:08:00Z"/>
                    <w:lang w:val="de-DE"/>
                  </w:rPr>
                </w:rPrChange>
              </w:rPr>
              <w:pPrChange w:id="1473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732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733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54.879</w:t>
              </w:r>
            </w:ins>
          </w:p>
        </w:tc>
        <w:tc>
          <w:tcPr>
            <w:tcW w:w="907" w:type="dxa"/>
            <w:vMerge/>
            <w:vAlign w:val="center"/>
          </w:tcPr>
          <w:p w14:paraId="3A166B93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734" w:author="Windows 사용자" w:date="2019-12-11T12:08:00Z"/>
                <w:rFonts w:ascii="바탕" w:hAnsi="바탕"/>
                <w:sz w:val="16"/>
                <w:szCs w:val="16"/>
                <w:lang w:val="de-DE"/>
                <w:rPrChange w:id="14735" w:author="Windows 사용자" w:date="2019-12-11T12:10:00Z">
                  <w:rPr>
                    <w:ins w:id="14736" w:author="Windows 사용자" w:date="2019-12-11T12:08:00Z"/>
                    <w:lang w:val="de-DE"/>
                  </w:rPr>
                </w:rPrChange>
              </w:rPr>
              <w:pPrChange w:id="1473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0929AC64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738" w:author="Windows 사용자" w:date="2019-12-11T12:08:00Z"/>
                <w:rFonts w:ascii="바탕" w:hAnsi="바탕"/>
                <w:sz w:val="16"/>
                <w:szCs w:val="16"/>
                <w:lang w:val="de-DE"/>
                <w:rPrChange w:id="14739" w:author="Windows 사용자" w:date="2019-12-11T12:10:00Z">
                  <w:rPr>
                    <w:ins w:id="14740" w:author="Windows 사용자" w:date="2019-12-11T12:08:00Z"/>
                    <w:lang w:val="de-DE"/>
                  </w:rPr>
                </w:rPrChange>
              </w:rPr>
              <w:pPrChange w:id="1474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1EC71E78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742" w:author="Windows 사용자" w:date="2019-12-11T12:08:00Z"/>
                <w:rFonts w:ascii="바탕" w:hAnsi="바탕"/>
                <w:sz w:val="16"/>
                <w:szCs w:val="16"/>
                <w:lang w:val="de-DE"/>
                <w:rPrChange w:id="14743" w:author="Windows 사용자" w:date="2019-12-11T12:10:00Z">
                  <w:rPr>
                    <w:ins w:id="14744" w:author="Windows 사용자" w:date="2019-12-11T12:08:00Z"/>
                    <w:lang w:val="de-DE"/>
                  </w:rPr>
                </w:rPrChange>
              </w:rPr>
              <w:pPrChange w:id="1474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Align w:val="center"/>
          </w:tcPr>
          <w:p w14:paraId="57E8A687" w14:textId="596D4DD2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746" w:author="Windows 사용자" w:date="2019-12-11T12:08:00Z"/>
                <w:rFonts w:ascii="바탕" w:hAnsi="바탕"/>
                <w:sz w:val="16"/>
                <w:szCs w:val="16"/>
                <w:lang w:val="de-DE"/>
                <w:rPrChange w:id="14747" w:author="Windows 사용자" w:date="2019-12-11T12:10:00Z">
                  <w:rPr>
                    <w:ins w:id="14748" w:author="Windows 사용자" w:date="2019-12-11T12:08:00Z"/>
                    <w:lang w:val="de-DE"/>
                  </w:rPr>
                </w:rPrChange>
              </w:rPr>
              <w:pPrChange w:id="1474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750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751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0.069</w:t>
              </w:r>
            </w:ins>
          </w:p>
        </w:tc>
        <w:tc>
          <w:tcPr>
            <w:tcW w:w="907" w:type="dxa"/>
            <w:vAlign w:val="center"/>
          </w:tcPr>
          <w:p w14:paraId="13496715" w14:textId="514F4D86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752" w:author="Windows 사용자" w:date="2019-12-11T12:08:00Z"/>
                <w:rFonts w:ascii="바탕" w:hAnsi="바탕"/>
                <w:sz w:val="16"/>
                <w:szCs w:val="16"/>
                <w:lang w:val="de-DE"/>
                <w:rPrChange w:id="14753" w:author="Windows 사용자" w:date="2019-12-11T12:10:00Z">
                  <w:rPr>
                    <w:ins w:id="14754" w:author="Windows 사용자" w:date="2019-12-11T12:08:00Z"/>
                    <w:lang w:val="de-DE"/>
                  </w:rPr>
                </w:rPrChange>
              </w:rPr>
              <w:pPrChange w:id="1475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756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757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0.099</w:t>
              </w:r>
            </w:ins>
          </w:p>
        </w:tc>
      </w:tr>
      <w:tr w:rsidR="00997D19" w:rsidRPr="00997D19" w14:paraId="59FD06D5" w14:textId="77777777" w:rsidTr="00932E72">
        <w:trPr>
          <w:jc w:val="center"/>
          <w:ins w:id="14758" w:author="Windows 사용자" w:date="2019-12-11T12:08:00Z"/>
        </w:trPr>
        <w:tc>
          <w:tcPr>
            <w:tcW w:w="907" w:type="dxa"/>
            <w:vAlign w:val="center"/>
          </w:tcPr>
          <w:p w14:paraId="475F1CEE" w14:textId="702F377E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759" w:author="Windows 사용자" w:date="2019-12-11T12:13:00Z"/>
                <w:rFonts w:ascii="바탕" w:hAnsi="바탕"/>
                <w:color w:val="000000"/>
                <w:sz w:val="16"/>
                <w:szCs w:val="16"/>
              </w:rPr>
            </w:pPr>
            <w:ins w:id="14760" w:author="Windows 사용자" w:date="2019-12-11T12:13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761" w:author="Windows 사용자" w:date="2019-12-11T12:14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38</w:t>
              </w:r>
            </w:ins>
          </w:p>
        </w:tc>
        <w:tc>
          <w:tcPr>
            <w:tcW w:w="907" w:type="dxa"/>
            <w:vAlign w:val="center"/>
          </w:tcPr>
          <w:p w14:paraId="78793431" w14:textId="4B0985CE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762" w:author="Windows 사용자" w:date="2019-12-11T12:08:00Z"/>
                <w:rFonts w:ascii="바탕" w:hAnsi="바탕"/>
                <w:sz w:val="16"/>
                <w:szCs w:val="16"/>
                <w:lang w:val="de-DE"/>
                <w:rPrChange w:id="14763" w:author="Windows 사용자" w:date="2019-12-11T12:10:00Z">
                  <w:rPr>
                    <w:ins w:id="14764" w:author="Windows 사용자" w:date="2019-12-11T12:08:00Z"/>
                    <w:lang w:val="de-DE"/>
                  </w:rPr>
                </w:rPrChange>
              </w:rPr>
              <w:pPrChange w:id="1476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766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767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</w:t>
              </w:r>
            </w:ins>
          </w:p>
        </w:tc>
        <w:tc>
          <w:tcPr>
            <w:tcW w:w="907" w:type="dxa"/>
            <w:vAlign w:val="center"/>
          </w:tcPr>
          <w:p w14:paraId="5CD4455F" w14:textId="32FA2349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768" w:author="Windows 사용자" w:date="2019-12-11T12:08:00Z"/>
                <w:rFonts w:ascii="바탕" w:hAnsi="바탕"/>
                <w:sz w:val="16"/>
                <w:szCs w:val="16"/>
                <w:lang w:val="de-DE"/>
                <w:rPrChange w:id="14769" w:author="Windows 사용자" w:date="2019-12-11T12:10:00Z">
                  <w:rPr>
                    <w:ins w:id="14770" w:author="Windows 사용자" w:date="2019-12-11T12:08:00Z"/>
                    <w:lang w:val="de-DE"/>
                  </w:rPr>
                </w:rPrChange>
              </w:rPr>
              <w:pPrChange w:id="1477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772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773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54.956</w:t>
              </w:r>
            </w:ins>
          </w:p>
        </w:tc>
        <w:tc>
          <w:tcPr>
            <w:tcW w:w="907" w:type="dxa"/>
            <w:vMerge/>
            <w:vAlign w:val="center"/>
          </w:tcPr>
          <w:p w14:paraId="56762AF2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774" w:author="Windows 사용자" w:date="2019-12-11T12:08:00Z"/>
                <w:rFonts w:ascii="바탕" w:hAnsi="바탕"/>
                <w:sz w:val="16"/>
                <w:szCs w:val="16"/>
                <w:lang w:val="de-DE"/>
                <w:rPrChange w:id="14775" w:author="Windows 사용자" w:date="2019-12-11T12:10:00Z">
                  <w:rPr>
                    <w:ins w:id="14776" w:author="Windows 사용자" w:date="2019-12-11T12:08:00Z"/>
                    <w:lang w:val="de-DE"/>
                  </w:rPr>
                </w:rPrChange>
              </w:rPr>
              <w:pPrChange w:id="1477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0E5A732A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778" w:author="Windows 사용자" w:date="2019-12-11T12:08:00Z"/>
                <w:rFonts w:ascii="바탕" w:hAnsi="바탕"/>
                <w:sz w:val="16"/>
                <w:szCs w:val="16"/>
                <w:lang w:val="de-DE"/>
                <w:rPrChange w:id="14779" w:author="Windows 사용자" w:date="2019-12-11T12:10:00Z">
                  <w:rPr>
                    <w:ins w:id="14780" w:author="Windows 사용자" w:date="2019-12-11T12:08:00Z"/>
                    <w:lang w:val="de-DE"/>
                  </w:rPr>
                </w:rPrChange>
              </w:rPr>
              <w:pPrChange w:id="1478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3F00BF4A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782" w:author="Windows 사용자" w:date="2019-12-11T12:08:00Z"/>
                <w:rFonts w:ascii="바탕" w:hAnsi="바탕"/>
                <w:sz w:val="16"/>
                <w:szCs w:val="16"/>
                <w:lang w:val="de-DE"/>
                <w:rPrChange w:id="14783" w:author="Windows 사용자" w:date="2019-12-11T12:10:00Z">
                  <w:rPr>
                    <w:ins w:id="14784" w:author="Windows 사용자" w:date="2019-12-11T12:08:00Z"/>
                    <w:lang w:val="de-DE"/>
                  </w:rPr>
                </w:rPrChange>
              </w:rPr>
              <w:pPrChange w:id="1478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Align w:val="center"/>
          </w:tcPr>
          <w:p w14:paraId="1AB75A18" w14:textId="412881BC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786" w:author="Windows 사용자" w:date="2019-12-11T12:08:00Z"/>
                <w:rFonts w:ascii="바탕" w:hAnsi="바탕"/>
                <w:sz w:val="16"/>
                <w:szCs w:val="16"/>
                <w:lang w:val="de-DE"/>
                <w:rPrChange w:id="14787" w:author="Windows 사용자" w:date="2019-12-11T12:10:00Z">
                  <w:rPr>
                    <w:ins w:id="14788" w:author="Windows 사용자" w:date="2019-12-11T12:08:00Z"/>
                    <w:lang w:val="de-DE"/>
                  </w:rPr>
                </w:rPrChange>
              </w:rPr>
              <w:pPrChange w:id="1478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790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791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0.077</w:t>
              </w:r>
            </w:ins>
          </w:p>
        </w:tc>
        <w:tc>
          <w:tcPr>
            <w:tcW w:w="907" w:type="dxa"/>
            <w:vAlign w:val="center"/>
          </w:tcPr>
          <w:p w14:paraId="070806E4" w14:textId="4A05D772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792" w:author="Windows 사용자" w:date="2019-12-11T12:08:00Z"/>
                <w:rFonts w:ascii="바탕" w:hAnsi="바탕"/>
                <w:sz w:val="16"/>
                <w:szCs w:val="16"/>
                <w:lang w:val="de-DE"/>
                <w:rPrChange w:id="14793" w:author="Windows 사용자" w:date="2019-12-11T12:10:00Z">
                  <w:rPr>
                    <w:ins w:id="14794" w:author="Windows 사용자" w:date="2019-12-11T12:08:00Z"/>
                    <w:lang w:val="de-DE"/>
                  </w:rPr>
                </w:rPrChange>
              </w:rPr>
              <w:pPrChange w:id="1479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796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797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0.110</w:t>
              </w:r>
            </w:ins>
          </w:p>
        </w:tc>
      </w:tr>
      <w:tr w:rsidR="00997D19" w:rsidRPr="00997D19" w14:paraId="4F31CA3D" w14:textId="77777777" w:rsidTr="00932E72">
        <w:trPr>
          <w:jc w:val="center"/>
          <w:ins w:id="14798" w:author="Windows 사용자" w:date="2019-12-11T12:08:00Z"/>
        </w:trPr>
        <w:tc>
          <w:tcPr>
            <w:tcW w:w="907" w:type="dxa"/>
            <w:vAlign w:val="center"/>
          </w:tcPr>
          <w:p w14:paraId="575B2C9B" w14:textId="5E70D6D5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799" w:author="Windows 사용자" w:date="2019-12-11T12:13:00Z"/>
                <w:rFonts w:ascii="바탕" w:hAnsi="바탕"/>
                <w:color w:val="000000"/>
                <w:sz w:val="16"/>
                <w:szCs w:val="16"/>
              </w:rPr>
            </w:pPr>
            <w:ins w:id="14800" w:author="Windows 사용자" w:date="2019-12-11T12:13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801" w:author="Windows 사용자" w:date="2019-12-11T12:14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39</w:t>
              </w:r>
            </w:ins>
          </w:p>
        </w:tc>
        <w:tc>
          <w:tcPr>
            <w:tcW w:w="907" w:type="dxa"/>
            <w:vAlign w:val="center"/>
          </w:tcPr>
          <w:p w14:paraId="5AFC0772" w14:textId="26E5C249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802" w:author="Windows 사용자" w:date="2019-12-11T12:08:00Z"/>
                <w:rFonts w:ascii="바탕" w:hAnsi="바탕"/>
                <w:sz w:val="16"/>
                <w:szCs w:val="16"/>
                <w:lang w:val="de-DE"/>
                <w:rPrChange w:id="14803" w:author="Windows 사용자" w:date="2019-12-11T12:10:00Z">
                  <w:rPr>
                    <w:ins w:id="14804" w:author="Windows 사용자" w:date="2019-12-11T12:08:00Z"/>
                    <w:lang w:val="de-DE"/>
                  </w:rPr>
                </w:rPrChange>
              </w:rPr>
              <w:pPrChange w:id="1480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806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807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</w:t>
              </w:r>
            </w:ins>
          </w:p>
        </w:tc>
        <w:tc>
          <w:tcPr>
            <w:tcW w:w="907" w:type="dxa"/>
            <w:vAlign w:val="center"/>
          </w:tcPr>
          <w:p w14:paraId="11B69A1A" w14:textId="40593369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808" w:author="Windows 사용자" w:date="2019-12-11T12:08:00Z"/>
                <w:rFonts w:ascii="바탕" w:hAnsi="바탕"/>
                <w:sz w:val="16"/>
                <w:szCs w:val="16"/>
                <w:lang w:val="de-DE"/>
                <w:rPrChange w:id="14809" w:author="Windows 사용자" w:date="2019-12-11T12:10:00Z">
                  <w:rPr>
                    <w:ins w:id="14810" w:author="Windows 사용자" w:date="2019-12-11T12:08:00Z"/>
                    <w:lang w:val="de-DE"/>
                  </w:rPr>
                </w:rPrChange>
              </w:rPr>
              <w:pPrChange w:id="1481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812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813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55.038</w:t>
              </w:r>
            </w:ins>
          </w:p>
        </w:tc>
        <w:tc>
          <w:tcPr>
            <w:tcW w:w="907" w:type="dxa"/>
            <w:vMerge/>
            <w:vAlign w:val="center"/>
          </w:tcPr>
          <w:p w14:paraId="25428A53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814" w:author="Windows 사용자" w:date="2019-12-11T12:08:00Z"/>
                <w:rFonts w:ascii="바탕" w:hAnsi="바탕"/>
                <w:sz w:val="16"/>
                <w:szCs w:val="16"/>
                <w:lang w:val="de-DE"/>
                <w:rPrChange w:id="14815" w:author="Windows 사용자" w:date="2019-12-11T12:10:00Z">
                  <w:rPr>
                    <w:ins w:id="14816" w:author="Windows 사용자" w:date="2019-12-11T12:08:00Z"/>
                    <w:lang w:val="de-DE"/>
                  </w:rPr>
                </w:rPrChange>
              </w:rPr>
              <w:pPrChange w:id="1481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04C15272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818" w:author="Windows 사용자" w:date="2019-12-11T12:08:00Z"/>
                <w:rFonts w:ascii="바탕" w:hAnsi="바탕"/>
                <w:sz w:val="16"/>
                <w:szCs w:val="16"/>
                <w:lang w:val="de-DE"/>
                <w:rPrChange w:id="14819" w:author="Windows 사용자" w:date="2019-12-11T12:10:00Z">
                  <w:rPr>
                    <w:ins w:id="14820" w:author="Windows 사용자" w:date="2019-12-11T12:08:00Z"/>
                    <w:lang w:val="de-DE"/>
                  </w:rPr>
                </w:rPrChange>
              </w:rPr>
              <w:pPrChange w:id="1482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07848D0D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822" w:author="Windows 사용자" w:date="2019-12-11T12:08:00Z"/>
                <w:rFonts w:ascii="바탕" w:hAnsi="바탕"/>
                <w:sz w:val="16"/>
                <w:szCs w:val="16"/>
                <w:lang w:val="de-DE"/>
                <w:rPrChange w:id="14823" w:author="Windows 사용자" w:date="2019-12-11T12:10:00Z">
                  <w:rPr>
                    <w:ins w:id="14824" w:author="Windows 사용자" w:date="2019-12-11T12:08:00Z"/>
                    <w:lang w:val="de-DE"/>
                  </w:rPr>
                </w:rPrChange>
              </w:rPr>
              <w:pPrChange w:id="1482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Align w:val="center"/>
          </w:tcPr>
          <w:p w14:paraId="0323D097" w14:textId="391623A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826" w:author="Windows 사용자" w:date="2019-12-11T12:08:00Z"/>
                <w:rFonts w:ascii="바탕" w:hAnsi="바탕"/>
                <w:sz w:val="16"/>
                <w:szCs w:val="16"/>
                <w:lang w:val="de-DE"/>
                <w:rPrChange w:id="14827" w:author="Windows 사용자" w:date="2019-12-11T12:10:00Z">
                  <w:rPr>
                    <w:ins w:id="14828" w:author="Windows 사용자" w:date="2019-12-11T12:08:00Z"/>
                    <w:lang w:val="de-DE"/>
                  </w:rPr>
                </w:rPrChange>
              </w:rPr>
              <w:pPrChange w:id="1482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830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831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0.082</w:t>
              </w:r>
            </w:ins>
          </w:p>
        </w:tc>
        <w:tc>
          <w:tcPr>
            <w:tcW w:w="907" w:type="dxa"/>
            <w:vAlign w:val="center"/>
          </w:tcPr>
          <w:p w14:paraId="1005F26C" w14:textId="216295B6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832" w:author="Windows 사용자" w:date="2019-12-11T12:08:00Z"/>
                <w:rFonts w:ascii="바탕" w:hAnsi="바탕"/>
                <w:sz w:val="16"/>
                <w:szCs w:val="16"/>
                <w:lang w:val="de-DE"/>
                <w:rPrChange w:id="14833" w:author="Windows 사용자" w:date="2019-12-11T12:10:00Z">
                  <w:rPr>
                    <w:ins w:id="14834" w:author="Windows 사용자" w:date="2019-12-11T12:08:00Z"/>
                    <w:lang w:val="de-DE"/>
                  </w:rPr>
                </w:rPrChange>
              </w:rPr>
              <w:pPrChange w:id="1483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836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837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0.117</w:t>
              </w:r>
            </w:ins>
          </w:p>
        </w:tc>
      </w:tr>
      <w:tr w:rsidR="00997D19" w:rsidRPr="00997D19" w14:paraId="562ED2F3" w14:textId="77777777" w:rsidTr="00932E72">
        <w:trPr>
          <w:jc w:val="center"/>
          <w:ins w:id="14838" w:author="Windows 사용자" w:date="2019-12-11T12:08:00Z"/>
        </w:trPr>
        <w:tc>
          <w:tcPr>
            <w:tcW w:w="907" w:type="dxa"/>
            <w:vAlign w:val="center"/>
          </w:tcPr>
          <w:p w14:paraId="0D6805C5" w14:textId="29EE7F2C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839" w:author="Windows 사용자" w:date="2019-12-11T12:13:00Z"/>
                <w:rFonts w:ascii="바탕" w:hAnsi="바탕"/>
                <w:color w:val="000000"/>
                <w:sz w:val="16"/>
                <w:szCs w:val="16"/>
              </w:rPr>
            </w:pPr>
            <w:ins w:id="14840" w:author="Windows 사용자" w:date="2019-12-11T12:13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841" w:author="Windows 사용자" w:date="2019-12-11T12:14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40</w:t>
              </w:r>
            </w:ins>
          </w:p>
        </w:tc>
        <w:tc>
          <w:tcPr>
            <w:tcW w:w="907" w:type="dxa"/>
            <w:vAlign w:val="center"/>
          </w:tcPr>
          <w:p w14:paraId="44286F0F" w14:textId="5FCB181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842" w:author="Windows 사용자" w:date="2019-12-11T12:08:00Z"/>
                <w:rFonts w:ascii="바탕" w:hAnsi="바탕"/>
                <w:sz w:val="16"/>
                <w:szCs w:val="16"/>
                <w:lang w:val="de-DE"/>
                <w:rPrChange w:id="14843" w:author="Windows 사용자" w:date="2019-12-11T12:10:00Z">
                  <w:rPr>
                    <w:ins w:id="14844" w:author="Windows 사용자" w:date="2019-12-11T12:08:00Z"/>
                    <w:lang w:val="de-DE"/>
                  </w:rPr>
                </w:rPrChange>
              </w:rPr>
              <w:pPrChange w:id="1484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846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847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</w:t>
              </w:r>
            </w:ins>
          </w:p>
        </w:tc>
        <w:tc>
          <w:tcPr>
            <w:tcW w:w="907" w:type="dxa"/>
            <w:vAlign w:val="center"/>
          </w:tcPr>
          <w:p w14:paraId="5E3977AD" w14:textId="137C8E92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848" w:author="Windows 사용자" w:date="2019-12-11T12:08:00Z"/>
                <w:rFonts w:ascii="바탕" w:hAnsi="바탕"/>
                <w:sz w:val="16"/>
                <w:szCs w:val="16"/>
                <w:lang w:val="de-DE"/>
                <w:rPrChange w:id="14849" w:author="Windows 사용자" w:date="2019-12-11T12:10:00Z">
                  <w:rPr>
                    <w:ins w:id="14850" w:author="Windows 사용자" w:date="2019-12-11T12:08:00Z"/>
                    <w:lang w:val="de-DE"/>
                  </w:rPr>
                </w:rPrChange>
              </w:rPr>
              <w:pPrChange w:id="1485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852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853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55.123</w:t>
              </w:r>
            </w:ins>
          </w:p>
        </w:tc>
        <w:tc>
          <w:tcPr>
            <w:tcW w:w="907" w:type="dxa"/>
            <w:vMerge/>
            <w:vAlign w:val="center"/>
          </w:tcPr>
          <w:p w14:paraId="5DB110E5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854" w:author="Windows 사용자" w:date="2019-12-11T12:08:00Z"/>
                <w:rFonts w:ascii="바탕" w:hAnsi="바탕"/>
                <w:sz w:val="16"/>
                <w:szCs w:val="16"/>
                <w:lang w:val="de-DE"/>
                <w:rPrChange w:id="14855" w:author="Windows 사용자" w:date="2019-12-11T12:10:00Z">
                  <w:rPr>
                    <w:ins w:id="14856" w:author="Windows 사용자" w:date="2019-12-11T12:08:00Z"/>
                    <w:lang w:val="de-DE"/>
                  </w:rPr>
                </w:rPrChange>
              </w:rPr>
              <w:pPrChange w:id="1485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6CE2145B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858" w:author="Windows 사용자" w:date="2019-12-11T12:08:00Z"/>
                <w:rFonts w:ascii="바탕" w:hAnsi="바탕"/>
                <w:sz w:val="16"/>
                <w:szCs w:val="16"/>
                <w:lang w:val="de-DE"/>
                <w:rPrChange w:id="14859" w:author="Windows 사용자" w:date="2019-12-11T12:10:00Z">
                  <w:rPr>
                    <w:ins w:id="14860" w:author="Windows 사용자" w:date="2019-12-11T12:08:00Z"/>
                    <w:lang w:val="de-DE"/>
                  </w:rPr>
                </w:rPrChange>
              </w:rPr>
              <w:pPrChange w:id="1486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3833C7DE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862" w:author="Windows 사용자" w:date="2019-12-11T12:08:00Z"/>
                <w:rFonts w:ascii="바탕" w:hAnsi="바탕"/>
                <w:sz w:val="16"/>
                <w:szCs w:val="16"/>
                <w:lang w:val="de-DE"/>
                <w:rPrChange w:id="14863" w:author="Windows 사용자" w:date="2019-12-11T12:10:00Z">
                  <w:rPr>
                    <w:ins w:id="14864" w:author="Windows 사용자" w:date="2019-12-11T12:08:00Z"/>
                    <w:lang w:val="de-DE"/>
                  </w:rPr>
                </w:rPrChange>
              </w:rPr>
              <w:pPrChange w:id="1486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Align w:val="center"/>
          </w:tcPr>
          <w:p w14:paraId="35875D33" w14:textId="2C763C46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866" w:author="Windows 사용자" w:date="2019-12-11T12:08:00Z"/>
                <w:rFonts w:ascii="바탕" w:hAnsi="바탕"/>
                <w:sz w:val="16"/>
                <w:szCs w:val="16"/>
                <w:lang w:val="de-DE"/>
                <w:rPrChange w:id="14867" w:author="Windows 사용자" w:date="2019-12-11T12:10:00Z">
                  <w:rPr>
                    <w:ins w:id="14868" w:author="Windows 사용자" w:date="2019-12-11T12:08:00Z"/>
                    <w:lang w:val="de-DE"/>
                  </w:rPr>
                </w:rPrChange>
              </w:rPr>
              <w:pPrChange w:id="1486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870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871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0.085</w:t>
              </w:r>
            </w:ins>
          </w:p>
        </w:tc>
        <w:tc>
          <w:tcPr>
            <w:tcW w:w="907" w:type="dxa"/>
            <w:vAlign w:val="center"/>
          </w:tcPr>
          <w:p w14:paraId="250F474B" w14:textId="4EF31CF9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872" w:author="Windows 사용자" w:date="2019-12-11T12:08:00Z"/>
                <w:rFonts w:ascii="바탕" w:hAnsi="바탕"/>
                <w:sz w:val="16"/>
                <w:szCs w:val="16"/>
                <w:lang w:val="de-DE"/>
                <w:rPrChange w:id="14873" w:author="Windows 사용자" w:date="2019-12-11T12:10:00Z">
                  <w:rPr>
                    <w:ins w:id="14874" w:author="Windows 사용자" w:date="2019-12-11T12:08:00Z"/>
                    <w:lang w:val="de-DE"/>
                  </w:rPr>
                </w:rPrChange>
              </w:rPr>
              <w:pPrChange w:id="1487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876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877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0.121</w:t>
              </w:r>
            </w:ins>
          </w:p>
        </w:tc>
      </w:tr>
      <w:tr w:rsidR="00997D19" w:rsidRPr="00997D19" w14:paraId="2C34EB32" w14:textId="77777777" w:rsidTr="00932E72">
        <w:trPr>
          <w:jc w:val="center"/>
          <w:ins w:id="14878" w:author="Windows 사용자" w:date="2019-12-11T12:08:00Z"/>
        </w:trPr>
        <w:tc>
          <w:tcPr>
            <w:tcW w:w="907" w:type="dxa"/>
            <w:vAlign w:val="center"/>
          </w:tcPr>
          <w:p w14:paraId="4EAD71D6" w14:textId="3D919400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879" w:author="Windows 사용자" w:date="2019-12-11T12:13:00Z"/>
                <w:rFonts w:ascii="바탕" w:hAnsi="바탕"/>
                <w:color w:val="000000"/>
                <w:sz w:val="16"/>
                <w:szCs w:val="16"/>
              </w:rPr>
            </w:pPr>
            <w:ins w:id="14880" w:author="Windows 사용자" w:date="2019-12-11T12:13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881" w:author="Windows 사용자" w:date="2019-12-11T12:14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41</w:t>
              </w:r>
            </w:ins>
          </w:p>
        </w:tc>
        <w:tc>
          <w:tcPr>
            <w:tcW w:w="907" w:type="dxa"/>
            <w:vAlign w:val="center"/>
          </w:tcPr>
          <w:p w14:paraId="5D5F91C9" w14:textId="6AB2211E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882" w:author="Windows 사용자" w:date="2019-12-11T12:08:00Z"/>
                <w:rFonts w:ascii="바탕" w:hAnsi="바탕"/>
                <w:sz w:val="16"/>
                <w:szCs w:val="16"/>
                <w:lang w:val="de-DE"/>
                <w:rPrChange w:id="14883" w:author="Windows 사용자" w:date="2019-12-11T12:10:00Z">
                  <w:rPr>
                    <w:ins w:id="14884" w:author="Windows 사용자" w:date="2019-12-11T12:08:00Z"/>
                    <w:lang w:val="de-DE"/>
                  </w:rPr>
                </w:rPrChange>
              </w:rPr>
              <w:pPrChange w:id="1488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886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887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</w:t>
              </w:r>
            </w:ins>
          </w:p>
        </w:tc>
        <w:tc>
          <w:tcPr>
            <w:tcW w:w="907" w:type="dxa"/>
            <w:vAlign w:val="center"/>
          </w:tcPr>
          <w:p w14:paraId="3668C03C" w14:textId="4E25703C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888" w:author="Windows 사용자" w:date="2019-12-11T12:08:00Z"/>
                <w:rFonts w:ascii="바탕" w:hAnsi="바탕"/>
                <w:sz w:val="16"/>
                <w:szCs w:val="16"/>
                <w:lang w:val="de-DE"/>
                <w:rPrChange w:id="14889" w:author="Windows 사용자" w:date="2019-12-11T12:10:00Z">
                  <w:rPr>
                    <w:ins w:id="14890" w:author="Windows 사용자" w:date="2019-12-11T12:08:00Z"/>
                    <w:lang w:val="de-DE"/>
                  </w:rPr>
                </w:rPrChange>
              </w:rPr>
              <w:pPrChange w:id="1489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892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893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55.208</w:t>
              </w:r>
            </w:ins>
          </w:p>
        </w:tc>
        <w:tc>
          <w:tcPr>
            <w:tcW w:w="907" w:type="dxa"/>
            <w:vMerge w:val="restart"/>
            <w:vAlign w:val="center"/>
          </w:tcPr>
          <w:p w14:paraId="6BA38D12" w14:textId="0D4F82EB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894" w:author="Windows 사용자" w:date="2019-12-11T12:08:00Z"/>
                <w:rFonts w:ascii="바탕" w:hAnsi="바탕"/>
                <w:sz w:val="16"/>
                <w:szCs w:val="16"/>
                <w:lang w:val="de-DE"/>
                <w:rPrChange w:id="14895" w:author="Windows 사용자" w:date="2019-12-11T12:10:00Z">
                  <w:rPr>
                    <w:ins w:id="14896" w:author="Windows 사용자" w:date="2019-12-11T12:08:00Z"/>
                    <w:lang w:val="de-DE"/>
                  </w:rPr>
                </w:rPrChange>
              </w:rPr>
              <w:pPrChange w:id="1489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898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899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4.583</w:t>
              </w:r>
            </w:ins>
          </w:p>
        </w:tc>
        <w:tc>
          <w:tcPr>
            <w:tcW w:w="907" w:type="dxa"/>
            <w:vMerge w:val="restart"/>
            <w:vAlign w:val="center"/>
          </w:tcPr>
          <w:p w14:paraId="7C67CC1E" w14:textId="3E5E3209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900" w:author="Windows 사용자" w:date="2019-12-11T12:08:00Z"/>
                <w:rFonts w:ascii="바탕" w:hAnsi="바탕"/>
                <w:sz w:val="16"/>
                <w:szCs w:val="16"/>
                <w:lang w:val="de-DE"/>
                <w:rPrChange w:id="14901" w:author="Windows 사용자" w:date="2019-12-11T12:10:00Z">
                  <w:rPr>
                    <w:ins w:id="14902" w:author="Windows 사용자" w:date="2019-12-11T12:08:00Z"/>
                    <w:lang w:val="de-DE"/>
                  </w:rPr>
                </w:rPrChange>
              </w:rPr>
              <w:pPrChange w:id="1490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904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905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4.614</w:t>
              </w:r>
            </w:ins>
          </w:p>
        </w:tc>
        <w:tc>
          <w:tcPr>
            <w:tcW w:w="907" w:type="dxa"/>
            <w:vMerge w:val="restart"/>
            <w:vAlign w:val="center"/>
          </w:tcPr>
          <w:p w14:paraId="350EA059" w14:textId="3EB253BE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906" w:author="Windows 사용자" w:date="2019-12-11T12:08:00Z"/>
                <w:rFonts w:ascii="바탕" w:hAnsi="바탕"/>
                <w:sz w:val="16"/>
                <w:szCs w:val="16"/>
                <w:lang w:val="de-DE"/>
                <w:rPrChange w:id="14907" w:author="Windows 사용자" w:date="2019-12-11T12:10:00Z">
                  <w:rPr>
                    <w:ins w:id="14908" w:author="Windows 사용자" w:date="2019-12-11T12:08:00Z"/>
                    <w:lang w:val="de-DE"/>
                  </w:rPr>
                </w:rPrChange>
              </w:rPr>
              <w:pPrChange w:id="1490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910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911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0.680</w:t>
              </w:r>
            </w:ins>
          </w:p>
        </w:tc>
        <w:tc>
          <w:tcPr>
            <w:tcW w:w="907" w:type="dxa"/>
            <w:vAlign w:val="center"/>
          </w:tcPr>
          <w:p w14:paraId="0D2A3D25" w14:textId="5A437D02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912" w:author="Windows 사용자" w:date="2019-12-11T12:08:00Z"/>
                <w:rFonts w:ascii="바탕" w:hAnsi="바탕"/>
                <w:sz w:val="16"/>
                <w:szCs w:val="16"/>
                <w:lang w:val="de-DE"/>
                <w:rPrChange w:id="14913" w:author="Windows 사용자" w:date="2019-12-11T12:10:00Z">
                  <w:rPr>
                    <w:ins w:id="14914" w:author="Windows 사용자" w:date="2019-12-11T12:08:00Z"/>
                    <w:lang w:val="de-DE"/>
                  </w:rPr>
                </w:rPrChange>
              </w:rPr>
              <w:pPrChange w:id="1491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916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917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0.085</w:t>
              </w:r>
            </w:ins>
          </w:p>
        </w:tc>
        <w:tc>
          <w:tcPr>
            <w:tcW w:w="907" w:type="dxa"/>
            <w:vAlign w:val="center"/>
          </w:tcPr>
          <w:p w14:paraId="28785A82" w14:textId="6A1F9F86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918" w:author="Windows 사용자" w:date="2019-12-11T12:08:00Z"/>
                <w:rFonts w:ascii="바탕" w:hAnsi="바탕"/>
                <w:sz w:val="16"/>
                <w:szCs w:val="16"/>
                <w:lang w:val="de-DE"/>
                <w:rPrChange w:id="14919" w:author="Windows 사용자" w:date="2019-12-11T12:10:00Z">
                  <w:rPr>
                    <w:ins w:id="14920" w:author="Windows 사용자" w:date="2019-12-11T12:08:00Z"/>
                    <w:lang w:val="de-DE"/>
                  </w:rPr>
                </w:rPrChange>
              </w:rPr>
              <w:pPrChange w:id="1492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922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923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0.121</w:t>
              </w:r>
            </w:ins>
          </w:p>
        </w:tc>
      </w:tr>
      <w:tr w:rsidR="00997D19" w:rsidRPr="00997D19" w14:paraId="07D85B92" w14:textId="77777777" w:rsidTr="00932E72">
        <w:trPr>
          <w:jc w:val="center"/>
          <w:ins w:id="14924" w:author="Windows 사용자" w:date="2019-12-11T12:08:00Z"/>
        </w:trPr>
        <w:tc>
          <w:tcPr>
            <w:tcW w:w="907" w:type="dxa"/>
            <w:vAlign w:val="center"/>
          </w:tcPr>
          <w:p w14:paraId="46618444" w14:textId="14E795C0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925" w:author="Windows 사용자" w:date="2019-12-11T12:13:00Z"/>
                <w:rFonts w:ascii="바탕" w:hAnsi="바탕"/>
                <w:color w:val="000000"/>
                <w:sz w:val="16"/>
                <w:szCs w:val="16"/>
              </w:rPr>
            </w:pPr>
            <w:ins w:id="14926" w:author="Windows 사용자" w:date="2019-12-11T12:13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927" w:author="Windows 사용자" w:date="2019-12-11T12:14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42</w:t>
              </w:r>
            </w:ins>
          </w:p>
        </w:tc>
        <w:tc>
          <w:tcPr>
            <w:tcW w:w="907" w:type="dxa"/>
            <w:vAlign w:val="center"/>
          </w:tcPr>
          <w:p w14:paraId="052F98F6" w14:textId="6EF4F4D5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928" w:author="Windows 사용자" w:date="2019-12-11T12:08:00Z"/>
                <w:rFonts w:ascii="바탕" w:hAnsi="바탕"/>
                <w:sz w:val="16"/>
                <w:szCs w:val="16"/>
                <w:lang w:val="de-DE"/>
                <w:rPrChange w:id="14929" w:author="Windows 사용자" w:date="2019-12-11T12:10:00Z">
                  <w:rPr>
                    <w:ins w:id="14930" w:author="Windows 사용자" w:date="2019-12-11T12:08:00Z"/>
                    <w:lang w:val="de-DE"/>
                  </w:rPr>
                </w:rPrChange>
              </w:rPr>
              <w:pPrChange w:id="1493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932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933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</w:t>
              </w:r>
            </w:ins>
          </w:p>
        </w:tc>
        <w:tc>
          <w:tcPr>
            <w:tcW w:w="907" w:type="dxa"/>
            <w:vAlign w:val="center"/>
          </w:tcPr>
          <w:p w14:paraId="0E0BC6E6" w14:textId="285F6D6F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934" w:author="Windows 사용자" w:date="2019-12-11T12:08:00Z"/>
                <w:rFonts w:ascii="바탕" w:hAnsi="바탕"/>
                <w:sz w:val="16"/>
                <w:szCs w:val="16"/>
                <w:lang w:val="de-DE"/>
                <w:rPrChange w:id="14935" w:author="Windows 사용자" w:date="2019-12-11T12:10:00Z">
                  <w:rPr>
                    <w:ins w:id="14936" w:author="Windows 사용자" w:date="2019-12-11T12:08:00Z"/>
                    <w:lang w:val="de-DE"/>
                  </w:rPr>
                </w:rPrChange>
              </w:rPr>
              <w:pPrChange w:id="1493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938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939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55.293</w:t>
              </w:r>
            </w:ins>
          </w:p>
        </w:tc>
        <w:tc>
          <w:tcPr>
            <w:tcW w:w="907" w:type="dxa"/>
            <w:vMerge/>
            <w:vAlign w:val="center"/>
          </w:tcPr>
          <w:p w14:paraId="74DA1B80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940" w:author="Windows 사용자" w:date="2019-12-11T12:08:00Z"/>
                <w:rFonts w:ascii="바탕" w:hAnsi="바탕"/>
                <w:sz w:val="16"/>
                <w:szCs w:val="16"/>
                <w:lang w:val="de-DE"/>
                <w:rPrChange w:id="14941" w:author="Windows 사용자" w:date="2019-12-11T12:10:00Z">
                  <w:rPr>
                    <w:ins w:id="14942" w:author="Windows 사용자" w:date="2019-12-11T12:08:00Z"/>
                    <w:lang w:val="de-DE"/>
                  </w:rPr>
                </w:rPrChange>
              </w:rPr>
              <w:pPrChange w:id="1494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6E5DF54F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944" w:author="Windows 사용자" w:date="2019-12-11T12:08:00Z"/>
                <w:rFonts w:ascii="바탕" w:hAnsi="바탕"/>
                <w:sz w:val="16"/>
                <w:szCs w:val="16"/>
                <w:lang w:val="de-DE"/>
                <w:rPrChange w:id="14945" w:author="Windows 사용자" w:date="2019-12-11T12:10:00Z">
                  <w:rPr>
                    <w:ins w:id="14946" w:author="Windows 사용자" w:date="2019-12-11T12:08:00Z"/>
                    <w:lang w:val="de-DE"/>
                  </w:rPr>
                </w:rPrChange>
              </w:rPr>
              <w:pPrChange w:id="1494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2598C2A0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948" w:author="Windows 사용자" w:date="2019-12-11T12:08:00Z"/>
                <w:rFonts w:ascii="바탕" w:hAnsi="바탕"/>
                <w:sz w:val="16"/>
                <w:szCs w:val="16"/>
                <w:lang w:val="de-DE"/>
                <w:rPrChange w:id="14949" w:author="Windows 사용자" w:date="2019-12-11T12:10:00Z">
                  <w:rPr>
                    <w:ins w:id="14950" w:author="Windows 사용자" w:date="2019-12-11T12:08:00Z"/>
                    <w:lang w:val="de-DE"/>
                  </w:rPr>
                </w:rPrChange>
              </w:rPr>
              <w:pPrChange w:id="1495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Align w:val="center"/>
          </w:tcPr>
          <w:p w14:paraId="706F2F64" w14:textId="6FF60C9E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952" w:author="Windows 사용자" w:date="2019-12-11T12:08:00Z"/>
                <w:rFonts w:ascii="바탕" w:hAnsi="바탕"/>
                <w:sz w:val="16"/>
                <w:szCs w:val="16"/>
                <w:lang w:val="de-DE"/>
                <w:rPrChange w:id="14953" w:author="Windows 사용자" w:date="2019-12-11T12:10:00Z">
                  <w:rPr>
                    <w:ins w:id="14954" w:author="Windows 사용자" w:date="2019-12-11T12:08:00Z"/>
                    <w:lang w:val="de-DE"/>
                  </w:rPr>
                </w:rPrChange>
              </w:rPr>
              <w:pPrChange w:id="1495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956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957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0.085</w:t>
              </w:r>
            </w:ins>
          </w:p>
        </w:tc>
        <w:tc>
          <w:tcPr>
            <w:tcW w:w="907" w:type="dxa"/>
            <w:vAlign w:val="center"/>
          </w:tcPr>
          <w:p w14:paraId="747A032A" w14:textId="4D4F0CAC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958" w:author="Windows 사용자" w:date="2019-12-11T12:08:00Z"/>
                <w:rFonts w:ascii="바탕" w:hAnsi="바탕"/>
                <w:sz w:val="16"/>
                <w:szCs w:val="16"/>
                <w:lang w:val="de-DE"/>
                <w:rPrChange w:id="14959" w:author="Windows 사용자" w:date="2019-12-11T12:10:00Z">
                  <w:rPr>
                    <w:ins w:id="14960" w:author="Windows 사용자" w:date="2019-12-11T12:08:00Z"/>
                    <w:lang w:val="de-DE"/>
                  </w:rPr>
                </w:rPrChange>
              </w:rPr>
              <w:pPrChange w:id="1496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962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963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0.121</w:t>
              </w:r>
            </w:ins>
          </w:p>
        </w:tc>
      </w:tr>
      <w:tr w:rsidR="00997D19" w:rsidRPr="00997D19" w14:paraId="7EED17F9" w14:textId="77777777" w:rsidTr="00932E72">
        <w:trPr>
          <w:jc w:val="center"/>
          <w:ins w:id="14964" w:author="Windows 사용자" w:date="2019-12-11T12:08:00Z"/>
        </w:trPr>
        <w:tc>
          <w:tcPr>
            <w:tcW w:w="907" w:type="dxa"/>
            <w:vAlign w:val="center"/>
          </w:tcPr>
          <w:p w14:paraId="1D11D460" w14:textId="1368A0BF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965" w:author="Windows 사용자" w:date="2019-12-11T12:13:00Z"/>
                <w:rFonts w:ascii="바탕" w:hAnsi="바탕"/>
                <w:color w:val="000000"/>
                <w:sz w:val="16"/>
                <w:szCs w:val="16"/>
              </w:rPr>
            </w:pPr>
            <w:ins w:id="14966" w:author="Windows 사용자" w:date="2019-12-11T12:13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967" w:author="Windows 사용자" w:date="2019-12-11T12:14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43</w:t>
              </w:r>
            </w:ins>
          </w:p>
        </w:tc>
        <w:tc>
          <w:tcPr>
            <w:tcW w:w="907" w:type="dxa"/>
            <w:vAlign w:val="center"/>
          </w:tcPr>
          <w:p w14:paraId="123DA684" w14:textId="261C0C55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968" w:author="Windows 사용자" w:date="2019-12-11T12:08:00Z"/>
                <w:rFonts w:ascii="바탕" w:hAnsi="바탕"/>
                <w:sz w:val="16"/>
                <w:szCs w:val="16"/>
                <w:lang w:val="de-DE"/>
                <w:rPrChange w:id="14969" w:author="Windows 사용자" w:date="2019-12-11T12:10:00Z">
                  <w:rPr>
                    <w:ins w:id="14970" w:author="Windows 사용자" w:date="2019-12-11T12:08:00Z"/>
                    <w:lang w:val="de-DE"/>
                  </w:rPr>
                </w:rPrChange>
              </w:rPr>
              <w:pPrChange w:id="1497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972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973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</w:t>
              </w:r>
            </w:ins>
          </w:p>
        </w:tc>
        <w:tc>
          <w:tcPr>
            <w:tcW w:w="907" w:type="dxa"/>
            <w:vAlign w:val="center"/>
          </w:tcPr>
          <w:p w14:paraId="6229CB73" w14:textId="3826BE4E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974" w:author="Windows 사용자" w:date="2019-12-11T12:08:00Z"/>
                <w:rFonts w:ascii="바탕" w:hAnsi="바탕"/>
                <w:sz w:val="16"/>
                <w:szCs w:val="16"/>
                <w:lang w:val="de-DE"/>
                <w:rPrChange w:id="14975" w:author="Windows 사용자" w:date="2019-12-11T12:10:00Z">
                  <w:rPr>
                    <w:ins w:id="14976" w:author="Windows 사용자" w:date="2019-12-11T12:08:00Z"/>
                    <w:lang w:val="de-DE"/>
                  </w:rPr>
                </w:rPrChange>
              </w:rPr>
              <w:pPrChange w:id="1497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978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979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55.376</w:t>
              </w:r>
            </w:ins>
          </w:p>
        </w:tc>
        <w:tc>
          <w:tcPr>
            <w:tcW w:w="907" w:type="dxa"/>
            <w:vMerge/>
            <w:vAlign w:val="center"/>
          </w:tcPr>
          <w:p w14:paraId="786EEF23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980" w:author="Windows 사용자" w:date="2019-12-11T12:08:00Z"/>
                <w:rFonts w:ascii="바탕" w:hAnsi="바탕"/>
                <w:sz w:val="16"/>
                <w:szCs w:val="16"/>
                <w:lang w:val="de-DE"/>
                <w:rPrChange w:id="14981" w:author="Windows 사용자" w:date="2019-12-11T12:10:00Z">
                  <w:rPr>
                    <w:ins w:id="14982" w:author="Windows 사용자" w:date="2019-12-11T12:08:00Z"/>
                    <w:lang w:val="de-DE"/>
                  </w:rPr>
                </w:rPrChange>
              </w:rPr>
              <w:pPrChange w:id="1498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52D9154A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984" w:author="Windows 사용자" w:date="2019-12-11T12:08:00Z"/>
                <w:rFonts w:ascii="바탕" w:hAnsi="바탕"/>
                <w:sz w:val="16"/>
                <w:szCs w:val="16"/>
                <w:lang w:val="de-DE"/>
                <w:rPrChange w:id="14985" w:author="Windows 사용자" w:date="2019-12-11T12:10:00Z">
                  <w:rPr>
                    <w:ins w:id="14986" w:author="Windows 사용자" w:date="2019-12-11T12:08:00Z"/>
                    <w:lang w:val="de-DE"/>
                  </w:rPr>
                </w:rPrChange>
              </w:rPr>
              <w:pPrChange w:id="1498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6D129039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988" w:author="Windows 사용자" w:date="2019-12-11T12:08:00Z"/>
                <w:rFonts w:ascii="바탕" w:hAnsi="바탕"/>
                <w:sz w:val="16"/>
                <w:szCs w:val="16"/>
                <w:lang w:val="de-DE"/>
                <w:rPrChange w:id="14989" w:author="Windows 사용자" w:date="2019-12-11T12:10:00Z">
                  <w:rPr>
                    <w:ins w:id="14990" w:author="Windows 사용자" w:date="2019-12-11T12:08:00Z"/>
                    <w:lang w:val="de-DE"/>
                  </w:rPr>
                </w:rPrChange>
              </w:rPr>
              <w:pPrChange w:id="1499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Align w:val="center"/>
          </w:tcPr>
          <w:p w14:paraId="7C33BA76" w14:textId="415F9412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992" w:author="Windows 사용자" w:date="2019-12-11T12:08:00Z"/>
                <w:rFonts w:ascii="바탕" w:hAnsi="바탕"/>
                <w:sz w:val="16"/>
                <w:szCs w:val="16"/>
                <w:lang w:val="de-DE"/>
                <w:rPrChange w:id="14993" w:author="Windows 사용자" w:date="2019-12-11T12:10:00Z">
                  <w:rPr>
                    <w:ins w:id="14994" w:author="Windows 사용자" w:date="2019-12-11T12:08:00Z"/>
                    <w:lang w:val="de-DE"/>
                  </w:rPr>
                </w:rPrChange>
              </w:rPr>
              <w:pPrChange w:id="1499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4996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4997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0.083</w:t>
              </w:r>
            </w:ins>
          </w:p>
        </w:tc>
        <w:tc>
          <w:tcPr>
            <w:tcW w:w="907" w:type="dxa"/>
            <w:vAlign w:val="center"/>
          </w:tcPr>
          <w:p w14:paraId="67854676" w14:textId="0AC0594C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4998" w:author="Windows 사용자" w:date="2019-12-11T12:08:00Z"/>
                <w:rFonts w:ascii="바탕" w:hAnsi="바탕"/>
                <w:sz w:val="16"/>
                <w:szCs w:val="16"/>
                <w:lang w:val="de-DE"/>
                <w:rPrChange w:id="14999" w:author="Windows 사용자" w:date="2019-12-11T12:10:00Z">
                  <w:rPr>
                    <w:ins w:id="15000" w:author="Windows 사용자" w:date="2019-12-11T12:08:00Z"/>
                    <w:lang w:val="de-DE"/>
                  </w:rPr>
                </w:rPrChange>
              </w:rPr>
              <w:pPrChange w:id="1500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002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003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0.119</w:t>
              </w:r>
            </w:ins>
          </w:p>
        </w:tc>
      </w:tr>
      <w:tr w:rsidR="00997D19" w:rsidRPr="00997D19" w14:paraId="1BBC0302" w14:textId="77777777" w:rsidTr="00932E72">
        <w:trPr>
          <w:jc w:val="center"/>
          <w:ins w:id="15004" w:author="Windows 사용자" w:date="2019-12-11T12:08:00Z"/>
        </w:trPr>
        <w:tc>
          <w:tcPr>
            <w:tcW w:w="907" w:type="dxa"/>
            <w:vAlign w:val="center"/>
          </w:tcPr>
          <w:p w14:paraId="230071A0" w14:textId="2FEB897E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005" w:author="Windows 사용자" w:date="2019-12-11T12:13:00Z"/>
                <w:rFonts w:ascii="바탕" w:hAnsi="바탕"/>
                <w:color w:val="000000"/>
                <w:sz w:val="16"/>
                <w:szCs w:val="16"/>
              </w:rPr>
            </w:pPr>
            <w:ins w:id="15006" w:author="Windows 사용자" w:date="2019-12-11T12:13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007" w:author="Windows 사용자" w:date="2019-12-11T12:14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44</w:t>
              </w:r>
            </w:ins>
          </w:p>
        </w:tc>
        <w:tc>
          <w:tcPr>
            <w:tcW w:w="907" w:type="dxa"/>
            <w:vAlign w:val="center"/>
          </w:tcPr>
          <w:p w14:paraId="68BD9601" w14:textId="500D22E4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008" w:author="Windows 사용자" w:date="2019-12-11T12:08:00Z"/>
                <w:rFonts w:ascii="바탕" w:hAnsi="바탕"/>
                <w:sz w:val="16"/>
                <w:szCs w:val="16"/>
                <w:lang w:val="de-DE"/>
                <w:rPrChange w:id="15009" w:author="Windows 사용자" w:date="2019-12-11T12:10:00Z">
                  <w:rPr>
                    <w:ins w:id="15010" w:author="Windows 사용자" w:date="2019-12-11T12:08:00Z"/>
                    <w:lang w:val="de-DE"/>
                  </w:rPr>
                </w:rPrChange>
              </w:rPr>
              <w:pPrChange w:id="1501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012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013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</w:t>
              </w:r>
            </w:ins>
          </w:p>
        </w:tc>
        <w:tc>
          <w:tcPr>
            <w:tcW w:w="907" w:type="dxa"/>
            <w:vAlign w:val="center"/>
          </w:tcPr>
          <w:p w14:paraId="4C308997" w14:textId="62457F05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014" w:author="Windows 사용자" w:date="2019-12-11T12:08:00Z"/>
                <w:rFonts w:ascii="바탕" w:hAnsi="바탕"/>
                <w:sz w:val="16"/>
                <w:szCs w:val="16"/>
                <w:lang w:val="de-DE"/>
                <w:rPrChange w:id="15015" w:author="Windows 사용자" w:date="2019-12-11T12:10:00Z">
                  <w:rPr>
                    <w:ins w:id="15016" w:author="Windows 사용자" w:date="2019-12-11T12:08:00Z"/>
                    <w:lang w:val="de-DE"/>
                  </w:rPr>
                </w:rPrChange>
              </w:rPr>
              <w:pPrChange w:id="1501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018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019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55.457</w:t>
              </w:r>
            </w:ins>
          </w:p>
        </w:tc>
        <w:tc>
          <w:tcPr>
            <w:tcW w:w="907" w:type="dxa"/>
            <w:vMerge/>
            <w:vAlign w:val="center"/>
          </w:tcPr>
          <w:p w14:paraId="7D1B4EE7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020" w:author="Windows 사용자" w:date="2019-12-11T12:08:00Z"/>
                <w:rFonts w:ascii="바탕" w:hAnsi="바탕"/>
                <w:sz w:val="16"/>
                <w:szCs w:val="16"/>
                <w:lang w:val="de-DE"/>
                <w:rPrChange w:id="15021" w:author="Windows 사용자" w:date="2019-12-11T12:10:00Z">
                  <w:rPr>
                    <w:ins w:id="15022" w:author="Windows 사용자" w:date="2019-12-11T12:08:00Z"/>
                    <w:lang w:val="de-DE"/>
                  </w:rPr>
                </w:rPrChange>
              </w:rPr>
              <w:pPrChange w:id="1502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1BAEE716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024" w:author="Windows 사용자" w:date="2019-12-11T12:08:00Z"/>
                <w:rFonts w:ascii="바탕" w:hAnsi="바탕"/>
                <w:sz w:val="16"/>
                <w:szCs w:val="16"/>
                <w:lang w:val="de-DE"/>
                <w:rPrChange w:id="15025" w:author="Windows 사용자" w:date="2019-12-11T12:10:00Z">
                  <w:rPr>
                    <w:ins w:id="15026" w:author="Windows 사용자" w:date="2019-12-11T12:08:00Z"/>
                    <w:lang w:val="de-DE"/>
                  </w:rPr>
                </w:rPrChange>
              </w:rPr>
              <w:pPrChange w:id="1502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1FE3F183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028" w:author="Windows 사용자" w:date="2019-12-11T12:08:00Z"/>
                <w:rFonts w:ascii="바탕" w:hAnsi="바탕"/>
                <w:sz w:val="16"/>
                <w:szCs w:val="16"/>
                <w:lang w:val="de-DE"/>
                <w:rPrChange w:id="15029" w:author="Windows 사용자" w:date="2019-12-11T12:10:00Z">
                  <w:rPr>
                    <w:ins w:id="15030" w:author="Windows 사용자" w:date="2019-12-11T12:08:00Z"/>
                    <w:lang w:val="de-DE"/>
                  </w:rPr>
                </w:rPrChange>
              </w:rPr>
              <w:pPrChange w:id="1503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Align w:val="center"/>
          </w:tcPr>
          <w:p w14:paraId="06B5031D" w14:textId="1F26DDA0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032" w:author="Windows 사용자" w:date="2019-12-11T12:08:00Z"/>
                <w:rFonts w:ascii="바탕" w:hAnsi="바탕"/>
                <w:sz w:val="16"/>
                <w:szCs w:val="16"/>
                <w:lang w:val="de-DE"/>
                <w:rPrChange w:id="15033" w:author="Windows 사용자" w:date="2019-12-11T12:10:00Z">
                  <w:rPr>
                    <w:ins w:id="15034" w:author="Windows 사용자" w:date="2019-12-11T12:08:00Z"/>
                    <w:lang w:val="de-DE"/>
                  </w:rPr>
                </w:rPrChange>
              </w:rPr>
              <w:pPrChange w:id="1503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036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037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0.081</w:t>
              </w:r>
            </w:ins>
          </w:p>
        </w:tc>
        <w:tc>
          <w:tcPr>
            <w:tcW w:w="907" w:type="dxa"/>
            <w:vAlign w:val="center"/>
          </w:tcPr>
          <w:p w14:paraId="69451ED0" w14:textId="311111CD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038" w:author="Windows 사용자" w:date="2019-12-11T12:08:00Z"/>
                <w:rFonts w:ascii="바탕" w:hAnsi="바탕"/>
                <w:sz w:val="16"/>
                <w:szCs w:val="16"/>
                <w:lang w:val="de-DE"/>
                <w:rPrChange w:id="15039" w:author="Windows 사용자" w:date="2019-12-11T12:10:00Z">
                  <w:rPr>
                    <w:ins w:id="15040" w:author="Windows 사용자" w:date="2019-12-11T12:08:00Z"/>
                    <w:lang w:val="de-DE"/>
                  </w:rPr>
                </w:rPrChange>
              </w:rPr>
              <w:pPrChange w:id="1504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042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043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0.116</w:t>
              </w:r>
            </w:ins>
          </w:p>
        </w:tc>
      </w:tr>
      <w:tr w:rsidR="00997D19" w:rsidRPr="00997D19" w14:paraId="37F67A85" w14:textId="77777777" w:rsidTr="00932E72">
        <w:trPr>
          <w:jc w:val="center"/>
          <w:ins w:id="15044" w:author="Windows 사용자" w:date="2019-12-11T12:08:00Z"/>
        </w:trPr>
        <w:tc>
          <w:tcPr>
            <w:tcW w:w="907" w:type="dxa"/>
            <w:vAlign w:val="center"/>
          </w:tcPr>
          <w:p w14:paraId="0B2EC67A" w14:textId="7A0672E6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045" w:author="Windows 사용자" w:date="2019-12-11T12:13:00Z"/>
                <w:rFonts w:ascii="바탕" w:hAnsi="바탕"/>
                <w:color w:val="000000"/>
                <w:sz w:val="16"/>
                <w:szCs w:val="16"/>
              </w:rPr>
            </w:pPr>
            <w:ins w:id="15046" w:author="Windows 사용자" w:date="2019-12-11T12:13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047" w:author="Windows 사용자" w:date="2019-12-11T12:14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45</w:t>
              </w:r>
            </w:ins>
          </w:p>
        </w:tc>
        <w:tc>
          <w:tcPr>
            <w:tcW w:w="907" w:type="dxa"/>
            <w:vAlign w:val="center"/>
          </w:tcPr>
          <w:p w14:paraId="16CC175B" w14:textId="6313D712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048" w:author="Windows 사용자" w:date="2019-12-11T12:08:00Z"/>
                <w:rFonts w:ascii="바탕" w:hAnsi="바탕"/>
                <w:sz w:val="16"/>
                <w:szCs w:val="16"/>
                <w:lang w:val="de-DE"/>
                <w:rPrChange w:id="15049" w:author="Windows 사용자" w:date="2019-12-11T12:10:00Z">
                  <w:rPr>
                    <w:ins w:id="15050" w:author="Windows 사용자" w:date="2019-12-11T12:08:00Z"/>
                    <w:lang w:val="de-DE"/>
                  </w:rPr>
                </w:rPrChange>
              </w:rPr>
              <w:pPrChange w:id="1505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052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053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</w:t>
              </w:r>
            </w:ins>
          </w:p>
        </w:tc>
        <w:tc>
          <w:tcPr>
            <w:tcW w:w="907" w:type="dxa"/>
            <w:vAlign w:val="center"/>
          </w:tcPr>
          <w:p w14:paraId="2EA8B74E" w14:textId="3EF40419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054" w:author="Windows 사용자" w:date="2019-12-11T12:08:00Z"/>
                <w:rFonts w:ascii="바탕" w:hAnsi="바탕"/>
                <w:sz w:val="16"/>
                <w:szCs w:val="16"/>
                <w:lang w:val="de-DE"/>
                <w:rPrChange w:id="15055" w:author="Windows 사용자" w:date="2019-12-11T12:10:00Z">
                  <w:rPr>
                    <w:ins w:id="15056" w:author="Windows 사용자" w:date="2019-12-11T12:08:00Z"/>
                    <w:lang w:val="de-DE"/>
                  </w:rPr>
                </w:rPrChange>
              </w:rPr>
              <w:pPrChange w:id="1505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058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059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55.535</w:t>
              </w:r>
            </w:ins>
          </w:p>
        </w:tc>
        <w:tc>
          <w:tcPr>
            <w:tcW w:w="907" w:type="dxa"/>
            <w:vMerge/>
            <w:vAlign w:val="center"/>
          </w:tcPr>
          <w:p w14:paraId="198CFC7C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060" w:author="Windows 사용자" w:date="2019-12-11T12:08:00Z"/>
                <w:rFonts w:ascii="바탕" w:hAnsi="바탕"/>
                <w:sz w:val="16"/>
                <w:szCs w:val="16"/>
                <w:lang w:val="de-DE"/>
                <w:rPrChange w:id="15061" w:author="Windows 사용자" w:date="2019-12-11T12:10:00Z">
                  <w:rPr>
                    <w:ins w:id="15062" w:author="Windows 사용자" w:date="2019-12-11T12:08:00Z"/>
                    <w:lang w:val="de-DE"/>
                  </w:rPr>
                </w:rPrChange>
              </w:rPr>
              <w:pPrChange w:id="1506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50BEF005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064" w:author="Windows 사용자" w:date="2019-12-11T12:08:00Z"/>
                <w:rFonts w:ascii="바탕" w:hAnsi="바탕"/>
                <w:sz w:val="16"/>
                <w:szCs w:val="16"/>
                <w:lang w:val="de-DE"/>
                <w:rPrChange w:id="15065" w:author="Windows 사용자" w:date="2019-12-11T12:10:00Z">
                  <w:rPr>
                    <w:ins w:id="15066" w:author="Windows 사용자" w:date="2019-12-11T12:08:00Z"/>
                    <w:lang w:val="de-DE"/>
                  </w:rPr>
                </w:rPrChange>
              </w:rPr>
              <w:pPrChange w:id="1506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480ADAE4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068" w:author="Windows 사용자" w:date="2019-12-11T12:08:00Z"/>
                <w:rFonts w:ascii="바탕" w:hAnsi="바탕"/>
                <w:sz w:val="16"/>
                <w:szCs w:val="16"/>
                <w:lang w:val="de-DE"/>
                <w:rPrChange w:id="15069" w:author="Windows 사용자" w:date="2019-12-11T12:10:00Z">
                  <w:rPr>
                    <w:ins w:id="15070" w:author="Windows 사용자" w:date="2019-12-11T12:08:00Z"/>
                    <w:lang w:val="de-DE"/>
                  </w:rPr>
                </w:rPrChange>
              </w:rPr>
              <w:pPrChange w:id="1507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Align w:val="center"/>
          </w:tcPr>
          <w:p w14:paraId="637C25F5" w14:textId="324E163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072" w:author="Windows 사용자" w:date="2019-12-11T12:08:00Z"/>
                <w:rFonts w:ascii="바탕" w:hAnsi="바탕"/>
                <w:sz w:val="16"/>
                <w:szCs w:val="16"/>
                <w:lang w:val="de-DE"/>
                <w:rPrChange w:id="15073" w:author="Windows 사용자" w:date="2019-12-11T12:10:00Z">
                  <w:rPr>
                    <w:ins w:id="15074" w:author="Windows 사용자" w:date="2019-12-11T12:08:00Z"/>
                    <w:lang w:val="de-DE"/>
                  </w:rPr>
                </w:rPrChange>
              </w:rPr>
              <w:pPrChange w:id="1507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076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077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0.078</w:t>
              </w:r>
            </w:ins>
          </w:p>
        </w:tc>
        <w:tc>
          <w:tcPr>
            <w:tcW w:w="907" w:type="dxa"/>
            <w:vAlign w:val="center"/>
          </w:tcPr>
          <w:p w14:paraId="2CC90CA2" w14:textId="78B6FB5E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078" w:author="Windows 사용자" w:date="2019-12-11T12:08:00Z"/>
                <w:rFonts w:ascii="바탕" w:hAnsi="바탕"/>
                <w:sz w:val="16"/>
                <w:szCs w:val="16"/>
                <w:lang w:val="de-DE"/>
                <w:rPrChange w:id="15079" w:author="Windows 사용자" w:date="2019-12-11T12:10:00Z">
                  <w:rPr>
                    <w:ins w:id="15080" w:author="Windows 사용자" w:date="2019-12-11T12:08:00Z"/>
                    <w:lang w:val="de-DE"/>
                  </w:rPr>
                </w:rPrChange>
              </w:rPr>
              <w:pPrChange w:id="1508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082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083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0.111</w:t>
              </w:r>
            </w:ins>
          </w:p>
        </w:tc>
      </w:tr>
      <w:tr w:rsidR="00997D19" w:rsidRPr="00997D19" w14:paraId="1F477F9B" w14:textId="77777777" w:rsidTr="00932E72">
        <w:trPr>
          <w:jc w:val="center"/>
          <w:ins w:id="15084" w:author="Windows 사용자" w:date="2019-12-11T12:08:00Z"/>
        </w:trPr>
        <w:tc>
          <w:tcPr>
            <w:tcW w:w="907" w:type="dxa"/>
            <w:vAlign w:val="center"/>
          </w:tcPr>
          <w:p w14:paraId="198D3DA9" w14:textId="6472D05F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085" w:author="Windows 사용자" w:date="2019-12-11T12:13:00Z"/>
                <w:rFonts w:ascii="바탕" w:hAnsi="바탕"/>
                <w:color w:val="000000"/>
                <w:sz w:val="16"/>
                <w:szCs w:val="16"/>
              </w:rPr>
            </w:pPr>
            <w:ins w:id="15086" w:author="Windows 사용자" w:date="2019-12-11T12:13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087" w:author="Windows 사용자" w:date="2019-12-11T12:14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46</w:t>
              </w:r>
            </w:ins>
          </w:p>
        </w:tc>
        <w:tc>
          <w:tcPr>
            <w:tcW w:w="907" w:type="dxa"/>
            <w:vAlign w:val="center"/>
          </w:tcPr>
          <w:p w14:paraId="05C707BA" w14:textId="1C80F03E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088" w:author="Windows 사용자" w:date="2019-12-11T12:08:00Z"/>
                <w:rFonts w:ascii="바탕" w:hAnsi="바탕"/>
                <w:sz w:val="16"/>
                <w:szCs w:val="16"/>
                <w:lang w:val="de-DE"/>
                <w:rPrChange w:id="15089" w:author="Windows 사용자" w:date="2019-12-11T12:10:00Z">
                  <w:rPr>
                    <w:ins w:id="15090" w:author="Windows 사용자" w:date="2019-12-11T12:08:00Z"/>
                    <w:lang w:val="de-DE"/>
                  </w:rPr>
                </w:rPrChange>
              </w:rPr>
              <w:pPrChange w:id="1509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092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093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</w:t>
              </w:r>
            </w:ins>
          </w:p>
        </w:tc>
        <w:tc>
          <w:tcPr>
            <w:tcW w:w="907" w:type="dxa"/>
            <w:vAlign w:val="center"/>
          </w:tcPr>
          <w:p w14:paraId="3F802205" w14:textId="1B46B56E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094" w:author="Windows 사용자" w:date="2019-12-11T12:08:00Z"/>
                <w:rFonts w:ascii="바탕" w:hAnsi="바탕"/>
                <w:sz w:val="16"/>
                <w:szCs w:val="16"/>
                <w:lang w:val="de-DE"/>
                <w:rPrChange w:id="15095" w:author="Windows 사용자" w:date="2019-12-11T12:10:00Z">
                  <w:rPr>
                    <w:ins w:id="15096" w:author="Windows 사용자" w:date="2019-12-11T12:08:00Z"/>
                    <w:lang w:val="de-DE"/>
                  </w:rPr>
                </w:rPrChange>
              </w:rPr>
              <w:pPrChange w:id="1509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098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099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55.609</w:t>
              </w:r>
            </w:ins>
          </w:p>
        </w:tc>
        <w:tc>
          <w:tcPr>
            <w:tcW w:w="907" w:type="dxa"/>
            <w:vMerge w:val="restart"/>
            <w:vAlign w:val="center"/>
          </w:tcPr>
          <w:p w14:paraId="31A5DD2E" w14:textId="02AB0100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100" w:author="Windows 사용자" w:date="2019-12-11T12:08:00Z"/>
                <w:rFonts w:ascii="바탕" w:hAnsi="바탕"/>
                <w:sz w:val="16"/>
                <w:szCs w:val="16"/>
                <w:lang w:val="de-DE"/>
                <w:rPrChange w:id="15101" w:author="Windows 사용자" w:date="2019-12-11T12:10:00Z">
                  <w:rPr>
                    <w:ins w:id="15102" w:author="Windows 사용자" w:date="2019-12-11T12:08:00Z"/>
                    <w:lang w:val="de-DE"/>
                  </w:rPr>
                </w:rPrChange>
              </w:rPr>
              <w:pPrChange w:id="1510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104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105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4.583</w:t>
              </w:r>
            </w:ins>
          </w:p>
        </w:tc>
        <w:tc>
          <w:tcPr>
            <w:tcW w:w="907" w:type="dxa"/>
            <w:vMerge w:val="restart"/>
            <w:vAlign w:val="center"/>
          </w:tcPr>
          <w:p w14:paraId="4322EC80" w14:textId="75520DC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106" w:author="Windows 사용자" w:date="2019-12-11T12:08:00Z"/>
                <w:rFonts w:ascii="바탕" w:hAnsi="바탕"/>
                <w:sz w:val="16"/>
                <w:szCs w:val="16"/>
                <w:lang w:val="de-DE"/>
                <w:rPrChange w:id="15107" w:author="Windows 사용자" w:date="2019-12-11T12:10:00Z">
                  <w:rPr>
                    <w:ins w:id="15108" w:author="Windows 사용자" w:date="2019-12-11T12:08:00Z"/>
                    <w:lang w:val="de-DE"/>
                  </w:rPr>
                </w:rPrChange>
              </w:rPr>
              <w:pPrChange w:id="1510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110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111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4.645</w:t>
              </w:r>
            </w:ins>
          </w:p>
        </w:tc>
        <w:tc>
          <w:tcPr>
            <w:tcW w:w="907" w:type="dxa"/>
            <w:vMerge w:val="restart"/>
            <w:vAlign w:val="center"/>
          </w:tcPr>
          <w:p w14:paraId="2DD7CC95" w14:textId="67E76EA6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112" w:author="Windows 사용자" w:date="2019-12-11T12:08:00Z"/>
                <w:rFonts w:ascii="바탕" w:hAnsi="바탕"/>
                <w:sz w:val="16"/>
                <w:szCs w:val="16"/>
                <w:lang w:val="de-DE"/>
                <w:rPrChange w:id="15113" w:author="Windows 사용자" w:date="2019-12-11T12:10:00Z">
                  <w:rPr>
                    <w:ins w:id="15114" w:author="Windows 사용자" w:date="2019-12-11T12:08:00Z"/>
                    <w:lang w:val="de-DE"/>
                  </w:rPr>
                </w:rPrChange>
              </w:rPr>
              <w:pPrChange w:id="1511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116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117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1.347</w:t>
              </w:r>
            </w:ins>
          </w:p>
        </w:tc>
        <w:tc>
          <w:tcPr>
            <w:tcW w:w="907" w:type="dxa"/>
            <w:vAlign w:val="center"/>
          </w:tcPr>
          <w:p w14:paraId="4AD0410D" w14:textId="348CC1AE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118" w:author="Windows 사용자" w:date="2019-12-11T12:08:00Z"/>
                <w:rFonts w:ascii="바탕" w:hAnsi="바탕"/>
                <w:sz w:val="16"/>
                <w:szCs w:val="16"/>
                <w:lang w:val="de-DE"/>
                <w:rPrChange w:id="15119" w:author="Windows 사용자" w:date="2019-12-11T12:10:00Z">
                  <w:rPr>
                    <w:ins w:id="15120" w:author="Windows 사용자" w:date="2019-12-11T12:08:00Z"/>
                    <w:lang w:val="de-DE"/>
                  </w:rPr>
                </w:rPrChange>
              </w:rPr>
              <w:pPrChange w:id="1512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122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123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0.074</w:t>
              </w:r>
            </w:ins>
          </w:p>
        </w:tc>
        <w:tc>
          <w:tcPr>
            <w:tcW w:w="907" w:type="dxa"/>
            <w:vAlign w:val="center"/>
          </w:tcPr>
          <w:p w14:paraId="325C7028" w14:textId="16EEEEDB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124" w:author="Windows 사용자" w:date="2019-12-11T12:08:00Z"/>
                <w:rFonts w:ascii="바탕" w:hAnsi="바탕"/>
                <w:sz w:val="16"/>
                <w:szCs w:val="16"/>
                <w:lang w:val="de-DE"/>
                <w:rPrChange w:id="15125" w:author="Windows 사용자" w:date="2019-12-11T12:10:00Z">
                  <w:rPr>
                    <w:ins w:id="15126" w:author="Windows 사용자" w:date="2019-12-11T12:08:00Z"/>
                    <w:lang w:val="de-DE"/>
                  </w:rPr>
                </w:rPrChange>
              </w:rPr>
              <w:pPrChange w:id="1512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128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129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0.106</w:t>
              </w:r>
            </w:ins>
          </w:p>
        </w:tc>
      </w:tr>
      <w:tr w:rsidR="00997D19" w:rsidRPr="00997D19" w14:paraId="3CA9A9D3" w14:textId="77777777" w:rsidTr="00932E72">
        <w:trPr>
          <w:jc w:val="center"/>
          <w:ins w:id="15130" w:author="Windows 사용자" w:date="2019-12-11T12:08:00Z"/>
        </w:trPr>
        <w:tc>
          <w:tcPr>
            <w:tcW w:w="907" w:type="dxa"/>
            <w:vAlign w:val="center"/>
          </w:tcPr>
          <w:p w14:paraId="7A201E05" w14:textId="23B0BF3B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131" w:author="Windows 사용자" w:date="2019-12-11T12:13:00Z"/>
                <w:rFonts w:ascii="바탕" w:hAnsi="바탕"/>
                <w:color w:val="000000"/>
                <w:sz w:val="16"/>
                <w:szCs w:val="16"/>
              </w:rPr>
            </w:pPr>
            <w:ins w:id="15132" w:author="Windows 사용자" w:date="2019-12-11T12:13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133" w:author="Windows 사용자" w:date="2019-12-11T12:14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47</w:t>
              </w:r>
            </w:ins>
          </w:p>
        </w:tc>
        <w:tc>
          <w:tcPr>
            <w:tcW w:w="907" w:type="dxa"/>
            <w:vAlign w:val="center"/>
          </w:tcPr>
          <w:p w14:paraId="14F72551" w14:textId="5A834CA4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134" w:author="Windows 사용자" w:date="2019-12-11T12:08:00Z"/>
                <w:rFonts w:ascii="바탕" w:hAnsi="바탕"/>
                <w:sz w:val="16"/>
                <w:szCs w:val="16"/>
                <w:lang w:val="de-DE"/>
                <w:rPrChange w:id="15135" w:author="Windows 사용자" w:date="2019-12-11T12:10:00Z">
                  <w:rPr>
                    <w:ins w:id="15136" w:author="Windows 사용자" w:date="2019-12-11T12:08:00Z"/>
                    <w:lang w:val="de-DE"/>
                  </w:rPr>
                </w:rPrChange>
              </w:rPr>
              <w:pPrChange w:id="1513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138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139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</w:t>
              </w:r>
            </w:ins>
          </w:p>
        </w:tc>
        <w:tc>
          <w:tcPr>
            <w:tcW w:w="907" w:type="dxa"/>
            <w:vAlign w:val="center"/>
          </w:tcPr>
          <w:p w14:paraId="685F5D41" w14:textId="34C9E3C5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140" w:author="Windows 사용자" w:date="2019-12-11T12:08:00Z"/>
                <w:rFonts w:ascii="바탕" w:hAnsi="바탕"/>
                <w:sz w:val="16"/>
                <w:szCs w:val="16"/>
                <w:lang w:val="de-DE"/>
                <w:rPrChange w:id="15141" w:author="Windows 사용자" w:date="2019-12-11T12:10:00Z">
                  <w:rPr>
                    <w:ins w:id="15142" w:author="Windows 사용자" w:date="2019-12-11T12:08:00Z"/>
                    <w:lang w:val="de-DE"/>
                  </w:rPr>
                </w:rPrChange>
              </w:rPr>
              <w:pPrChange w:id="1514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144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145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55.679</w:t>
              </w:r>
            </w:ins>
          </w:p>
        </w:tc>
        <w:tc>
          <w:tcPr>
            <w:tcW w:w="907" w:type="dxa"/>
            <w:vMerge/>
            <w:vAlign w:val="center"/>
          </w:tcPr>
          <w:p w14:paraId="2D8975BC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146" w:author="Windows 사용자" w:date="2019-12-11T12:08:00Z"/>
                <w:rFonts w:ascii="바탕" w:hAnsi="바탕"/>
                <w:sz w:val="16"/>
                <w:szCs w:val="16"/>
                <w:lang w:val="de-DE"/>
                <w:rPrChange w:id="15147" w:author="Windows 사용자" w:date="2019-12-11T12:10:00Z">
                  <w:rPr>
                    <w:ins w:id="15148" w:author="Windows 사용자" w:date="2019-12-11T12:08:00Z"/>
                    <w:lang w:val="de-DE"/>
                  </w:rPr>
                </w:rPrChange>
              </w:rPr>
              <w:pPrChange w:id="1514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0D766F16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150" w:author="Windows 사용자" w:date="2019-12-11T12:08:00Z"/>
                <w:rFonts w:ascii="바탕" w:hAnsi="바탕"/>
                <w:sz w:val="16"/>
                <w:szCs w:val="16"/>
                <w:lang w:val="de-DE"/>
                <w:rPrChange w:id="15151" w:author="Windows 사용자" w:date="2019-12-11T12:10:00Z">
                  <w:rPr>
                    <w:ins w:id="15152" w:author="Windows 사용자" w:date="2019-12-11T12:08:00Z"/>
                    <w:lang w:val="de-DE"/>
                  </w:rPr>
                </w:rPrChange>
              </w:rPr>
              <w:pPrChange w:id="1515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139064E7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154" w:author="Windows 사용자" w:date="2019-12-11T12:08:00Z"/>
                <w:rFonts w:ascii="바탕" w:hAnsi="바탕"/>
                <w:sz w:val="16"/>
                <w:szCs w:val="16"/>
                <w:lang w:val="de-DE"/>
                <w:rPrChange w:id="15155" w:author="Windows 사용자" w:date="2019-12-11T12:10:00Z">
                  <w:rPr>
                    <w:ins w:id="15156" w:author="Windows 사용자" w:date="2019-12-11T12:08:00Z"/>
                    <w:lang w:val="de-DE"/>
                  </w:rPr>
                </w:rPrChange>
              </w:rPr>
              <w:pPrChange w:id="1515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Align w:val="center"/>
          </w:tcPr>
          <w:p w14:paraId="257BB774" w14:textId="4033DC40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158" w:author="Windows 사용자" w:date="2019-12-11T12:08:00Z"/>
                <w:rFonts w:ascii="바탕" w:hAnsi="바탕"/>
                <w:sz w:val="16"/>
                <w:szCs w:val="16"/>
                <w:lang w:val="de-DE"/>
                <w:rPrChange w:id="15159" w:author="Windows 사용자" w:date="2019-12-11T12:10:00Z">
                  <w:rPr>
                    <w:ins w:id="15160" w:author="Windows 사용자" w:date="2019-12-11T12:08:00Z"/>
                    <w:lang w:val="de-DE"/>
                  </w:rPr>
                </w:rPrChange>
              </w:rPr>
              <w:pPrChange w:id="1516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162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163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0.070</w:t>
              </w:r>
            </w:ins>
          </w:p>
        </w:tc>
        <w:tc>
          <w:tcPr>
            <w:tcW w:w="907" w:type="dxa"/>
            <w:vAlign w:val="center"/>
          </w:tcPr>
          <w:p w14:paraId="1639A633" w14:textId="20955B5E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164" w:author="Windows 사용자" w:date="2019-12-11T12:08:00Z"/>
                <w:rFonts w:ascii="바탕" w:hAnsi="바탕"/>
                <w:sz w:val="16"/>
                <w:szCs w:val="16"/>
                <w:lang w:val="de-DE"/>
                <w:rPrChange w:id="15165" w:author="Windows 사용자" w:date="2019-12-11T12:10:00Z">
                  <w:rPr>
                    <w:ins w:id="15166" w:author="Windows 사용자" w:date="2019-12-11T12:08:00Z"/>
                    <w:lang w:val="de-DE"/>
                  </w:rPr>
                </w:rPrChange>
              </w:rPr>
              <w:pPrChange w:id="1516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168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169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0.100</w:t>
              </w:r>
            </w:ins>
          </w:p>
        </w:tc>
      </w:tr>
      <w:tr w:rsidR="00997D19" w:rsidRPr="00997D19" w14:paraId="68A7CAD1" w14:textId="77777777" w:rsidTr="00932E72">
        <w:trPr>
          <w:jc w:val="center"/>
          <w:ins w:id="15170" w:author="Windows 사용자" w:date="2019-12-11T12:08:00Z"/>
        </w:trPr>
        <w:tc>
          <w:tcPr>
            <w:tcW w:w="907" w:type="dxa"/>
            <w:vAlign w:val="center"/>
          </w:tcPr>
          <w:p w14:paraId="7368B0E4" w14:textId="4EA4F16E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171" w:author="Windows 사용자" w:date="2019-12-11T12:13:00Z"/>
                <w:rFonts w:ascii="바탕" w:hAnsi="바탕"/>
                <w:color w:val="000000"/>
                <w:sz w:val="16"/>
                <w:szCs w:val="16"/>
              </w:rPr>
            </w:pPr>
            <w:ins w:id="15172" w:author="Windows 사용자" w:date="2019-12-11T12:13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173" w:author="Windows 사용자" w:date="2019-12-11T12:14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48</w:t>
              </w:r>
            </w:ins>
          </w:p>
        </w:tc>
        <w:tc>
          <w:tcPr>
            <w:tcW w:w="907" w:type="dxa"/>
            <w:vAlign w:val="center"/>
          </w:tcPr>
          <w:p w14:paraId="53E4DF70" w14:textId="3D2C9BFB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174" w:author="Windows 사용자" w:date="2019-12-11T12:08:00Z"/>
                <w:rFonts w:ascii="바탕" w:hAnsi="바탕"/>
                <w:sz w:val="16"/>
                <w:szCs w:val="16"/>
                <w:lang w:val="de-DE"/>
                <w:rPrChange w:id="15175" w:author="Windows 사용자" w:date="2019-12-11T12:10:00Z">
                  <w:rPr>
                    <w:ins w:id="15176" w:author="Windows 사용자" w:date="2019-12-11T12:08:00Z"/>
                    <w:lang w:val="de-DE"/>
                  </w:rPr>
                </w:rPrChange>
              </w:rPr>
              <w:pPrChange w:id="1517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178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179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</w:t>
              </w:r>
            </w:ins>
          </w:p>
        </w:tc>
        <w:tc>
          <w:tcPr>
            <w:tcW w:w="907" w:type="dxa"/>
            <w:vAlign w:val="center"/>
          </w:tcPr>
          <w:p w14:paraId="0E5CB916" w14:textId="2FAA1B73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180" w:author="Windows 사용자" w:date="2019-12-11T12:08:00Z"/>
                <w:rFonts w:ascii="바탕" w:hAnsi="바탕"/>
                <w:sz w:val="16"/>
                <w:szCs w:val="16"/>
                <w:lang w:val="de-DE"/>
                <w:rPrChange w:id="15181" w:author="Windows 사용자" w:date="2019-12-11T12:10:00Z">
                  <w:rPr>
                    <w:ins w:id="15182" w:author="Windows 사용자" w:date="2019-12-11T12:08:00Z"/>
                    <w:lang w:val="de-DE"/>
                  </w:rPr>
                </w:rPrChange>
              </w:rPr>
              <w:pPrChange w:id="1518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184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185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55.745</w:t>
              </w:r>
            </w:ins>
          </w:p>
        </w:tc>
        <w:tc>
          <w:tcPr>
            <w:tcW w:w="907" w:type="dxa"/>
            <w:vMerge/>
            <w:vAlign w:val="center"/>
          </w:tcPr>
          <w:p w14:paraId="16353BF7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186" w:author="Windows 사용자" w:date="2019-12-11T12:08:00Z"/>
                <w:rFonts w:ascii="바탕" w:hAnsi="바탕"/>
                <w:sz w:val="16"/>
                <w:szCs w:val="16"/>
                <w:lang w:val="de-DE"/>
                <w:rPrChange w:id="15187" w:author="Windows 사용자" w:date="2019-12-11T12:10:00Z">
                  <w:rPr>
                    <w:ins w:id="15188" w:author="Windows 사용자" w:date="2019-12-11T12:08:00Z"/>
                    <w:lang w:val="de-DE"/>
                  </w:rPr>
                </w:rPrChange>
              </w:rPr>
              <w:pPrChange w:id="1518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134A2456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190" w:author="Windows 사용자" w:date="2019-12-11T12:08:00Z"/>
                <w:rFonts w:ascii="바탕" w:hAnsi="바탕"/>
                <w:sz w:val="16"/>
                <w:szCs w:val="16"/>
                <w:lang w:val="de-DE"/>
                <w:rPrChange w:id="15191" w:author="Windows 사용자" w:date="2019-12-11T12:10:00Z">
                  <w:rPr>
                    <w:ins w:id="15192" w:author="Windows 사용자" w:date="2019-12-11T12:08:00Z"/>
                    <w:lang w:val="de-DE"/>
                  </w:rPr>
                </w:rPrChange>
              </w:rPr>
              <w:pPrChange w:id="1519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1E60B429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194" w:author="Windows 사용자" w:date="2019-12-11T12:08:00Z"/>
                <w:rFonts w:ascii="바탕" w:hAnsi="바탕"/>
                <w:sz w:val="16"/>
                <w:szCs w:val="16"/>
                <w:lang w:val="de-DE"/>
                <w:rPrChange w:id="15195" w:author="Windows 사용자" w:date="2019-12-11T12:10:00Z">
                  <w:rPr>
                    <w:ins w:id="15196" w:author="Windows 사용자" w:date="2019-12-11T12:08:00Z"/>
                    <w:lang w:val="de-DE"/>
                  </w:rPr>
                </w:rPrChange>
              </w:rPr>
              <w:pPrChange w:id="1519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Align w:val="center"/>
          </w:tcPr>
          <w:p w14:paraId="7EEC5638" w14:textId="2BEBD063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198" w:author="Windows 사용자" w:date="2019-12-11T12:08:00Z"/>
                <w:rFonts w:ascii="바탕" w:hAnsi="바탕"/>
                <w:sz w:val="16"/>
                <w:szCs w:val="16"/>
                <w:lang w:val="de-DE"/>
                <w:rPrChange w:id="15199" w:author="Windows 사용자" w:date="2019-12-11T12:10:00Z">
                  <w:rPr>
                    <w:ins w:id="15200" w:author="Windows 사용자" w:date="2019-12-11T12:08:00Z"/>
                    <w:lang w:val="de-DE"/>
                  </w:rPr>
                </w:rPrChange>
              </w:rPr>
              <w:pPrChange w:id="1520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202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203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0.066</w:t>
              </w:r>
            </w:ins>
          </w:p>
        </w:tc>
        <w:tc>
          <w:tcPr>
            <w:tcW w:w="907" w:type="dxa"/>
            <w:vAlign w:val="center"/>
          </w:tcPr>
          <w:p w14:paraId="4BB48D91" w14:textId="10A635FE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204" w:author="Windows 사용자" w:date="2019-12-11T12:08:00Z"/>
                <w:rFonts w:ascii="바탕" w:hAnsi="바탕"/>
                <w:sz w:val="16"/>
                <w:szCs w:val="16"/>
                <w:lang w:val="de-DE"/>
                <w:rPrChange w:id="15205" w:author="Windows 사용자" w:date="2019-12-11T12:10:00Z">
                  <w:rPr>
                    <w:ins w:id="15206" w:author="Windows 사용자" w:date="2019-12-11T12:08:00Z"/>
                    <w:lang w:val="de-DE"/>
                  </w:rPr>
                </w:rPrChange>
              </w:rPr>
              <w:pPrChange w:id="1520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208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209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0.094</w:t>
              </w:r>
            </w:ins>
          </w:p>
        </w:tc>
      </w:tr>
      <w:tr w:rsidR="00997D19" w:rsidRPr="00997D19" w14:paraId="335AF2F7" w14:textId="77777777" w:rsidTr="00932E72">
        <w:trPr>
          <w:jc w:val="center"/>
          <w:ins w:id="15210" w:author="Windows 사용자" w:date="2019-12-11T12:08:00Z"/>
        </w:trPr>
        <w:tc>
          <w:tcPr>
            <w:tcW w:w="907" w:type="dxa"/>
            <w:vAlign w:val="center"/>
          </w:tcPr>
          <w:p w14:paraId="3033D06B" w14:textId="28CEEF3D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211" w:author="Windows 사용자" w:date="2019-12-11T12:13:00Z"/>
                <w:rFonts w:ascii="바탕" w:hAnsi="바탕"/>
                <w:color w:val="000000"/>
                <w:sz w:val="16"/>
                <w:szCs w:val="16"/>
              </w:rPr>
            </w:pPr>
            <w:ins w:id="15212" w:author="Windows 사용자" w:date="2019-12-11T12:13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213" w:author="Windows 사용자" w:date="2019-12-11T12:14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49</w:t>
              </w:r>
            </w:ins>
          </w:p>
        </w:tc>
        <w:tc>
          <w:tcPr>
            <w:tcW w:w="907" w:type="dxa"/>
            <w:vAlign w:val="center"/>
          </w:tcPr>
          <w:p w14:paraId="081C9749" w14:textId="12570A53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214" w:author="Windows 사용자" w:date="2019-12-11T12:08:00Z"/>
                <w:rFonts w:ascii="바탕" w:hAnsi="바탕"/>
                <w:sz w:val="16"/>
                <w:szCs w:val="16"/>
                <w:lang w:val="de-DE"/>
                <w:rPrChange w:id="15215" w:author="Windows 사용자" w:date="2019-12-11T12:10:00Z">
                  <w:rPr>
                    <w:ins w:id="15216" w:author="Windows 사용자" w:date="2019-12-11T12:08:00Z"/>
                    <w:lang w:val="de-DE"/>
                  </w:rPr>
                </w:rPrChange>
              </w:rPr>
              <w:pPrChange w:id="1521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218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219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</w:t>
              </w:r>
            </w:ins>
          </w:p>
        </w:tc>
        <w:tc>
          <w:tcPr>
            <w:tcW w:w="907" w:type="dxa"/>
            <w:vAlign w:val="center"/>
          </w:tcPr>
          <w:p w14:paraId="4BE47973" w14:textId="58218BF0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220" w:author="Windows 사용자" w:date="2019-12-11T12:08:00Z"/>
                <w:rFonts w:ascii="바탕" w:hAnsi="바탕"/>
                <w:sz w:val="16"/>
                <w:szCs w:val="16"/>
                <w:lang w:val="de-DE"/>
                <w:rPrChange w:id="15221" w:author="Windows 사용자" w:date="2019-12-11T12:10:00Z">
                  <w:rPr>
                    <w:ins w:id="15222" w:author="Windows 사용자" w:date="2019-12-11T12:08:00Z"/>
                    <w:lang w:val="de-DE"/>
                  </w:rPr>
                </w:rPrChange>
              </w:rPr>
              <w:pPrChange w:id="1522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224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225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55.807</w:t>
              </w:r>
            </w:ins>
          </w:p>
        </w:tc>
        <w:tc>
          <w:tcPr>
            <w:tcW w:w="907" w:type="dxa"/>
            <w:vMerge/>
            <w:vAlign w:val="center"/>
          </w:tcPr>
          <w:p w14:paraId="171417E2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226" w:author="Windows 사용자" w:date="2019-12-11T12:08:00Z"/>
                <w:rFonts w:ascii="바탕" w:hAnsi="바탕"/>
                <w:sz w:val="16"/>
                <w:szCs w:val="16"/>
                <w:lang w:val="de-DE"/>
                <w:rPrChange w:id="15227" w:author="Windows 사용자" w:date="2019-12-11T12:10:00Z">
                  <w:rPr>
                    <w:ins w:id="15228" w:author="Windows 사용자" w:date="2019-12-11T12:08:00Z"/>
                    <w:lang w:val="de-DE"/>
                  </w:rPr>
                </w:rPrChange>
              </w:rPr>
              <w:pPrChange w:id="1522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78E4EA2D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230" w:author="Windows 사용자" w:date="2019-12-11T12:08:00Z"/>
                <w:rFonts w:ascii="바탕" w:hAnsi="바탕"/>
                <w:sz w:val="16"/>
                <w:szCs w:val="16"/>
                <w:lang w:val="de-DE"/>
                <w:rPrChange w:id="15231" w:author="Windows 사용자" w:date="2019-12-11T12:10:00Z">
                  <w:rPr>
                    <w:ins w:id="15232" w:author="Windows 사용자" w:date="2019-12-11T12:08:00Z"/>
                    <w:lang w:val="de-DE"/>
                  </w:rPr>
                </w:rPrChange>
              </w:rPr>
              <w:pPrChange w:id="1523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00F8BF95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234" w:author="Windows 사용자" w:date="2019-12-11T12:08:00Z"/>
                <w:rFonts w:ascii="바탕" w:hAnsi="바탕"/>
                <w:sz w:val="16"/>
                <w:szCs w:val="16"/>
                <w:lang w:val="de-DE"/>
                <w:rPrChange w:id="15235" w:author="Windows 사용자" w:date="2019-12-11T12:10:00Z">
                  <w:rPr>
                    <w:ins w:id="15236" w:author="Windows 사용자" w:date="2019-12-11T12:08:00Z"/>
                    <w:lang w:val="de-DE"/>
                  </w:rPr>
                </w:rPrChange>
              </w:rPr>
              <w:pPrChange w:id="1523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Align w:val="center"/>
          </w:tcPr>
          <w:p w14:paraId="61DA54B9" w14:textId="1A026010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238" w:author="Windows 사용자" w:date="2019-12-11T12:08:00Z"/>
                <w:rFonts w:ascii="바탕" w:hAnsi="바탕"/>
                <w:sz w:val="16"/>
                <w:szCs w:val="16"/>
                <w:lang w:val="de-DE"/>
                <w:rPrChange w:id="15239" w:author="Windows 사용자" w:date="2019-12-11T12:10:00Z">
                  <w:rPr>
                    <w:ins w:id="15240" w:author="Windows 사용자" w:date="2019-12-11T12:08:00Z"/>
                    <w:lang w:val="de-DE"/>
                  </w:rPr>
                </w:rPrChange>
              </w:rPr>
              <w:pPrChange w:id="1524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242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243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0.062</w:t>
              </w:r>
            </w:ins>
          </w:p>
        </w:tc>
        <w:tc>
          <w:tcPr>
            <w:tcW w:w="907" w:type="dxa"/>
            <w:vAlign w:val="center"/>
          </w:tcPr>
          <w:p w14:paraId="0FF133BF" w14:textId="682C1289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244" w:author="Windows 사용자" w:date="2019-12-11T12:08:00Z"/>
                <w:rFonts w:ascii="바탕" w:hAnsi="바탕"/>
                <w:sz w:val="16"/>
                <w:szCs w:val="16"/>
                <w:lang w:val="de-DE"/>
                <w:rPrChange w:id="15245" w:author="Windows 사용자" w:date="2019-12-11T12:10:00Z">
                  <w:rPr>
                    <w:ins w:id="15246" w:author="Windows 사용자" w:date="2019-12-11T12:08:00Z"/>
                    <w:lang w:val="de-DE"/>
                  </w:rPr>
                </w:rPrChange>
              </w:rPr>
              <w:pPrChange w:id="1524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248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249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0.089</w:t>
              </w:r>
            </w:ins>
          </w:p>
        </w:tc>
      </w:tr>
      <w:tr w:rsidR="00997D19" w:rsidRPr="00997D19" w14:paraId="4465F6AF" w14:textId="77777777" w:rsidTr="00932E72">
        <w:trPr>
          <w:jc w:val="center"/>
          <w:ins w:id="15250" w:author="Windows 사용자" w:date="2019-12-11T12:08:00Z"/>
        </w:trPr>
        <w:tc>
          <w:tcPr>
            <w:tcW w:w="907" w:type="dxa"/>
            <w:vAlign w:val="center"/>
          </w:tcPr>
          <w:p w14:paraId="071D258B" w14:textId="25BCCEAE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251" w:author="Windows 사용자" w:date="2019-12-11T12:13:00Z"/>
                <w:rFonts w:ascii="바탕" w:hAnsi="바탕"/>
                <w:color w:val="000000"/>
                <w:sz w:val="16"/>
                <w:szCs w:val="16"/>
              </w:rPr>
            </w:pPr>
            <w:ins w:id="15252" w:author="Windows 사용자" w:date="2019-12-11T12:13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253" w:author="Windows 사용자" w:date="2019-12-11T12:14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50</w:t>
              </w:r>
            </w:ins>
          </w:p>
        </w:tc>
        <w:tc>
          <w:tcPr>
            <w:tcW w:w="907" w:type="dxa"/>
            <w:vAlign w:val="center"/>
          </w:tcPr>
          <w:p w14:paraId="4327B9A2" w14:textId="4ECF7089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254" w:author="Windows 사용자" w:date="2019-12-11T12:08:00Z"/>
                <w:rFonts w:ascii="바탕" w:hAnsi="바탕"/>
                <w:sz w:val="16"/>
                <w:szCs w:val="16"/>
                <w:lang w:val="de-DE"/>
                <w:rPrChange w:id="15255" w:author="Windows 사용자" w:date="2019-12-11T12:10:00Z">
                  <w:rPr>
                    <w:ins w:id="15256" w:author="Windows 사용자" w:date="2019-12-11T12:08:00Z"/>
                    <w:lang w:val="de-DE"/>
                  </w:rPr>
                </w:rPrChange>
              </w:rPr>
              <w:pPrChange w:id="1525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258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259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</w:t>
              </w:r>
            </w:ins>
          </w:p>
        </w:tc>
        <w:tc>
          <w:tcPr>
            <w:tcW w:w="907" w:type="dxa"/>
            <w:vAlign w:val="center"/>
          </w:tcPr>
          <w:p w14:paraId="660955C3" w14:textId="324E4F21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260" w:author="Windows 사용자" w:date="2019-12-11T12:08:00Z"/>
                <w:rFonts w:ascii="바탕" w:hAnsi="바탕"/>
                <w:sz w:val="16"/>
                <w:szCs w:val="16"/>
                <w:lang w:val="de-DE"/>
                <w:rPrChange w:id="15261" w:author="Windows 사용자" w:date="2019-12-11T12:10:00Z">
                  <w:rPr>
                    <w:ins w:id="15262" w:author="Windows 사용자" w:date="2019-12-11T12:08:00Z"/>
                    <w:lang w:val="de-DE"/>
                  </w:rPr>
                </w:rPrChange>
              </w:rPr>
              <w:pPrChange w:id="1526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264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265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55.865</w:t>
              </w:r>
            </w:ins>
          </w:p>
        </w:tc>
        <w:tc>
          <w:tcPr>
            <w:tcW w:w="907" w:type="dxa"/>
            <w:vMerge/>
            <w:vAlign w:val="center"/>
          </w:tcPr>
          <w:p w14:paraId="0F2C18D9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266" w:author="Windows 사용자" w:date="2019-12-11T12:08:00Z"/>
                <w:rFonts w:ascii="바탕" w:hAnsi="바탕"/>
                <w:sz w:val="16"/>
                <w:szCs w:val="16"/>
                <w:lang w:val="de-DE"/>
                <w:rPrChange w:id="15267" w:author="Windows 사용자" w:date="2019-12-11T12:10:00Z">
                  <w:rPr>
                    <w:ins w:id="15268" w:author="Windows 사용자" w:date="2019-12-11T12:08:00Z"/>
                    <w:lang w:val="de-DE"/>
                  </w:rPr>
                </w:rPrChange>
              </w:rPr>
              <w:pPrChange w:id="1526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29C1EBBD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270" w:author="Windows 사용자" w:date="2019-12-11T12:08:00Z"/>
                <w:rFonts w:ascii="바탕" w:hAnsi="바탕"/>
                <w:sz w:val="16"/>
                <w:szCs w:val="16"/>
                <w:lang w:val="de-DE"/>
                <w:rPrChange w:id="15271" w:author="Windows 사용자" w:date="2019-12-11T12:10:00Z">
                  <w:rPr>
                    <w:ins w:id="15272" w:author="Windows 사용자" w:date="2019-12-11T12:08:00Z"/>
                    <w:lang w:val="de-DE"/>
                  </w:rPr>
                </w:rPrChange>
              </w:rPr>
              <w:pPrChange w:id="1527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0F7D8043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274" w:author="Windows 사용자" w:date="2019-12-11T12:08:00Z"/>
                <w:rFonts w:ascii="바탕" w:hAnsi="바탕"/>
                <w:sz w:val="16"/>
                <w:szCs w:val="16"/>
                <w:lang w:val="de-DE"/>
                <w:rPrChange w:id="15275" w:author="Windows 사용자" w:date="2019-12-11T12:10:00Z">
                  <w:rPr>
                    <w:ins w:id="15276" w:author="Windows 사용자" w:date="2019-12-11T12:08:00Z"/>
                    <w:lang w:val="de-DE"/>
                  </w:rPr>
                </w:rPrChange>
              </w:rPr>
              <w:pPrChange w:id="1527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Align w:val="center"/>
          </w:tcPr>
          <w:p w14:paraId="5CAE5292" w14:textId="013E7E88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278" w:author="Windows 사용자" w:date="2019-12-11T12:08:00Z"/>
                <w:rFonts w:ascii="바탕" w:hAnsi="바탕"/>
                <w:sz w:val="16"/>
                <w:szCs w:val="16"/>
                <w:lang w:val="de-DE"/>
                <w:rPrChange w:id="15279" w:author="Windows 사용자" w:date="2019-12-11T12:10:00Z">
                  <w:rPr>
                    <w:ins w:id="15280" w:author="Windows 사용자" w:date="2019-12-11T12:08:00Z"/>
                    <w:lang w:val="de-DE"/>
                  </w:rPr>
                </w:rPrChange>
              </w:rPr>
              <w:pPrChange w:id="1528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282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283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0.058</w:t>
              </w:r>
            </w:ins>
          </w:p>
        </w:tc>
        <w:tc>
          <w:tcPr>
            <w:tcW w:w="907" w:type="dxa"/>
            <w:vAlign w:val="center"/>
          </w:tcPr>
          <w:p w14:paraId="26A288C7" w14:textId="5588DD34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284" w:author="Windows 사용자" w:date="2019-12-11T12:08:00Z"/>
                <w:rFonts w:ascii="바탕" w:hAnsi="바탕"/>
                <w:sz w:val="16"/>
                <w:szCs w:val="16"/>
                <w:lang w:val="de-DE"/>
                <w:rPrChange w:id="15285" w:author="Windows 사용자" w:date="2019-12-11T12:10:00Z">
                  <w:rPr>
                    <w:ins w:id="15286" w:author="Windows 사용자" w:date="2019-12-11T12:08:00Z"/>
                    <w:lang w:val="de-DE"/>
                  </w:rPr>
                </w:rPrChange>
              </w:rPr>
              <w:pPrChange w:id="1528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288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289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0.083</w:t>
              </w:r>
            </w:ins>
          </w:p>
        </w:tc>
      </w:tr>
      <w:tr w:rsidR="00997D19" w:rsidRPr="00997D19" w14:paraId="4A6F5743" w14:textId="77777777" w:rsidTr="00932E72">
        <w:trPr>
          <w:jc w:val="center"/>
          <w:ins w:id="15290" w:author="Windows 사용자" w:date="2019-12-11T12:08:00Z"/>
        </w:trPr>
        <w:tc>
          <w:tcPr>
            <w:tcW w:w="907" w:type="dxa"/>
            <w:vAlign w:val="center"/>
          </w:tcPr>
          <w:p w14:paraId="26359347" w14:textId="5751A2AE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291" w:author="Windows 사용자" w:date="2019-12-11T12:13:00Z"/>
                <w:rFonts w:ascii="바탕" w:hAnsi="바탕"/>
                <w:color w:val="000000"/>
                <w:sz w:val="16"/>
                <w:szCs w:val="16"/>
              </w:rPr>
            </w:pPr>
            <w:ins w:id="15292" w:author="Windows 사용자" w:date="2019-12-11T12:13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293" w:author="Windows 사용자" w:date="2019-12-11T12:14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51</w:t>
              </w:r>
            </w:ins>
          </w:p>
        </w:tc>
        <w:tc>
          <w:tcPr>
            <w:tcW w:w="907" w:type="dxa"/>
            <w:vAlign w:val="center"/>
          </w:tcPr>
          <w:p w14:paraId="16B580DA" w14:textId="0435FCF2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294" w:author="Windows 사용자" w:date="2019-12-11T12:08:00Z"/>
                <w:rFonts w:ascii="바탕" w:hAnsi="바탕"/>
                <w:sz w:val="16"/>
                <w:szCs w:val="16"/>
                <w:lang w:val="de-DE"/>
                <w:rPrChange w:id="15295" w:author="Windows 사용자" w:date="2019-12-11T12:10:00Z">
                  <w:rPr>
                    <w:ins w:id="15296" w:author="Windows 사용자" w:date="2019-12-11T12:08:00Z"/>
                    <w:lang w:val="de-DE"/>
                  </w:rPr>
                </w:rPrChange>
              </w:rPr>
              <w:pPrChange w:id="1529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298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299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</w:t>
              </w:r>
            </w:ins>
          </w:p>
        </w:tc>
        <w:tc>
          <w:tcPr>
            <w:tcW w:w="907" w:type="dxa"/>
            <w:vAlign w:val="center"/>
          </w:tcPr>
          <w:p w14:paraId="4C1CE68A" w14:textId="1B062065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300" w:author="Windows 사용자" w:date="2019-12-11T12:08:00Z"/>
                <w:rFonts w:ascii="바탕" w:hAnsi="바탕"/>
                <w:sz w:val="16"/>
                <w:szCs w:val="16"/>
                <w:lang w:val="de-DE"/>
                <w:rPrChange w:id="15301" w:author="Windows 사용자" w:date="2019-12-11T12:10:00Z">
                  <w:rPr>
                    <w:ins w:id="15302" w:author="Windows 사용자" w:date="2019-12-11T12:08:00Z"/>
                    <w:lang w:val="de-DE"/>
                  </w:rPr>
                </w:rPrChange>
              </w:rPr>
              <w:pPrChange w:id="1530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304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305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55.920</w:t>
              </w:r>
            </w:ins>
          </w:p>
        </w:tc>
        <w:tc>
          <w:tcPr>
            <w:tcW w:w="907" w:type="dxa"/>
            <w:vMerge w:val="restart"/>
            <w:vAlign w:val="center"/>
          </w:tcPr>
          <w:p w14:paraId="0BC51095" w14:textId="55159496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306" w:author="Windows 사용자" w:date="2019-12-11T12:08:00Z"/>
                <w:rFonts w:ascii="바탕" w:hAnsi="바탕"/>
                <w:sz w:val="16"/>
                <w:szCs w:val="16"/>
                <w:lang w:val="de-DE"/>
                <w:rPrChange w:id="15307" w:author="Windows 사용자" w:date="2019-12-11T12:10:00Z">
                  <w:rPr>
                    <w:ins w:id="15308" w:author="Windows 사용자" w:date="2019-12-11T12:08:00Z"/>
                    <w:lang w:val="de-DE"/>
                  </w:rPr>
                </w:rPrChange>
              </w:rPr>
              <w:pPrChange w:id="1530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310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311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4.583</w:t>
              </w:r>
            </w:ins>
          </w:p>
        </w:tc>
        <w:tc>
          <w:tcPr>
            <w:tcW w:w="907" w:type="dxa"/>
            <w:vMerge w:val="restart"/>
            <w:vAlign w:val="center"/>
          </w:tcPr>
          <w:p w14:paraId="2219CC71" w14:textId="37F22CCA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312" w:author="Windows 사용자" w:date="2019-12-11T12:08:00Z"/>
                <w:rFonts w:ascii="바탕" w:hAnsi="바탕"/>
                <w:sz w:val="16"/>
                <w:szCs w:val="16"/>
                <w:lang w:val="de-DE"/>
                <w:rPrChange w:id="15313" w:author="Windows 사용자" w:date="2019-12-11T12:10:00Z">
                  <w:rPr>
                    <w:ins w:id="15314" w:author="Windows 사용자" w:date="2019-12-11T12:08:00Z"/>
                    <w:lang w:val="de-DE"/>
                  </w:rPr>
                </w:rPrChange>
              </w:rPr>
              <w:pPrChange w:id="1531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316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317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4.668</w:t>
              </w:r>
            </w:ins>
          </w:p>
        </w:tc>
        <w:tc>
          <w:tcPr>
            <w:tcW w:w="907" w:type="dxa"/>
            <w:vMerge w:val="restart"/>
            <w:vAlign w:val="center"/>
          </w:tcPr>
          <w:p w14:paraId="52C4DA40" w14:textId="60AD033E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318" w:author="Windows 사용자" w:date="2019-12-11T12:08:00Z"/>
                <w:rFonts w:ascii="바탕" w:hAnsi="바탕"/>
                <w:sz w:val="16"/>
                <w:szCs w:val="16"/>
                <w:lang w:val="de-DE"/>
                <w:rPrChange w:id="15319" w:author="Windows 사용자" w:date="2019-12-11T12:10:00Z">
                  <w:rPr>
                    <w:ins w:id="15320" w:author="Windows 사용자" w:date="2019-12-11T12:08:00Z"/>
                    <w:lang w:val="de-DE"/>
                  </w:rPr>
                </w:rPrChange>
              </w:rPr>
              <w:pPrChange w:id="1532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322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323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1.856</w:t>
              </w:r>
            </w:ins>
          </w:p>
        </w:tc>
        <w:tc>
          <w:tcPr>
            <w:tcW w:w="907" w:type="dxa"/>
            <w:vAlign w:val="center"/>
          </w:tcPr>
          <w:p w14:paraId="64F5A2DD" w14:textId="686254C3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324" w:author="Windows 사용자" w:date="2019-12-11T12:08:00Z"/>
                <w:rFonts w:ascii="바탕" w:hAnsi="바탕"/>
                <w:sz w:val="16"/>
                <w:szCs w:val="16"/>
                <w:lang w:val="de-DE"/>
                <w:rPrChange w:id="15325" w:author="Windows 사용자" w:date="2019-12-11T12:10:00Z">
                  <w:rPr>
                    <w:ins w:id="15326" w:author="Windows 사용자" w:date="2019-12-11T12:08:00Z"/>
                    <w:lang w:val="de-DE"/>
                  </w:rPr>
                </w:rPrChange>
              </w:rPr>
              <w:pPrChange w:id="1532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328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329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0.055</w:t>
              </w:r>
            </w:ins>
          </w:p>
        </w:tc>
        <w:tc>
          <w:tcPr>
            <w:tcW w:w="907" w:type="dxa"/>
            <w:vAlign w:val="center"/>
          </w:tcPr>
          <w:p w14:paraId="3E75DB6A" w14:textId="1F5AA49E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330" w:author="Windows 사용자" w:date="2019-12-11T12:08:00Z"/>
                <w:rFonts w:ascii="바탕" w:hAnsi="바탕"/>
                <w:sz w:val="16"/>
                <w:szCs w:val="16"/>
                <w:lang w:val="de-DE"/>
                <w:rPrChange w:id="15331" w:author="Windows 사용자" w:date="2019-12-11T12:10:00Z">
                  <w:rPr>
                    <w:ins w:id="15332" w:author="Windows 사용자" w:date="2019-12-11T12:08:00Z"/>
                    <w:lang w:val="de-DE"/>
                  </w:rPr>
                </w:rPrChange>
              </w:rPr>
              <w:pPrChange w:id="1533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334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335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0.079</w:t>
              </w:r>
            </w:ins>
          </w:p>
        </w:tc>
      </w:tr>
      <w:tr w:rsidR="00997D19" w:rsidRPr="00997D19" w14:paraId="403FF941" w14:textId="77777777" w:rsidTr="00932E72">
        <w:trPr>
          <w:jc w:val="center"/>
          <w:ins w:id="15336" w:author="Windows 사용자" w:date="2019-12-11T12:08:00Z"/>
        </w:trPr>
        <w:tc>
          <w:tcPr>
            <w:tcW w:w="907" w:type="dxa"/>
            <w:vAlign w:val="center"/>
          </w:tcPr>
          <w:p w14:paraId="25C53B36" w14:textId="71DAD343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337" w:author="Windows 사용자" w:date="2019-12-11T12:13:00Z"/>
                <w:rFonts w:ascii="바탕" w:hAnsi="바탕"/>
                <w:color w:val="000000"/>
                <w:sz w:val="16"/>
                <w:szCs w:val="16"/>
              </w:rPr>
            </w:pPr>
            <w:ins w:id="15338" w:author="Windows 사용자" w:date="2019-12-11T12:13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339" w:author="Windows 사용자" w:date="2019-12-11T12:14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52</w:t>
              </w:r>
            </w:ins>
          </w:p>
        </w:tc>
        <w:tc>
          <w:tcPr>
            <w:tcW w:w="907" w:type="dxa"/>
            <w:vAlign w:val="center"/>
          </w:tcPr>
          <w:p w14:paraId="2C737271" w14:textId="705FC995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340" w:author="Windows 사용자" w:date="2019-12-11T12:08:00Z"/>
                <w:rFonts w:ascii="바탕" w:hAnsi="바탕"/>
                <w:sz w:val="16"/>
                <w:szCs w:val="16"/>
                <w:lang w:val="de-DE"/>
                <w:rPrChange w:id="15341" w:author="Windows 사용자" w:date="2019-12-11T12:10:00Z">
                  <w:rPr>
                    <w:ins w:id="15342" w:author="Windows 사용자" w:date="2019-12-11T12:08:00Z"/>
                    <w:lang w:val="de-DE"/>
                  </w:rPr>
                </w:rPrChange>
              </w:rPr>
              <w:pPrChange w:id="1534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344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345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</w:t>
              </w:r>
            </w:ins>
          </w:p>
        </w:tc>
        <w:tc>
          <w:tcPr>
            <w:tcW w:w="907" w:type="dxa"/>
            <w:vAlign w:val="center"/>
          </w:tcPr>
          <w:p w14:paraId="63FA2F5E" w14:textId="462E4128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346" w:author="Windows 사용자" w:date="2019-12-11T12:08:00Z"/>
                <w:rFonts w:ascii="바탕" w:hAnsi="바탕"/>
                <w:sz w:val="16"/>
                <w:szCs w:val="16"/>
                <w:lang w:val="de-DE"/>
                <w:rPrChange w:id="15347" w:author="Windows 사용자" w:date="2019-12-11T12:10:00Z">
                  <w:rPr>
                    <w:ins w:id="15348" w:author="Windows 사용자" w:date="2019-12-11T12:08:00Z"/>
                    <w:lang w:val="de-DE"/>
                  </w:rPr>
                </w:rPrChange>
              </w:rPr>
              <w:pPrChange w:id="1534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350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351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55.972</w:t>
              </w:r>
            </w:ins>
          </w:p>
        </w:tc>
        <w:tc>
          <w:tcPr>
            <w:tcW w:w="907" w:type="dxa"/>
            <w:vMerge/>
            <w:vAlign w:val="center"/>
          </w:tcPr>
          <w:p w14:paraId="0FF80C95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352" w:author="Windows 사용자" w:date="2019-12-11T12:08:00Z"/>
                <w:rFonts w:ascii="바탕" w:hAnsi="바탕"/>
                <w:sz w:val="16"/>
                <w:szCs w:val="16"/>
                <w:lang w:val="de-DE"/>
                <w:rPrChange w:id="15353" w:author="Windows 사용자" w:date="2019-12-11T12:10:00Z">
                  <w:rPr>
                    <w:ins w:id="15354" w:author="Windows 사용자" w:date="2019-12-11T12:08:00Z"/>
                    <w:lang w:val="de-DE"/>
                  </w:rPr>
                </w:rPrChange>
              </w:rPr>
              <w:pPrChange w:id="1535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3A076507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356" w:author="Windows 사용자" w:date="2019-12-11T12:08:00Z"/>
                <w:rFonts w:ascii="바탕" w:hAnsi="바탕"/>
                <w:sz w:val="16"/>
                <w:szCs w:val="16"/>
                <w:lang w:val="de-DE"/>
                <w:rPrChange w:id="15357" w:author="Windows 사용자" w:date="2019-12-11T12:10:00Z">
                  <w:rPr>
                    <w:ins w:id="15358" w:author="Windows 사용자" w:date="2019-12-11T12:08:00Z"/>
                    <w:lang w:val="de-DE"/>
                  </w:rPr>
                </w:rPrChange>
              </w:rPr>
              <w:pPrChange w:id="1535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48BBA086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360" w:author="Windows 사용자" w:date="2019-12-11T12:08:00Z"/>
                <w:rFonts w:ascii="바탕" w:hAnsi="바탕"/>
                <w:sz w:val="16"/>
                <w:szCs w:val="16"/>
                <w:lang w:val="de-DE"/>
                <w:rPrChange w:id="15361" w:author="Windows 사용자" w:date="2019-12-11T12:10:00Z">
                  <w:rPr>
                    <w:ins w:id="15362" w:author="Windows 사용자" w:date="2019-12-11T12:08:00Z"/>
                    <w:lang w:val="de-DE"/>
                  </w:rPr>
                </w:rPrChange>
              </w:rPr>
              <w:pPrChange w:id="1536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Align w:val="center"/>
          </w:tcPr>
          <w:p w14:paraId="610A0C7E" w14:textId="778662C9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364" w:author="Windows 사용자" w:date="2019-12-11T12:08:00Z"/>
                <w:rFonts w:ascii="바탕" w:hAnsi="바탕"/>
                <w:sz w:val="16"/>
                <w:szCs w:val="16"/>
                <w:lang w:val="de-DE"/>
                <w:rPrChange w:id="15365" w:author="Windows 사용자" w:date="2019-12-11T12:10:00Z">
                  <w:rPr>
                    <w:ins w:id="15366" w:author="Windows 사용자" w:date="2019-12-11T12:08:00Z"/>
                    <w:lang w:val="de-DE"/>
                  </w:rPr>
                </w:rPrChange>
              </w:rPr>
              <w:pPrChange w:id="1536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368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369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0.052</w:t>
              </w:r>
            </w:ins>
          </w:p>
        </w:tc>
        <w:tc>
          <w:tcPr>
            <w:tcW w:w="907" w:type="dxa"/>
            <w:vAlign w:val="center"/>
          </w:tcPr>
          <w:p w14:paraId="598E397B" w14:textId="7988AF41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370" w:author="Windows 사용자" w:date="2019-12-11T12:08:00Z"/>
                <w:rFonts w:ascii="바탕" w:hAnsi="바탕"/>
                <w:sz w:val="16"/>
                <w:szCs w:val="16"/>
                <w:lang w:val="de-DE"/>
                <w:rPrChange w:id="15371" w:author="Windows 사용자" w:date="2019-12-11T12:10:00Z">
                  <w:rPr>
                    <w:ins w:id="15372" w:author="Windows 사용자" w:date="2019-12-11T12:08:00Z"/>
                    <w:lang w:val="de-DE"/>
                  </w:rPr>
                </w:rPrChange>
              </w:rPr>
              <w:pPrChange w:id="1537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374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375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0.074</w:t>
              </w:r>
            </w:ins>
          </w:p>
        </w:tc>
      </w:tr>
      <w:tr w:rsidR="00997D19" w:rsidRPr="00997D19" w14:paraId="45191B39" w14:textId="77777777" w:rsidTr="00932E72">
        <w:trPr>
          <w:jc w:val="center"/>
          <w:ins w:id="15376" w:author="Windows 사용자" w:date="2019-12-11T12:08:00Z"/>
        </w:trPr>
        <w:tc>
          <w:tcPr>
            <w:tcW w:w="907" w:type="dxa"/>
            <w:vAlign w:val="center"/>
          </w:tcPr>
          <w:p w14:paraId="5597096F" w14:textId="72E79A50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377" w:author="Windows 사용자" w:date="2019-12-11T12:13:00Z"/>
                <w:rFonts w:ascii="바탕" w:hAnsi="바탕"/>
                <w:color w:val="000000"/>
                <w:sz w:val="16"/>
                <w:szCs w:val="16"/>
              </w:rPr>
            </w:pPr>
            <w:ins w:id="15378" w:author="Windows 사용자" w:date="2019-12-11T12:13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379" w:author="Windows 사용자" w:date="2019-12-11T12:14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53</w:t>
              </w:r>
            </w:ins>
          </w:p>
        </w:tc>
        <w:tc>
          <w:tcPr>
            <w:tcW w:w="907" w:type="dxa"/>
            <w:vAlign w:val="center"/>
          </w:tcPr>
          <w:p w14:paraId="7149F6B8" w14:textId="1A7D579E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380" w:author="Windows 사용자" w:date="2019-12-11T12:08:00Z"/>
                <w:rFonts w:ascii="바탕" w:hAnsi="바탕"/>
                <w:sz w:val="16"/>
                <w:szCs w:val="16"/>
                <w:lang w:val="de-DE"/>
                <w:rPrChange w:id="15381" w:author="Windows 사용자" w:date="2019-12-11T12:10:00Z">
                  <w:rPr>
                    <w:ins w:id="15382" w:author="Windows 사용자" w:date="2019-12-11T12:08:00Z"/>
                    <w:lang w:val="de-DE"/>
                  </w:rPr>
                </w:rPrChange>
              </w:rPr>
              <w:pPrChange w:id="1538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384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385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</w:t>
              </w:r>
            </w:ins>
          </w:p>
        </w:tc>
        <w:tc>
          <w:tcPr>
            <w:tcW w:w="907" w:type="dxa"/>
            <w:vAlign w:val="center"/>
          </w:tcPr>
          <w:p w14:paraId="3D8AF551" w14:textId="36E4CBFD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386" w:author="Windows 사용자" w:date="2019-12-11T12:08:00Z"/>
                <w:rFonts w:ascii="바탕" w:hAnsi="바탕"/>
                <w:sz w:val="16"/>
                <w:szCs w:val="16"/>
                <w:lang w:val="de-DE"/>
                <w:rPrChange w:id="15387" w:author="Windows 사용자" w:date="2019-12-11T12:10:00Z">
                  <w:rPr>
                    <w:ins w:id="15388" w:author="Windows 사용자" w:date="2019-12-11T12:08:00Z"/>
                    <w:lang w:val="de-DE"/>
                  </w:rPr>
                </w:rPrChange>
              </w:rPr>
              <w:pPrChange w:id="1538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390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391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56.022</w:t>
              </w:r>
            </w:ins>
          </w:p>
        </w:tc>
        <w:tc>
          <w:tcPr>
            <w:tcW w:w="907" w:type="dxa"/>
            <w:vMerge/>
            <w:vAlign w:val="center"/>
          </w:tcPr>
          <w:p w14:paraId="16F203AA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392" w:author="Windows 사용자" w:date="2019-12-11T12:08:00Z"/>
                <w:rFonts w:ascii="바탕" w:hAnsi="바탕"/>
                <w:sz w:val="16"/>
                <w:szCs w:val="16"/>
                <w:lang w:val="de-DE"/>
                <w:rPrChange w:id="15393" w:author="Windows 사용자" w:date="2019-12-11T12:10:00Z">
                  <w:rPr>
                    <w:ins w:id="15394" w:author="Windows 사용자" w:date="2019-12-11T12:08:00Z"/>
                    <w:lang w:val="de-DE"/>
                  </w:rPr>
                </w:rPrChange>
              </w:rPr>
              <w:pPrChange w:id="1539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5D833F10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396" w:author="Windows 사용자" w:date="2019-12-11T12:08:00Z"/>
                <w:rFonts w:ascii="바탕" w:hAnsi="바탕"/>
                <w:sz w:val="16"/>
                <w:szCs w:val="16"/>
                <w:lang w:val="de-DE"/>
                <w:rPrChange w:id="15397" w:author="Windows 사용자" w:date="2019-12-11T12:10:00Z">
                  <w:rPr>
                    <w:ins w:id="15398" w:author="Windows 사용자" w:date="2019-12-11T12:08:00Z"/>
                    <w:lang w:val="de-DE"/>
                  </w:rPr>
                </w:rPrChange>
              </w:rPr>
              <w:pPrChange w:id="1539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0F172C65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400" w:author="Windows 사용자" w:date="2019-12-11T12:08:00Z"/>
                <w:rFonts w:ascii="바탕" w:hAnsi="바탕"/>
                <w:sz w:val="16"/>
                <w:szCs w:val="16"/>
                <w:lang w:val="de-DE"/>
                <w:rPrChange w:id="15401" w:author="Windows 사용자" w:date="2019-12-11T12:10:00Z">
                  <w:rPr>
                    <w:ins w:id="15402" w:author="Windows 사용자" w:date="2019-12-11T12:08:00Z"/>
                    <w:lang w:val="de-DE"/>
                  </w:rPr>
                </w:rPrChange>
              </w:rPr>
              <w:pPrChange w:id="1540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Align w:val="center"/>
          </w:tcPr>
          <w:p w14:paraId="070EE188" w14:textId="02726A6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404" w:author="Windows 사용자" w:date="2019-12-11T12:08:00Z"/>
                <w:rFonts w:ascii="바탕" w:hAnsi="바탕"/>
                <w:sz w:val="16"/>
                <w:szCs w:val="16"/>
                <w:lang w:val="de-DE"/>
                <w:rPrChange w:id="15405" w:author="Windows 사용자" w:date="2019-12-11T12:10:00Z">
                  <w:rPr>
                    <w:ins w:id="15406" w:author="Windows 사용자" w:date="2019-12-11T12:08:00Z"/>
                    <w:lang w:val="de-DE"/>
                  </w:rPr>
                </w:rPrChange>
              </w:rPr>
              <w:pPrChange w:id="1540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408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409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0.050</w:t>
              </w:r>
            </w:ins>
          </w:p>
        </w:tc>
        <w:tc>
          <w:tcPr>
            <w:tcW w:w="907" w:type="dxa"/>
            <w:vAlign w:val="center"/>
          </w:tcPr>
          <w:p w14:paraId="60EED2C8" w14:textId="7A689B73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410" w:author="Windows 사용자" w:date="2019-12-11T12:08:00Z"/>
                <w:rFonts w:ascii="바탕" w:hAnsi="바탕"/>
                <w:sz w:val="16"/>
                <w:szCs w:val="16"/>
                <w:lang w:val="de-DE"/>
                <w:rPrChange w:id="15411" w:author="Windows 사용자" w:date="2019-12-11T12:10:00Z">
                  <w:rPr>
                    <w:ins w:id="15412" w:author="Windows 사용자" w:date="2019-12-11T12:08:00Z"/>
                    <w:lang w:val="de-DE"/>
                  </w:rPr>
                </w:rPrChange>
              </w:rPr>
              <w:pPrChange w:id="1541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414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415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0.071</w:t>
              </w:r>
            </w:ins>
          </w:p>
        </w:tc>
      </w:tr>
      <w:tr w:rsidR="00997D19" w:rsidRPr="00997D19" w14:paraId="2C22FFA0" w14:textId="77777777" w:rsidTr="00932E72">
        <w:trPr>
          <w:jc w:val="center"/>
          <w:ins w:id="15416" w:author="Windows 사용자" w:date="2019-12-11T12:08:00Z"/>
        </w:trPr>
        <w:tc>
          <w:tcPr>
            <w:tcW w:w="907" w:type="dxa"/>
            <w:vAlign w:val="center"/>
          </w:tcPr>
          <w:p w14:paraId="453D8DF5" w14:textId="3A17DB56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417" w:author="Windows 사용자" w:date="2019-12-11T12:13:00Z"/>
                <w:rFonts w:ascii="바탕" w:hAnsi="바탕"/>
                <w:color w:val="000000"/>
                <w:sz w:val="16"/>
                <w:szCs w:val="16"/>
              </w:rPr>
            </w:pPr>
            <w:ins w:id="15418" w:author="Windows 사용자" w:date="2019-12-11T12:13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419" w:author="Windows 사용자" w:date="2019-12-11T12:14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54</w:t>
              </w:r>
            </w:ins>
          </w:p>
        </w:tc>
        <w:tc>
          <w:tcPr>
            <w:tcW w:w="907" w:type="dxa"/>
            <w:vAlign w:val="center"/>
          </w:tcPr>
          <w:p w14:paraId="6F362801" w14:textId="1E51DAA4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420" w:author="Windows 사용자" w:date="2019-12-11T12:08:00Z"/>
                <w:rFonts w:ascii="바탕" w:hAnsi="바탕"/>
                <w:sz w:val="16"/>
                <w:szCs w:val="16"/>
                <w:lang w:val="de-DE"/>
                <w:rPrChange w:id="15421" w:author="Windows 사용자" w:date="2019-12-11T12:10:00Z">
                  <w:rPr>
                    <w:ins w:id="15422" w:author="Windows 사용자" w:date="2019-12-11T12:08:00Z"/>
                    <w:lang w:val="de-DE"/>
                  </w:rPr>
                </w:rPrChange>
              </w:rPr>
              <w:pPrChange w:id="1542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424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425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</w:t>
              </w:r>
            </w:ins>
          </w:p>
        </w:tc>
        <w:tc>
          <w:tcPr>
            <w:tcW w:w="907" w:type="dxa"/>
            <w:vAlign w:val="center"/>
          </w:tcPr>
          <w:p w14:paraId="0BA9A773" w14:textId="6CEE0E8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426" w:author="Windows 사용자" w:date="2019-12-11T12:08:00Z"/>
                <w:rFonts w:ascii="바탕" w:hAnsi="바탕"/>
                <w:sz w:val="16"/>
                <w:szCs w:val="16"/>
                <w:lang w:val="de-DE"/>
                <w:rPrChange w:id="15427" w:author="Windows 사용자" w:date="2019-12-11T12:10:00Z">
                  <w:rPr>
                    <w:ins w:id="15428" w:author="Windows 사용자" w:date="2019-12-11T12:08:00Z"/>
                    <w:lang w:val="de-DE"/>
                  </w:rPr>
                </w:rPrChange>
              </w:rPr>
              <w:pPrChange w:id="1542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430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431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56.071</w:t>
              </w:r>
            </w:ins>
          </w:p>
        </w:tc>
        <w:tc>
          <w:tcPr>
            <w:tcW w:w="907" w:type="dxa"/>
            <w:vMerge/>
            <w:vAlign w:val="center"/>
          </w:tcPr>
          <w:p w14:paraId="0689AEA3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432" w:author="Windows 사용자" w:date="2019-12-11T12:08:00Z"/>
                <w:rFonts w:ascii="바탕" w:hAnsi="바탕"/>
                <w:sz w:val="16"/>
                <w:szCs w:val="16"/>
                <w:lang w:val="de-DE"/>
                <w:rPrChange w:id="15433" w:author="Windows 사용자" w:date="2019-12-11T12:10:00Z">
                  <w:rPr>
                    <w:ins w:id="15434" w:author="Windows 사용자" w:date="2019-12-11T12:08:00Z"/>
                    <w:lang w:val="de-DE"/>
                  </w:rPr>
                </w:rPrChange>
              </w:rPr>
              <w:pPrChange w:id="1543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6AFD5E1B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436" w:author="Windows 사용자" w:date="2019-12-11T12:08:00Z"/>
                <w:rFonts w:ascii="바탕" w:hAnsi="바탕"/>
                <w:sz w:val="16"/>
                <w:szCs w:val="16"/>
                <w:lang w:val="de-DE"/>
                <w:rPrChange w:id="15437" w:author="Windows 사용자" w:date="2019-12-11T12:10:00Z">
                  <w:rPr>
                    <w:ins w:id="15438" w:author="Windows 사용자" w:date="2019-12-11T12:08:00Z"/>
                    <w:lang w:val="de-DE"/>
                  </w:rPr>
                </w:rPrChange>
              </w:rPr>
              <w:pPrChange w:id="1543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1510292C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440" w:author="Windows 사용자" w:date="2019-12-11T12:08:00Z"/>
                <w:rFonts w:ascii="바탕" w:hAnsi="바탕"/>
                <w:sz w:val="16"/>
                <w:szCs w:val="16"/>
                <w:lang w:val="de-DE"/>
                <w:rPrChange w:id="15441" w:author="Windows 사용자" w:date="2019-12-11T12:10:00Z">
                  <w:rPr>
                    <w:ins w:id="15442" w:author="Windows 사용자" w:date="2019-12-11T12:08:00Z"/>
                    <w:lang w:val="de-DE"/>
                  </w:rPr>
                </w:rPrChange>
              </w:rPr>
              <w:pPrChange w:id="1544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Align w:val="center"/>
          </w:tcPr>
          <w:p w14:paraId="28083E19" w14:textId="03B03AB2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444" w:author="Windows 사용자" w:date="2019-12-11T12:08:00Z"/>
                <w:rFonts w:ascii="바탕" w:hAnsi="바탕"/>
                <w:sz w:val="16"/>
                <w:szCs w:val="16"/>
                <w:lang w:val="de-DE"/>
                <w:rPrChange w:id="15445" w:author="Windows 사용자" w:date="2019-12-11T12:10:00Z">
                  <w:rPr>
                    <w:ins w:id="15446" w:author="Windows 사용자" w:date="2019-12-11T12:08:00Z"/>
                    <w:lang w:val="de-DE"/>
                  </w:rPr>
                </w:rPrChange>
              </w:rPr>
              <w:pPrChange w:id="1544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448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449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0.049</w:t>
              </w:r>
            </w:ins>
          </w:p>
        </w:tc>
        <w:tc>
          <w:tcPr>
            <w:tcW w:w="907" w:type="dxa"/>
            <w:vAlign w:val="center"/>
          </w:tcPr>
          <w:p w14:paraId="5F431900" w14:textId="1AC876A3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450" w:author="Windows 사용자" w:date="2019-12-11T12:08:00Z"/>
                <w:rFonts w:ascii="바탕" w:hAnsi="바탕"/>
                <w:sz w:val="16"/>
                <w:szCs w:val="16"/>
                <w:lang w:val="de-DE"/>
                <w:rPrChange w:id="15451" w:author="Windows 사용자" w:date="2019-12-11T12:10:00Z">
                  <w:rPr>
                    <w:ins w:id="15452" w:author="Windows 사용자" w:date="2019-12-11T12:08:00Z"/>
                    <w:lang w:val="de-DE"/>
                  </w:rPr>
                </w:rPrChange>
              </w:rPr>
              <w:pPrChange w:id="1545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454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455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0.070</w:t>
              </w:r>
            </w:ins>
          </w:p>
        </w:tc>
      </w:tr>
      <w:tr w:rsidR="00997D19" w:rsidRPr="00997D19" w14:paraId="691D4848" w14:textId="77777777" w:rsidTr="00932E72">
        <w:trPr>
          <w:jc w:val="center"/>
          <w:ins w:id="15456" w:author="Windows 사용자" w:date="2019-12-11T12:08:00Z"/>
        </w:trPr>
        <w:tc>
          <w:tcPr>
            <w:tcW w:w="907" w:type="dxa"/>
            <w:vAlign w:val="center"/>
          </w:tcPr>
          <w:p w14:paraId="5BA7565C" w14:textId="404637DA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457" w:author="Windows 사용자" w:date="2019-12-11T12:13:00Z"/>
                <w:rFonts w:ascii="바탕" w:hAnsi="바탕"/>
                <w:color w:val="000000"/>
                <w:sz w:val="16"/>
                <w:szCs w:val="16"/>
              </w:rPr>
            </w:pPr>
            <w:ins w:id="15458" w:author="Windows 사용자" w:date="2019-12-11T12:13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459" w:author="Windows 사용자" w:date="2019-12-11T12:14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</w:t>
              </w:r>
            </w:ins>
          </w:p>
        </w:tc>
        <w:tc>
          <w:tcPr>
            <w:tcW w:w="907" w:type="dxa"/>
            <w:vAlign w:val="center"/>
          </w:tcPr>
          <w:p w14:paraId="55B562CF" w14:textId="657BDBAD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460" w:author="Windows 사용자" w:date="2019-12-11T12:08:00Z"/>
                <w:rFonts w:ascii="바탕" w:hAnsi="바탕"/>
                <w:sz w:val="16"/>
                <w:szCs w:val="16"/>
                <w:lang w:val="de-DE"/>
                <w:rPrChange w:id="15461" w:author="Windows 사용자" w:date="2019-12-11T12:10:00Z">
                  <w:rPr>
                    <w:ins w:id="15462" w:author="Windows 사용자" w:date="2019-12-11T12:08:00Z"/>
                    <w:lang w:val="de-DE"/>
                  </w:rPr>
                </w:rPrChange>
              </w:rPr>
              <w:pPrChange w:id="1546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464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465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</w:t>
              </w:r>
            </w:ins>
          </w:p>
        </w:tc>
        <w:tc>
          <w:tcPr>
            <w:tcW w:w="907" w:type="dxa"/>
            <w:vAlign w:val="center"/>
          </w:tcPr>
          <w:p w14:paraId="2A9C7631" w14:textId="0ED79095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466" w:author="Windows 사용자" w:date="2019-12-11T12:08:00Z"/>
                <w:rFonts w:ascii="바탕" w:hAnsi="바탕"/>
                <w:sz w:val="16"/>
                <w:szCs w:val="16"/>
                <w:lang w:val="de-DE"/>
                <w:rPrChange w:id="15467" w:author="Windows 사용자" w:date="2019-12-11T12:10:00Z">
                  <w:rPr>
                    <w:ins w:id="15468" w:author="Windows 사용자" w:date="2019-12-11T12:08:00Z"/>
                    <w:lang w:val="de-DE"/>
                  </w:rPr>
                </w:rPrChange>
              </w:rPr>
              <w:pPrChange w:id="1546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470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471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56.119</w:t>
              </w:r>
            </w:ins>
          </w:p>
        </w:tc>
        <w:tc>
          <w:tcPr>
            <w:tcW w:w="907" w:type="dxa"/>
            <w:vMerge/>
            <w:vAlign w:val="center"/>
          </w:tcPr>
          <w:p w14:paraId="4F6F0B38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472" w:author="Windows 사용자" w:date="2019-12-11T12:08:00Z"/>
                <w:rFonts w:ascii="바탕" w:hAnsi="바탕"/>
                <w:sz w:val="16"/>
                <w:szCs w:val="16"/>
                <w:lang w:val="de-DE"/>
                <w:rPrChange w:id="15473" w:author="Windows 사용자" w:date="2019-12-11T12:10:00Z">
                  <w:rPr>
                    <w:ins w:id="15474" w:author="Windows 사용자" w:date="2019-12-11T12:08:00Z"/>
                    <w:lang w:val="de-DE"/>
                  </w:rPr>
                </w:rPrChange>
              </w:rPr>
              <w:pPrChange w:id="1547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720E3FE1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476" w:author="Windows 사용자" w:date="2019-12-11T12:08:00Z"/>
                <w:rFonts w:ascii="바탕" w:hAnsi="바탕"/>
                <w:sz w:val="16"/>
                <w:szCs w:val="16"/>
                <w:lang w:val="de-DE"/>
                <w:rPrChange w:id="15477" w:author="Windows 사용자" w:date="2019-12-11T12:10:00Z">
                  <w:rPr>
                    <w:ins w:id="15478" w:author="Windows 사용자" w:date="2019-12-11T12:08:00Z"/>
                    <w:lang w:val="de-DE"/>
                  </w:rPr>
                </w:rPrChange>
              </w:rPr>
              <w:pPrChange w:id="1547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27B58118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480" w:author="Windows 사용자" w:date="2019-12-11T12:08:00Z"/>
                <w:rFonts w:ascii="바탕" w:hAnsi="바탕"/>
                <w:sz w:val="16"/>
                <w:szCs w:val="16"/>
                <w:lang w:val="de-DE"/>
                <w:rPrChange w:id="15481" w:author="Windows 사용자" w:date="2019-12-11T12:10:00Z">
                  <w:rPr>
                    <w:ins w:id="15482" w:author="Windows 사용자" w:date="2019-12-11T12:08:00Z"/>
                    <w:lang w:val="de-DE"/>
                  </w:rPr>
                </w:rPrChange>
              </w:rPr>
              <w:pPrChange w:id="1548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Align w:val="center"/>
          </w:tcPr>
          <w:p w14:paraId="79262DFD" w14:textId="7ED262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484" w:author="Windows 사용자" w:date="2019-12-11T12:08:00Z"/>
                <w:rFonts w:ascii="바탕" w:hAnsi="바탕"/>
                <w:sz w:val="16"/>
                <w:szCs w:val="16"/>
                <w:lang w:val="de-DE"/>
                <w:rPrChange w:id="15485" w:author="Windows 사용자" w:date="2019-12-11T12:10:00Z">
                  <w:rPr>
                    <w:ins w:id="15486" w:author="Windows 사용자" w:date="2019-12-11T12:08:00Z"/>
                    <w:lang w:val="de-DE"/>
                  </w:rPr>
                </w:rPrChange>
              </w:rPr>
              <w:pPrChange w:id="1548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488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489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0.048</w:t>
              </w:r>
            </w:ins>
          </w:p>
        </w:tc>
        <w:tc>
          <w:tcPr>
            <w:tcW w:w="907" w:type="dxa"/>
            <w:vAlign w:val="center"/>
          </w:tcPr>
          <w:p w14:paraId="48BF2C8F" w14:textId="6818743A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490" w:author="Windows 사용자" w:date="2019-12-11T12:08:00Z"/>
                <w:rFonts w:ascii="바탕" w:hAnsi="바탕"/>
                <w:sz w:val="16"/>
                <w:szCs w:val="16"/>
                <w:lang w:val="de-DE"/>
                <w:rPrChange w:id="15491" w:author="Windows 사용자" w:date="2019-12-11T12:10:00Z">
                  <w:rPr>
                    <w:ins w:id="15492" w:author="Windows 사용자" w:date="2019-12-11T12:08:00Z"/>
                    <w:lang w:val="de-DE"/>
                  </w:rPr>
                </w:rPrChange>
              </w:rPr>
              <w:pPrChange w:id="1549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494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495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0.069</w:t>
              </w:r>
            </w:ins>
          </w:p>
        </w:tc>
      </w:tr>
      <w:tr w:rsidR="00997D19" w:rsidRPr="00997D19" w14:paraId="77A4BDCB" w14:textId="77777777" w:rsidTr="00932E72">
        <w:trPr>
          <w:jc w:val="center"/>
          <w:ins w:id="15496" w:author="Windows 사용자" w:date="2019-12-11T12:08:00Z"/>
        </w:trPr>
        <w:tc>
          <w:tcPr>
            <w:tcW w:w="907" w:type="dxa"/>
            <w:vAlign w:val="center"/>
          </w:tcPr>
          <w:p w14:paraId="15437D15" w14:textId="60D97638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497" w:author="Windows 사용자" w:date="2019-12-11T12:13:00Z"/>
                <w:rFonts w:ascii="바탕" w:hAnsi="바탕"/>
                <w:color w:val="000000"/>
                <w:sz w:val="16"/>
                <w:szCs w:val="16"/>
              </w:rPr>
            </w:pPr>
            <w:ins w:id="15498" w:author="Windows 사용자" w:date="2019-12-11T12:13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499" w:author="Windows 사용자" w:date="2019-12-11T12:14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56</w:t>
              </w:r>
            </w:ins>
          </w:p>
        </w:tc>
        <w:tc>
          <w:tcPr>
            <w:tcW w:w="907" w:type="dxa"/>
            <w:vAlign w:val="center"/>
          </w:tcPr>
          <w:p w14:paraId="236AE64C" w14:textId="3DA8F172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500" w:author="Windows 사용자" w:date="2019-12-11T12:08:00Z"/>
                <w:rFonts w:ascii="바탕" w:hAnsi="바탕"/>
                <w:sz w:val="16"/>
                <w:szCs w:val="16"/>
                <w:lang w:val="de-DE"/>
                <w:rPrChange w:id="15501" w:author="Windows 사용자" w:date="2019-12-11T12:10:00Z">
                  <w:rPr>
                    <w:ins w:id="15502" w:author="Windows 사용자" w:date="2019-12-11T12:08:00Z"/>
                    <w:lang w:val="de-DE"/>
                  </w:rPr>
                </w:rPrChange>
              </w:rPr>
              <w:pPrChange w:id="1550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504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505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</w:t>
              </w:r>
            </w:ins>
          </w:p>
        </w:tc>
        <w:tc>
          <w:tcPr>
            <w:tcW w:w="907" w:type="dxa"/>
            <w:vAlign w:val="center"/>
          </w:tcPr>
          <w:p w14:paraId="5711B9EA" w14:textId="7BB756E5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506" w:author="Windows 사용자" w:date="2019-12-11T12:08:00Z"/>
                <w:rFonts w:ascii="바탕" w:hAnsi="바탕"/>
                <w:sz w:val="16"/>
                <w:szCs w:val="16"/>
                <w:lang w:val="de-DE"/>
                <w:rPrChange w:id="15507" w:author="Windows 사용자" w:date="2019-12-11T12:10:00Z">
                  <w:rPr>
                    <w:ins w:id="15508" w:author="Windows 사용자" w:date="2019-12-11T12:08:00Z"/>
                    <w:lang w:val="de-DE"/>
                  </w:rPr>
                </w:rPrChange>
              </w:rPr>
              <w:pPrChange w:id="1550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510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511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56.166</w:t>
              </w:r>
            </w:ins>
          </w:p>
        </w:tc>
        <w:tc>
          <w:tcPr>
            <w:tcW w:w="907" w:type="dxa"/>
            <w:vMerge w:val="restart"/>
            <w:vAlign w:val="center"/>
          </w:tcPr>
          <w:p w14:paraId="5E162AB6" w14:textId="438D97A3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512" w:author="Windows 사용자" w:date="2019-12-11T12:08:00Z"/>
                <w:rFonts w:ascii="바탕" w:hAnsi="바탕"/>
                <w:sz w:val="16"/>
                <w:szCs w:val="16"/>
                <w:lang w:val="de-DE"/>
                <w:rPrChange w:id="15513" w:author="Windows 사용자" w:date="2019-12-11T12:10:00Z">
                  <w:rPr>
                    <w:ins w:id="15514" w:author="Windows 사용자" w:date="2019-12-11T12:08:00Z"/>
                    <w:lang w:val="de-DE"/>
                  </w:rPr>
                </w:rPrChange>
              </w:rPr>
              <w:pPrChange w:id="1551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516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517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4.583</w:t>
              </w:r>
            </w:ins>
          </w:p>
        </w:tc>
        <w:tc>
          <w:tcPr>
            <w:tcW w:w="907" w:type="dxa"/>
            <w:vMerge w:val="restart"/>
            <w:vAlign w:val="center"/>
          </w:tcPr>
          <w:p w14:paraId="137166C1" w14:textId="29FF193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518" w:author="Windows 사용자" w:date="2019-12-11T12:08:00Z"/>
                <w:rFonts w:ascii="바탕" w:hAnsi="바탕"/>
                <w:sz w:val="16"/>
                <w:szCs w:val="16"/>
                <w:lang w:val="de-DE"/>
                <w:rPrChange w:id="15519" w:author="Windows 사용자" w:date="2019-12-11T12:10:00Z">
                  <w:rPr>
                    <w:ins w:id="15520" w:author="Windows 사용자" w:date="2019-12-11T12:08:00Z"/>
                    <w:lang w:val="de-DE"/>
                  </w:rPr>
                </w:rPrChange>
              </w:rPr>
              <w:pPrChange w:id="1552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522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523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4.689</w:t>
              </w:r>
            </w:ins>
          </w:p>
        </w:tc>
        <w:tc>
          <w:tcPr>
            <w:tcW w:w="907" w:type="dxa"/>
            <w:vMerge w:val="restart"/>
            <w:vAlign w:val="center"/>
          </w:tcPr>
          <w:p w14:paraId="007FBD67" w14:textId="3A771405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524" w:author="Windows 사용자" w:date="2019-12-11T12:08:00Z"/>
                <w:rFonts w:ascii="바탕" w:hAnsi="바탕"/>
                <w:sz w:val="16"/>
                <w:szCs w:val="16"/>
                <w:lang w:val="de-DE"/>
                <w:rPrChange w:id="15525" w:author="Windows 사용자" w:date="2019-12-11T12:10:00Z">
                  <w:rPr>
                    <w:ins w:id="15526" w:author="Windows 사용자" w:date="2019-12-11T12:08:00Z"/>
                    <w:lang w:val="de-DE"/>
                  </w:rPr>
                </w:rPrChange>
              </w:rPr>
              <w:pPrChange w:id="1552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528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529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2.296</w:t>
              </w:r>
            </w:ins>
          </w:p>
        </w:tc>
        <w:tc>
          <w:tcPr>
            <w:tcW w:w="907" w:type="dxa"/>
            <w:vAlign w:val="center"/>
          </w:tcPr>
          <w:p w14:paraId="3F91D03D" w14:textId="0547D0C6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530" w:author="Windows 사용자" w:date="2019-12-11T12:08:00Z"/>
                <w:rFonts w:ascii="바탕" w:hAnsi="바탕"/>
                <w:sz w:val="16"/>
                <w:szCs w:val="16"/>
                <w:lang w:val="de-DE"/>
                <w:rPrChange w:id="15531" w:author="Windows 사용자" w:date="2019-12-11T12:10:00Z">
                  <w:rPr>
                    <w:ins w:id="15532" w:author="Windows 사용자" w:date="2019-12-11T12:08:00Z"/>
                    <w:lang w:val="de-DE"/>
                  </w:rPr>
                </w:rPrChange>
              </w:rPr>
              <w:pPrChange w:id="1553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534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535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0.047</w:t>
              </w:r>
            </w:ins>
          </w:p>
        </w:tc>
        <w:tc>
          <w:tcPr>
            <w:tcW w:w="907" w:type="dxa"/>
            <w:vAlign w:val="center"/>
          </w:tcPr>
          <w:p w14:paraId="57EE9A5D" w14:textId="2F20DDF3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536" w:author="Windows 사용자" w:date="2019-12-11T12:08:00Z"/>
                <w:rFonts w:ascii="바탕" w:hAnsi="바탕"/>
                <w:sz w:val="16"/>
                <w:szCs w:val="16"/>
                <w:lang w:val="de-DE"/>
                <w:rPrChange w:id="15537" w:author="Windows 사용자" w:date="2019-12-11T12:10:00Z">
                  <w:rPr>
                    <w:ins w:id="15538" w:author="Windows 사용자" w:date="2019-12-11T12:08:00Z"/>
                    <w:lang w:val="de-DE"/>
                  </w:rPr>
                </w:rPrChange>
              </w:rPr>
              <w:pPrChange w:id="1553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540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541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0.067</w:t>
              </w:r>
            </w:ins>
          </w:p>
        </w:tc>
      </w:tr>
      <w:tr w:rsidR="00997D19" w:rsidRPr="00997D19" w14:paraId="10731AF4" w14:textId="77777777" w:rsidTr="00932E72">
        <w:trPr>
          <w:jc w:val="center"/>
          <w:ins w:id="15542" w:author="Windows 사용자" w:date="2019-12-11T12:08:00Z"/>
        </w:trPr>
        <w:tc>
          <w:tcPr>
            <w:tcW w:w="907" w:type="dxa"/>
            <w:vAlign w:val="center"/>
          </w:tcPr>
          <w:p w14:paraId="1112A5B6" w14:textId="11991BE3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543" w:author="Windows 사용자" w:date="2019-12-11T12:13:00Z"/>
                <w:rFonts w:ascii="바탕" w:hAnsi="바탕"/>
                <w:color w:val="000000"/>
                <w:sz w:val="16"/>
                <w:szCs w:val="16"/>
              </w:rPr>
            </w:pPr>
            <w:ins w:id="15544" w:author="Windows 사용자" w:date="2019-12-11T12:13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545" w:author="Windows 사용자" w:date="2019-12-11T12:14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57</w:t>
              </w:r>
            </w:ins>
          </w:p>
        </w:tc>
        <w:tc>
          <w:tcPr>
            <w:tcW w:w="907" w:type="dxa"/>
            <w:vAlign w:val="center"/>
          </w:tcPr>
          <w:p w14:paraId="0612170D" w14:textId="592239DC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546" w:author="Windows 사용자" w:date="2019-12-11T12:08:00Z"/>
                <w:rFonts w:ascii="바탕" w:hAnsi="바탕"/>
                <w:sz w:val="16"/>
                <w:szCs w:val="16"/>
                <w:lang w:val="de-DE"/>
                <w:rPrChange w:id="15547" w:author="Windows 사용자" w:date="2019-12-11T12:10:00Z">
                  <w:rPr>
                    <w:ins w:id="15548" w:author="Windows 사용자" w:date="2019-12-11T12:08:00Z"/>
                    <w:lang w:val="de-DE"/>
                  </w:rPr>
                </w:rPrChange>
              </w:rPr>
              <w:pPrChange w:id="1554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550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551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</w:t>
              </w:r>
            </w:ins>
          </w:p>
        </w:tc>
        <w:tc>
          <w:tcPr>
            <w:tcW w:w="907" w:type="dxa"/>
            <w:vAlign w:val="center"/>
          </w:tcPr>
          <w:p w14:paraId="7F0AFC66" w14:textId="6FF1ED01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552" w:author="Windows 사용자" w:date="2019-12-11T12:08:00Z"/>
                <w:rFonts w:ascii="바탕" w:hAnsi="바탕"/>
                <w:sz w:val="16"/>
                <w:szCs w:val="16"/>
                <w:lang w:val="de-DE"/>
                <w:rPrChange w:id="15553" w:author="Windows 사용자" w:date="2019-12-11T12:10:00Z">
                  <w:rPr>
                    <w:ins w:id="15554" w:author="Windows 사용자" w:date="2019-12-11T12:08:00Z"/>
                    <w:lang w:val="de-DE"/>
                  </w:rPr>
                </w:rPrChange>
              </w:rPr>
              <w:pPrChange w:id="1555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556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557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56.214</w:t>
              </w:r>
            </w:ins>
          </w:p>
        </w:tc>
        <w:tc>
          <w:tcPr>
            <w:tcW w:w="907" w:type="dxa"/>
            <w:vMerge/>
            <w:vAlign w:val="center"/>
          </w:tcPr>
          <w:p w14:paraId="6381DB79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558" w:author="Windows 사용자" w:date="2019-12-11T12:08:00Z"/>
                <w:rFonts w:ascii="바탕" w:hAnsi="바탕"/>
                <w:sz w:val="16"/>
                <w:szCs w:val="16"/>
                <w:lang w:val="de-DE"/>
                <w:rPrChange w:id="15559" w:author="Windows 사용자" w:date="2019-12-11T12:10:00Z">
                  <w:rPr>
                    <w:ins w:id="15560" w:author="Windows 사용자" w:date="2019-12-11T12:08:00Z"/>
                    <w:lang w:val="de-DE"/>
                  </w:rPr>
                </w:rPrChange>
              </w:rPr>
              <w:pPrChange w:id="1556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07CDAC11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562" w:author="Windows 사용자" w:date="2019-12-11T12:08:00Z"/>
                <w:rFonts w:ascii="바탕" w:hAnsi="바탕"/>
                <w:sz w:val="16"/>
                <w:szCs w:val="16"/>
                <w:lang w:val="de-DE"/>
                <w:rPrChange w:id="15563" w:author="Windows 사용자" w:date="2019-12-11T12:10:00Z">
                  <w:rPr>
                    <w:ins w:id="15564" w:author="Windows 사용자" w:date="2019-12-11T12:08:00Z"/>
                    <w:lang w:val="de-DE"/>
                  </w:rPr>
                </w:rPrChange>
              </w:rPr>
              <w:pPrChange w:id="1556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784ECC5B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566" w:author="Windows 사용자" w:date="2019-12-11T12:08:00Z"/>
                <w:rFonts w:ascii="바탕" w:hAnsi="바탕"/>
                <w:sz w:val="16"/>
                <w:szCs w:val="16"/>
                <w:lang w:val="de-DE"/>
                <w:rPrChange w:id="15567" w:author="Windows 사용자" w:date="2019-12-11T12:10:00Z">
                  <w:rPr>
                    <w:ins w:id="15568" w:author="Windows 사용자" w:date="2019-12-11T12:08:00Z"/>
                    <w:lang w:val="de-DE"/>
                  </w:rPr>
                </w:rPrChange>
              </w:rPr>
              <w:pPrChange w:id="1556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Align w:val="center"/>
          </w:tcPr>
          <w:p w14:paraId="0202CA81" w14:textId="2F1E2963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570" w:author="Windows 사용자" w:date="2019-12-11T12:08:00Z"/>
                <w:rFonts w:ascii="바탕" w:hAnsi="바탕"/>
                <w:sz w:val="16"/>
                <w:szCs w:val="16"/>
                <w:lang w:val="de-DE"/>
                <w:rPrChange w:id="15571" w:author="Windows 사용자" w:date="2019-12-11T12:10:00Z">
                  <w:rPr>
                    <w:ins w:id="15572" w:author="Windows 사용자" w:date="2019-12-11T12:08:00Z"/>
                    <w:lang w:val="de-DE"/>
                  </w:rPr>
                </w:rPrChange>
              </w:rPr>
              <w:pPrChange w:id="1557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574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575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0.048</w:t>
              </w:r>
            </w:ins>
          </w:p>
        </w:tc>
        <w:tc>
          <w:tcPr>
            <w:tcW w:w="907" w:type="dxa"/>
            <w:vAlign w:val="center"/>
          </w:tcPr>
          <w:p w14:paraId="401F6BB0" w14:textId="332695B4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576" w:author="Windows 사용자" w:date="2019-12-11T12:08:00Z"/>
                <w:rFonts w:ascii="바탕" w:hAnsi="바탕"/>
                <w:sz w:val="16"/>
                <w:szCs w:val="16"/>
                <w:lang w:val="de-DE"/>
                <w:rPrChange w:id="15577" w:author="Windows 사용자" w:date="2019-12-11T12:10:00Z">
                  <w:rPr>
                    <w:ins w:id="15578" w:author="Windows 사용자" w:date="2019-12-11T12:08:00Z"/>
                    <w:lang w:val="de-DE"/>
                  </w:rPr>
                </w:rPrChange>
              </w:rPr>
              <w:pPrChange w:id="1557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580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581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0.069</w:t>
              </w:r>
            </w:ins>
          </w:p>
        </w:tc>
      </w:tr>
      <w:tr w:rsidR="00997D19" w:rsidRPr="00997D19" w14:paraId="6322F94F" w14:textId="77777777" w:rsidTr="00932E72">
        <w:trPr>
          <w:jc w:val="center"/>
          <w:ins w:id="15582" w:author="Windows 사용자" w:date="2019-12-11T12:08:00Z"/>
        </w:trPr>
        <w:tc>
          <w:tcPr>
            <w:tcW w:w="907" w:type="dxa"/>
            <w:vAlign w:val="center"/>
          </w:tcPr>
          <w:p w14:paraId="2CF427D3" w14:textId="39CF8944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583" w:author="Windows 사용자" w:date="2019-12-11T12:13:00Z"/>
                <w:rFonts w:ascii="바탕" w:hAnsi="바탕"/>
                <w:color w:val="000000"/>
                <w:sz w:val="16"/>
                <w:szCs w:val="16"/>
              </w:rPr>
            </w:pPr>
            <w:ins w:id="15584" w:author="Windows 사용자" w:date="2019-12-11T12:13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585" w:author="Windows 사용자" w:date="2019-12-11T12:14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58</w:t>
              </w:r>
            </w:ins>
          </w:p>
        </w:tc>
        <w:tc>
          <w:tcPr>
            <w:tcW w:w="907" w:type="dxa"/>
            <w:vAlign w:val="center"/>
          </w:tcPr>
          <w:p w14:paraId="2ADDCF38" w14:textId="136BE31A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586" w:author="Windows 사용자" w:date="2019-12-11T12:08:00Z"/>
                <w:rFonts w:ascii="바탕" w:hAnsi="바탕"/>
                <w:sz w:val="16"/>
                <w:szCs w:val="16"/>
                <w:lang w:val="de-DE"/>
                <w:rPrChange w:id="15587" w:author="Windows 사용자" w:date="2019-12-11T12:10:00Z">
                  <w:rPr>
                    <w:ins w:id="15588" w:author="Windows 사용자" w:date="2019-12-11T12:08:00Z"/>
                    <w:lang w:val="de-DE"/>
                  </w:rPr>
                </w:rPrChange>
              </w:rPr>
              <w:pPrChange w:id="1558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590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591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</w:t>
              </w:r>
            </w:ins>
          </w:p>
        </w:tc>
        <w:tc>
          <w:tcPr>
            <w:tcW w:w="907" w:type="dxa"/>
            <w:vAlign w:val="center"/>
          </w:tcPr>
          <w:p w14:paraId="1A636340" w14:textId="31FA6F4E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592" w:author="Windows 사용자" w:date="2019-12-11T12:08:00Z"/>
                <w:rFonts w:ascii="바탕" w:hAnsi="바탕"/>
                <w:sz w:val="16"/>
                <w:szCs w:val="16"/>
                <w:lang w:val="de-DE"/>
                <w:rPrChange w:id="15593" w:author="Windows 사용자" w:date="2019-12-11T12:10:00Z">
                  <w:rPr>
                    <w:ins w:id="15594" w:author="Windows 사용자" w:date="2019-12-11T12:08:00Z"/>
                    <w:lang w:val="de-DE"/>
                  </w:rPr>
                </w:rPrChange>
              </w:rPr>
              <w:pPrChange w:id="1559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596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597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56.262</w:t>
              </w:r>
            </w:ins>
          </w:p>
        </w:tc>
        <w:tc>
          <w:tcPr>
            <w:tcW w:w="907" w:type="dxa"/>
            <w:vMerge/>
            <w:vAlign w:val="center"/>
          </w:tcPr>
          <w:p w14:paraId="71E341CC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598" w:author="Windows 사용자" w:date="2019-12-11T12:08:00Z"/>
                <w:rFonts w:ascii="바탕" w:hAnsi="바탕"/>
                <w:sz w:val="16"/>
                <w:szCs w:val="16"/>
                <w:lang w:val="de-DE"/>
                <w:rPrChange w:id="15599" w:author="Windows 사용자" w:date="2019-12-11T12:10:00Z">
                  <w:rPr>
                    <w:ins w:id="15600" w:author="Windows 사용자" w:date="2019-12-11T12:08:00Z"/>
                    <w:lang w:val="de-DE"/>
                  </w:rPr>
                </w:rPrChange>
              </w:rPr>
              <w:pPrChange w:id="1560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36602E1D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602" w:author="Windows 사용자" w:date="2019-12-11T12:08:00Z"/>
                <w:rFonts w:ascii="바탕" w:hAnsi="바탕"/>
                <w:sz w:val="16"/>
                <w:szCs w:val="16"/>
                <w:lang w:val="de-DE"/>
                <w:rPrChange w:id="15603" w:author="Windows 사용자" w:date="2019-12-11T12:10:00Z">
                  <w:rPr>
                    <w:ins w:id="15604" w:author="Windows 사용자" w:date="2019-12-11T12:08:00Z"/>
                    <w:lang w:val="de-DE"/>
                  </w:rPr>
                </w:rPrChange>
              </w:rPr>
              <w:pPrChange w:id="1560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22D5E3E1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606" w:author="Windows 사용자" w:date="2019-12-11T12:08:00Z"/>
                <w:rFonts w:ascii="바탕" w:hAnsi="바탕"/>
                <w:sz w:val="16"/>
                <w:szCs w:val="16"/>
                <w:lang w:val="de-DE"/>
                <w:rPrChange w:id="15607" w:author="Windows 사용자" w:date="2019-12-11T12:10:00Z">
                  <w:rPr>
                    <w:ins w:id="15608" w:author="Windows 사용자" w:date="2019-12-11T12:08:00Z"/>
                    <w:lang w:val="de-DE"/>
                  </w:rPr>
                </w:rPrChange>
              </w:rPr>
              <w:pPrChange w:id="1560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Align w:val="center"/>
          </w:tcPr>
          <w:p w14:paraId="0294044F" w14:textId="6F8CD60E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610" w:author="Windows 사용자" w:date="2019-12-11T12:08:00Z"/>
                <w:rFonts w:ascii="바탕" w:hAnsi="바탕"/>
                <w:sz w:val="16"/>
                <w:szCs w:val="16"/>
                <w:lang w:val="de-DE"/>
                <w:rPrChange w:id="15611" w:author="Windows 사용자" w:date="2019-12-11T12:10:00Z">
                  <w:rPr>
                    <w:ins w:id="15612" w:author="Windows 사용자" w:date="2019-12-11T12:08:00Z"/>
                    <w:lang w:val="de-DE"/>
                  </w:rPr>
                </w:rPrChange>
              </w:rPr>
              <w:pPrChange w:id="1561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614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615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0.048</w:t>
              </w:r>
            </w:ins>
          </w:p>
        </w:tc>
        <w:tc>
          <w:tcPr>
            <w:tcW w:w="907" w:type="dxa"/>
            <w:vAlign w:val="center"/>
          </w:tcPr>
          <w:p w14:paraId="03760ED0" w14:textId="08FCC54F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616" w:author="Windows 사용자" w:date="2019-12-11T12:08:00Z"/>
                <w:rFonts w:ascii="바탕" w:hAnsi="바탕"/>
                <w:sz w:val="16"/>
                <w:szCs w:val="16"/>
                <w:lang w:val="de-DE"/>
                <w:rPrChange w:id="15617" w:author="Windows 사용자" w:date="2019-12-11T12:10:00Z">
                  <w:rPr>
                    <w:ins w:id="15618" w:author="Windows 사용자" w:date="2019-12-11T12:08:00Z"/>
                    <w:lang w:val="de-DE"/>
                  </w:rPr>
                </w:rPrChange>
              </w:rPr>
              <w:pPrChange w:id="1561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620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621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0.069</w:t>
              </w:r>
            </w:ins>
          </w:p>
        </w:tc>
      </w:tr>
      <w:tr w:rsidR="00997D19" w:rsidRPr="00997D19" w14:paraId="387F6C30" w14:textId="77777777" w:rsidTr="00932E72">
        <w:trPr>
          <w:jc w:val="center"/>
          <w:ins w:id="15622" w:author="Windows 사용자" w:date="2019-12-11T12:08:00Z"/>
        </w:trPr>
        <w:tc>
          <w:tcPr>
            <w:tcW w:w="907" w:type="dxa"/>
            <w:vAlign w:val="center"/>
          </w:tcPr>
          <w:p w14:paraId="38083C4B" w14:textId="69D1B936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623" w:author="Windows 사용자" w:date="2019-12-11T12:13:00Z"/>
                <w:rFonts w:ascii="바탕" w:hAnsi="바탕"/>
                <w:color w:val="000000"/>
                <w:sz w:val="16"/>
                <w:szCs w:val="16"/>
              </w:rPr>
            </w:pPr>
            <w:ins w:id="15624" w:author="Windows 사용자" w:date="2019-12-11T12:13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625" w:author="Windows 사용자" w:date="2019-12-11T12:14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59</w:t>
              </w:r>
            </w:ins>
          </w:p>
        </w:tc>
        <w:tc>
          <w:tcPr>
            <w:tcW w:w="907" w:type="dxa"/>
            <w:vAlign w:val="center"/>
          </w:tcPr>
          <w:p w14:paraId="4FC341ED" w14:textId="2DA8992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626" w:author="Windows 사용자" w:date="2019-12-11T12:08:00Z"/>
                <w:rFonts w:ascii="바탕" w:hAnsi="바탕"/>
                <w:sz w:val="16"/>
                <w:szCs w:val="16"/>
                <w:lang w:val="de-DE"/>
                <w:rPrChange w:id="15627" w:author="Windows 사용자" w:date="2019-12-11T12:10:00Z">
                  <w:rPr>
                    <w:ins w:id="15628" w:author="Windows 사용자" w:date="2019-12-11T12:08:00Z"/>
                    <w:lang w:val="de-DE"/>
                  </w:rPr>
                </w:rPrChange>
              </w:rPr>
              <w:pPrChange w:id="1562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630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631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</w:t>
              </w:r>
            </w:ins>
          </w:p>
        </w:tc>
        <w:tc>
          <w:tcPr>
            <w:tcW w:w="907" w:type="dxa"/>
            <w:vAlign w:val="center"/>
          </w:tcPr>
          <w:p w14:paraId="10C503C8" w14:textId="3F80D216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632" w:author="Windows 사용자" w:date="2019-12-11T12:08:00Z"/>
                <w:rFonts w:ascii="바탕" w:hAnsi="바탕"/>
                <w:sz w:val="16"/>
                <w:szCs w:val="16"/>
                <w:lang w:val="de-DE"/>
                <w:rPrChange w:id="15633" w:author="Windows 사용자" w:date="2019-12-11T12:10:00Z">
                  <w:rPr>
                    <w:ins w:id="15634" w:author="Windows 사용자" w:date="2019-12-11T12:08:00Z"/>
                    <w:lang w:val="de-DE"/>
                  </w:rPr>
                </w:rPrChange>
              </w:rPr>
              <w:pPrChange w:id="1563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636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637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56.311</w:t>
              </w:r>
            </w:ins>
          </w:p>
        </w:tc>
        <w:tc>
          <w:tcPr>
            <w:tcW w:w="907" w:type="dxa"/>
            <w:vMerge/>
            <w:vAlign w:val="center"/>
          </w:tcPr>
          <w:p w14:paraId="712ECB99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638" w:author="Windows 사용자" w:date="2019-12-11T12:08:00Z"/>
                <w:rFonts w:ascii="바탕" w:hAnsi="바탕"/>
                <w:sz w:val="16"/>
                <w:szCs w:val="16"/>
                <w:lang w:val="de-DE"/>
                <w:rPrChange w:id="15639" w:author="Windows 사용자" w:date="2019-12-11T12:10:00Z">
                  <w:rPr>
                    <w:ins w:id="15640" w:author="Windows 사용자" w:date="2019-12-11T12:08:00Z"/>
                    <w:lang w:val="de-DE"/>
                  </w:rPr>
                </w:rPrChange>
              </w:rPr>
              <w:pPrChange w:id="1564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2B459269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642" w:author="Windows 사용자" w:date="2019-12-11T12:08:00Z"/>
                <w:rFonts w:ascii="바탕" w:hAnsi="바탕"/>
                <w:sz w:val="16"/>
                <w:szCs w:val="16"/>
                <w:lang w:val="de-DE"/>
                <w:rPrChange w:id="15643" w:author="Windows 사용자" w:date="2019-12-11T12:10:00Z">
                  <w:rPr>
                    <w:ins w:id="15644" w:author="Windows 사용자" w:date="2019-12-11T12:08:00Z"/>
                    <w:lang w:val="de-DE"/>
                  </w:rPr>
                </w:rPrChange>
              </w:rPr>
              <w:pPrChange w:id="1564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vAlign w:val="center"/>
          </w:tcPr>
          <w:p w14:paraId="270E9A4A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646" w:author="Windows 사용자" w:date="2019-12-11T12:08:00Z"/>
                <w:rFonts w:ascii="바탕" w:hAnsi="바탕"/>
                <w:sz w:val="16"/>
                <w:szCs w:val="16"/>
                <w:lang w:val="de-DE"/>
                <w:rPrChange w:id="15647" w:author="Windows 사용자" w:date="2019-12-11T12:10:00Z">
                  <w:rPr>
                    <w:ins w:id="15648" w:author="Windows 사용자" w:date="2019-12-11T12:08:00Z"/>
                    <w:lang w:val="de-DE"/>
                  </w:rPr>
                </w:rPrChange>
              </w:rPr>
              <w:pPrChange w:id="1564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Align w:val="center"/>
          </w:tcPr>
          <w:p w14:paraId="7641E20B" w14:textId="4C087946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650" w:author="Windows 사용자" w:date="2019-12-11T12:08:00Z"/>
                <w:rFonts w:ascii="바탕" w:hAnsi="바탕"/>
                <w:sz w:val="16"/>
                <w:szCs w:val="16"/>
                <w:lang w:val="de-DE"/>
                <w:rPrChange w:id="15651" w:author="Windows 사용자" w:date="2019-12-11T12:10:00Z">
                  <w:rPr>
                    <w:ins w:id="15652" w:author="Windows 사용자" w:date="2019-12-11T12:08:00Z"/>
                    <w:lang w:val="de-DE"/>
                  </w:rPr>
                </w:rPrChange>
              </w:rPr>
              <w:pPrChange w:id="1565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654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655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0.049</w:t>
              </w:r>
            </w:ins>
          </w:p>
        </w:tc>
        <w:tc>
          <w:tcPr>
            <w:tcW w:w="907" w:type="dxa"/>
            <w:vAlign w:val="center"/>
          </w:tcPr>
          <w:p w14:paraId="5889C60B" w14:textId="7C213FC1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656" w:author="Windows 사용자" w:date="2019-12-11T12:08:00Z"/>
                <w:rFonts w:ascii="바탕" w:hAnsi="바탕"/>
                <w:sz w:val="16"/>
                <w:szCs w:val="16"/>
                <w:lang w:val="de-DE"/>
                <w:rPrChange w:id="15657" w:author="Windows 사용자" w:date="2019-12-11T12:10:00Z">
                  <w:rPr>
                    <w:ins w:id="15658" w:author="Windows 사용자" w:date="2019-12-11T12:08:00Z"/>
                    <w:lang w:val="de-DE"/>
                  </w:rPr>
                </w:rPrChange>
              </w:rPr>
              <w:pPrChange w:id="1565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660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661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0.070</w:t>
              </w:r>
            </w:ins>
          </w:p>
        </w:tc>
      </w:tr>
      <w:tr w:rsidR="00997D19" w:rsidRPr="00997D19" w14:paraId="09875733" w14:textId="77777777" w:rsidTr="00DD0139">
        <w:trPr>
          <w:jc w:val="center"/>
          <w:ins w:id="15662" w:author="Windows 사용자" w:date="2019-12-11T12:08:00Z"/>
        </w:trPr>
        <w:tc>
          <w:tcPr>
            <w:tcW w:w="907" w:type="dxa"/>
            <w:tcBorders>
              <w:bottom w:val="single" w:sz="12" w:space="0" w:color="000000"/>
            </w:tcBorders>
            <w:vAlign w:val="center"/>
          </w:tcPr>
          <w:p w14:paraId="5BE9A114" w14:textId="2DBB3FB5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663" w:author="Windows 사용자" w:date="2019-12-11T12:13:00Z"/>
                <w:rFonts w:ascii="바탕" w:hAnsi="바탕"/>
                <w:color w:val="000000"/>
                <w:sz w:val="16"/>
                <w:szCs w:val="16"/>
              </w:rPr>
            </w:pPr>
            <w:ins w:id="15664" w:author="Windows 사용자" w:date="2019-12-11T12:13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665" w:author="Windows 사용자" w:date="2019-12-11T12:14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60</w:t>
              </w:r>
            </w:ins>
          </w:p>
        </w:tc>
        <w:tc>
          <w:tcPr>
            <w:tcW w:w="907" w:type="dxa"/>
            <w:tcBorders>
              <w:bottom w:val="single" w:sz="12" w:space="0" w:color="000000"/>
            </w:tcBorders>
            <w:vAlign w:val="center"/>
          </w:tcPr>
          <w:p w14:paraId="0B663F43" w14:textId="2EFDDBE5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666" w:author="Windows 사용자" w:date="2019-12-11T12:08:00Z"/>
                <w:rFonts w:ascii="바탕" w:hAnsi="바탕"/>
                <w:sz w:val="16"/>
                <w:szCs w:val="16"/>
                <w:lang w:val="de-DE"/>
                <w:rPrChange w:id="15667" w:author="Windows 사용자" w:date="2019-12-11T12:10:00Z">
                  <w:rPr>
                    <w:ins w:id="15668" w:author="Windows 사용자" w:date="2019-12-11T12:08:00Z"/>
                    <w:lang w:val="de-DE"/>
                  </w:rPr>
                </w:rPrChange>
              </w:rPr>
              <w:pPrChange w:id="1566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670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671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55</w:t>
              </w:r>
            </w:ins>
          </w:p>
        </w:tc>
        <w:tc>
          <w:tcPr>
            <w:tcW w:w="907" w:type="dxa"/>
            <w:tcBorders>
              <w:bottom w:val="single" w:sz="12" w:space="0" w:color="000000"/>
            </w:tcBorders>
            <w:vAlign w:val="center"/>
          </w:tcPr>
          <w:p w14:paraId="6C95AE4D" w14:textId="31D44C63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672" w:author="Windows 사용자" w:date="2019-12-11T12:08:00Z"/>
                <w:rFonts w:ascii="바탕" w:hAnsi="바탕"/>
                <w:sz w:val="16"/>
                <w:szCs w:val="16"/>
                <w:lang w:val="de-DE"/>
                <w:rPrChange w:id="15673" w:author="Windows 사용자" w:date="2019-12-11T12:10:00Z">
                  <w:rPr>
                    <w:ins w:id="15674" w:author="Windows 사용자" w:date="2019-12-11T12:08:00Z"/>
                    <w:lang w:val="de-DE"/>
                  </w:rPr>
                </w:rPrChange>
              </w:rPr>
              <w:pPrChange w:id="1567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676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677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56.360</w:t>
              </w:r>
            </w:ins>
          </w:p>
        </w:tc>
        <w:tc>
          <w:tcPr>
            <w:tcW w:w="907" w:type="dxa"/>
            <w:vMerge/>
            <w:tcBorders>
              <w:bottom w:val="single" w:sz="12" w:space="0" w:color="000000"/>
            </w:tcBorders>
            <w:vAlign w:val="center"/>
          </w:tcPr>
          <w:p w14:paraId="454CAC52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678" w:author="Windows 사용자" w:date="2019-12-11T12:08:00Z"/>
                <w:rFonts w:ascii="바탕" w:hAnsi="바탕"/>
                <w:sz w:val="16"/>
                <w:szCs w:val="16"/>
                <w:lang w:val="de-DE"/>
                <w:rPrChange w:id="15679" w:author="Windows 사용자" w:date="2019-12-11T12:10:00Z">
                  <w:rPr>
                    <w:ins w:id="15680" w:author="Windows 사용자" w:date="2019-12-11T12:08:00Z"/>
                    <w:lang w:val="de-DE"/>
                  </w:rPr>
                </w:rPrChange>
              </w:rPr>
              <w:pPrChange w:id="1568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tcBorders>
              <w:bottom w:val="single" w:sz="12" w:space="0" w:color="000000"/>
            </w:tcBorders>
            <w:vAlign w:val="center"/>
          </w:tcPr>
          <w:p w14:paraId="297B9271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682" w:author="Windows 사용자" w:date="2019-12-11T12:08:00Z"/>
                <w:rFonts w:ascii="바탕" w:hAnsi="바탕"/>
                <w:sz w:val="16"/>
                <w:szCs w:val="16"/>
                <w:lang w:val="de-DE"/>
                <w:rPrChange w:id="15683" w:author="Windows 사용자" w:date="2019-12-11T12:10:00Z">
                  <w:rPr>
                    <w:ins w:id="15684" w:author="Windows 사용자" w:date="2019-12-11T12:08:00Z"/>
                    <w:lang w:val="de-DE"/>
                  </w:rPr>
                </w:rPrChange>
              </w:rPr>
              <w:pPrChange w:id="1568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Merge/>
            <w:tcBorders>
              <w:bottom w:val="single" w:sz="12" w:space="0" w:color="000000"/>
            </w:tcBorders>
            <w:vAlign w:val="center"/>
          </w:tcPr>
          <w:p w14:paraId="04ADCBED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686" w:author="Windows 사용자" w:date="2019-12-11T12:08:00Z"/>
                <w:rFonts w:ascii="바탕" w:hAnsi="바탕"/>
                <w:sz w:val="16"/>
                <w:szCs w:val="16"/>
                <w:lang w:val="de-DE"/>
                <w:rPrChange w:id="15687" w:author="Windows 사용자" w:date="2019-12-11T12:10:00Z">
                  <w:rPr>
                    <w:ins w:id="15688" w:author="Windows 사용자" w:date="2019-12-11T12:08:00Z"/>
                    <w:lang w:val="de-DE"/>
                  </w:rPr>
                </w:rPrChange>
              </w:rPr>
              <w:pPrChange w:id="1568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tcBorders>
              <w:bottom w:val="single" w:sz="12" w:space="0" w:color="000000"/>
            </w:tcBorders>
            <w:vAlign w:val="center"/>
          </w:tcPr>
          <w:p w14:paraId="1A74F288" w14:textId="38832EF5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690" w:author="Windows 사용자" w:date="2019-12-11T12:08:00Z"/>
                <w:rFonts w:ascii="바탕" w:hAnsi="바탕"/>
                <w:sz w:val="16"/>
                <w:szCs w:val="16"/>
                <w:lang w:val="de-DE"/>
                <w:rPrChange w:id="15691" w:author="Windows 사용자" w:date="2019-12-11T12:10:00Z">
                  <w:rPr>
                    <w:ins w:id="15692" w:author="Windows 사용자" w:date="2019-12-11T12:08:00Z"/>
                    <w:lang w:val="de-DE"/>
                  </w:rPr>
                </w:rPrChange>
              </w:rPr>
              <w:pPrChange w:id="1569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694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695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0.049</w:t>
              </w:r>
            </w:ins>
          </w:p>
        </w:tc>
        <w:tc>
          <w:tcPr>
            <w:tcW w:w="907" w:type="dxa"/>
            <w:tcBorders>
              <w:bottom w:val="single" w:sz="12" w:space="0" w:color="000000"/>
            </w:tcBorders>
            <w:vAlign w:val="center"/>
          </w:tcPr>
          <w:p w14:paraId="1388FE10" w14:textId="1BAD414D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696" w:author="Windows 사용자" w:date="2019-12-11T12:08:00Z"/>
                <w:rFonts w:ascii="바탕" w:hAnsi="바탕"/>
                <w:sz w:val="16"/>
                <w:szCs w:val="16"/>
                <w:lang w:val="de-DE"/>
                <w:rPrChange w:id="15697" w:author="Windows 사용자" w:date="2019-12-11T12:10:00Z">
                  <w:rPr>
                    <w:ins w:id="15698" w:author="Windows 사용자" w:date="2019-12-11T12:08:00Z"/>
                    <w:lang w:val="de-DE"/>
                  </w:rPr>
                </w:rPrChange>
              </w:rPr>
              <w:pPrChange w:id="1569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700" w:author="Windows 사용자" w:date="2019-12-11T12:08:00Z">
              <w:r w:rsidRPr="00997D19">
                <w:rPr>
                  <w:rFonts w:ascii="바탕" w:hAnsi="바탕"/>
                  <w:color w:val="000000"/>
                  <w:sz w:val="16"/>
                  <w:szCs w:val="16"/>
                  <w:rPrChange w:id="15701" w:author="Windows 사용자" w:date="2019-12-11T12:10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0.070</w:t>
              </w:r>
            </w:ins>
          </w:p>
        </w:tc>
      </w:tr>
      <w:tr w:rsidR="00997D19" w:rsidRPr="00997D19" w14:paraId="741D2FCC" w14:textId="77777777" w:rsidTr="00DD0139">
        <w:tblPrEx>
          <w:tblW w:w="0" w:type="auto"/>
          <w:jc w:val="center"/>
          <w:tblLayout w:type="fixed"/>
          <w:tblPrExChange w:id="15702" w:author="Windows 사용자" w:date="2019-12-11T12:14:00Z">
            <w:tblPrEx>
              <w:tblW w:w="0" w:type="auto"/>
              <w:jc w:val="center"/>
              <w:tblLayout w:type="fixed"/>
            </w:tblPrEx>
          </w:tblPrExChange>
        </w:tblPrEx>
        <w:trPr>
          <w:jc w:val="center"/>
          <w:ins w:id="15703" w:author="Windows 사용자" w:date="2019-12-11T12:08:00Z"/>
          <w:trPrChange w:id="15704" w:author="Windows 사용자" w:date="2019-12-11T12:14:00Z">
            <w:trPr>
              <w:jc w:val="center"/>
            </w:trPr>
          </w:trPrChange>
        </w:trPr>
        <w:tc>
          <w:tcPr>
            <w:tcW w:w="907" w:type="dxa"/>
            <w:tcBorders>
              <w:top w:val="single" w:sz="12" w:space="0" w:color="000000"/>
            </w:tcBorders>
            <w:vAlign w:val="center"/>
            <w:tcPrChange w:id="15705" w:author="Windows 사용자" w:date="2019-12-11T12:14:00Z">
              <w:tcPr>
                <w:tcW w:w="907" w:type="dxa"/>
              </w:tcPr>
            </w:tcPrChange>
          </w:tcPr>
          <w:p w14:paraId="110FC791" w14:textId="77777777" w:rsid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706" w:author="Windows 사용자" w:date="2019-12-11T12:13:00Z"/>
                <w:rFonts w:ascii="바탕" w:hAnsi="바탕"/>
                <w:sz w:val="16"/>
                <w:szCs w:val="16"/>
                <w:lang w:val="de-DE"/>
              </w:rPr>
            </w:pPr>
          </w:p>
        </w:tc>
        <w:tc>
          <w:tcPr>
            <w:tcW w:w="907" w:type="dxa"/>
            <w:tcBorders>
              <w:top w:val="single" w:sz="12" w:space="0" w:color="000000"/>
            </w:tcBorders>
            <w:vAlign w:val="center"/>
            <w:tcPrChange w:id="15707" w:author="Windows 사용자" w:date="2019-12-11T12:14:00Z">
              <w:tcPr>
                <w:tcW w:w="907" w:type="dxa"/>
              </w:tcPr>
            </w:tcPrChange>
          </w:tcPr>
          <w:p w14:paraId="2828F986" w14:textId="2CD561A5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708" w:author="Windows 사용자" w:date="2019-12-11T12:08:00Z"/>
                <w:rFonts w:ascii="바탕" w:hAnsi="바탕"/>
                <w:sz w:val="16"/>
                <w:szCs w:val="16"/>
                <w:lang w:val="de-DE"/>
                <w:rPrChange w:id="15709" w:author="Windows 사용자" w:date="2019-12-11T12:10:00Z">
                  <w:rPr>
                    <w:ins w:id="15710" w:author="Windows 사용자" w:date="2019-12-11T12:08:00Z"/>
                    <w:lang w:val="de-DE"/>
                  </w:rPr>
                </w:rPrChange>
              </w:rPr>
              <w:pPrChange w:id="15711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712" w:author="Windows 사용자" w:date="2019-12-11T12:11:00Z">
              <w:r>
                <w:rPr>
                  <w:rFonts w:ascii="바탕" w:hAnsi="바탕" w:hint="eastAsia"/>
                  <w:sz w:val="16"/>
                  <w:szCs w:val="16"/>
                  <w:lang w:val="de-DE"/>
                </w:rPr>
                <w:t>RI</w:t>
              </w:r>
            </w:ins>
          </w:p>
        </w:tc>
        <w:tc>
          <w:tcPr>
            <w:tcW w:w="907" w:type="dxa"/>
            <w:tcBorders>
              <w:top w:val="single" w:sz="12" w:space="0" w:color="000000"/>
            </w:tcBorders>
            <w:vAlign w:val="center"/>
            <w:tcPrChange w:id="15713" w:author="Windows 사용자" w:date="2019-12-11T12:14:00Z">
              <w:tcPr>
                <w:tcW w:w="907" w:type="dxa"/>
              </w:tcPr>
            </w:tcPrChange>
          </w:tcPr>
          <w:p w14:paraId="46F953C9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714" w:author="Windows 사용자" w:date="2019-12-11T12:08:00Z"/>
                <w:rFonts w:ascii="바탕" w:hAnsi="바탕"/>
                <w:sz w:val="16"/>
                <w:szCs w:val="16"/>
                <w:lang w:val="de-DE"/>
                <w:rPrChange w:id="15715" w:author="Windows 사용자" w:date="2019-12-11T12:10:00Z">
                  <w:rPr>
                    <w:ins w:id="15716" w:author="Windows 사용자" w:date="2019-12-11T12:08:00Z"/>
                    <w:lang w:val="de-DE"/>
                  </w:rPr>
                </w:rPrChange>
              </w:rPr>
              <w:pPrChange w:id="1571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tcBorders>
              <w:top w:val="single" w:sz="12" w:space="0" w:color="000000"/>
            </w:tcBorders>
            <w:vAlign w:val="center"/>
            <w:tcPrChange w:id="15718" w:author="Windows 사용자" w:date="2019-12-11T12:14:00Z">
              <w:tcPr>
                <w:tcW w:w="907" w:type="dxa"/>
              </w:tcPr>
            </w:tcPrChange>
          </w:tcPr>
          <w:p w14:paraId="66101225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719" w:author="Windows 사용자" w:date="2019-12-11T12:08:00Z"/>
                <w:rFonts w:ascii="바탕" w:hAnsi="바탕"/>
                <w:sz w:val="16"/>
                <w:szCs w:val="16"/>
                <w:lang w:val="de-DE"/>
                <w:rPrChange w:id="15720" w:author="Windows 사용자" w:date="2019-12-11T12:10:00Z">
                  <w:rPr>
                    <w:ins w:id="15721" w:author="Windows 사용자" w:date="2019-12-11T12:08:00Z"/>
                    <w:lang w:val="de-DE"/>
                  </w:rPr>
                </w:rPrChange>
              </w:rPr>
              <w:pPrChange w:id="15722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tcBorders>
              <w:top w:val="single" w:sz="12" w:space="0" w:color="000000"/>
            </w:tcBorders>
            <w:vAlign w:val="center"/>
            <w:tcPrChange w:id="15723" w:author="Windows 사용자" w:date="2019-12-11T12:14:00Z">
              <w:tcPr>
                <w:tcW w:w="907" w:type="dxa"/>
              </w:tcPr>
            </w:tcPrChange>
          </w:tcPr>
          <w:p w14:paraId="11950443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724" w:author="Windows 사용자" w:date="2019-12-11T12:08:00Z"/>
                <w:rFonts w:ascii="바탕" w:hAnsi="바탕"/>
                <w:sz w:val="16"/>
                <w:szCs w:val="16"/>
                <w:lang w:val="de-DE"/>
                <w:rPrChange w:id="15725" w:author="Windows 사용자" w:date="2019-12-11T12:10:00Z">
                  <w:rPr>
                    <w:ins w:id="15726" w:author="Windows 사용자" w:date="2019-12-11T12:08:00Z"/>
                    <w:lang w:val="de-DE"/>
                  </w:rPr>
                </w:rPrChange>
              </w:rPr>
              <w:pPrChange w:id="15727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tcBorders>
              <w:top w:val="single" w:sz="12" w:space="0" w:color="000000"/>
            </w:tcBorders>
            <w:vAlign w:val="center"/>
            <w:tcPrChange w:id="15728" w:author="Windows 사용자" w:date="2019-12-11T12:14:00Z">
              <w:tcPr>
                <w:tcW w:w="907" w:type="dxa"/>
              </w:tcPr>
            </w:tcPrChange>
          </w:tcPr>
          <w:p w14:paraId="1CD14A9F" w14:textId="6CFFE528" w:rsidR="00997D19" w:rsidRPr="00DD0139" w:rsidRDefault="00DD013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729" w:author="Windows 사용자" w:date="2019-12-11T12:08:00Z"/>
                <w:rFonts w:ascii="바탕" w:hAnsi="바탕"/>
                <w:b/>
                <w:sz w:val="16"/>
                <w:szCs w:val="16"/>
                <w:lang w:val="de-DE"/>
                <w:rPrChange w:id="15730" w:author="Windows 사용자" w:date="2019-12-11T12:18:00Z">
                  <w:rPr>
                    <w:ins w:id="15731" w:author="Windows 사용자" w:date="2019-12-11T12:08:00Z"/>
                    <w:lang w:val="de-DE"/>
                  </w:rPr>
                </w:rPrChange>
              </w:rPr>
              <w:pPrChange w:id="15732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733" w:author="Windows 사용자" w:date="2019-12-11T12:17:00Z">
              <w:r w:rsidRPr="00DD0139">
                <w:rPr>
                  <w:rFonts w:ascii="바탕" w:hAnsi="바탕"/>
                  <w:b/>
                  <w:color w:val="000000"/>
                  <w:sz w:val="16"/>
                  <w:szCs w:val="16"/>
                  <w:rPrChange w:id="15734" w:author="Windows 사용자" w:date="2019-12-11T12:18:00Z">
                    <w:rPr>
                      <w:rFonts w:ascii="바탕" w:hAnsi="바탕"/>
                      <w:color w:val="000000"/>
                      <w:sz w:val="16"/>
                      <w:szCs w:val="16"/>
                    </w:rPr>
                  </w:rPrChange>
                </w:rPr>
                <w:t>0.981</w:t>
              </w:r>
            </w:ins>
          </w:p>
        </w:tc>
        <w:tc>
          <w:tcPr>
            <w:tcW w:w="907" w:type="dxa"/>
            <w:tcBorders>
              <w:top w:val="single" w:sz="12" w:space="0" w:color="000000"/>
            </w:tcBorders>
            <w:vAlign w:val="center"/>
            <w:tcPrChange w:id="15735" w:author="Windows 사용자" w:date="2019-12-11T12:14:00Z">
              <w:tcPr>
                <w:tcW w:w="907" w:type="dxa"/>
              </w:tcPr>
            </w:tcPrChange>
          </w:tcPr>
          <w:p w14:paraId="242865CB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736" w:author="Windows 사용자" w:date="2019-12-11T12:08:00Z"/>
                <w:rFonts w:ascii="바탕" w:hAnsi="바탕"/>
                <w:sz w:val="16"/>
                <w:szCs w:val="16"/>
                <w:lang w:val="de-DE"/>
                <w:rPrChange w:id="15737" w:author="Windows 사용자" w:date="2019-12-11T12:10:00Z">
                  <w:rPr>
                    <w:ins w:id="15738" w:author="Windows 사용자" w:date="2019-12-11T12:08:00Z"/>
                    <w:lang w:val="de-DE"/>
                  </w:rPr>
                </w:rPrChange>
              </w:rPr>
              <w:pPrChange w:id="1573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tcBorders>
              <w:top w:val="single" w:sz="12" w:space="0" w:color="000000"/>
            </w:tcBorders>
            <w:vAlign w:val="center"/>
            <w:tcPrChange w:id="15740" w:author="Windows 사용자" w:date="2019-12-11T12:14:00Z">
              <w:tcPr>
                <w:tcW w:w="907" w:type="dxa"/>
              </w:tcPr>
            </w:tcPrChange>
          </w:tcPr>
          <w:p w14:paraId="3CD5E0C8" w14:textId="77777777" w:rsidR="00997D19" w:rsidRPr="00997D19" w:rsidRDefault="00997D1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741" w:author="Windows 사용자" w:date="2019-12-11T12:08:00Z"/>
                <w:rFonts w:ascii="바탕" w:hAnsi="바탕"/>
                <w:sz w:val="16"/>
                <w:szCs w:val="16"/>
                <w:lang w:val="de-DE"/>
                <w:rPrChange w:id="15742" w:author="Windows 사용자" w:date="2019-12-11T12:10:00Z">
                  <w:rPr>
                    <w:ins w:id="15743" w:author="Windows 사용자" w:date="2019-12-11T12:08:00Z"/>
                    <w:lang w:val="de-DE"/>
                  </w:rPr>
                </w:rPrChange>
              </w:rPr>
              <w:pPrChange w:id="15744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</w:tr>
      <w:tr w:rsidR="00DD0139" w:rsidRPr="00997D19" w14:paraId="048E16D3" w14:textId="77777777" w:rsidTr="0077367B">
        <w:tblPrEx>
          <w:tblW w:w="0" w:type="auto"/>
          <w:jc w:val="center"/>
          <w:tblLayout w:type="fixed"/>
          <w:tblPrExChange w:id="15745" w:author="Windows 사용자" w:date="2019-12-11T12:17:00Z">
            <w:tblPrEx>
              <w:tblW w:w="0" w:type="auto"/>
              <w:jc w:val="center"/>
              <w:tblLayout w:type="fixed"/>
            </w:tblPrEx>
          </w:tblPrExChange>
        </w:tblPrEx>
        <w:trPr>
          <w:jc w:val="center"/>
          <w:ins w:id="15746" w:author="Windows 사용자" w:date="2019-12-11T12:11:00Z"/>
          <w:trPrChange w:id="15747" w:author="Windows 사용자" w:date="2019-12-11T12:17:00Z">
            <w:trPr>
              <w:jc w:val="center"/>
            </w:trPr>
          </w:trPrChange>
        </w:trPr>
        <w:tc>
          <w:tcPr>
            <w:tcW w:w="907" w:type="dxa"/>
            <w:vAlign w:val="center"/>
            <w:tcPrChange w:id="15748" w:author="Windows 사용자" w:date="2019-12-11T12:17:00Z">
              <w:tcPr>
                <w:tcW w:w="907" w:type="dxa"/>
              </w:tcPr>
            </w:tcPrChange>
          </w:tcPr>
          <w:p w14:paraId="19C6415B" w14:textId="77777777" w:rsidR="00DD0139" w:rsidRDefault="00DD013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749" w:author="Windows 사용자" w:date="2019-12-11T12:13:00Z"/>
                <w:rFonts w:ascii="바탕" w:hAnsi="바탕"/>
                <w:sz w:val="16"/>
                <w:szCs w:val="16"/>
                <w:lang w:val="de-DE"/>
              </w:rPr>
            </w:pPr>
          </w:p>
        </w:tc>
        <w:tc>
          <w:tcPr>
            <w:tcW w:w="907" w:type="dxa"/>
            <w:vAlign w:val="center"/>
            <w:tcPrChange w:id="15750" w:author="Windows 사용자" w:date="2019-12-11T12:17:00Z">
              <w:tcPr>
                <w:tcW w:w="907" w:type="dxa"/>
              </w:tcPr>
            </w:tcPrChange>
          </w:tcPr>
          <w:p w14:paraId="10F3CE80" w14:textId="2567CA3D" w:rsidR="00DD0139" w:rsidRDefault="00DD013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751" w:author="Windows 사용자" w:date="2019-12-11T12:11:00Z"/>
                <w:rFonts w:ascii="바탕" w:hAnsi="바탕"/>
                <w:sz w:val="16"/>
                <w:szCs w:val="16"/>
                <w:lang w:val="de-DE"/>
              </w:rPr>
              <w:pPrChange w:id="15752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753" w:author="Windows 사용자" w:date="2019-12-11T12:11:00Z">
              <w:r>
                <w:rPr>
                  <w:rFonts w:ascii="바탕" w:hAnsi="바탕" w:hint="eastAsia"/>
                  <w:sz w:val="16"/>
                  <w:szCs w:val="16"/>
                  <w:lang w:val="de-DE"/>
                </w:rPr>
                <w:t>VI</w:t>
              </w:r>
            </w:ins>
          </w:p>
        </w:tc>
        <w:tc>
          <w:tcPr>
            <w:tcW w:w="907" w:type="dxa"/>
            <w:vAlign w:val="center"/>
            <w:tcPrChange w:id="15754" w:author="Windows 사용자" w:date="2019-12-11T12:17:00Z">
              <w:tcPr>
                <w:tcW w:w="907" w:type="dxa"/>
              </w:tcPr>
            </w:tcPrChange>
          </w:tcPr>
          <w:p w14:paraId="7445B7E6" w14:textId="77777777" w:rsidR="00DD0139" w:rsidRPr="00997D19" w:rsidRDefault="00DD013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755" w:author="Windows 사용자" w:date="2019-12-11T12:11:00Z"/>
                <w:rFonts w:ascii="바탕" w:hAnsi="바탕"/>
                <w:sz w:val="16"/>
                <w:szCs w:val="16"/>
                <w:lang w:val="de-DE"/>
              </w:rPr>
              <w:pPrChange w:id="15756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Align w:val="center"/>
            <w:tcPrChange w:id="15757" w:author="Windows 사용자" w:date="2019-12-11T12:17:00Z">
              <w:tcPr>
                <w:tcW w:w="907" w:type="dxa"/>
              </w:tcPr>
            </w:tcPrChange>
          </w:tcPr>
          <w:p w14:paraId="31ACE39F" w14:textId="77777777" w:rsidR="00DD0139" w:rsidRPr="00997D19" w:rsidRDefault="00DD013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758" w:author="Windows 사용자" w:date="2019-12-11T12:11:00Z"/>
                <w:rFonts w:ascii="바탕" w:hAnsi="바탕"/>
                <w:sz w:val="16"/>
                <w:szCs w:val="16"/>
                <w:lang w:val="de-DE"/>
              </w:rPr>
              <w:pPrChange w:id="15759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Align w:val="center"/>
            <w:tcPrChange w:id="15760" w:author="Windows 사용자" w:date="2019-12-11T12:17:00Z">
              <w:tcPr>
                <w:tcW w:w="907" w:type="dxa"/>
              </w:tcPr>
            </w:tcPrChange>
          </w:tcPr>
          <w:p w14:paraId="50A52859" w14:textId="77777777" w:rsidR="00DD0139" w:rsidRPr="00997D19" w:rsidRDefault="00DD013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761" w:author="Windows 사용자" w:date="2019-12-11T12:11:00Z"/>
                <w:rFonts w:ascii="바탕" w:hAnsi="바탕"/>
                <w:sz w:val="16"/>
                <w:szCs w:val="16"/>
                <w:lang w:val="de-DE"/>
              </w:rPr>
              <w:pPrChange w:id="15762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Align w:val="bottom"/>
            <w:tcPrChange w:id="15763" w:author="Windows 사용자" w:date="2019-12-11T12:17:00Z">
              <w:tcPr>
                <w:tcW w:w="907" w:type="dxa"/>
              </w:tcPr>
            </w:tcPrChange>
          </w:tcPr>
          <w:p w14:paraId="6B09B326" w14:textId="56B3863F" w:rsidR="00DD0139" w:rsidRPr="00DD0139" w:rsidRDefault="00DD013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764" w:author="Windows 사용자" w:date="2019-12-11T12:11:00Z"/>
                <w:rFonts w:ascii="바탕" w:hAnsi="바탕"/>
                <w:sz w:val="16"/>
                <w:szCs w:val="16"/>
                <w:lang w:val="de-DE"/>
              </w:rPr>
              <w:pPrChange w:id="15765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Align w:val="bottom"/>
            <w:tcPrChange w:id="15766" w:author="Windows 사용자" w:date="2019-12-11T12:17:00Z">
              <w:tcPr>
                <w:tcW w:w="907" w:type="dxa"/>
              </w:tcPr>
            </w:tcPrChange>
          </w:tcPr>
          <w:p w14:paraId="6E2AAA52" w14:textId="77777777" w:rsidR="00DD0139" w:rsidRPr="00DD0139" w:rsidRDefault="00DD013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767" w:author="Windows 사용자" w:date="2019-12-11T12:11:00Z"/>
                <w:rFonts w:ascii="바탕" w:hAnsi="바탕"/>
                <w:sz w:val="16"/>
                <w:szCs w:val="16"/>
                <w:lang w:val="de-DE"/>
              </w:rPr>
              <w:pPrChange w:id="15768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</w:p>
        </w:tc>
        <w:tc>
          <w:tcPr>
            <w:tcW w:w="907" w:type="dxa"/>
            <w:vAlign w:val="bottom"/>
            <w:tcPrChange w:id="15769" w:author="Windows 사용자" w:date="2019-12-11T12:17:00Z">
              <w:tcPr>
                <w:tcW w:w="907" w:type="dxa"/>
              </w:tcPr>
            </w:tcPrChange>
          </w:tcPr>
          <w:p w14:paraId="75D4ECD1" w14:textId="5FB302E9" w:rsidR="00DD0139" w:rsidRPr="00DD0139" w:rsidRDefault="00DD013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ins w:id="15770" w:author="Windows 사용자" w:date="2019-12-11T12:11:00Z"/>
                <w:rFonts w:ascii="바탕" w:hAnsi="바탕"/>
                <w:b/>
                <w:sz w:val="16"/>
                <w:szCs w:val="16"/>
                <w:lang w:val="de-DE"/>
                <w:rPrChange w:id="15771" w:author="Windows 사용자" w:date="2019-12-11T12:18:00Z">
                  <w:rPr>
                    <w:ins w:id="15772" w:author="Windows 사용자" w:date="2019-12-11T12:11:00Z"/>
                    <w:rFonts w:ascii="바탕" w:hAnsi="바탕"/>
                    <w:sz w:val="16"/>
                    <w:szCs w:val="16"/>
                    <w:lang w:val="de-DE"/>
                  </w:rPr>
                </w:rPrChange>
              </w:rPr>
              <w:pPrChange w:id="15773" w:author="Windows 사용자" w:date="2019-12-11T12:14:00Z">
                <w:pPr>
                  <w:widowControl/>
                  <w:wordWrap/>
                  <w:autoSpaceDE/>
                  <w:autoSpaceDN/>
                  <w:spacing w:line="240" w:lineRule="auto"/>
                  <w:jc w:val="left"/>
                </w:pPr>
              </w:pPrChange>
            </w:pPr>
            <w:ins w:id="15774" w:author="Windows 사용자" w:date="2019-12-11T12:17:00Z">
              <w:r w:rsidRPr="00DD0139">
                <w:rPr>
                  <w:rFonts w:ascii="바탕" w:hAnsi="바탕"/>
                  <w:b/>
                  <w:color w:val="000000"/>
                  <w:sz w:val="16"/>
                  <w:szCs w:val="16"/>
                  <w:rPrChange w:id="15775" w:author="Windows 사용자" w:date="2019-12-11T12:18:00Z"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rPrChange>
                </w:rPr>
                <w:t>0.270</w:t>
              </w:r>
            </w:ins>
          </w:p>
        </w:tc>
      </w:tr>
    </w:tbl>
    <w:p w14:paraId="63F8C72B" w14:textId="49007815" w:rsidR="00997D19" w:rsidRDefault="00997D19">
      <w:pPr>
        <w:widowControl/>
        <w:wordWrap/>
        <w:autoSpaceDE/>
        <w:autoSpaceDN/>
        <w:spacing w:line="240" w:lineRule="auto"/>
        <w:rPr>
          <w:ins w:id="15776" w:author="Windows 사용자" w:date="2019-12-11T12:05:00Z"/>
          <w:lang w:val="de-DE"/>
        </w:rPr>
        <w:pPrChange w:id="15777" w:author="Windows 사용자" w:date="2019-12-11T12:22:00Z">
          <w:pPr>
            <w:widowControl/>
            <w:wordWrap/>
            <w:autoSpaceDE/>
            <w:autoSpaceDN/>
            <w:spacing w:line="240" w:lineRule="auto"/>
            <w:jc w:val="left"/>
          </w:pPr>
        </w:pPrChange>
      </w:pPr>
    </w:p>
    <w:p w14:paraId="320B9239" w14:textId="1C257C94" w:rsidR="00997D19" w:rsidRDefault="00A6193A">
      <w:pPr>
        <w:widowControl/>
        <w:wordWrap/>
        <w:autoSpaceDE/>
        <w:autoSpaceDN/>
        <w:spacing w:line="240" w:lineRule="auto"/>
        <w:rPr>
          <w:ins w:id="15778" w:author="Windows 사용자" w:date="2019-12-11T13:29:00Z"/>
          <w:lang w:val="de-DE"/>
        </w:rPr>
        <w:pPrChange w:id="15779" w:author="Windows 사용자" w:date="2019-12-11T12:22:00Z">
          <w:pPr>
            <w:widowControl/>
            <w:wordWrap/>
            <w:autoSpaceDE/>
            <w:autoSpaceDN/>
            <w:spacing w:line="240" w:lineRule="auto"/>
            <w:jc w:val="left"/>
          </w:pPr>
        </w:pPrChange>
      </w:pPr>
      <w:ins w:id="15780" w:author="Windows 사용자" w:date="2019-12-11T13:32:00Z">
        <w:r>
          <w:rPr>
            <w:rFonts w:hint="eastAsia"/>
            <w:lang w:val="de-DE"/>
          </w:rPr>
          <w:t>신뢰지표는</w:t>
        </w:r>
        <w:r>
          <w:rPr>
            <w:rFonts w:hint="eastAsia"/>
            <w:lang w:val="de-DE"/>
          </w:rPr>
          <w:t xml:space="preserve"> </w:t>
        </w:r>
        <w:r>
          <w:rPr>
            <w:rFonts w:hint="eastAsia"/>
            <w:lang w:val="de-DE"/>
          </w:rPr>
          <w:t>아래와</w:t>
        </w:r>
        <w:r>
          <w:rPr>
            <w:rFonts w:hint="eastAsia"/>
            <w:lang w:val="de-DE"/>
          </w:rPr>
          <w:t xml:space="preserve"> </w:t>
        </w:r>
        <w:r>
          <w:rPr>
            <w:rFonts w:hint="eastAsia"/>
            <w:lang w:val="de-DE"/>
          </w:rPr>
          <w:t>같은</w:t>
        </w:r>
        <w:r>
          <w:rPr>
            <w:rFonts w:hint="eastAsia"/>
            <w:lang w:val="de-DE"/>
          </w:rPr>
          <w:t xml:space="preserve"> </w:t>
        </w:r>
        <w:r>
          <w:rPr>
            <w:rFonts w:hint="eastAsia"/>
            <w:lang w:val="de-DE"/>
          </w:rPr>
          <w:t>방법으로</w:t>
        </w:r>
        <w:r>
          <w:rPr>
            <w:rFonts w:hint="eastAsia"/>
            <w:lang w:val="de-DE"/>
          </w:rPr>
          <w:t xml:space="preserve"> </w:t>
        </w:r>
        <w:r>
          <w:rPr>
            <w:rFonts w:hint="eastAsia"/>
            <w:lang w:val="de-DE"/>
          </w:rPr>
          <w:t>산출한다</w:t>
        </w:r>
        <w:r>
          <w:rPr>
            <w:rFonts w:hint="eastAsia"/>
            <w:lang w:val="de-DE"/>
          </w:rPr>
          <w:t>.</w:t>
        </w:r>
        <w:r>
          <w:rPr>
            <w:lang w:val="de-DE"/>
          </w:rPr>
          <w:t xml:space="preserve"> </w:t>
        </w:r>
      </w:ins>
      <w:ins w:id="15781" w:author="Windows 사용자" w:date="2019-12-11T12:29:00Z">
        <w:r w:rsidR="009078AA">
          <w:rPr>
            <w:rFonts w:hint="eastAsia"/>
            <w:lang w:val="de-DE"/>
          </w:rPr>
          <w:t>출력전력량은</w:t>
        </w:r>
        <w:r w:rsidR="009078AA">
          <w:rPr>
            <w:rFonts w:hint="eastAsia"/>
            <w:lang w:val="de-DE"/>
          </w:rPr>
          <w:t xml:space="preserve"> </w:t>
        </w:r>
        <w:r w:rsidR="009078AA">
          <w:rPr>
            <w:lang w:val="de-DE"/>
          </w:rPr>
          <w:t>5</w:t>
        </w:r>
        <w:r w:rsidR="009078AA">
          <w:rPr>
            <w:rFonts w:hint="eastAsia"/>
            <w:lang w:val="de-DE"/>
          </w:rPr>
          <w:t>분</w:t>
        </w:r>
        <w:r w:rsidR="009078AA">
          <w:rPr>
            <w:rFonts w:hint="eastAsia"/>
            <w:lang w:val="de-DE"/>
          </w:rPr>
          <w:t xml:space="preserve"> </w:t>
        </w:r>
        <w:r w:rsidR="009078AA">
          <w:rPr>
            <w:rFonts w:hint="eastAsia"/>
            <w:lang w:val="de-DE"/>
          </w:rPr>
          <w:t>동안</w:t>
        </w:r>
        <w:r w:rsidR="009078AA">
          <w:rPr>
            <w:rFonts w:hint="eastAsia"/>
            <w:lang w:val="de-DE"/>
          </w:rPr>
          <w:t xml:space="preserve"> </w:t>
        </w:r>
        <w:r w:rsidR="009078AA">
          <w:rPr>
            <w:rFonts w:hint="eastAsia"/>
            <w:lang w:val="de-DE"/>
          </w:rPr>
          <w:t>발생한</w:t>
        </w:r>
        <w:r w:rsidR="009078AA">
          <w:rPr>
            <w:rFonts w:hint="eastAsia"/>
            <w:lang w:val="de-DE"/>
          </w:rPr>
          <w:t xml:space="preserve"> </w:t>
        </w:r>
        <w:r w:rsidR="009078AA">
          <w:rPr>
            <w:rFonts w:hint="eastAsia"/>
            <w:lang w:val="de-DE"/>
          </w:rPr>
          <w:t>전력량으로서</w:t>
        </w:r>
        <w:r w:rsidR="009078AA">
          <w:rPr>
            <w:rFonts w:hint="eastAsia"/>
            <w:lang w:val="de-DE"/>
          </w:rPr>
          <w:t xml:space="preserve"> </w:t>
        </w:r>
        <w:r w:rsidR="009078AA">
          <w:rPr>
            <w:rFonts w:hint="eastAsia"/>
            <w:lang w:val="de-DE"/>
          </w:rPr>
          <w:t>위</w:t>
        </w:r>
        <w:r w:rsidR="009078AA">
          <w:rPr>
            <w:rFonts w:hint="eastAsia"/>
            <w:lang w:val="de-DE"/>
          </w:rPr>
          <w:t xml:space="preserve"> </w:t>
        </w:r>
        <w:r w:rsidR="009078AA">
          <w:rPr>
            <w:rFonts w:hint="eastAsia"/>
            <w:lang w:val="de-DE"/>
          </w:rPr>
          <w:t>표에서는</w:t>
        </w:r>
      </w:ins>
      <w:ins w:id="15782" w:author="Windows 사용자" w:date="2019-12-11T13:22:00Z">
        <w:r w:rsidR="000F13E2">
          <w:rPr>
            <w:rFonts w:hint="eastAsia"/>
            <w:lang w:val="de-DE"/>
          </w:rPr>
          <w:t xml:space="preserve"> </w:t>
        </w:r>
        <w:r w:rsidR="000F13E2">
          <w:rPr>
            <w:rFonts w:hint="eastAsia"/>
            <w:lang w:val="de-DE"/>
          </w:rPr>
          <w:t>연속된</w:t>
        </w:r>
      </w:ins>
      <w:ins w:id="15783" w:author="Windows 사용자" w:date="2019-12-11T12:29:00Z">
        <w:r w:rsidR="009078AA">
          <w:rPr>
            <w:rFonts w:hint="eastAsia"/>
            <w:lang w:val="de-DE"/>
          </w:rPr>
          <w:t xml:space="preserve"> </w:t>
        </w:r>
        <w:r w:rsidR="009078AA">
          <w:rPr>
            <w:lang w:val="de-DE"/>
          </w:rPr>
          <w:t>5</w:t>
        </w:r>
        <w:r w:rsidR="009078AA">
          <w:rPr>
            <w:rFonts w:hint="eastAsia"/>
            <w:lang w:val="de-DE"/>
          </w:rPr>
          <w:t>개</w:t>
        </w:r>
      </w:ins>
      <w:ins w:id="15784" w:author="Windows 사용자" w:date="2019-12-11T13:23:00Z">
        <w:r w:rsidR="000F13E2">
          <w:rPr>
            <w:rFonts w:hint="eastAsia"/>
            <w:lang w:val="de-DE"/>
          </w:rPr>
          <w:t>의</w:t>
        </w:r>
        <w:r w:rsidR="000F13E2">
          <w:rPr>
            <w:rFonts w:hint="eastAsia"/>
            <w:lang w:val="de-DE"/>
          </w:rPr>
          <w:t xml:space="preserve"> </w:t>
        </w:r>
        <w:r w:rsidR="000F13E2">
          <w:rPr>
            <w:rFonts w:hint="eastAsia"/>
            <w:lang w:val="de-DE"/>
          </w:rPr>
          <w:t>출력전력</w:t>
        </w:r>
      </w:ins>
      <w:ins w:id="15785" w:author="Windows 사용자" w:date="2019-12-11T12:29:00Z">
        <w:r w:rsidR="009078AA">
          <w:rPr>
            <w:rFonts w:hint="eastAsia"/>
            <w:lang w:val="de-DE"/>
          </w:rPr>
          <w:t xml:space="preserve"> </w:t>
        </w:r>
        <w:r w:rsidR="009078AA">
          <w:rPr>
            <w:rFonts w:hint="eastAsia"/>
            <w:lang w:val="de-DE"/>
          </w:rPr>
          <w:t>데이터를</w:t>
        </w:r>
        <w:r w:rsidR="009078AA">
          <w:rPr>
            <w:rFonts w:hint="eastAsia"/>
            <w:lang w:val="de-DE"/>
          </w:rPr>
          <w:t xml:space="preserve"> </w:t>
        </w:r>
        <w:r w:rsidR="009078AA">
          <w:rPr>
            <w:rFonts w:hint="eastAsia"/>
            <w:lang w:val="de-DE"/>
          </w:rPr>
          <w:t>평균하</w:t>
        </w:r>
      </w:ins>
      <w:ins w:id="15786" w:author="Windows 사용자" w:date="2019-12-11T13:23:00Z">
        <w:r w:rsidR="000F13E2">
          <w:rPr>
            <w:rFonts w:hint="eastAsia"/>
            <w:lang w:val="de-DE"/>
          </w:rPr>
          <w:t>고</w:t>
        </w:r>
        <w:r w:rsidR="000F13E2">
          <w:rPr>
            <w:rFonts w:hint="eastAsia"/>
            <w:lang w:val="de-DE"/>
          </w:rPr>
          <w:t xml:space="preserve"> </w:t>
        </w:r>
        <w:r w:rsidR="000F13E2">
          <w:rPr>
            <w:lang w:val="de-DE"/>
          </w:rPr>
          <w:t>12</w:t>
        </w:r>
        <w:r w:rsidR="000F13E2">
          <w:rPr>
            <w:rFonts w:hint="eastAsia"/>
            <w:lang w:val="de-DE"/>
          </w:rPr>
          <w:t>로</w:t>
        </w:r>
        <w:r w:rsidR="000F13E2">
          <w:rPr>
            <w:rFonts w:hint="eastAsia"/>
            <w:lang w:val="de-DE"/>
          </w:rPr>
          <w:t xml:space="preserve"> </w:t>
        </w:r>
        <w:r w:rsidR="000F13E2">
          <w:rPr>
            <w:rFonts w:hint="eastAsia"/>
            <w:lang w:val="de-DE"/>
          </w:rPr>
          <w:t>나누어</w:t>
        </w:r>
      </w:ins>
      <w:ins w:id="15787" w:author="Windows 사용자" w:date="2019-12-11T12:29:00Z">
        <w:r w:rsidR="009078AA">
          <w:rPr>
            <w:rFonts w:hint="eastAsia"/>
            <w:lang w:val="de-DE"/>
          </w:rPr>
          <w:t xml:space="preserve"> </w:t>
        </w:r>
        <w:r w:rsidR="009078AA">
          <w:rPr>
            <w:rFonts w:hint="eastAsia"/>
            <w:lang w:val="de-DE"/>
          </w:rPr>
          <w:t>산출</w:t>
        </w:r>
      </w:ins>
      <w:ins w:id="15788" w:author="Windows 사용자" w:date="2019-12-11T12:30:00Z">
        <w:r w:rsidR="009078AA">
          <w:rPr>
            <w:rFonts w:hint="eastAsia"/>
            <w:lang w:val="de-DE"/>
          </w:rPr>
          <w:t>되었</w:t>
        </w:r>
      </w:ins>
      <w:ins w:id="15789" w:author="Windows 사용자" w:date="2019-12-11T13:22:00Z">
        <w:r w:rsidR="000F13E2">
          <w:rPr>
            <w:rFonts w:hint="eastAsia"/>
            <w:lang w:val="de-DE"/>
          </w:rPr>
          <w:t>다</w:t>
        </w:r>
        <w:r w:rsidR="000F13E2">
          <w:rPr>
            <w:rFonts w:hint="eastAsia"/>
            <w:lang w:val="de-DE"/>
          </w:rPr>
          <w:t>.</w:t>
        </w:r>
        <w:r w:rsidR="000F13E2">
          <w:rPr>
            <w:lang w:val="de-DE"/>
          </w:rPr>
          <w:t xml:space="preserve"> </w:t>
        </w:r>
        <w:r w:rsidR="000F13E2">
          <w:rPr>
            <w:rFonts w:hint="eastAsia"/>
            <w:lang w:val="de-DE"/>
          </w:rPr>
          <w:t>단</w:t>
        </w:r>
        <w:r w:rsidR="000F13E2">
          <w:rPr>
            <w:rFonts w:hint="eastAsia"/>
            <w:lang w:val="de-DE"/>
          </w:rPr>
          <w:t>,</w:t>
        </w:r>
      </w:ins>
      <w:ins w:id="15790" w:author="Windows 사용자" w:date="2019-12-11T12:31:00Z">
        <w:r w:rsidR="009078AA">
          <w:rPr>
            <w:lang w:val="de-DE"/>
          </w:rPr>
          <w:t xml:space="preserve"> </w:t>
        </w:r>
        <w:r w:rsidR="009078AA">
          <w:rPr>
            <w:rFonts w:hint="eastAsia"/>
            <w:lang w:val="de-DE"/>
          </w:rPr>
          <w:t>이</w:t>
        </w:r>
        <w:r w:rsidR="009078AA">
          <w:rPr>
            <w:rFonts w:hint="eastAsia"/>
            <w:lang w:val="de-DE"/>
          </w:rPr>
          <w:t xml:space="preserve"> </w:t>
        </w:r>
        <w:r w:rsidR="009078AA">
          <w:rPr>
            <w:rFonts w:hint="eastAsia"/>
            <w:lang w:val="de-DE"/>
          </w:rPr>
          <w:t>방법에</w:t>
        </w:r>
        <w:r w:rsidR="009078AA">
          <w:rPr>
            <w:rFonts w:hint="eastAsia"/>
            <w:lang w:val="de-DE"/>
          </w:rPr>
          <w:t xml:space="preserve"> </w:t>
        </w:r>
        <w:r w:rsidR="009078AA">
          <w:rPr>
            <w:rFonts w:hint="eastAsia"/>
            <w:lang w:val="de-DE"/>
          </w:rPr>
          <w:t>한정하지</w:t>
        </w:r>
        <w:r w:rsidR="009078AA">
          <w:rPr>
            <w:rFonts w:hint="eastAsia"/>
            <w:lang w:val="de-DE"/>
          </w:rPr>
          <w:t xml:space="preserve"> </w:t>
        </w:r>
        <w:r w:rsidR="009078AA">
          <w:rPr>
            <w:rFonts w:hint="eastAsia"/>
            <w:lang w:val="de-DE"/>
          </w:rPr>
          <w:t>않으며</w:t>
        </w:r>
        <w:r w:rsidR="009078AA">
          <w:rPr>
            <w:rFonts w:hint="eastAsia"/>
            <w:lang w:val="de-DE"/>
          </w:rPr>
          <w:t xml:space="preserve"> </w:t>
        </w:r>
      </w:ins>
      <w:ins w:id="15791" w:author="Windows 사용자" w:date="2019-12-11T12:30:00Z">
        <w:r w:rsidR="009078AA">
          <w:rPr>
            <w:lang w:val="de-DE"/>
          </w:rPr>
          <w:t>5</w:t>
        </w:r>
        <w:r w:rsidR="009078AA">
          <w:rPr>
            <w:rFonts w:hint="eastAsia"/>
            <w:lang w:val="de-DE"/>
          </w:rPr>
          <w:t>분</w:t>
        </w:r>
        <w:r w:rsidR="009078AA">
          <w:rPr>
            <w:rFonts w:hint="eastAsia"/>
            <w:lang w:val="de-DE"/>
          </w:rPr>
          <w:t xml:space="preserve"> </w:t>
        </w:r>
        <w:r w:rsidR="009078AA">
          <w:rPr>
            <w:rFonts w:hint="eastAsia"/>
            <w:lang w:val="de-DE"/>
          </w:rPr>
          <w:t>전후의</w:t>
        </w:r>
        <w:r w:rsidR="009078AA">
          <w:rPr>
            <w:rFonts w:hint="eastAsia"/>
            <w:lang w:val="de-DE"/>
          </w:rPr>
          <w:t xml:space="preserve"> </w:t>
        </w:r>
      </w:ins>
      <w:ins w:id="15792" w:author="Windows 사용자" w:date="2019-12-11T12:29:00Z">
        <w:r w:rsidR="009078AA">
          <w:rPr>
            <w:rFonts w:hint="eastAsia"/>
            <w:lang w:val="de-DE"/>
          </w:rPr>
          <w:t>누적전력량</w:t>
        </w:r>
      </w:ins>
      <w:ins w:id="15793" w:author="Windows 사용자" w:date="2019-12-11T12:30:00Z">
        <w:r w:rsidR="009078AA">
          <w:rPr>
            <w:rFonts w:hint="eastAsia"/>
            <w:lang w:val="de-DE"/>
          </w:rPr>
          <w:t xml:space="preserve"> </w:t>
        </w:r>
        <w:r w:rsidR="009078AA">
          <w:rPr>
            <w:rFonts w:hint="eastAsia"/>
            <w:lang w:val="de-DE"/>
          </w:rPr>
          <w:t>차이를</w:t>
        </w:r>
        <w:r w:rsidR="009078AA">
          <w:rPr>
            <w:rFonts w:hint="eastAsia"/>
            <w:lang w:val="de-DE"/>
          </w:rPr>
          <w:t xml:space="preserve"> </w:t>
        </w:r>
        <w:r w:rsidR="009078AA">
          <w:rPr>
            <w:rFonts w:hint="eastAsia"/>
            <w:lang w:val="de-DE"/>
          </w:rPr>
          <w:t>통해</w:t>
        </w:r>
      </w:ins>
      <w:ins w:id="15794" w:author="Windows 사용자" w:date="2019-12-11T12:31:00Z">
        <w:r w:rsidR="009078AA">
          <w:rPr>
            <w:rFonts w:hint="eastAsia"/>
            <w:lang w:val="de-DE"/>
          </w:rPr>
          <w:t>서도</w:t>
        </w:r>
      </w:ins>
      <w:ins w:id="15795" w:author="Windows 사용자" w:date="2019-12-11T12:30:00Z">
        <w:r w:rsidR="009078AA">
          <w:rPr>
            <w:rFonts w:hint="eastAsia"/>
            <w:lang w:val="de-DE"/>
          </w:rPr>
          <w:t xml:space="preserve"> </w:t>
        </w:r>
        <w:r w:rsidR="009078AA">
          <w:rPr>
            <w:rFonts w:hint="eastAsia"/>
            <w:lang w:val="de-DE"/>
          </w:rPr>
          <w:t>구할</w:t>
        </w:r>
        <w:r w:rsidR="009078AA">
          <w:rPr>
            <w:rFonts w:hint="eastAsia"/>
            <w:lang w:val="de-DE"/>
          </w:rPr>
          <w:t xml:space="preserve"> </w:t>
        </w:r>
        <w:r w:rsidR="009078AA">
          <w:rPr>
            <w:rFonts w:hint="eastAsia"/>
            <w:lang w:val="de-DE"/>
          </w:rPr>
          <w:t>수</w:t>
        </w:r>
        <w:r w:rsidR="009078AA">
          <w:rPr>
            <w:rFonts w:hint="eastAsia"/>
            <w:lang w:val="de-DE"/>
          </w:rPr>
          <w:t xml:space="preserve"> </w:t>
        </w:r>
        <w:r w:rsidR="009078AA">
          <w:rPr>
            <w:rFonts w:hint="eastAsia"/>
            <w:lang w:val="de-DE"/>
          </w:rPr>
          <w:t>있다</w:t>
        </w:r>
        <w:r w:rsidR="009078AA">
          <w:rPr>
            <w:rFonts w:hint="eastAsia"/>
            <w:lang w:val="de-DE"/>
          </w:rPr>
          <w:t>.</w:t>
        </w:r>
      </w:ins>
      <w:ins w:id="15796" w:author="Windows 사용자" w:date="2019-12-11T12:31:00Z">
        <w:r w:rsidR="009078AA">
          <w:rPr>
            <w:lang w:val="de-DE"/>
          </w:rPr>
          <w:t xml:space="preserve"> </w:t>
        </w:r>
      </w:ins>
      <w:ins w:id="15797" w:author="Windows 사용자" w:date="2019-12-11T13:23:00Z">
        <w:r w:rsidR="000F13E2">
          <w:rPr>
            <w:rFonts w:hint="eastAsia"/>
            <w:lang w:val="de-DE"/>
          </w:rPr>
          <w:t>입찰전력량</w:t>
        </w:r>
        <w:r w:rsidR="000F13E2">
          <w:rPr>
            <w:rFonts w:hint="eastAsia"/>
            <w:lang w:val="de-DE"/>
          </w:rPr>
          <w:t xml:space="preserve"> </w:t>
        </w:r>
        <w:r w:rsidR="000F13E2">
          <w:rPr>
            <w:rFonts w:hint="eastAsia"/>
            <w:lang w:val="de-DE"/>
          </w:rPr>
          <w:t>또한</w:t>
        </w:r>
        <w:r w:rsidR="000F13E2">
          <w:rPr>
            <w:rFonts w:hint="eastAsia"/>
            <w:lang w:val="de-DE"/>
          </w:rPr>
          <w:t xml:space="preserve"> </w:t>
        </w:r>
        <w:r w:rsidR="000F13E2">
          <w:rPr>
            <w:rFonts w:hint="eastAsia"/>
            <w:lang w:val="de-DE"/>
          </w:rPr>
          <w:t>출력전력량</w:t>
        </w:r>
      </w:ins>
      <w:ins w:id="15798" w:author="Windows 사용자" w:date="2019-12-11T13:24:00Z">
        <w:r w:rsidR="000F13E2">
          <w:rPr>
            <w:rFonts w:hint="eastAsia"/>
            <w:lang w:val="de-DE"/>
          </w:rPr>
          <w:t>과</w:t>
        </w:r>
        <w:r w:rsidR="000F13E2">
          <w:rPr>
            <w:rFonts w:hint="eastAsia"/>
            <w:lang w:val="de-DE"/>
          </w:rPr>
          <w:t xml:space="preserve"> </w:t>
        </w:r>
        <w:r w:rsidR="000F13E2">
          <w:rPr>
            <w:rFonts w:hint="eastAsia"/>
            <w:lang w:val="de-DE"/>
          </w:rPr>
          <w:t>동일한</w:t>
        </w:r>
        <w:r w:rsidR="000F13E2">
          <w:rPr>
            <w:rFonts w:hint="eastAsia"/>
            <w:lang w:val="de-DE"/>
          </w:rPr>
          <w:t xml:space="preserve"> </w:t>
        </w:r>
        <w:r w:rsidR="000F13E2">
          <w:rPr>
            <w:rFonts w:hint="eastAsia"/>
            <w:lang w:val="de-DE"/>
          </w:rPr>
          <w:t>방법으로</w:t>
        </w:r>
        <w:r w:rsidR="000F13E2">
          <w:rPr>
            <w:rFonts w:hint="eastAsia"/>
            <w:lang w:val="de-DE"/>
          </w:rPr>
          <w:t xml:space="preserve"> </w:t>
        </w:r>
        <w:r w:rsidR="000F13E2">
          <w:rPr>
            <w:rFonts w:hint="eastAsia"/>
            <w:lang w:val="de-DE"/>
          </w:rPr>
          <w:t>산출된다</w:t>
        </w:r>
        <w:r w:rsidR="000F13E2">
          <w:rPr>
            <w:rFonts w:hint="eastAsia"/>
            <w:lang w:val="de-DE"/>
          </w:rPr>
          <w:t>.</w:t>
        </w:r>
        <w:r w:rsidR="000F13E2">
          <w:rPr>
            <w:lang w:val="de-DE"/>
          </w:rPr>
          <w:t xml:space="preserve"> </w:t>
        </w:r>
      </w:ins>
      <w:ins w:id="15799" w:author="Windows 사용자" w:date="2019-12-11T12:31:00Z">
        <w:r w:rsidR="009078AA">
          <w:rPr>
            <w:lang w:val="de-DE"/>
          </w:rPr>
          <w:t>5</w:t>
        </w:r>
        <w:r w:rsidR="009078AA">
          <w:rPr>
            <w:rFonts w:hint="eastAsia"/>
            <w:lang w:val="de-DE"/>
          </w:rPr>
          <w:t>분</w:t>
        </w:r>
        <w:r w:rsidR="009078AA">
          <w:rPr>
            <w:rFonts w:hint="eastAsia"/>
            <w:lang w:val="de-DE"/>
          </w:rPr>
          <w:t xml:space="preserve"> </w:t>
        </w:r>
        <w:r w:rsidR="009078AA">
          <w:rPr>
            <w:rFonts w:hint="eastAsia"/>
            <w:lang w:val="de-DE"/>
          </w:rPr>
          <w:t>단위로</w:t>
        </w:r>
        <w:r w:rsidR="009078AA">
          <w:rPr>
            <w:rFonts w:hint="eastAsia"/>
            <w:lang w:val="de-DE"/>
          </w:rPr>
          <w:t xml:space="preserve"> </w:t>
        </w:r>
        <w:r w:rsidR="009078AA">
          <w:rPr>
            <w:rFonts w:hint="eastAsia"/>
            <w:lang w:val="de-DE"/>
          </w:rPr>
          <w:t>산출된</w:t>
        </w:r>
        <w:r w:rsidR="009078AA">
          <w:rPr>
            <w:rFonts w:hint="eastAsia"/>
            <w:lang w:val="de-DE"/>
          </w:rPr>
          <w:t xml:space="preserve"> </w:t>
        </w:r>
        <w:r w:rsidR="009078AA">
          <w:rPr>
            <w:rFonts w:hint="eastAsia"/>
            <w:lang w:val="de-DE"/>
          </w:rPr>
          <w:t>입찰전력량과</w:t>
        </w:r>
        <w:r w:rsidR="009078AA">
          <w:rPr>
            <w:rFonts w:hint="eastAsia"/>
            <w:lang w:val="de-DE"/>
          </w:rPr>
          <w:t xml:space="preserve"> </w:t>
        </w:r>
      </w:ins>
      <w:ins w:id="15800" w:author="Windows 사용자" w:date="2019-12-11T12:32:00Z">
        <w:r w:rsidR="009078AA">
          <w:rPr>
            <w:rFonts w:hint="eastAsia"/>
            <w:lang w:val="de-DE"/>
          </w:rPr>
          <w:t>출력전력량</w:t>
        </w:r>
      </w:ins>
      <w:ins w:id="15801" w:author="Windows 사용자" w:date="2019-12-11T13:24:00Z">
        <w:r w:rsidR="000F13E2">
          <w:rPr>
            <w:rFonts w:hint="eastAsia"/>
            <w:lang w:val="de-DE"/>
          </w:rPr>
          <w:t>의</w:t>
        </w:r>
        <w:r w:rsidR="000F13E2">
          <w:rPr>
            <w:rFonts w:hint="eastAsia"/>
            <w:lang w:val="de-DE"/>
          </w:rPr>
          <w:t xml:space="preserve"> </w:t>
        </w:r>
        <w:r w:rsidR="000F13E2">
          <w:rPr>
            <w:rFonts w:hint="eastAsia"/>
            <w:lang w:val="de-DE"/>
          </w:rPr>
          <w:t>차이를</w:t>
        </w:r>
        <w:r w:rsidR="000F13E2">
          <w:rPr>
            <w:rFonts w:hint="eastAsia"/>
            <w:lang w:val="de-DE"/>
          </w:rPr>
          <w:t xml:space="preserve"> </w:t>
        </w:r>
        <w:r w:rsidR="000F13E2">
          <w:rPr>
            <w:rFonts w:hint="eastAsia"/>
            <w:lang w:val="de-DE"/>
          </w:rPr>
          <w:t>입찰전력량으로</w:t>
        </w:r>
        <w:r w:rsidR="000F13E2">
          <w:rPr>
            <w:rFonts w:hint="eastAsia"/>
            <w:lang w:val="de-DE"/>
          </w:rPr>
          <w:t xml:space="preserve"> </w:t>
        </w:r>
        <w:r w:rsidR="000F13E2">
          <w:rPr>
            <w:rFonts w:hint="eastAsia"/>
            <w:lang w:val="de-DE"/>
          </w:rPr>
          <w:t>나</w:t>
        </w:r>
      </w:ins>
      <w:ins w:id="15802" w:author="Windows 사용자" w:date="2019-12-11T13:34:00Z">
        <w:r>
          <w:rPr>
            <w:rFonts w:hint="eastAsia"/>
            <w:lang w:val="de-DE"/>
          </w:rPr>
          <w:t>눈</w:t>
        </w:r>
        <w:r>
          <w:rPr>
            <w:rFonts w:hint="eastAsia"/>
            <w:lang w:val="de-DE"/>
          </w:rPr>
          <w:t xml:space="preserve"> </w:t>
        </w:r>
        <w:r>
          <w:rPr>
            <w:rFonts w:hint="eastAsia"/>
            <w:lang w:val="de-DE"/>
          </w:rPr>
          <w:t>후</w:t>
        </w:r>
      </w:ins>
      <w:ins w:id="15803" w:author="Windows 사용자" w:date="2019-12-11T13:24:00Z">
        <w:r w:rsidR="000F13E2">
          <w:rPr>
            <w:rFonts w:hint="eastAsia"/>
            <w:lang w:val="de-DE"/>
          </w:rPr>
          <w:t xml:space="preserve"> </w:t>
        </w:r>
        <w:r w:rsidR="000F13E2">
          <w:rPr>
            <w:rFonts w:hint="eastAsia"/>
            <w:lang w:val="de-DE"/>
          </w:rPr>
          <w:t>절대값</w:t>
        </w:r>
      </w:ins>
      <w:ins w:id="15804" w:author="Windows 사용자" w:date="2019-12-11T13:34:00Z">
        <w:r>
          <w:rPr>
            <w:rFonts w:hint="eastAsia"/>
            <w:lang w:val="de-DE"/>
          </w:rPr>
          <w:t>의</w:t>
        </w:r>
        <w:r>
          <w:rPr>
            <w:rFonts w:hint="eastAsia"/>
            <w:lang w:val="de-DE"/>
          </w:rPr>
          <w:t xml:space="preserve"> </w:t>
        </w:r>
        <w:r>
          <w:rPr>
            <w:rFonts w:hint="eastAsia"/>
            <w:lang w:val="de-DE"/>
          </w:rPr>
          <w:t>백분률</w:t>
        </w:r>
      </w:ins>
      <w:ins w:id="15805" w:author="Windows 사용자" w:date="2019-12-11T13:24:00Z">
        <w:r w:rsidR="000F13E2">
          <w:rPr>
            <w:rFonts w:hint="eastAsia"/>
            <w:lang w:val="de-DE"/>
          </w:rPr>
          <w:t>을</w:t>
        </w:r>
        <w:r w:rsidR="000F13E2">
          <w:rPr>
            <w:rFonts w:hint="eastAsia"/>
            <w:lang w:val="de-DE"/>
          </w:rPr>
          <w:t xml:space="preserve"> </w:t>
        </w:r>
        <w:r w:rsidR="000F13E2">
          <w:rPr>
            <w:rFonts w:hint="eastAsia"/>
            <w:lang w:val="de-DE"/>
          </w:rPr>
          <w:t>구</w:t>
        </w:r>
      </w:ins>
      <w:ins w:id="15806" w:author="Windows 사용자" w:date="2019-12-11T13:25:00Z">
        <w:r w:rsidR="000F13E2">
          <w:rPr>
            <w:rFonts w:hint="eastAsia"/>
            <w:lang w:val="de-DE"/>
          </w:rPr>
          <w:t>함으로써</w:t>
        </w:r>
      </w:ins>
      <w:ins w:id="15807" w:author="Windows 사용자" w:date="2019-12-11T12:32:00Z">
        <w:r w:rsidR="009078AA">
          <w:rPr>
            <w:rFonts w:hint="eastAsia"/>
            <w:lang w:val="de-DE"/>
          </w:rPr>
          <w:t xml:space="preserve"> </w:t>
        </w:r>
        <w:r w:rsidR="009078AA">
          <w:rPr>
            <w:lang w:val="de-DE"/>
          </w:rPr>
          <w:t>Absolute Percentage Error</w:t>
        </w:r>
      </w:ins>
      <w:ins w:id="15808" w:author="Windows 사용자" w:date="2019-12-11T13:25:00Z">
        <w:r w:rsidR="000F13E2">
          <w:rPr>
            <w:lang w:val="de-DE"/>
          </w:rPr>
          <w:t xml:space="preserve"> (APE)</w:t>
        </w:r>
      </w:ins>
      <w:ins w:id="15809" w:author="Windows 사용자" w:date="2019-12-11T12:32:00Z">
        <w:r w:rsidR="009078AA">
          <w:rPr>
            <w:rFonts w:hint="eastAsia"/>
            <w:lang w:val="de-DE"/>
          </w:rPr>
          <w:t>를</w:t>
        </w:r>
        <w:r w:rsidR="009078AA">
          <w:rPr>
            <w:rFonts w:hint="eastAsia"/>
            <w:lang w:val="de-DE"/>
          </w:rPr>
          <w:t xml:space="preserve"> </w:t>
        </w:r>
        <w:r w:rsidR="009078AA">
          <w:rPr>
            <w:rFonts w:hint="eastAsia"/>
            <w:lang w:val="de-DE"/>
          </w:rPr>
          <w:t>산출</w:t>
        </w:r>
      </w:ins>
      <w:ins w:id="15810" w:author="Windows 사용자" w:date="2019-12-11T13:25:00Z">
        <w:r w:rsidR="000F13E2">
          <w:rPr>
            <w:rFonts w:hint="eastAsia"/>
            <w:lang w:val="de-DE"/>
          </w:rPr>
          <w:t>한다</w:t>
        </w:r>
        <w:r w:rsidR="000F13E2">
          <w:rPr>
            <w:rFonts w:hint="eastAsia"/>
            <w:lang w:val="de-DE"/>
          </w:rPr>
          <w:t>.</w:t>
        </w:r>
        <w:r w:rsidR="000F13E2">
          <w:rPr>
            <w:lang w:val="de-DE"/>
          </w:rPr>
          <w:t xml:space="preserve"> 1</w:t>
        </w:r>
        <w:r w:rsidR="000F13E2">
          <w:rPr>
            <w:rFonts w:hint="eastAsia"/>
            <w:lang w:val="de-DE"/>
          </w:rPr>
          <w:t>시간</w:t>
        </w:r>
        <w:r w:rsidR="000F13E2">
          <w:rPr>
            <w:rFonts w:hint="eastAsia"/>
            <w:lang w:val="de-DE"/>
          </w:rPr>
          <w:t xml:space="preserve"> </w:t>
        </w:r>
        <w:r w:rsidR="000F13E2">
          <w:rPr>
            <w:rFonts w:hint="eastAsia"/>
            <w:lang w:val="de-DE"/>
          </w:rPr>
          <w:t>동안</w:t>
        </w:r>
        <w:r w:rsidR="000F13E2">
          <w:rPr>
            <w:rFonts w:hint="eastAsia"/>
            <w:lang w:val="de-DE"/>
          </w:rPr>
          <w:t xml:space="preserve"> </w:t>
        </w:r>
        <w:r w:rsidR="000F13E2">
          <w:rPr>
            <w:rFonts w:hint="eastAsia"/>
            <w:lang w:val="de-DE"/>
          </w:rPr>
          <w:t>발생되는</w:t>
        </w:r>
        <w:r w:rsidR="000F13E2">
          <w:rPr>
            <w:rFonts w:hint="eastAsia"/>
            <w:lang w:val="de-DE"/>
          </w:rPr>
          <w:t xml:space="preserve"> </w:t>
        </w:r>
        <w:r w:rsidR="000F13E2">
          <w:rPr>
            <w:lang w:val="de-DE"/>
          </w:rPr>
          <w:t>12</w:t>
        </w:r>
        <w:r w:rsidR="000F13E2">
          <w:rPr>
            <w:rFonts w:hint="eastAsia"/>
            <w:lang w:val="de-DE"/>
          </w:rPr>
          <w:t>개의</w:t>
        </w:r>
        <w:r w:rsidR="000F13E2">
          <w:rPr>
            <w:rFonts w:hint="eastAsia"/>
            <w:lang w:val="de-DE"/>
          </w:rPr>
          <w:t xml:space="preserve"> </w:t>
        </w:r>
        <w:r w:rsidR="000F13E2">
          <w:rPr>
            <w:lang w:val="de-DE"/>
          </w:rPr>
          <w:t>APE</w:t>
        </w:r>
        <w:r w:rsidR="000F13E2">
          <w:rPr>
            <w:rFonts w:hint="eastAsia"/>
            <w:lang w:val="de-DE"/>
          </w:rPr>
          <w:t>를</w:t>
        </w:r>
        <w:r w:rsidR="000F13E2">
          <w:rPr>
            <w:rFonts w:hint="eastAsia"/>
            <w:lang w:val="de-DE"/>
          </w:rPr>
          <w:t xml:space="preserve"> </w:t>
        </w:r>
        <w:r w:rsidR="000F13E2">
          <w:rPr>
            <w:rFonts w:hint="eastAsia"/>
            <w:lang w:val="de-DE"/>
          </w:rPr>
          <w:t>평균함으</w:t>
        </w:r>
      </w:ins>
      <w:ins w:id="15811" w:author="Windows 사용자" w:date="2019-12-11T13:26:00Z">
        <w:r w:rsidR="000F13E2">
          <w:rPr>
            <w:rFonts w:hint="eastAsia"/>
            <w:lang w:val="de-DE"/>
          </w:rPr>
          <w:t>로써</w:t>
        </w:r>
        <w:r w:rsidR="000F13E2">
          <w:rPr>
            <w:rFonts w:hint="eastAsia"/>
            <w:lang w:val="de-DE"/>
          </w:rPr>
          <w:t xml:space="preserve"> </w:t>
        </w:r>
      </w:ins>
      <w:ins w:id="15812" w:author="Windows 사용자" w:date="2019-12-11T13:27:00Z">
        <w:r w:rsidR="000F13E2">
          <w:rPr>
            <w:rFonts w:hint="eastAsia"/>
            <w:lang w:val="de-DE"/>
          </w:rPr>
          <w:t>식</w:t>
        </w:r>
        <w:r w:rsidR="000F13E2">
          <w:rPr>
            <w:rFonts w:hint="eastAsia"/>
            <w:lang w:val="de-DE"/>
          </w:rPr>
          <w:t>(</w:t>
        </w:r>
        <w:r w:rsidR="000F13E2">
          <w:rPr>
            <w:lang w:val="de-DE"/>
          </w:rPr>
          <w:t>1)</w:t>
        </w:r>
        <w:r w:rsidR="000F13E2">
          <w:rPr>
            <w:rFonts w:hint="eastAsia"/>
            <w:lang w:val="de-DE"/>
          </w:rPr>
          <w:t>과</w:t>
        </w:r>
        <w:r w:rsidR="000F13E2">
          <w:rPr>
            <w:rFonts w:hint="eastAsia"/>
            <w:lang w:val="de-DE"/>
          </w:rPr>
          <w:t xml:space="preserve"> </w:t>
        </w:r>
        <w:r w:rsidR="000F13E2">
          <w:rPr>
            <w:rFonts w:hint="eastAsia"/>
            <w:lang w:val="de-DE"/>
          </w:rPr>
          <w:t>같은</w:t>
        </w:r>
        <w:r w:rsidR="000F13E2">
          <w:rPr>
            <w:rFonts w:hint="eastAsia"/>
            <w:lang w:val="de-DE"/>
          </w:rPr>
          <w:t xml:space="preserve"> </w:t>
        </w:r>
      </w:ins>
      <w:ins w:id="15813" w:author="Windows 사용자" w:date="2019-12-11T13:26:00Z">
        <w:r w:rsidR="000F13E2">
          <w:rPr>
            <w:lang w:val="de-DE"/>
          </w:rPr>
          <w:t xml:space="preserve">MAPE </w:t>
        </w:r>
        <w:r w:rsidR="000F13E2">
          <w:rPr>
            <w:rFonts w:hint="eastAsia"/>
            <w:lang w:val="de-DE"/>
          </w:rPr>
          <w:t>방</w:t>
        </w:r>
      </w:ins>
      <w:ins w:id="15814" w:author="Windows 사용자" w:date="2019-12-11T13:27:00Z">
        <w:r w:rsidR="000F13E2">
          <w:rPr>
            <w:rFonts w:hint="eastAsia"/>
            <w:lang w:val="de-DE"/>
          </w:rPr>
          <w:t>식의</w:t>
        </w:r>
        <w:r w:rsidR="000F13E2">
          <w:rPr>
            <w:rFonts w:hint="eastAsia"/>
            <w:lang w:val="de-DE"/>
          </w:rPr>
          <w:t xml:space="preserve"> </w:t>
        </w:r>
      </w:ins>
      <w:ins w:id="15815" w:author="Windows 사용자" w:date="2019-12-11T13:28:00Z">
        <w:r w:rsidR="000F13E2">
          <w:rPr>
            <w:rFonts w:hint="eastAsia"/>
            <w:lang w:val="de-DE"/>
          </w:rPr>
          <w:t>신뢰지표를</w:t>
        </w:r>
        <w:r w:rsidR="000F13E2">
          <w:rPr>
            <w:rFonts w:hint="eastAsia"/>
            <w:lang w:val="de-DE"/>
          </w:rPr>
          <w:t xml:space="preserve"> </w:t>
        </w:r>
        <w:r w:rsidR="000F13E2">
          <w:rPr>
            <w:rFonts w:hint="eastAsia"/>
            <w:lang w:val="de-DE"/>
          </w:rPr>
          <w:t>얻는다</w:t>
        </w:r>
        <w:r w:rsidR="000F13E2">
          <w:rPr>
            <w:rFonts w:hint="eastAsia"/>
            <w:lang w:val="de-DE"/>
          </w:rPr>
          <w:t>.</w:t>
        </w:r>
        <w:r w:rsidR="000F13E2">
          <w:rPr>
            <w:lang w:val="de-DE"/>
          </w:rPr>
          <w:t xml:space="preserve"> </w:t>
        </w:r>
        <w:r w:rsidR="000F13E2">
          <w:rPr>
            <w:rFonts w:hint="eastAsia"/>
            <w:lang w:val="de-DE"/>
          </w:rPr>
          <w:t>상기</w:t>
        </w:r>
        <w:r w:rsidR="000F13E2">
          <w:rPr>
            <w:rFonts w:hint="eastAsia"/>
            <w:lang w:val="de-DE"/>
          </w:rPr>
          <w:t xml:space="preserve"> </w:t>
        </w:r>
      </w:ins>
      <w:ins w:id="15816" w:author="Windows 사용자" w:date="2019-12-11T13:29:00Z">
        <w:r w:rsidR="000F13E2">
          <w:rPr>
            <w:rFonts w:hint="eastAsia"/>
            <w:lang w:val="de-DE"/>
          </w:rPr>
          <w:t>예시로부터</w:t>
        </w:r>
        <w:r w:rsidR="000F13E2">
          <w:rPr>
            <w:rFonts w:hint="eastAsia"/>
            <w:lang w:val="de-DE"/>
          </w:rPr>
          <w:t xml:space="preserve"> </w:t>
        </w:r>
        <w:r w:rsidR="000F13E2">
          <w:rPr>
            <w:lang w:val="de-DE"/>
          </w:rPr>
          <w:t>0.981</w:t>
        </w:r>
        <w:r w:rsidR="000F13E2">
          <w:rPr>
            <w:rFonts w:hint="eastAsia"/>
            <w:lang w:val="de-DE"/>
          </w:rPr>
          <w:t>의</w:t>
        </w:r>
        <w:r w:rsidR="000F13E2">
          <w:rPr>
            <w:rFonts w:hint="eastAsia"/>
            <w:lang w:val="de-DE"/>
          </w:rPr>
          <w:t xml:space="preserve"> </w:t>
        </w:r>
        <w:r w:rsidR="000F13E2">
          <w:rPr>
            <w:rFonts w:hint="eastAsia"/>
            <w:lang w:val="de-DE"/>
          </w:rPr>
          <w:t>신뢰지표를</w:t>
        </w:r>
        <w:r w:rsidR="000F13E2">
          <w:rPr>
            <w:rFonts w:hint="eastAsia"/>
            <w:lang w:val="de-DE"/>
          </w:rPr>
          <w:t xml:space="preserve"> </w:t>
        </w:r>
        <w:r w:rsidR="000F13E2">
          <w:rPr>
            <w:rFonts w:hint="eastAsia"/>
            <w:lang w:val="de-DE"/>
          </w:rPr>
          <w:t>얻었다</w:t>
        </w:r>
        <w:r w:rsidR="000F13E2">
          <w:rPr>
            <w:rFonts w:hint="eastAsia"/>
            <w:lang w:val="de-DE"/>
          </w:rPr>
          <w:t>.</w:t>
        </w:r>
      </w:ins>
    </w:p>
    <w:p w14:paraId="549D0677" w14:textId="4788A574" w:rsidR="000F13E2" w:rsidRDefault="000F13E2">
      <w:pPr>
        <w:widowControl/>
        <w:wordWrap/>
        <w:autoSpaceDE/>
        <w:autoSpaceDN/>
        <w:spacing w:line="240" w:lineRule="auto"/>
        <w:rPr>
          <w:ins w:id="15817" w:author="Windows 사용자" w:date="2019-12-11T13:29:00Z"/>
          <w:lang w:val="de-DE"/>
        </w:rPr>
        <w:pPrChange w:id="15818" w:author="Windows 사용자" w:date="2019-12-11T12:22:00Z">
          <w:pPr>
            <w:widowControl/>
            <w:wordWrap/>
            <w:autoSpaceDE/>
            <w:autoSpaceDN/>
            <w:spacing w:line="240" w:lineRule="auto"/>
            <w:jc w:val="left"/>
          </w:pPr>
        </w:pPrChange>
      </w:pPr>
    </w:p>
    <w:p w14:paraId="60402B7B" w14:textId="0F96C790" w:rsidR="000F13E2" w:rsidRDefault="00A6193A">
      <w:pPr>
        <w:widowControl/>
        <w:wordWrap/>
        <w:autoSpaceDE/>
        <w:autoSpaceDN/>
        <w:spacing w:line="240" w:lineRule="auto"/>
        <w:rPr>
          <w:ins w:id="15819" w:author="Windows 사용자" w:date="2019-12-11T13:37:00Z"/>
          <w:lang w:val="de-DE"/>
        </w:rPr>
        <w:pPrChange w:id="15820" w:author="Windows 사용자" w:date="2019-12-11T12:22:00Z">
          <w:pPr>
            <w:widowControl/>
            <w:wordWrap/>
            <w:autoSpaceDE/>
            <w:autoSpaceDN/>
            <w:spacing w:line="240" w:lineRule="auto"/>
            <w:jc w:val="left"/>
          </w:pPr>
        </w:pPrChange>
      </w:pPr>
      <w:ins w:id="15821" w:author="Windows 사용자" w:date="2019-12-11T13:31:00Z">
        <w:r>
          <w:rPr>
            <w:rFonts w:hint="eastAsia"/>
            <w:lang w:val="de-DE"/>
          </w:rPr>
          <w:t>한편</w:t>
        </w:r>
        <w:r>
          <w:rPr>
            <w:rFonts w:hint="eastAsia"/>
            <w:lang w:val="de-DE"/>
          </w:rPr>
          <w:t>,</w:t>
        </w:r>
        <w:r>
          <w:rPr>
            <w:lang w:val="de-DE"/>
          </w:rPr>
          <w:t xml:space="preserve"> </w:t>
        </w:r>
        <w:r>
          <w:rPr>
            <w:rFonts w:hint="eastAsia"/>
            <w:lang w:val="de-DE"/>
          </w:rPr>
          <w:t>변동지표는</w:t>
        </w:r>
        <w:r>
          <w:rPr>
            <w:rFonts w:hint="eastAsia"/>
            <w:lang w:val="de-DE"/>
          </w:rPr>
          <w:t xml:space="preserve"> </w:t>
        </w:r>
        <w:r>
          <w:rPr>
            <w:rFonts w:hint="eastAsia"/>
            <w:lang w:val="de-DE"/>
          </w:rPr>
          <w:t>아래와</w:t>
        </w:r>
        <w:r>
          <w:rPr>
            <w:rFonts w:hint="eastAsia"/>
            <w:lang w:val="de-DE"/>
          </w:rPr>
          <w:t xml:space="preserve"> </w:t>
        </w:r>
        <w:r>
          <w:rPr>
            <w:rFonts w:hint="eastAsia"/>
            <w:lang w:val="de-DE"/>
          </w:rPr>
          <w:t>같은</w:t>
        </w:r>
        <w:r>
          <w:rPr>
            <w:rFonts w:hint="eastAsia"/>
            <w:lang w:val="de-DE"/>
          </w:rPr>
          <w:t xml:space="preserve"> </w:t>
        </w:r>
        <w:r>
          <w:rPr>
            <w:rFonts w:hint="eastAsia"/>
            <w:lang w:val="de-DE"/>
          </w:rPr>
          <w:t>방법으로</w:t>
        </w:r>
        <w:r>
          <w:rPr>
            <w:rFonts w:hint="eastAsia"/>
            <w:lang w:val="de-DE"/>
          </w:rPr>
          <w:t xml:space="preserve"> </w:t>
        </w:r>
        <w:r>
          <w:rPr>
            <w:rFonts w:hint="eastAsia"/>
            <w:lang w:val="de-DE"/>
          </w:rPr>
          <w:t>산출한다</w:t>
        </w:r>
        <w:r>
          <w:rPr>
            <w:rFonts w:hint="eastAsia"/>
            <w:lang w:val="de-DE"/>
          </w:rPr>
          <w:t>.</w:t>
        </w:r>
        <w:r>
          <w:rPr>
            <w:lang w:val="de-DE"/>
          </w:rPr>
          <w:t xml:space="preserve"> </w:t>
        </w:r>
      </w:ins>
      <w:ins w:id="15822" w:author="Windows 사용자" w:date="2019-12-11T13:30:00Z">
        <w:r w:rsidR="000F13E2">
          <w:rPr>
            <w:rFonts w:hint="eastAsia"/>
            <w:lang w:val="de-DE"/>
          </w:rPr>
          <w:t>현재의</w:t>
        </w:r>
        <w:r w:rsidR="000F13E2">
          <w:rPr>
            <w:rFonts w:hint="eastAsia"/>
            <w:lang w:val="de-DE"/>
          </w:rPr>
          <w:t xml:space="preserve"> </w:t>
        </w:r>
        <w:r w:rsidR="000F13E2">
          <w:rPr>
            <w:rFonts w:hint="eastAsia"/>
            <w:lang w:val="de-DE"/>
          </w:rPr>
          <w:t>출력전력과</w:t>
        </w:r>
        <w:r w:rsidR="000F13E2">
          <w:rPr>
            <w:rFonts w:hint="eastAsia"/>
            <w:lang w:val="de-DE"/>
          </w:rPr>
          <w:t xml:space="preserve"> </w:t>
        </w:r>
        <w:r w:rsidR="000F13E2">
          <w:rPr>
            <w:lang w:val="de-DE"/>
          </w:rPr>
          <w:t>1</w:t>
        </w:r>
        <w:r w:rsidR="000F13E2">
          <w:rPr>
            <w:rFonts w:hint="eastAsia"/>
            <w:lang w:val="de-DE"/>
          </w:rPr>
          <w:t>분</w:t>
        </w:r>
        <w:r w:rsidR="000F13E2">
          <w:rPr>
            <w:rFonts w:hint="eastAsia"/>
            <w:lang w:val="de-DE"/>
          </w:rPr>
          <w:t xml:space="preserve"> </w:t>
        </w:r>
        <w:r w:rsidR="000F13E2">
          <w:rPr>
            <w:rFonts w:hint="eastAsia"/>
            <w:lang w:val="de-DE"/>
          </w:rPr>
          <w:t>전의</w:t>
        </w:r>
        <w:r w:rsidR="000F13E2">
          <w:rPr>
            <w:rFonts w:hint="eastAsia"/>
            <w:lang w:val="de-DE"/>
          </w:rPr>
          <w:t xml:space="preserve"> </w:t>
        </w:r>
        <w:r w:rsidR="000F13E2">
          <w:rPr>
            <w:rFonts w:hint="eastAsia"/>
            <w:lang w:val="de-DE"/>
          </w:rPr>
          <w:t>출력전력의</w:t>
        </w:r>
        <w:r w:rsidR="000F13E2">
          <w:rPr>
            <w:rFonts w:hint="eastAsia"/>
            <w:lang w:val="de-DE"/>
          </w:rPr>
          <w:t xml:space="preserve"> </w:t>
        </w:r>
        <w:r w:rsidR="000F13E2">
          <w:rPr>
            <w:rFonts w:hint="eastAsia"/>
            <w:lang w:val="de-DE"/>
          </w:rPr>
          <w:t>차이를</w:t>
        </w:r>
        <w:r w:rsidR="000F13E2">
          <w:rPr>
            <w:rFonts w:hint="eastAsia"/>
            <w:lang w:val="de-DE"/>
          </w:rPr>
          <w:t xml:space="preserve"> </w:t>
        </w:r>
        <w:r w:rsidR="000F13E2">
          <w:rPr>
            <w:rFonts w:hint="eastAsia"/>
            <w:lang w:val="de-DE"/>
          </w:rPr>
          <w:t>통해서</w:t>
        </w:r>
        <w:r w:rsidR="000F13E2">
          <w:rPr>
            <w:rFonts w:hint="eastAsia"/>
            <w:lang w:val="de-DE"/>
          </w:rPr>
          <w:t xml:space="preserve"> </w:t>
        </w:r>
      </w:ins>
      <w:ins w:id="15823" w:author="Windows 사용자" w:date="2019-12-11T13:29:00Z">
        <w:r w:rsidR="000F13E2">
          <w:rPr>
            <w:rFonts w:hint="eastAsia"/>
            <w:lang w:val="de-DE"/>
          </w:rPr>
          <w:t>1</w:t>
        </w:r>
        <w:r w:rsidR="000F13E2">
          <w:rPr>
            <w:rFonts w:hint="eastAsia"/>
            <w:lang w:val="de-DE"/>
          </w:rPr>
          <w:t>분</w:t>
        </w:r>
        <w:r w:rsidR="000F13E2">
          <w:rPr>
            <w:rFonts w:hint="eastAsia"/>
            <w:lang w:val="de-DE"/>
          </w:rPr>
          <w:t xml:space="preserve"> </w:t>
        </w:r>
        <w:r w:rsidR="000F13E2">
          <w:rPr>
            <w:rFonts w:hint="eastAsia"/>
            <w:lang w:val="de-DE"/>
          </w:rPr>
          <w:t>동안의</w:t>
        </w:r>
        <w:r w:rsidR="000F13E2">
          <w:rPr>
            <w:rFonts w:hint="eastAsia"/>
            <w:lang w:val="de-DE"/>
          </w:rPr>
          <w:t xml:space="preserve"> </w:t>
        </w:r>
        <w:r w:rsidR="000F13E2">
          <w:rPr>
            <w:rFonts w:hint="eastAsia"/>
            <w:lang w:val="de-DE"/>
          </w:rPr>
          <w:t>출력전력의</w:t>
        </w:r>
        <w:r w:rsidR="000F13E2">
          <w:rPr>
            <w:rFonts w:hint="eastAsia"/>
            <w:lang w:val="de-DE"/>
          </w:rPr>
          <w:t xml:space="preserve"> </w:t>
        </w:r>
        <w:r w:rsidR="000F13E2">
          <w:rPr>
            <w:rFonts w:hint="eastAsia"/>
            <w:lang w:val="de-DE"/>
          </w:rPr>
          <w:t>변화를</w:t>
        </w:r>
        <w:r w:rsidR="000F13E2">
          <w:rPr>
            <w:rFonts w:hint="eastAsia"/>
            <w:lang w:val="de-DE"/>
          </w:rPr>
          <w:t xml:space="preserve"> </w:t>
        </w:r>
      </w:ins>
      <w:ins w:id="15824" w:author="Windows 사용자" w:date="2019-12-11T13:31:00Z">
        <w:r w:rsidR="000F13E2">
          <w:rPr>
            <w:rFonts w:hint="eastAsia"/>
            <w:lang w:val="de-DE"/>
          </w:rPr>
          <w:t>산출하면</w:t>
        </w:r>
        <w:r w:rsidR="000F13E2">
          <w:rPr>
            <w:rFonts w:hint="eastAsia"/>
            <w:lang w:val="de-DE"/>
          </w:rPr>
          <w:t>, 60</w:t>
        </w:r>
        <w:r w:rsidR="000F13E2">
          <w:rPr>
            <w:rFonts w:hint="eastAsia"/>
            <w:lang w:val="de-DE"/>
          </w:rPr>
          <w:t>분</w:t>
        </w:r>
        <w:r w:rsidR="000F13E2">
          <w:rPr>
            <w:rFonts w:hint="eastAsia"/>
            <w:lang w:val="de-DE"/>
          </w:rPr>
          <w:t xml:space="preserve"> </w:t>
        </w:r>
        <w:r w:rsidR="000F13E2">
          <w:rPr>
            <w:rFonts w:hint="eastAsia"/>
            <w:lang w:val="de-DE"/>
          </w:rPr>
          <w:t>동안</w:t>
        </w:r>
        <w:r w:rsidR="000F13E2">
          <w:rPr>
            <w:rFonts w:hint="eastAsia"/>
            <w:lang w:val="de-DE"/>
          </w:rPr>
          <w:t xml:space="preserve"> </w:t>
        </w:r>
        <w:r w:rsidR="000F13E2">
          <w:rPr>
            <w:lang w:val="de-DE"/>
          </w:rPr>
          <w:t>60</w:t>
        </w:r>
        <w:r w:rsidR="000F13E2">
          <w:rPr>
            <w:rFonts w:hint="eastAsia"/>
            <w:lang w:val="de-DE"/>
          </w:rPr>
          <w:t>개의</w:t>
        </w:r>
        <w:r w:rsidR="000F13E2">
          <w:rPr>
            <w:rFonts w:hint="eastAsia"/>
            <w:lang w:val="de-DE"/>
          </w:rPr>
          <w:t xml:space="preserve"> </w:t>
        </w:r>
        <w:r w:rsidR="000F13E2">
          <w:rPr>
            <w:rFonts w:hint="eastAsia"/>
            <w:lang w:val="de-DE"/>
          </w:rPr>
          <w:t>변화값을</w:t>
        </w:r>
        <w:r w:rsidR="000F13E2">
          <w:rPr>
            <w:rFonts w:hint="eastAsia"/>
            <w:lang w:val="de-DE"/>
          </w:rPr>
          <w:t xml:space="preserve"> </w:t>
        </w:r>
        <w:r>
          <w:rPr>
            <w:rFonts w:hint="eastAsia"/>
            <w:lang w:val="de-DE"/>
          </w:rPr>
          <w:t>얻는다</w:t>
        </w:r>
        <w:r>
          <w:rPr>
            <w:rFonts w:hint="eastAsia"/>
            <w:lang w:val="de-DE"/>
          </w:rPr>
          <w:t>.</w:t>
        </w:r>
      </w:ins>
      <w:ins w:id="15825" w:author="Windows 사용자" w:date="2019-12-11T13:32:00Z">
        <w:r>
          <w:rPr>
            <w:lang w:val="de-DE"/>
          </w:rPr>
          <w:t xml:space="preserve"> </w:t>
        </w:r>
        <w:r>
          <w:rPr>
            <w:rFonts w:hint="eastAsia"/>
            <w:lang w:val="de-DE"/>
          </w:rPr>
          <w:t>모든</w:t>
        </w:r>
        <w:r>
          <w:rPr>
            <w:rFonts w:hint="eastAsia"/>
            <w:lang w:val="de-DE"/>
          </w:rPr>
          <w:t xml:space="preserve"> </w:t>
        </w:r>
        <w:r>
          <w:rPr>
            <w:rFonts w:hint="eastAsia"/>
            <w:lang w:val="de-DE"/>
          </w:rPr>
          <w:t>변화값</w:t>
        </w:r>
      </w:ins>
      <w:ins w:id="15826" w:author="Windows 사용자" w:date="2019-12-11T13:33:00Z">
        <w:r>
          <w:rPr>
            <w:rFonts w:hint="eastAsia"/>
            <w:lang w:val="de-DE"/>
          </w:rPr>
          <w:t>에</w:t>
        </w:r>
        <w:r>
          <w:rPr>
            <w:rFonts w:hint="eastAsia"/>
            <w:lang w:val="de-DE"/>
          </w:rPr>
          <w:t xml:space="preserve"> </w:t>
        </w:r>
        <w:r>
          <w:rPr>
            <w:rFonts w:hint="eastAsia"/>
            <w:lang w:val="de-DE"/>
          </w:rPr>
          <w:t>대해</w:t>
        </w:r>
        <w:r>
          <w:rPr>
            <w:rFonts w:hint="eastAsia"/>
            <w:lang w:val="de-DE"/>
          </w:rPr>
          <w:t xml:space="preserve"> </w:t>
        </w:r>
        <w:r>
          <w:rPr>
            <w:rFonts w:hint="eastAsia"/>
            <w:lang w:val="de-DE"/>
          </w:rPr>
          <w:t>태양광발전의</w:t>
        </w:r>
        <w:r>
          <w:rPr>
            <w:rFonts w:hint="eastAsia"/>
            <w:lang w:val="de-DE"/>
          </w:rPr>
          <w:t xml:space="preserve"> </w:t>
        </w:r>
        <w:r>
          <w:rPr>
            <w:rFonts w:hint="eastAsia"/>
            <w:lang w:val="de-DE"/>
          </w:rPr>
          <w:t>용량을</w:t>
        </w:r>
        <w:r>
          <w:rPr>
            <w:rFonts w:hint="eastAsia"/>
            <w:lang w:val="de-DE"/>
          </w:rPr>
          <w:t xml:space="preserve"> </w:t>
        </w:r>
        <w:r>
          <w:rPr>
            <w:rFonts w:hint="eastAsia"/>
            <w:lang w:val="de-DE"/>
          </w:rPr>
          <w:t>나</w:t>
        </w:r>
      </w:ins>
      <w:ins w:id="15827" w:author="Windows 사용자" w:date="2019-12-11T13:36:00Z">
        <w:r>
          <w:rPr>
            <w:rFonts w:hint="eastAsia"/>
            <w:lang w:val="de-DE"/>
          </w:rPr>
          <w:t>눈</w:t>
        </w:r>
        <w:r>
          <w:rPr>
            <w:rFonts w:hint="eastAsia"/>
            <w:lang w:val="de-DE"/>
          </w:rPr>
          <w:t xml:space="preserve"> </w:t>
        </w:r>
        <w:r>
          <w:rPr>
            <w:rFonts w:hint="eastAsia"/>
            <w:lang w:val="de-DE"/>
          </w:rPr>
          <w:t>후</w:t>
        </w:r>
        <w:r>
          <w:rPr>
            <w:rFonts w:hint="eastAsia"/>
            <w:lang w:val="de-DE"/>
          </w:rPr>
          <w:t xml:space="preserve"> </w:t>
        </w:r>
        <w:r>
          <w:rPr>
            <w:rFonts w:hint="eastAsia"/>
            <w:lang w:val="de-DE"/>
          </w:rPr>
          <w:t>절대값의</w:t>
        </w:r>
      </w:ins>
      <w:ins w:id="15828" w:author="Windows 사용자" w:date="2019-12-11T13:33:00Z">
        <w:r>
          <w:rPr>
            <w:rFonts w:hint="eastAsia"/>
            <w:lang w:val="de-DE"/>
          </w:rPr>
          <w:t xml:space="preserve"> </w:t>
        </w:r>
        <w:r>
          <w:rPr>
            <w:rFonts w:hint="eastAsia"/>
            <w:lang w:val="de-DE"/>
          </w:rPr>
          <w:t>백분율</w:t>
        </w:r>
      </w:ins>
      <w:ins w:id="15829" w:author="Windows 사용자" w:date="2019-12-11T13:34:00Z">
        <w:r>
          <w:rPr>
            <w:rFonts w:hint="eastAsia"/>
            <w:lang w:val="de-DE"/>
          </w:rPr>
          <w:t>을</w:t>
        </w:r>
        <w:r>
          <w:rPr>
            <w:rFonts w:hint="eastAsia"/>
            <w:lang w:val="de-DE"/>
          </w:rPr>
          <w:t xml:space="preserve"> </w:t>
        </w:r>
        <w:r>
          <w:rPr>
            <w:rFonts w:hint="eastAsia"/>
            <w:lang w:val="de-DE"/>
          </w:rPr>
          <w:t>구함으로써</w:t>
        </w:r>
        <w:r>
          <w:rPr>
            <w:rFonts w:hint="eastAsia"/>
            <w:lang w:val="de-DE"/>
          </w:rPr>
          <w:t xml:space="preserve"> </w:t>
        </w:r>
      </w:ins>
      <w:ins w:id="15830" w:author="Windows 사용자" w:date="2019-12-11T13:35:00Z">
        <w:r>
          <w:rPr>
            <w:lang w:val="de-DE"/>
          </w:rPr>
          <w:t>APE</w:t>
        </w:r>
        <w:r>
          <w:rPr>
            <w:rFonts w:hint="eastAsia"/>
            <w:lang w:val="de-DE"/>
          </w:rPr>
          <w:t>를</w:t>
        </w:r>
        <w:r>
          <w:rPr>
            <w:rFonts w:hint="eastAsia"/>
            <w:lang w:val="de-DE"/>
          </w:rPr>
          <w:t xml:space="preserve"> </w:t>
        </w:r>
        <w:r>
          <w:rPr>
            <w:rFonts w:hint="eastAsia"/>
            <w:lang w:val="de-DE"/>
          </w:rPr>
          <w:t>산출한다</w:t>
        </w:r>
        <w:r>
          <w:rPr>
            <w:rFonts w:hint="eastAsia"/>
            <w:lang w:val="de-DE"/>
          </w:rPr>
          <w:t>.</w:t>
        </w:r>
        <w:r>
          <w:rPr>
            <w:lang w:val="de-DE"/>
          </w:rPr>
          <w:t xml:space="preserve"> 1</w:t>
        </w:r>
        <w:r>
          <w:rPr>
            <w:rFonts w:hint="eastAsia"/>
            <w:lang w:val="de-DE"/>
          </w:rPr>
          <w:t>시간</w:t>
        </w:r>
        <w:r>
          <w:rPr>
            <w:rFonts w:hint="eastAsia"/>
            <w:lang w:val="de-DE"/>
          </w:rPr>
          <w:t xml:space="preserve"> </w:t>
        </w:r>
        <w:r>
          <w:rPr>
            <w:rFonts w:hint="eastAsia"/>
            <w:lang w:val="de-DE"/>
          </w:rPr>
          <w:t>동안</w:t>
        </w:r>
        <w:r>
          <w:rPr>
            <w:rFonts w:hint="eastAsia"/>
            <w:lang w:val="de-DE"/>
          </w:rPr>
          <w:t xml:space="preserve"> </w:t>
        </w:r>
        <w:r>
          <w:rPr>
            <w:rFonts w:hint="eastAsia"/>
            <w:lang w:val="de-DE"/>
          </w:rPr>
          <w:t>발생되는</w:t>
        </w:r>
        <w:r>
          <w:rPr>
            <w:rFonts w:hint="eastAsia"/>
            <w:lang w:val="de-DE"/>
          </w:rPr>
          <w:t xml:space="preserve"> </w:t>
        </w:r>
        <w:r>
          <w:rPr>
            <w:lang w:val="de-DE"/>
          </w:rPr>
          <w:t>60</w:t>
        </w:r>
      </w:ins>
      <w:ins w:id="15831" w:author="Windows 사용자" w:date="2019-12-11T13:36:00Z">
        <w:r>
          <w:rPr>
            <w:rFonts w:hint="eastAsia"/>
            <w:lang w:val="de-DE"/>
          </w:rPr>
          <w:t>개의</w:t>
        </w:r>
        <w:r>
          <w:rPr>
            <w:rFonts w:hint="eastAsia"/>
            <w:lang w:val="de-DE"/>
          </w:rPr>
          <w:t xml:space="preserve"> </w:t>
        </w:r>
        <w:r>
          <w:rPr>
            <w:lang w:val="de-DE"/>
          </w:rPr>
          <w:t>APE</w:t>
        </w:r>
        <w:r>
          <w:rPr>
            <w:rFonts w:hint="eastAsia"/>
            <w:lang w:val="de-DE"/>
          </w:rPr>
          <w:t>를</w:t>
        </w:r>
        <w:r>
          <w:rPr>
            <w:rFonts w:hint="eastAsia"/>
            <w:lang w:val="de-DE"/>
          </w:rPr>
          <w:t xml:space="preserve"> </w:t>
        </w:r>
        <w:r>
          <w:rPr>
            <w:rFonts w:hint="eastAsia"/>
            <w:lang w:val="de-DE"/>
          </w:rPr>
          <w:t>평균함으로써</w:t>
        </w:r>
        <w:r>
          <w:rPr>
            <w:rFonts w:hint="eastAsia"/>
            <w:lang w:val="de-DE"/>
          </w:rPr>
          <w:t xml:space="preserve"> </w:t>
        </w:r>
        <w:r>
          <w:rPr>
            <w:rFonts w:hint="eastAsia"/>
            <w:lang w:val="de-DE"/>
          </w:rPr>
          <w:t>식</w:t>
        </w:r>
        <w:r>
          <w:rPr>
            <w:rFonts w:hint="eastAsia"/>
            <w:lang w:val="de-DE"/>
          </w:rPr>
          <w:t>(</w:t>
        </w:r>
        <w:r>
          <w:rPr>
            <w:lang w:val="de-DE"/>
          </w:rPr>
          <w:t>2)</w:t>
        </w:r>
        <w:r>
          <w:rPr>
            <w:rFonts w:hint="eastAsia"/>
            <w:lang w:val="de-DE"/>
          </w:rPr>
          <w:t>와</w:t>
        </w:r>
        <w:r>
          <w:rPr>
            <w:rFonts w:hint="eastAsia"/>
            <w:lang w:val="de-DE"/>
          </w:rPr>
          <w:t xml:space="preserve"> </w:t>
        </w:r>
        <w:r>
          <w:rPr>
            <w:rFonts w:hint="eastAsia"/>
            <w:lang w:val="de-DE"/>
          </w:rPr>
          <w:t>같은</w:t>
        </w:r>
        <w:r>
          <w:rPr>
            <w:rFonts w:hint="eastAsia"/>
            <w:lang w:val="de-DE"/>
          </w:rPr>
          <w:t xml:space="preserve"> </w:t>
        </w:r>
        <w:r>
          <w:rPr>
            <w:lang w:val="de-DE"/>
          </w:rPr>
          <w:t xml:space="preserve">MAPE </w:t>
        </w:r>
        <w:r>
          <w:rPr>
            <w:rFonts w:hint="eastAsia"/>
            <w:lang w:val="de-DE"/>
          </w:rPr>
          <w:t>방식의</w:t>
        </w:r>
        <w:r>
          <w:rPr>
            <w:rFonts w:hint="eastAsia"/>
            <w:lang w:val="de-DE"/>
          </w:rPr>
          <w:t xml:space="preserve"> </w:t>
        </w:r>
        <w:r>
          <w:rPr>
            <w:rFonts w:hint="eastAsia"/>
            <w:lang w:val="de-DE"/>
          </w:rPr>
          <w:t>변동지표를</w:t>
        </w:r>
        <w:r>
          <w:rPr>
            <w:rFonts w:hint="eastAsia"/>
            <w:lang w:val="de-DE"/>
          </w:rPr>
          <w:t xml:space="preserve"> </w:t>
        </w:r>
        <w:r>
          <w:rPr>
            <w:rFonts w:hint="eastAsia"/>
            <w:lang w:val="de-DE"/>
          </w:rPr>
          <w:t>얻는다</w:t>
        </w:r>
        <w:r>
          <w:rPr>
            <w:rFonts w:hint="eastAsia"/>
            <w:lang w:val="de-DE"/>
          </w:rPr>
          <w:t>.</w:t>
        </w:r>
        <w:r>
          <w:rPr>
            <w:lang w:val="de-DE"/>
          </w:rPr>
          <w:t xml:space="preserve"> </w:t>
        </w:r>
        <w:r>
          <w:rPr>
            <w:rFonts w:hint="eastAsia"/>
            <w:lang w:val="de-DE"/>
          </w:rPr>
          <w:t>상기</w:t>
        </w:r>
        <w:r>
          <w:rPr>
            <w:rFonts w:hint="eastAsia"/>
            <w:lang w:val="de-DE"/>
          </w:rPr>
          <w:t xml:space="preserve"> </w:t>
        </w:r>
        <w:r>
          <w:rPr>
            <w:rFonts w:hint="eastAsia"/>
            <w:lang w:val="de-DE"/>
          </w:rPr>
          <w:t>예시로부터</w:t>
        </w:r>
        <w:r>
          <w:rPr>
            <w:rFonts w:hint="eastAsia"/>
            <w:lang w:val="de-DE"/>
          </w:rPr>
          <w:t xml:space="preserve"> </w:t>
        </w:r>
        <w:r>
          <w:rPr>
            <w:lang w:val="de-DE"/>
          </w:rPr>
          <w:t>0.270</w:t>
        </w:r>
        <w:r>
          <w:rPr>
            <w:rFonts w:hint="eastAsia"/>
            <w:lang w:val="de-DE"/>
          </w:rPr>
          <w:t>의</w:t>
        </w:r>
        <w:r>
          <w:rPr>
            <w:rFonts w:hint="eastAsia"/>
            <w:lang w:val="de-DE"/>
          </w:rPr>
          <w:t xml:space="preserve"> </w:t>
        </w:r>
        <w:r>
          <w:rPr>
            <w:rFonts w:hint="eastAsia"/>
            <w:lang w:val="de-DE"/>
          </w:rPr>
          <w:t>변동지표를</w:t>
        </w:r>
        <w:r>
          <w:rPr>
            <w:rFonts w:hint="eastAsia"/>
            <w:lang w:val="de-DE"/>
          </w:rPr>
          <w:t xml:space="preserve"> </w:t>
        </w:r>
        <w:r>
          <w:rPr>
            <w:rFonts w:hint="eastAsia"/>
            <w:lang w:val="de-DE"/>
          </w:rPr>
          <w:t>얻었다</w:t>
        </w:r>
        <w:r>
          <w:rPr>
            <w:rFonts w:hint="eastAsia"/>
            <w:lang w:val="de-DE"/>
          </w:rPr>
          <w:t>.</w:t>
        </w:r>
      </w:ins>
    </w:p>
    <w:p w14:paraId="26729005" w14:textId="425E8FD2" w:rsidR="00E25C89" w:rsidRDefault="00E25C89">
      <w:pPr>
        <w:widowControl/>
        <w:wordWrap/>
        <w:autoSpaceDE/>
        <w:autoSpaceDN/>
        <w:spacing w:line="240" w:lineRule="auto"/>
        <w:rPr>
          <w:ins w:id="15832" w:author="Windows 사용자" w:date="2019-12-11T13:37:00Z"/>
          <w:lang w:val="de-DE"/>
        </w:rPr>
        <w:pPrChange w:id="15833" w:author="Windows 사용자" w:date="2019-12-11T12:22:00Z">
          <w:pPr>
            <w:widowControl/>
            <w:wordWrap/>
            <w:autoSpaceDE/>
            <w:autoSpaceDN/>
            <w:spacing w:line="240" w:lineRule="auto"/>
            <w:jc w:val="left"/>
          </w:pPr>
        </w:pPrChange>
      </w:pPr>
    </w:p>
    <w:p w14:paraId="1EBA99A0" w14:textId="77777777" w:rsidR="00E25C89" w:rsidRDefault="00E25C89">
      <w:pPr>
        <w:widowControl/>
        <w:wordWrap/>
        <w:autoSpaceDE/>
        <w:autoSpaceDN/>
        <w:spacing w:line="240" w:lineRule="auto"/>
        <w:rPr>
          <w:ins w:id="15834" w:author="Windows 사용자" w:date="2019-12-11T13:38:00Z"/>
          <w:lang w:val="de-DE"/>
        </w:rPr>
        <w:pPrChange w:id="15835" w:author="Windows 사용자" w:date="2019-12-11T12:22:00Z">
          <w:pPr>
            <w:widowControl/>
            <w:wordWrap/>
            <w:autoSpaceDE/>
            <w:autoSpaceDN/>
            <w:spacing w:line="240" w:lineRule="auto"/>
            <w:jc w:val="left"/>
          </w:pPr>
        </w:pPrChange>
      </w:pPr>
      <w:ins w:id="15836" w:author="Windows 사용자" w:date="2019-12-11T13:37:00Z">
        <w:r>
          <w:rPr>
            <w:rFonts w:hint="eastAsia"/>
            <w:lang w:val="de-DE"/>
          </w:rPr>
          <w:t>신뢰지표와</w:t>
        </w:r>
        <w:r>
          <w:rPr>
            <w:rFonts w:hint="eastAsia"/>
            <w:lang w:val="de-DE"/>
          </w:rPr>
          <w:t xml:space="preserve"> </w:t>
        </w:r>
        <w:r>
          <w:rPr>
            <w:rFonts w:hint="eastAsia"/>
            <w:lang w:val="de-DE"/>
          </w:rPr>
          <w:t>변동지표는</w:t>
        </w:r>
        <w:r>
          <w:rPr>
            <w:rFonts w:hint="eastAsia"/>
            <w:lang w:val="de-DE"/>
          </w:rPr>
          <w:t xml:space="preserve"> </w:t>
        </w:r>
        <w:r>
          <w:rPr>
            <w:rFonts w:hint="eastAsia"/>
            <w:lang w:val="de-DE"/>
          </w:rPr>
          <w:t>각</w:t>
        </w:r>
        <w:r>
          <w:rPr>
            <w:rFonts w:hint="eastAsia"/>
            <w:lang w:val="de-DE"/>
          </w:rPr>
          <w:t xml:space="preserve"> </w:t>
        </w:r>
        <w:r>
          <w:rPr>
            <w:rFonts w:hint="eastAsia"/>
            <w:lang w:val="de-DE"/>
          </w:rPr>
          <w:t>시간대마다</w:t>
        </w:r>
        <w:r>
          <w:rPr>
            <w:rFonts w:hint="eastAsia"/>
            <w:lang w:val="de-DE"/>
          </w:rPr>
          <w:t xml:space="preserve"> </w:t>
        </w:r>
        <w:r>
          <w:rPr>
            <w:rFonts w:hint="eastAsia"/>
            <w:lang w:val="de-DE"/>
          </w:rPr>
          <w:t>산출되어</w:t>
        </w:r>
        <w:r>
          <w:rPr>
            <w:rFonts w:hint="eastAsia"/>
            <w:lang w:val="de-DE"/>
          </w:rPr>
          <w:t xml:space="preserve"> </w:t>
        </w:r>
        <w:r>
          <w:rPr>
            <w:lang w:val="de-DE"/>
          </w:rPr>
          <w:t>1</w:t>
        </w:r>
        <w:r>
          <w:rPr>
            <w:rFonts w:hint="eastAsia"/>
            <w:lang w:val="de-DE"/>
          </w:rPr>
          <w:t>일에</w:t>
        </w:r>
        <w:r>
          <w:rPr>
            <w:rFonts w:hint="eastAsia"/>
            <w:lang w:val="de-DE"/>
          </w:rPr>
          <w:t xml:space="preserve"> </w:t>
        </w:r>
        <w:r>
          <w:rPr>
            <w:lang w:val="de-DE"/>
          </w:rPr>
          <w:t>24</w:t>
        </w:r>
        <w:r>
          <w:rPr>
            <w:rFonts w:hint="eastAsia"/>
            <w:lang w:val="de-DE"/>
          </w:rPr>
          <w:t>개의</w:t>
        </w:r>
        <w:r>
          <w:rPr>
            <w:rFonts w:hint="eastAsia"/>
            <w:lang w:val="de-DE"/>
          </w:rPr>
          <w:t xml:space="preserve"> </w:t>
        </w:r>
        <w:r>
          <w:rPr>
            <w:rFonts w:hint="eastAsia"/>
            <w:lang w:val="de-DE"/>
          </w:rPr>
          <w:t>지표가</w:t>
        </w:r>
        <w:r>
          <w:rPr>
            <w:rFonts w:hint="eastAsia"/>
            <w:lang w:val="de-DE"/>
          </w:rPr>
          <w:t xml:space="preserve"> </w:t>
        </w:r>
        <w:r>
          <w:rPr>
            <w:rFonts w:hint="eastAsia"/>
            <w:lang w:val="de-DE"/>
          </w:rPr>
          <w:t>산출된다</w:t>
        </w:r>
        <w:r>
          <w:rPr>
            <w:rFonts w:hint="eastAsia"/>
            <w:lang w:val="de-DE"/>
          </w:rPr>
          <w:t>.</w:t>
        </w:r>
      </w:ins>
    </w:p>
    <w:p w14:paraId="1C35F62C" w14:textId="77777777" w:rsidR="004D3411" w:rsidRDefault="004D3411">
      <w:pPr>
        <w:widowControl/>
        <w:wordWrap/>
        <w:autoSpaceDE/>
        <w:autoSpaceDN/>
        <w:spacing w:line="240" w:lineRule="auto"/>
        <w:rPr>
          <w:ins w:id="15837" w:author="Windows 사용자" w:date="2019-12-11T11:53:00Z"/>
        </w:rPr>
        <w:pPrChange w:id="15838" w:author="Windows 사용자" w:date="2019-12-11T12:22:00Z">
          <w:pPr>
            <w:widowControl/>
            <w:wordWrap/>
            <w:autoSpaceDE/>
            <w:autoSpaceDN/>
            <w:spacing w:line="240" w:lineRule="auto"/>
            <w:jc w:val="left"/>
          </w:pPr>
        </w:pPrChange>
      </w:pPr>
    </w:p>
    <w:p w14:paraId="2B471C35" w14:textId="34E97750" w:rsidR="00FB0ADC" w:rsidRDefault="00FB0ADC">
      <w:pPr>
        <w:widowControl/>
        <w:wordWrap/>
        <w:autoSpaceDE/>
        <w:autoSpaceDN/>
        <w:spacing w:line="240" w:lineRule="auto"/>
        <w:jc w:val="left"/>
        <w:rPr>
          <w:ins w:id="15839" w:author="Windows 사용자" w:date="2019-12-11T11:53:00Z"/>
        </w:rPr>
      </w:pPr>
      <w:ins w:id="15840" w:author="Windows 사용자" w:date="2019-12-11T11:53:00Z">
        <w:r>
          <w:br w:type="page"/>
        </w:r>
      </w:ins>
    </w:p>
    <w:p w14:paraId="7B9312A6" w14:textId="77777777" w:rsidR="00314A58" w:rsidRPr="00FB0ADC" w:rsidRDefault="00314A58" w:rsidP="00314A58">
      <w:pPr>
        <w:widowControl/>
        <w:wordWrap/>
        <w:autoSpaceDE/>
        <w:autoSpaceDN/>
        <w:spacing w:line="240" w:lineRule="auto"/>
        <w:jc w:val="left"/>
        <w:rPr>
          <w:ins w:id="15841" w:author="ETRI-김종원" w:date="2019-11-04T20:15:00Z"/>
          <w:rPrChange w:id="15842" w:author="Windows 사용자" w:date="2019-12-11T11:53:00Z">
            <w:rPr>
              <w:ins w:id="15843" w:author="ETRI-김종원" w:date="2019-11-04T20:15:00Z"/>
              <w:color w:val="1F497D" w:themeColor="text2"/>
            </w:rPr>
          </w:rPrChange>
        </w:rPr>
      </w:pPr>
    </w:p>
    <w:p w14:paraId="7CC65E60" w14:textId="7619188E" w:rsidR="00314A58" w:rsidRPr="002646CB" w:rsidRDefault="00314A58" w:rsidP="00314A58">
      <w:pPr>
        <w:pStyle w:val="KSDTA"/>
        <w:keepNext w:val="0"/>
        <w:pageBreakBefore w:val="0"/>
        <w:widowControl w:val="0"/>
        <w:rPr>
          <w:ins w:id="15844" w:author="ETRI-김종원" w:date="2019-11-04T20:15:00Z"/>
          <w:lang w:eastAsia="ko-KR"/>
        </w:rPr>
      </w:pPr>
      <w:bookmarkStart w:id="15845" w:name="_Toc404775850"/>
      <w:bookmarkStart w:id="15846" w:name="_Toc421126165"/>
      <w:bookmarkEnd w:id="15845"/>
      <w:ins w:id="15847" w:author="ETRI-김종원" w:date="2019-11-04T20:15:00Z">
        <w:r w:rsidRPr="002646CB">
          <w:rPr>
            <w:lang w:eastAsia="ko-KR"/>
          </w:rPr>
          <w:br/>
        </w:r>
        <w:bookmarkStart w:id="15848" w:name="_Toc14099409"/>
        <w:bookmarkStart w:id="15849" w:name="_Toc26867865"/>
        <w:r w:rsidRPr="002646CB">
          <w:rPr>
            <w:b w:val="0"/>
            <w:lang w:eastAsia="ko-KR"/>
          </w:rPr>
          <w:t>(</w:t>
        </w:r>
        <w:r w:rsidRPr="002646CB">
          <w:rPr>
            <w:rFonts w:hint="eastAsia"/>
            <w:b w:val="0"/>
            <w:lang w:eastAsia="ko-KR"/>
          </w:rPr>
          <w:t>참고</w:t>
        </w:r>
        <w:r w:rsidRPr="002646CB">
          <w:rPr>
            <w:b w:val="0"/>
            <w:lang w:eastAsia="ko-KR"/>
          </w:rPr>
          <w:t>)</w:t>
        </w:r>
        <w:r w:rsidRPr="002646CB">
          <w:rPr>
            <w:b w:val="0"/>
            <w:lang w:eastAsia="ko-KR"/>
          </w:rPr>
          <w:br/>
        </w:r>
        <w:r w:rsidRPr="002646CB">
          <w:rPr>
            <w:lang w:eastAsia="ko-KR"/>
          </w:rPr>
          <w:br/>
        </w:r>
      </w:ins>
      <w:bookmarkEnd w:id="15846"/>
      <w:bookmarkEnd w:id="15848"/>
      <w:ins w:id="15850" w:author="ETRI-김종원" w:date="2019-11-04T20:16:00Z">
        <w:r w:rsidRPr="002646CB">
          <w:rPr>
            <w:rFonts w:hint="eastAsia"/>
            <w:lang w:eastAsia="ko-KR"/>
          </w:rPr>
          <w:t>특성지표를</w:t>
        </w:r>
        <w:r w:rsidRPr="002646CB">
          <w:rPr>
            <w:lang w:eastAsia="ko-KR"/>
          </w:rPr>
          <w:t xml:space="preserve"> </w:t>
        </w:r>
        <w:r w:rsidRPr="002646CB">
          <w:rPr>
            <w:rFonts w:hint="eastAsia"/>
            <w:lang w:eastAsia="ko-KR"/>
          </w:rPr>
          <w:t>활용한</w:t>
        </w:r>
        <w:r w:rsidRPr="002646CB">
          <w:rPr>
            <w:lang w:eastAsia="ko-KR"/>
          </w:rPr>
          <w:t xml:space="preserve"> </w:t>
        </w:r>
        <w:r w:rsidRPr="002646CB">
          <w:rPr>
            <w:rFonts w:hint="eastAsia"/>
            <w:lang w:eastAsia="ko-KR"/>
          </w:rPr>
          <w:t>인센티브지급률</w:t>
        </w:r>
        <w:r w:rsidRPr="002646CB">
          <w:rPr>
            <w:lang w:eastAsia="ko-KR"/>
          </w:rPr>
          <w:t xml:space="preserve"> </w:t>
        </w:r>
        <w:r w:rsidRPr="002646CB">
          <w:rPr>
            <w:rFonts w:hint="eastAsia"/>
            <w:lang w:eastAsia="ko-KR"/>
          </w:rPr>
          <w:t>산정</w:t>
        </w:r>
      </w:ins>
      <w:bookmarkEnd w:id="15849"/>
    </w:p>
    <w:p w14:paraId="611F95D0" w14:textId="77777777" w:rsidR="00314A58" w:rsidRPr="002646CB" w:rsidRDefault="00314A58" w:rsidP="00314A58">
      <w:pPr>
        <w:rPr>
          <w:ins w:id="15851" w:author="ETRI-김종원" w:date="2019-11-04T20:15:00Z"/>
        </w:rPr>
      </w:pPr>
    </w:p>
    <w:p w14:paraId="60AF3534" w14:textId="051C312D" w:rsidR="00314A58" w:rsidRPr="002646CB" w:rsidRDefault="00314A58" w:rsidP="00314A58">
      <w:pPr>
        <w:rPr>
          <w:ins w:id="15852" w:author="ETRI-김종원" w:date="2019-11-04T20:18:00Z"/>
        </w:rPr>
      </w:pPr>
      <w:ins w:id="15853" w:author="ETRI-김종원" w:date="2019-11-04T20:15:00Z">
        <w:r w:rsidRPr="002646CB">
          <w:rPr>
            <w:rFonts w:hint="eastAsia"/>
          </w:rPr>
          <w:t>이</w:t>
        </w:r>
        <w:r w:rsidRPr="002646CB">
          <w:t xml:space="preserve"> </w:t>
        </w:r>
        <w:r w:rsidRPr="002646CB">
          <w:rPr>
            <w:rFonts w:hint="eastAsia"/>
          </w:rPr>
          <w:t>부속서는</w:t>
        </w:r>
        <w:r w:rsidRPr="002646CB">
          <w:t xml:space="preserve"> </w:t>
        </w:r>
      </w:ins>
      <w:ins w:id="15854" w:author="ETRI-김종원" w:date="2019-11-04T20:18:00Z">
        <w:r w:rsidRPr="002646CB">
          <w:rPr>
            <w:rFonts w:hint="eastAsia"/>
          </w:rPr>
          <w:t>이</w:t>
        </w:r>
        <w:r w:rsidRPr="002646CB">
          <w:t xml:space="preserve"> </w:t>
        </w:r>
        <w:r w:rsidRPr="002646CB">
          <w:rPr>
            <w:rFonts w:hint="eastAsia"/>
          </w:rPr>
          <w:t>표준에서</w:t>
        </w:r>
        <w:r w:rsidRPr="002646CB">
          <w:t xml:space="preserve"> </w:t>
        </w:r>
        <w:r w:rsidRPr="002646CB">
          <w:rPr>
            <w:rFonts w:hint="eastAsia"/>
          </w:rPr>
          <w:t>다루어진</w:t>
        </w:r>
        <w:r w:rsidRPr="002646CB">
          <w:t xml:space="preserve"> </w:t>
        </w:r>
      </w:ins>
      <w:ins w:id="15855" w:author="ETRI-김종원" w:date="2019-12-02T17:08:00Z">
        <w:r w:rsidR="00F2169F" w:rsidRPr="002646CB">
          <w:rPr>
            <w:rFonts w:hint="eastAsia"/>
            <w:rPrChange w:id="15856" w:author="ETRI-김종원" w:date="2019-12-10T10:44:00Z">
              <w:rPr>
                <w:rFonts w:hint="eastAsia"/>
                <w:color w:val="FF0000"/>
              </w:rPr>
            </w:rPrChange>
          </w:rPr>
          <w:t>태양광발전</w:t>
        </w:r>
        <w:r w:rsidR="00F2169F" w:rsidRPr="002646CB">
          <w:rPr>
            <w:rPrChange w:id="15857" w:author="ETRI-김종원" w:date="2019-12-10T10:44:00Z">
              <w:rPr>
                <w:color w:val="FF0000"/>
              </w:rPr>
            </w:rPrChange>
          </w:rPr>
          <w:t>-</w:t>
        </w:r>
        <w:r w:rsidR="00F2169F" w:rsidRPr="002646CB">
          <w:rPr>
            <w:rFonts w:hint="eastAsia"/>
            <w:rPrChange w:id="15858" w:author="ETRI-김종원" w:date="2019-12-10T10:44:00Z">
              <w:rPr>
                <w:rFonts w:hint="eastAsia"/>
                <w:color w:val="FF0000"/>
              </w:rPr>
            </w:rPrChange>
          </w:rPr>
          <w:t>전기에너지저장장치</w:t>
        </w:r>
        <w:r w:rsidR="00F2169F" w:rsidRPr="002646CB">
          <w:rPr>
            <w:rPrChange w:id="15859" w:author="ETRI-김종원" w:date="2019-12-10T10:44:00Z">
              <w:rPr>
                <w:color w:val="FF0000"/>
              </w:rPr>
            </w:rPrChange>
          </w:rPr>
          <w:t xml:space="preserve"> </w:t>
        </w:r>
        <w:r w:rsidR="00F2169F" w:rsidRPr="002646CB">
          <w:rPr>
            <w:rFonts w:hint="eastAsia"/>
            <w:rPrChange w:id="15860" w:author="ETRI-김종원" w:date="2019-12-10T10:44:00Z">
              <w:rPr>
                <w:rFonts w:hint="eastAsia"/>
                <w:color w:val="FF0000"/>
              </w:rPr>
            </w:rPrChange>
          </w:rPr>
          <w:t>연계시스템</w:t>
        </w:r>
        <w:r w:rsidR="00F2169F" w:rsidRPr="002646CB">
          <w:rPr>
            <w:rFonts w:hint="eastAsia"/>
          </w:rPr>
          <w:t>의</w:t>
        </w:r>
        <w:r w:rsidR="00F2169F" w:rsidRPr="002646CB">
          <w:t xml:space="preserve"> </w:t>
        </w:r>
      </w:ins>
      <w:ins w:id="15861" w:author="ETRI-김종원" w:date="2019-11-04T20:18:00Z">
        <w:r w:rsidRPr="002646CB">
          <w:rPr>
            <w:rFonts w:hint="eastAsia"/>
          </w:rPr>
          <w:t>그리드</w:t>
        </w:r>
        <w:r w:rsidRPr="002646CB">
          <w:t xml:space="preserve"> </w:t>
        </w:r>
        <w:r w:rsidRPr="002646CB">
          <w:rPr>
            <w:rFonts w:hint="eastAsia"/>
          </w:rPr>
          <w:t>안정화</w:t>
        </w:r>
        <w:r w:rsidRPr="002646CB">
          <w:t xml:space="preserve"> </w:t>
        </w:r>
        <w:r w:rsidRPr="002646CB">
          <w:rPr>
            <w:rFonts w:hint="eastAsia"/>
          </w:rPr>
          <w:t>특성지표들을</w:t>
        </w:r>
        <w:r w:rsidRPr="002646CB">
          <w:t xml:space="preserve"> </w:t>
        </w:r>
        <w:r w:rsidRPr="002646CB">
          <w:rPr>
            <w:rFonts w:hint="eastAsia"/>
          </w:rPr>
          <w:t>활용하여</w:t>
        </w:r>
        <w:r w:rsidRPr="002646CB">
          <w:t xml:space="preserve"> </w:t>
        </w:r>
      </w:ins>
      <w:ins w:id="15862" w:author="ETRI-김종원" w:date="2019-12-02T17:08:00Z">
        <w:r w:rsidR="00F2169F" w:rsidRPr="002646CB">
          <w:rPr>
            <w:rFonts w:hint="eastAsia"/>
            <w:rPrChange w:id="15863" w:author="ETRI-김종원" w:date="2019-12-10T10:44:00Z">
              <w:rPr>
                <w:rFonts w:hint="eastAsia"/>
                <w:color w:val="FF0000"/>
              </w:rPr>
            </w:rPrChange>
          </w:rPr>
          <w:t>태양광발전</w:t>
        </w:r>
        <w:r w:rsidR="00F2169F" w:rsidRPr="002646CB">
          <w:rPr>
            <w:rPrChange w:id="15864" w:author="ETRI-김종원" w:date="2019-12-10T10:44:00Z">
              <w:rPr>
                <w:color w:val="FF0000"/>
              </w:rPr>
            </w:rPrChange>
          </w:rPr>
          <w:t>-</w:t>
        </w:r>
        <w:r w:rsidR="00F2169F" w:rsidRPr="002646CB">
          <w:rPr>
            <w:rFonts w:hint="eastAsia"/>
            <w:rPrChange w:id="15865" w:author="ETRI-김종원" w:date="2019-12-10T10:44:00Z">
              <w:rPr>
                <w:rFonts w:hint="eastAsia"/>
                <w:color w:val="FF0000"/>
              </w:rPr>
            </w:rPrChange>
          </w:rPr>
          <w:t>전기에너지저장장치</w:t>
        </w:r>
        <w:r w:rsidR="00F2169F" w:rsidRPr="002646CB">
          <w:rPr>
            <w:rPrChange w:id="15866" w:author="ETRI-김종원" w:date="2019-12-10T10:44:00Z">
              <w:rPr>
                <w:color w:val="FF0000"/>
              </w:rPr>
            </w:rPrChange>
          </w:rPr>
          <w:t xml:space="preserve"> </w:t>
        </w:r>
        <w:r w:rsidR="00F2169F" w:rsidRPr="002646CB">
          <w:rPr>
            <w:rFonts w:hint="eastAsia"/>
            <w:rPrChange w:id="15867" w:author="ETRI-김종원" w:date="2019-12-10T10:44:00Z">
              <w:rPr>
                <w:rFonts w:hint="eastAsia"/>
                <w:color w:val="FF0000"/>
              </w:rPr>
            </w:rPrChange>
          </w:rPr>
          <w:t>연계시스템</w:t>
        </w:r>
        <w:r w:rsidR="00F2169F" w:rsidRPr="002646CB">
          <w:t xml:space="preserve"> </w:t>
        </w:r>
      </w:ins>
      <w:ins w:id="15868" w:author="ETRI-김종원" w:date="2019-11-04T20:18:00Z">
        <w:r w:rsidRPr="002646CB">
          <w:rPr>
            <w:rFonts w:hint="eastAsia"/>
          </w:rPr>
          <w:t>사업자에게</w:t>
        </w:r>
        <w:r w:rsidRPr="002646CB">
          <w:t xml:space="preserve"> </w:t>
        </w:r>
        <w:r w:rsidRPr="002646CB">
          <w:rPr>
            <w:rFonts w:hint="eastAsia"/>
          </w:rPr>
          <w:t>인센티브를</w:t>
        </w:r>
        <w:r w:rsidRPr="002646CB">
          <w:t xml:space="preserve"> </w:t>
        </w:r>
        <w:r w:rsidRPr="002646CB">
          <w:rPr>
            <w:rFonts w:hint="eastAsia"/>
          </w:rPr>
          <w:t>지급하는</w:t>
        </w:r>
        <w:r w:rsidRPr="002646CB">
          <w:t xml:space="preserve"> </w:t>
        </w:r>
        <w:r w:rsidRPr="002646CB">
          <w:rPr>
            <w:rFonts w:hint="eastAsia"/>
          </w:rPr>
          <w:t>방법을</w:t>
        </w:r>
        <w:r w:rsidRPr="002646CB">
          <w:t xml:space="preserve"> </w:t>
        </w:r>
        <w:r w:rsidRPr="002646CB">
          <w:rPr>
            <w:rFonts w:hint="eastAsia"/>
          </w:rPr>
          <w:t>설명함으로써</w:t>
        </w:r>
        <w:r w:rsidRPr="002646CB">
          <w:t xml:space="preserve"> </w:t>
        </w:r>
        <w:r w:rsidRPr="002646CB">
          <w:rPr>
            <w:rFonts w:hint="eastAsia"/>
          </w:rPr>
          <w:t>본문의</w:t>
        </w:r>
        <w:r w:rsidRPr="002646CB">
          <w:t xml:space="preserve"> </w:t>
        </w:r>
        <w:r w:rsidRPr="002646CB">
          <w:rPr>
            <w:rFonts w:hint="eastAsia"/>
          </w:rPr>
          <w:t>이해를</w:t>
        </w:r>
        <w:r w:rsidRPr="002646CB">
          <w:t xml:space="preserve"> </w:t>
        </w:r>
        <w:r w:rsidRPr="002646CB">
          <w:rPr>
            <w:rFonts w:hint="eastAsia"/>
          </w:rPr>
          <w:t>돕고자</w:t>
        </w:r>
        <w:r w:rsidRPr="002646CB">
          <w:t xml:space="preserve"> </w:t>
        </w:r>
        <w:r w:rsidRPr="002646CB">
          <w:rPr>
            <w:rFonts w:hint="eastAsia"/>
          </w:rPr>
          <w:t>한다</w:t>
        </w:r>
        <w:r w:rsidRPr="002646CB">
          <w:t xml:space="preserve">. </w:t>
        </w:r>
      </w:ins>
    </w:p>
    <w:p w14:paraId="3C98E92D" w14:textId="77777777" w:rsidR="00314A58" w:rsidRPr="002646CB" w:rsidRDefault="00314A58" w:rsidP="00314A58">
      <w:pPr>
        <w:rPr>
          <w:ins w:id="15869" w:author="ETRI-김종원" w:date="2019-11-04T20:18:00Z"/>
        </w:rPr>
      </w:pPr>
    </w:p>
    <w:p w14:paraId="513642A8" w14:textId="16A5CFC1" w:rsidR="00314A58" w:rsidRPr="002646CB" w:rsidRDefault="00314A58" w:rsidP="00314A58">
      <w:pPr>
        <w:rPr>
          <w:ins w:id="15870" w:author="ETRI-김종원" w:date="2019-11-04T20:18:00Z"/>
        </w:rPr>
      </w:pPr>
      <w:ins w:id="15871" w:author="ETRI-김종원" w:date="2019-11-04T20:18:00Z">
        <w:r w:rsidRPr="002646CB">
          <w:rPr>
            <w:rFonts w:hint="eastAsia"/>
          </w:rPr>
          <w:t>첫번째</w:t>
        </w:r>
        <w:r w:rsidRPr="002646CB">
          <w:t xml:space="preserve"> </w:t>
        </w:r>
        <w:r w:rsidRPr="002646CB">
          <w:rPr>
            <w:rFonts w:hint="eastAsia"/>
          </w:rPr>
          <w:t>절은</w:t>
        </w:r>
        <w:r w:rsidRPr="002646CB">
          <w:rPr>
            <w:lang w:bidi="ko-KR"/>
            <w:rPrChange w:id="15872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</w:ins>
      <w:ins w:id="15873" w:author="ETRI-김종원" w:date="2019-12-02T17:08:00Z">
        <w:r w:rsidR="00F2169F" w:rsidRPr="002646CB">
          <w:rPr>
            <w:rFonts w:hint="eastAsia"/>
            <w:rPrChange w:id="15874" w:author="ETRI-김종원" w:date="2019-12-10T10:44:00Z">
              <w:rPr>
                <w:rFonts w:hint="eastAsia"/>
                <w:color w:val="FF0000"/>
              </w:rPr>
            </w:rPrChange>
          </w:rPr>
          <w:t>태양광발전</w:t>
        </w:r>
        <w:r w:rsidR="00F2169F" w:rsidRPr="002646CB">
          <w:rPr>
            <w:rPrChange w:id="15875" w:author="ETRI-김종원" w:date="2019-12-10T10:44:00Z">
              <w:rPr>
                <w:color w:val="FF0000"/>
              </w:rPr>
            </w:rPrChange>
          </w:rPr>
          <w:t>-</w:t>
        </w:r>
        <w:r w:rsidR="00F2169F" w:rsidRPr="002646CB">
          <w:rPr>
            <w:rFonts w:hint="eastAsia"/>
            <w:rPrChange w:id="15876" w:author="ETRI-김종원" w:date="2019-12-10T10:44:00Z">
              <w:rPr>
                <w:rFonts w:hint="eastAsia"/>
                <w:color w:val="FF0000"/>
              </w:rPr>
            </w:rPrChange>
          </w:rPr>
          <w:t>전기에너지저장장치</w:t>
        </w:r>
        <w:r w:rsidR="00F2169F" w:rsidRPr="002646CB">
          <w:rPr>
            <w:rPrChange w:id="15877" w:author="ETRI-김종원" w:date="2019-12-10T10:44:00Z">
              <w:rPr>
                <w:color w:val="FF0000"/>
              </w:rPr>
            </w:rPrChange>
          </w:rPr>
          <w:t xml:space="preserve"> </w:t>
        </w:r>
        <w:r w:rsidR="00F2169F" w:rsidRPr="002646CB">
          <w:rPr>
            <w:rFonts w:hint="eastAsia"/>
            <w:rPrChange w:id="15878" w:author="ETRI-김종원" w:date="2019-12-10T10:44:00Z">
              <w:rPr>
                <w:rFonts w:hint="eastAsia"/>
                <w:color w:val="FF0000"/>
              </w:rPr>
            </w:rPrChange>
          </w:rPr>
          <w:t>연계시스템</w:t>
        </w:r>
      </w:ins>
      <w:ins w:id="15879" w:author="ETRI-김종원" w:date="2019-11-04T20:18:00Z">
        <w:r w:rsidRPr="002646CB">
          <w:rPr>
            <w:rFonts w:hint="eastAsia"/>
            <w:lang w:bidi="ko-KR"/>
            <w:rPrChange w:id="15880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에서</w:t>
        </w:r>
        <w:r w:rsidRPr="002646CB">
          <w:rPr>
            <w:lang w:bidi="ko-KR"/>
            <w:rPrChange w:id="15881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hint="eastAsia"/>
            <w:lang w:bidi="ko-KR"/>
            <w:rPrChange w:id="15882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사용하는</w:t>
        </w:r>
        <w:r w:rsidRPr="002646CB">
          <w:rPr>
            <w:lang w:bidi="ko-KR"/>
            <w:rPrChange w:id="15883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hint="eastAsia"/>
            <w:lang w:bidi="ko-KR"/>
            <w:rPrChange w:id="15884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인센티브지급률들을</w:t>
        </w:r>
        <w:r w:rsidRPr="002646CB">
          <w:rPr>
            <w:lang w:bidi="ko-KR"/>
            <w:rPrChange w:id="15885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Pr="002646CB">
          <w:rPr>
            <w:rFonts w:hint="eastAsia"/>
            <w:lang w:bidi="ko-KR"/>
            <w:rPrChange w:id="15886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정의하고</w:t>
        </w:r>
        <w:r w:rsidRPr="002646CB">
          <w:t xml:space="preserve">, </w:t>
        </w:r>
        <w:r w:rsidRPr="002646CB">
          <w:rPr>
            <w:rFonts w:hint="eastAsia"/>
          </w:rPr>
          <w:t>두번째</w:t>
        </w:r>
        <w:r w:rsidRPr="002646CB">
          <w:t xml:space="preserve"> </w:t>
        </w:r>
        <w:r w:rsidRPr="002646CB">
          <w:rPr>
            <w:rFonts w:hint="eastAsia"/>
          </w:rPr>
          <w:t>절은</w:t>
        </w:r>
        <w:r w:rsidRPr="002646CB">
          <w:t xml:space="preserve"> </w:t>
        </w:r>
        <w:r w:rsidRPr="002646CB">
          <w:rPr>
            <w:rFonts w:hint="eastAsia"/>
          </w:rPr>
          <w:t>신뢰지표에</w:t>
        </w:r>
        <w:r w:rsidRPr="002646CB">
          <w:t xml:space="preserve"> </w:t>
        </w:r>
        <w:r w:rsidRPr="002646CB">
          <w:rPr>
            <w:rFonts w:hint="eastAsia"/>
          </w:rPr>
          <w:t>의하여</w:t>
        </w:r>
        <w:r w:rsidRPr="002646CB">
          <w:t xml:space="preserve"> </w:t>
        </w:r>
        <w:r w:rsidRPr="002646CB">
          <w:rPr>
            <w:rFonts w:hint="eastAsia"/>
          </w:rPr>
          <w:t>인센티브를</w:t>
        </w:r>
        <w:r w:rsidRPr="002646CB">
          <w:t xml:space="preserve"> </w:t>
        </w:r>
        <w:r w:rsidRPr="002646CB">
          <w:rPr>
            <w:rFonts w:hint="eastAsia"/>
          </w:rPr>
          <w:t>지급하는</w:t>
        </w:r>
        <w:r w:rsidRPr="002646CB">
          <w:t xml:space="preserve"> </w:t>
        </w:r>
        <w:r w:rsidRPr="002646CB">
          <w:rPr>
            <w:rFonts w:hint="eastAsia"/>
          </w:rPr>
          <w:t>방법을</w:t>
        </w:r>
        <w:r w:rsidRPr="002646CB">
          <w:t xml:space="preserve"> </w:t>
        </w:r>
        <w:r w:rsidRPr="002646CB">
          <w:rPr>
            <w:rFonts w:hint="eastAsia"/>
          </w:rPr>
          <w:t>기술하며</w:t>
        </w:r>
        <w:r w:rsidRPr="002646CB">
          <w:t xml:space="preserve">, </w:t>
        </w:r>
        <w:r w:rsidRPr="002646CB">
          <w:rPr>
            <w:rFonts w:hint="eastAsia"/>
          </w:rPr>
          <w:t>세번째</w:t>
        </w:r>
        <w:r w:rsidRPr="002646CB">
          <w:t xml:space="preserve"> </w:t>
        </w:r>
        <w:r w:rsidRPr="002646CB">
          <w:rPr>
            <w:rFonts w:hint="eastAsia"/>
          </w:rPr>
          <w:t>절은</w:t>
        </w:r>
        <w:r w:rsidRPr="002646CB">
          <w:t xml:space="preserve"> </w:t>
        </w:r>
        <w:r w:rsidRPr="002646CB">
          <w:rPr>
            <w:rFonts w:hint="eastAsia"/>
          </w:rPr>
          <w:t>변동지표에</w:t>
        </w:r>
        <w:r w:rsidRPr="002646CB">
          <w:t xml:space="preserve"> </w:t>
        </w:r>
        <w:r w:rsidRPr="002646CB">
          <w:rPr>
            <w:rFonts w:hint="eastAsia"/>
          </w:rPr>
          <w:t>의하여</w:t>
        </w:r>
        <w:r w:rsidRPr="002646CB">
          <w:t xml:space="preserve"> </w:t>
        </w:r>
        <w:r w:rsidRPr="002646CB">
          <w:rPr>
            <w:rFonts w:hint="eastAsia"/>
          </w:rPr>
          <w:t>인센티브를</w:t>
        </w:r>
        <w:r w:rsidRPr="002646CB">
          <w:t xml:space="preserve"> </w:t>
        </w:r>
        <w:r w:rsidRPr="002646CB">
          <w:rPr>
            <w:rFonts w:hint="eastAsia"/>
          </w:rPr>
          <w:t>지급하는</w:t>
        </w:r>
        <w:r w:rsidRPr="002646CB">
          <w:t xml:space="preserve"> </w:t>
        </w:r>
        <w:r w:rsidRPr="002646CB">
          <w:rPr>
            <w:rFonts w:hint="eastAsia"/>
          </w:rPr>
          <w:t>방법을</w:t>
        </w:r>
        <w:r w:rsidRPr="002646CB">
          <w:t xml:space="preserve"> </w:t>
        </w:r>
        <w:r w:rsidRPr="002646CB">
          <w:rPr>
            <w:rFonts w:hint="eastAsia"/>
          </w:rPr>
          <w:t>기술하고</w:t>
        </w:r>
        <w:r w:rsidRPr="002646CB">
          <w:t xml:space="preserve">, </w:t>
        </w:r>
        <w:r w:rsidRPr="002646CB">
          <w:rPr>
            <w:rFonts w:hint="eastAsia"/>
          </w:rPr>
          <w:t>네번째</w:t>
        </w:r>
        <w:r w:rsidRPr="002646CB">
          <w:t xml:space="preserve"> </w:t>
        </w:r>
        <w:r w:rsidRPr="002646CB">
          <w:rPr>
            <w:rFonts w:hint="eastAsia"/>
          </w:rPr>
          <w:t>절은</w:t>
        </w:r>
        <w:r w:rsidRPr="002646CB">
          <w:t xml:space="preserve"> </w:t>
        </w:r>
        <w:r w:rsidRPr="002646CB">
          <w:rPr>
            <w:rFonts w:hint="eastAsia"/>
          </w:rPr>
          <w:t>신뢰지표와</w:t>
        </w:r>
        <w:r w:rsidRPr="002646CB">
          <w:t xml:space="preserve"> </w:t>
        </w:r>
        <w:r w:rsidRPr="002646CB">
          <w:rPr>
            <w:rFonts w:hint="eastAsia"/>
          </w:rPr>
          <w:t>변동지표의</w:t>
        </w:r>
        <w:r w:rsidRPr="002646CB">
          <w:t xml:space="preserve"> </w:t>
        </w:r>
        <w:r w:rsidRPr="002646CB">
          <w:rPr>
            <w:rFonts w:hint="eastAsia"/>
          </w:rPr>
          <w:t>결합에</w:t>
        </w:r>
        <w:r w:rsidRPr="002646CB">
          <w:t xml:space="preserve"> </w:t>
        </w:r>
        <w:r w:rsidRPr="002646CB">
          <w:rPr>
            <w:rFonts w:hint="eastAsia"/>
          </w:rPr>
          <w:t>의하여</w:t>
        </w:r>
        <w:r w:rsidRPr="002646CB">
          <w:t xml:space="preserve"> </w:t>
        </w:r>
        <w:r w:rsidRPr="002646CB">
          <w:rPr>
            <w:rFonts w:hint="eastAsia"/>
          </w:rPr>
          <w:t>인센티브를</w:t>
        </w:r>
        <w:r w:rsidRPr="002646CB">
          <w:t xml:space="preserve"> </w:t>
        </w:r>
        <w:r w:rsidRPr="002646CB">
          <w:rPr>
            <w:rFonts w:hint="eastAsia"/>
          </w:rPr>
          <w:t>지급하는</w:t>
        </w:r>
        <w:r w:rsidRPr="002646CB">
          <w:t xml:space="preserve"> </w:t>
        </w:r>
        <w:r w:rsidRPr="002646CB">
          <w:rPr>
            <w:rFonts w:hint="eastAsia"/>
          </w:rPr>
          <w:t>방법을</w:t>
        </w:r>
        <w:r w:rsidRPr="002646CB">
          <w:t xml:space="preserve"> </w:t>
        </w:r>
        <w:r w:rsidRPr="002646CB">
          <w:rPr>
            <w:rFonts w:hint="eastAsia"/>
          </w:rPr>
          <w:t>기술한다</w:t>
        </w:r>
        <w:r w:rsidRPr="002646CB">
          <w:t>.</w:t>
        </w:r>
      </w:ins>
    </w:p>
    <w:p w14:paraId="447C22DC" w14:textId="77777777" w:rsidR="00314A58" w:rsidRPr="002646CB" w:rsidRDefault="00314A58" w:rsidP="00314A58">
      <w:pPr>
        <w:pStyle w:val="KSDTA1"/>
        <w:numPr>
          <w:ilvl w:val="0"/>
          <w:numId w:val="0"/>
        </w:numPr>
        <w:rPr>
          <w:ins w:id="15887" w:author="ETRI-김종원" w:date="2019-11-04T20:15:00Z"/>
          <w:szCs w:val="24"/>
          <w:lang w:val="en-GB" w:eastAsia="ko-KR"/>
        </w:rPr>
      </w:pPr>
    </w:p>
    <w:p w14:paraId="69523559" w14:textId="0AF1026D" w:rsidR="00314A58" w:rsidRPr="002646CB" w:rsidRDefault="00314A58" w:rsidP="00314A58">
      <w:pPr>
        <w:pStyle w:val="KSDTA1"/>
        <w:numPr>
          <w:ilvl w:val="0"/>
          <w:numId w:val="0"/>
        </w:numPr>
        <w:rPr>
          <w:ins w:id="15888" w:author="ETRI-김종원" w:date="2019-11-04T20:15:00Z"/>
          <w:rFonts w:eastAsia="MS Mincho"/>
          <w:lang w:eastAsia="ko-KR"/>
        </w:rPr>
      </w:pPr>
      <w:bookmarkStart w:id="15889" w:name="_Toc26867866"/>
      <w:ins w:id="15890" w:author="ETRI-김종원" w:date="2019-11-04T20:15:00Z">
        <w:r w:rsidRPr="002646CB">
          <w:rPr>
            <w:szCs w:val="24"/>
            <w:lang w:eastAsia="ko-KR"/>
          </w:rPr>
          <w:t>A.1</w:t>
        </w:r>
        <w:r w:rsidRPr="002646CB">
          <w:rPr>
            <w:b w:val="0"/>
            <w:szCs w:val="24"/>
            <w:lang w:eastAsia="ko-KR"/>
          </w:rPr>
          <w:t xml:space="preserve"> </w:t>
        </w:r>
        <w:r w:rsidRPr="002646CB">
          <w:rPr>
            <w:rFonts w:hint="eastAsia"/>
          </w:rPr>
          <w:t>인센티브</w:t>
        </w:r>
        <w:bookmarkStart w:id="15891" w:name="_Toc14099410"/>
        <w:r w:rsidRPr="002646CB">
          <w:rPr>
            <w:rFonts w:hint="eastAsia"/>
            <w:lang w:eastAsia="ko-KR"/>
          </w:rPr>
          <w:t>지급률</w:t>
        </w:r>
      </w:ins>
      <w:bookmarkEnd w:id="15891"/>
      <w:ins w:id="15892" w:author="ETRI-김종원" w:date="2019-11-04T20:17:00Z">
        <w:r w:rsidRPr="002646CB">
          <w:rPr>
            <w:lang w:eastAsia="ko-KR"/>
          </w:rPr>
          <w:t>(I</w:t>
        </w:r>
        <w:r w:rsidR="00891657" w:rsidRPr="002646CB">
          <w:rPr>
            <w:lang w:eastAsia="ko-KR"/>
          </w:rPr>
          <w:t>ncentive Rat</w:t>
        </w:r>
      </w:ins>
      <w:ins w:id="15893" w:author="ETRI-김종원" w:date="2019-11-05T15:45:00Z">
        <w:r w:rsidR="00891657" w:rsidRPr="002646CB">
          <w:rPr>
            <w:lang w:eastAsia="ko-KR"/>
          </w:rPr>
          <w:t>e</w:t>
        </w:r>
      </w:ins>
      <w:ins w:id="15894" w:author="ETRI-김종원" w:date="2019-11-04T20:17:00Z">
        <w:r w:rsidRPr="002646CB">
          <w:rPr>
            <w:lang w:eastAsia="ko-KR"/>
          </w:rPr>
          <w:t>;</w:t>
        </w:r>
      </w:ins>
      <w:ins w:id="15895" w:author="ETRI-김종원" w:date="2019-11-05T15:45:00Z">
        <w:r w:rsidR="00891657" w:rsidRPr="002646CB">
          <w:rPr>
            <w:lang w:eastAsia="ko-KR"/>
          </w:rPr>
          <w:t xml:space="preserve"> </w:t>
        </w:r>
      </w:ins>
      <w:ins w:id="15896" w:author="ETRI-김종원" w:date="2019-11-04T20:17:00Z">
        <w:r w:rsidRPr="002646CB">
          <w:rPr>
            <w:lang w:eastAsia="ko-KR"/>
          </w:rPr>
          <w:t>IR)</w:t>
        </w:r>
      </w:ins>
      <w:bookmarkEnd w:id="15889"/>
    </w:p>
    <w:p w14:paraId="04A3C0A0" w14:textId="603E8255" w:rsidR="00314A58" w:rsidRPr="002646CB" w:rsidDel="00314A58" w:rsidRDefault="00314A58" w:rsidP="00BA3A72">
      <w:pPr>
        <w:rPr>
          <w:ins w:id="15897" w:author="박 진상" w:date="2019-10-08T06:00:00Z"/>
          <w:del w:id="15898" w:author="ETRI-김종원" w:date="2019-11-04T20:18:00Z"/>
          <w:lang w:val="de-DE"/>
          <w:rPrChange w:id="15899" w:author="ETRI-김종원" w:date="2019-12-10T10:44:00Z">
            <w:rPr>
              <w:ins w:id="15900" w:author="박 진상" w:date="2019-10-08T06:00:00Z"/>
              <w:del w:id="15901" w:author="ETRI-김종원" w:date="2019-11-04T20:18:00Z"/>
            </w:rPr>
          </w:rPrChange>
        </w:rPr>
      </w:pPr>
    </w:p>
    <w:p w14:paraId="223433C4" w14:textId="04FCEC2F" w:rsidR="00930BC1" w:rsidRPr="002646CB" w:rsidDel="00314A58" w:rsidRDefault="00930BC1" w:rsidP="00930BC1">
      <w:pPr>
        <w:pStyle w:val="13"/>
        <w:widowControl/>
        <w:wordWrap/>
        <w:autoSpaceDE/>
        <w:autoSpaceDN/>
        <w:snapToGrid w:val="0"/>
        <w:rPr>
          <w:ins w:id="15902" w:author="박 진상" w:date="2019-10-08T06:00:00Z"/>
          <w:del w:id="15903" w:author="ETRI-김종원" w:date="2019-11-04T20:18:00Z"/>
          <w:lang w:eastAsia="ko-KR"/>
        </w:rPr>
      </w:pPr>
      <w:ins w:id="15904" w:author="박 진상" w:date="2019-10-08T06:00:00Z">
        <w:del w:id="15905" w:author="ETRI-김종원" w:date="2019-11-04T20:18:00Z">
          <w:r w:rsidRPr="002646CB" w:rsidDel="00314A58">
            <w:rPr>
              <w:rFonts w:hint="eastAsia"/>
              <w:b w:val="0"/>
            </w:rPr>
            <w:delText>특성지표를</w:delText>
          </w:r>
          <w:r w:rsidRPr="002646CB" w:rsidDel="00314A58">
            <w:rPr>
              <w:b w:val="0"/>
            </w:rPr>
            <w:delText xml:space="preserve"> </w:delText>
          </w:r>
          <w:r w:rsidRPr="002646CB" w:rsidDel="00314A58">
            <w:rPr>
              <w:rFonts w:hint="eastAsia"/>
              <w:b w:val="0"/>
            </w:rPr>
            <w:delText>활용한</w:delText>
          </w:r>
          <w:r w:rsidRPr="002646CB" w:rsidDel="00314A58">
            <w:rPr>
              <w:b w:val="0"/>
            </w:rPr>
            <w:delText xml:space="preserve"> </w:delText>
          </w:r>
        </w:del>
      </w:ins>
      <w:ins w:id="15906" w:author="박 진상" w:date="2019-10-29T12:15:00Z">
        <w:del w:id="15907" w:author="ETRI-김종원" w:date="2019-11-04T20:18:00Z">
          <w:r w:rsidR="005B6627" w:rsidRPr="002646CB" w:rsidDel="00314A58">
            <w:rPr>
              <w:rFonts w:hint="eastAsia"/>
              <w:b w:val="0"/>
            </w:rPr>
            <w:delText>인센티브지급률</w:delText>
          </w:r>
        </w:del>
      </w:ins>
      <w:ins w:id="15908" w:author="박 진상" w:date="2019-10-08T06:00:00Z">
        <w:del w:id="15909" w:author="ETRI-김종원" w:date="2019-11-04T20:18:00Z">
          <w:r w:rsidRPr="002646CB" w:rsidDel="00314A58">
            <w:rPr>
              <w:b w:val="0"/>
            </w:rPr>
            <w:delText xml:space="preserve"> </w:delText>
          </w:r>
          <w:r w:rsidRPr="002646CB" w:rsidDel="00314A58">
            <w:rPr>
              <w:rFonts w:hint="eastAsia"/>
              <w:b w:val="0"/>
            </w:rPr>
            <w:delText>산정</w:delText>
          </w:r>
        </w:del>
      </w:ins>
    </w:p>
    <w:p w14:paraId="47B2BC98" w14:textId="4925FEC9" w:rsidR="00930BC1" w:rsidRPr="002646CB" w:rsidDel="00314A58" w:rsidRDefault="00930BC1" w:rsidP="00930BC1">
      <w:pPr>
        <w:rPr>
          <w:ins w:id="15910" w:author="박 진상" w:date="2019-10-08T06:11:00Z"/>
          <w:del w:id="15911" w:author="ETRI-김종원" w:date="2019-11-04T20:18:00Z"/>
        </w:rPr>
      </w:pPr>
    </w:p>
    <w:p w14:paraId="6EE50364" w14:textId="264F10F5" w:rsidR="005D6AAC" w:rsidRPr="002646CB" w:rsidDel="00314A58" w:rsidRDefault="00087689" w:rsidP="00930BC1">
      <w:pPr>
        <w:rPr>
          <w:ins w:id="15912" w:author="박 진상" w:date="2019-10-28T21:04:00Z"/>
          <w:del w:id="15913" w:author="ETRI-김종원" w:date="2019-11-04T20:18:00Z"/>
        </w:rPr>
      </w:pPr>
      <w:ins w:id="15914" w:author="박 진상" w:date="2019-10-08T06:11:00Z">
        <w:del w:id="15915" w:author="ETRI-김종원" w:date="2019-11-04T20:18:00Z">
          <w:r w:rsidRPr="002646CB" w:rsidDel="00314A58">
            <w:rPr>
              <w:rFonts w:hint="eastAsia"/>
            </w:rPr>
            <w:delText>이</w:delText>
          </w:r>
          <w:r w:rsidRPr="002646CB" w:rsidDel="00314A58">
            <w:delText xml:space="preserve"> </w:delText>
          </w:r>
          <w:r w:rsidRPr="002646CB" w:rsidDel="00314A58">
            <w:rPr>
              <w:rFonts w:hint="eastAsia"/>
            </w:rPr>
            <w:delText>표준에서</w:delText>
          </w:r>
          <w:r w:rsidRPr="002646CB" w:rsidDel="00314A58">
            <w:delText xml:space="preserve"> </w:delText>
          </w:r>
          <w:r w:rsidRPr="002646CB" w:rsidDel="00314A58">
            <w:rPr>
              <w:rFonts w:hint="eastAsia"/>
            </w:rPr>
            <w:delText>다루어진</w:delText>
          </w:r>
          <w:r w:rsidRPr="002646CB" w:rsidDel="00314A58">
            <w:delText xml:space="preserve"> </w:delText>
          </w:r>
          <w:r w:rsidRPr="002646CB" w:rsidDel="00314A58">
            <w:rPr>
              <w:rFonts w:hint="eastAsia"/>
            </w:rPr>
            <w:delText>태양광발전</w:delText>
          </w:r>
          <w:r w:rsidRPr="002646CB" w:rsidDel="00314A58">
            <w:delText>-</w:delText>
          </w:r>
          <w:r w:rsidRPr="002646CB" w:rsidDel="00314A58">
            <w:rPr>
              <w:rFonts w:hint="eastAsia"/>
            </w:rPr>
            <w:delText>에너지저장장치</w:delText>
          </w:r>
          <w:r w:rsidRPr="002646CB" w:rsidDel="00314A58">
            <w:delText xml:space="preserve"> </w:delText>
          </w:r>
          <w:r w:rsidRPr="002646CB" w:rsidDel="00314A58">
            <w:rPr>
              <w:rFonts w:hint="eastAsia"/>
            </w:rPr>
            <w:delText>연계</w:delText>
          </w:r>
          <w:r w:rsidRPr="002646CB" w:rsidDel="00314A58">
            <w:delText xml:space="preserve"> </w:delText>
          </w:r>
          <w:r w:rsidRPr="002646CB" w:rsidDel="00314A58">
            <w:rPr>
              <w:rFonts w:hint="eastAsia"/>
            </w:rPr>
            <w:delText>그리드</w:delText>
          </w:r>
          <w:r w:rsidRPr="002646CB" w:rsidDel="00314A58">
            <w:delText xml:space="preserve"> </w:delText>
          </w:r>
          <w:r w:rsidRPr="002646CB" w:rsidDel="00314A58">
            <w:rPr>
              <w:rFonts w:hint="eastAsia"/>
            </w:rPr>
            <w:delText>안정화</w:delText>
          </w:r>
          <w:r w:rsidRPr="002646CB" w:rsidDel="00314A58">
            <w:delText xml:space="preserve"> </w:delText>
          </w:r>
        </w:del>
      </w:ins>
      <w:ins w:id="15916" w:author="박 진상" w:date="2019-10-28T18:27:00Z">
        <w:del w:id="15917" w:author="ETRI-김종원" w:date="2019-11-04T20:18:00Z">
          <w:r w:rsidR="00DC4888" w:rsidRPr="002646CB" w:rsidDel="00314A58">
            <w:rPr>
              <w:rFonts w:hint="eastAsia"/>
            </w:rPr>
            <w:delText>특성지표</w:delText>
          </w:r>
        </w:del>
      </w:ins>
      <w:ins w:id="15918" w:author="박 진상" w:date="2019-10-08T06:11:00Z">
        <w:del w:id="15919" w:author="ETRI-김종원" w:date="2019-11-04T20:18:00Z">
          <w:r w:rsidRPr="002646CB" w:rsidDel="00314A58">
            <w:rPr>
              <w:rFonts w:hint="eastAsia"/>
            </w:rPr>
            <w:delText>들을</w:delText>
          </w:r>
          <w:r w:rsidRPr="002646CB" w:rsidDel="00314A58">
            <w:delText xml:space="preserve"> </w:delText>
          </w:r>
          <w:r w:rsidRPr="002646CB" w:rsidDel="00314A58">
            <w:rPr>
              <w:rFonts w:hint="eastAsia"/>
            </w:rPr>
            <w:delText>활용하여</w:delText>
          </w:r>
          <w:r w:rsidRPr="002646CB" w:rsidDel="00314A58">
            <w:delText xml:space="preserve"> </w:delText>
          </w:r>
          <w:r w:rsidRPr="002646CB" w:rsidDel="00314A58">
            <w:rPr>
              <w:rFonts w:hint="eastAsia"/>
            </w:rPr>
            <w:delText>태양광발전</w:delText>
          </w:r>
          <w:r w:rsidRPr="002646CB" w:rsidDel="00314A58">
            <w:delText>-</w:delText>
          </w:r>
          <w:r w:rsidRPr="002646CB" w:rsidDel="00314A58">
            <w:rPr>
              <w:rFonts w:hint="eastAsia"/>
            </w:rPr>
            <w:delText>에너지저장장치</w:delText>
          </w:r>
          <w:r w:rsidRPr="002646CB" w:rsidDel="00314A58">
            <w:delText xml:space="preserve"> </w:delText>
          </w:r>
          <w:r w:rsidRPr="002646CB" w:rsidDel="00314A58">
            <w:rPr>
              <w:rFonts w:hint="eastAsia"/>
            </w:rPr>
            <w:delText>연계</w:delText>
          </w:r>
          <w:r w:rsidRPr="002646CB" w:rsidDel="00314A58">
            <w:delText xml:space="preserve"> </w:delText>
          </w:r>
          <w:r w:rsidRPr="002646CB" w:rsidDel="00314A58">
            <w:rPr>
              <w:rFonts w:hint="eastAsia"/>
            </w:rPr>
            <w:delText>사업자에게</w:delText>
          </w:r>
          <w:r w:rsidRPr="002646CB" w:rsidDel="00314A58">
            <w:delText xml:space="preserve"> </w:delText>
          </w:r>
          <w:r w:rsidRPr="002646CB" w:rsidDel="00314A58">
            <w:rPr>
              <w:rFonts w:hint="eastAsia"/>
            </w:rPr>
            <w:delText>인센티브를</w:delText>
          </w:r>
          <w:r w:rsidRPr="002646CB" w:rsidDel="00314A58">
            <w:delText xml:space="preserve"> </w:delText>
          </w:r>
          <w:r w:rsidRPr="002646CB" w:rsidDel="00314A58">
            <w:rPr>
              <w:rFonts w:hint="eastAsia"/>
            </w:rPr>
            <w:delText>지급하는</w:delText>
          </w:r>
          <w:r w:rsidRPr="002646CB" w:rsidDel="00314A58">
            <w:delText xml:space="preserve"> </w:delText>
          </w:r>
          <w:r w:rsidRPr="002646CB" w:rsidDel="00314A58">
            <w:rPr>
              <w:rFonts w:hint="eastAsia"/>
            </w:rPr>
            <w:delText>방법을</w:delText>
          </w:r>
          <w:r w:rsidRPr="002646CB" w:rsidDel="00314A58">
            <w:delText xml:space="preserve"> </w:delText>
          </w:r>
          <w:r w:rsidRPr="002646CB" w:rsidDel="00314A58">
            <w:rPr>
              <w:rFonts w:hint="eastAsia"/>
            </w:rPr>
            <w:delText>설명함으로써</w:delText>
          </w:r>
          <w:r w:rsidRPr="002646CB" w:rsidDel="00314A58">
            <w:delText xml:space="preserve"> </w:delText>
          </w:r>
          <w:r w:rsidRPr="002646CB" w:rsidDel="00314A58">
            <w:rPr>
              <w:rFonts w:hint="eastAsia"/>
            </w:rPr>
            <w:delText>본문의</w:delText>
          </w:r>
          <w:r w:rsidRPr="002646CB" w:rsidDel="00314A58">
            <w:delText xml:space="preserve"> </w:delText>
          </w:r>
          <w:r w:rsidRPr="002646CB" w:rsidDel="00314A58">
            <w:rPr>
              <w:rFonts w:hint="eastAsia"/>
            </w:rPr>
            <w:delText>이해를</w:delText>
          </w:r>
          <w:r w:rsidRPr="002646CB" w:rsidDel="00314A58">
            <w:delText xml:space="preserve"> </w:delText>
          </w:r>
          <w:r w:rsidRPr="002646CB" w:rsidDel="00314A58">
            <w:rPr>
              <w:rFonts w:hint="eastAsia"/>
            </w:rPr>
            <w:delText>돕고자</w:delText>
          </w:r>
          <w:r w:rsidRPr="002646CB" w:rsidDel="00314A58">
            <w:delText xml:space="preserve"> </w:delText>
          </w:r>
          <w:r w:rsidRPr="002646CB" w:rsidDel="00314A58">
            <w:rPr>
              <w:rFonts w:hint="eastAsia"/>
            </w:rPr>
            <w:delText>한다</w:delText>
          </w:r>
          <w:r w:rsidRPr="002646CB" w:rsidDel="00314A58">
            <w:delText xml:space="preserve">. </w:delText>
          </w:r>
        </w:del>
      </w:ins>
    </w:p>
    <w:p w14:paraId="7DBA1A26" w14:textId="424A4F63" w:rsidR="005D6AAC" w:rsidRPr="002646CB" w:rsidDel="00314A58" w:rsidRDefault="005D6AAC" w:rsidP="00930BC1">
      <w:pPr>
        <w:rPr>
          <w:ins w:id="15920" w:author="박 진상" w:date="2019-10-28T21:04:00Z"/>
          <w:del w:id="15921" w:author="ETRI-김종원" w:date="2019-11-04T20:18:00Z"/>
        </w:rPr>
      </w:pPr>
    </w:p>
    <w:p w14:paraId="561965BD" w14:textId="0CD400AD" w:rsidR="00087689" w:rsidRPr="002646CB" w:rsidDel="00314A58" w:rsidRDefault="00087689" w:rsidP="00930BC1">
      <w:pPr>
        <w:rPr>
          <w:ins w:id="15922" w:author="박 진상" w:date="2019-10-08T06:11:00Z"/>
          <w:del w:id="15923" w:author="ETRI-김종원" w:date="2019-11-04T20:18:00Z"/>
        </w:rPr>
      </w:pPr>
      <w:ins w:id="15924" w:author="박 진상" w:date="2019-10-08T06:11:00Z">
        <w:del w:id="15925" w:author="ETRI-김종원" w:date="2019-11-04T20:18:00Z">
          <w:r w:rsidRPr="002646CB" w:rsidDel="00314A58">
            <w:rPr>
              <w:rFonts w:hint="eastAsia"/>
            </w:rPr>
            <w:delText>첫번째</w:delText>
          </w:r>
          <w:r w:rsidRPr="002646CB" w:rsidDel="00314A58">
            <w:delText xml:space="preserve"> </w:delText>
          </w:r>
          <w:r w:rsidRPr="002646CB" w:rsidDel="00314A58">
            <w:rPr>
              <w:rFonts w:hint="eastAsia"/>
            </w:rPr>
            <w:delText>절은</w:delText>
          </w:r>
          <w:r w:rsidRPr="002646CB" w:rsidDel="00314A58">
            <w:rPr>
              <w:lang w:bidi="ko-KR"/>
              <w:rPrChange w:id="15926" w:author="ETRI-김종원" w:date="2019-12-10T10:44:00Z">
                <w:rPr>
                  <w:color w:val="000000" w:themeColor="text1"/>
                  <w:lang w:bidi="ko-KR"/>
                </w:rPr>
              </w:rPrChange>
            </w:rPr>
            <w:delText xml:space="preserve"> </w:delText>
          </w:r>
          <w:r w:rsidRPr="002646CB" w:rsidDel="00314A58">
            <w:rPr>
              <w:rFonts w:hint="eastAsia"/>
              <w:lang w:bidi="ko-KR"/>
              <w:rPrChange w:id="15927" w:author="ETRI-김종원" w:date="2019-12-10T10:44:00Z">
                <w:rPr>
                  <w:rFonts w:hint="eastAsia"/>
                  <w:color w:val="000000" w:themeColor="text1"/>
                  <w:lang w:bidi="ko-KR"/>
                </w:rPr>
              </w:rPrChange>
            </w:rPr>
            <w:delText>태양광발전</w:delText>
          </w:r>
          <w:r w:rsidRPr="002646CB" w:rsidDel="00314A58">
            <w:rPr>
              <w:lang w:bidi="ko-KR"/>
              <w:rPrChange w:id="15928" w:author="ETRI-김종원" w:date="2019-12-10T10:44:00Z">
                <w:rPr>
                  <w:color w:val="000000" w:themeColor="text1"/>
                  <w:lang w:bidi="ko-KR"/>
                </w:rPr>
              </w:rPrChange>
            </w:rPr>
            <w:delText>-</w:delText>
          </w:r>
          <w:r w:rsidRPr="002646CB" w:rsidDel="00314A58">
            <w:rPr>
              <w:rFonts w:hint="eastAsia"/>
              <w:lang w:bidi="ko-KR"/>
              <w:rPrChange w:id="15929" w:author="ETRI-김종원" w:date="2019-12-10T10:44:00Z">
                <w:rPr>
                  <w:rFonts w:hint="eastAsia"/>
                  <w:color w:val="000000" w:themeColor="text1"/>
                  <w:lang w:bidi="ko-KR"/>
                </w:rPr>
              </w:rPrChange>
            </w:rPr>
            <w:delText>에너지저장장치</w:delText>
          </w:r>
          <w:r w:rsidRPr="002646CB" w:rsidDel="00314A58">
            <w:rPr>
              <w:lang w:bidi="ko-KR"/>
              <w:rPrChange w:id="15930" w:author="ETRI-김종원" w:date="2019-12-10T10:44:00Z">
                <w:rPr>
                  <w:color w:val="000000" w:themeColor="text1"/>
                  <w:lang w:bidi="ko-KR"/>
                </w:rPr>
              </w:rPrChange>
            </w:rPr>
            <w:delText xml:space="preserve"> </w:delText>
          </w:r>
        </w:del>
      </w:ins>
      <w:ins w:id="15931" w:author="박 진상" w:date="2019-10-28T18:28:00Z">
        <w:del w:id="15932" w:author="ETRI-김종원" w:date="2019-11-04T20:18:00Z">
          <w:r w:rsidR="00DC4888" w:rsidRPr="002646CB" w:rsidDel="00314A58">
            <w:rPr>
              <w:rFonts w:hint="eastAsia"/>
              <w:lang w:bidi="ko-KR"/>
              <w:rPrChange w:id="15933" w:author="ETRI-김종원" w:date="2019-12-10T10:44:00Z">
                <w:rPr>
                  <w:rFonts w:hint="eastAsia"/>
                  <w:color w:val="000000" w:themeColor="text1"/>
                  <w:lang w:bidi="ko-KR"/>
                </w:rPr>
              </w:rPrChange>
            </w:rPr>
            <w:delText>연계시스템</w:delText>
          </w:r>
        </w:del>
      </w:ins>
      <w:ins w:id="15934" w:author="박 진상" w:date="2019-10-08T06:11:00Z">
        <w:del w:id="15935" w:author="ETRI-김종원" w:date="2019-11-04T20:18:00Z">
          <w:r w:rsidRPr="002646CB" w:rsidDel="00314A58">
            <w:rPr>
              <w:rFonts w:hint="eastAsia"/>
              <w:lang w:bidi="ko-KR"/>
              <w:rPrChange w:id="15936" w:author="ETRI-김종원" w:date="2019-12-10T10:44:00Z">
                <w:rPr>
                  <w:rFonts w:hint="eastAsia"/>
                  <w:color w:val="000000" w:themeColor="text1"/>
                  <w:lang w:bidi="ko-KR"/>
                </w:rPr>
              </w:rPrChange>
            </w:rPr>
            <w:delText>에서</w:delText>
          </w:r>
          <w:r w:rsidRPr="002646CB" w:rsidDel="00314A58">
            <w:rPr>
              <w:lang w:bidi="ko-KR"/>
              <w:rPrChange w:id="15937" w:author="ETRI-김종원" w:date="2019-12-10T10:44:00Z">
                <w:rPr>
                  <w:color w:val="000000" w:themeColor="text1"/>
                  <w:lang w:bidi="ko-KR"/>
                </w:rPr>
              </w:rPrChange>
            </w:rPr>
            <w:delText xml:space="preserve"> </w:delText>
          </w:r>
          <w:r w:rsidRPr="002646CB" w:rsidDel="00314A58">
            <w:rPr>
              <w:rFonts w:hint="eastAsia"/>
              <w:lang w:bidi="ko-KR"/>
              <w:rPrChange w:id="15938" w:author="ETRI-김종원" w:date="2019-12-10T10:44:00Z">
                <w:rPr>
                  <w:rFonts w:hint="eastAsia"/>
                  <w:color w:val="000000" w:themeColor="text1"/>
                  <w:lang w:bidi="ko-KR"/>
                </w:rPr>
              </w:rPrChange>
            </w:rPr>
            <w:delText>사용하는</w:delText>
          </w:r>
          <w:r w:rsidRPr="002646CB" w:rsidDel="00314A58">
            <w:rPr>
              <w:lang w:bidi="ko-KR"/>
              <w:rPrChange w:id="15939" w:author="ETRI-김종원" w:date="2019-12-10T10:44:00Z">
                <w:rPr>
                  <w:color w:val="000000" w:themeColor="text1"/>
                  <w:lang w:bidi="ko-KR"/>
                </w:rPr>
              </w:rPrChange>
            </w:rPr>
            <w:delText xml:space="preserve"> </w:delText>
          </w:r>
        </w:del>
      </w:ins>
      <w:ins w:id="15940" w:author="박 진상" w:date="2019-10-29T12:15:00Z">
        <w:del w:id="15941" w:author="ETRI-김종원" w:date="2019-11-04T20:18:00Z">
          <w:r w:rsidR="005B6627" w:rsidRPr="002646CB" w:rsidDel="00314A58">
            <w:rPr>
              <w:rFonts w:hint="eastAsia"/>
              <w:lang w:bidi="ko-KR"/>
              <w:rPrChange w:id="15942" w:author="ETRI-김종원" w:date="2019-12-10T10:44:00Z">
                <w:rPr>
                  <w:rFonts w:hint="eastAsia"/>
                  <w:color w:val="000000" w:themeColor="text1"/>
                  <w:lang w:bidi="ko-KR"/>
                </w:rPr>
              </w:rPrChange>
            </w:rPr>
            <w:delText>인센티브지급률</w:delText>
          </w:r>
        </w:del>
      </w:ins>
      <w:ins w:id="15943" w:author="박 진상" w:date="2019-10-08T06:11:00Z">
        <w:del w:id="15944" w:author="ETRI-김종원" w:date="2019-11-04T20:18:00Z">
          <w:r w:rsidRPr="002646CB" w:rsidDel="00314A58">
            <w:rPr>
              <w:rFonts w:hint="eastAsia"/>
              <w:lang w:bidi="ko-KR"/>
              <w:rPrChange w:id="15945" w:author="ETRI-김종원" w:date="2019-12-10T10:44:00Z">
                <w:rPr>
                  <w:rFonts w:hint="eastAsia"/>
                  <w:color w:val="000000" w:themeColor="text1"/>
                  <w:lang w:bidi="ko-KR"/>
                </w:rPr>
              </w:rPrChange>
            </w:rPr>
            <w:delText>들을</w:delText>
          </w:r>
          <w:r w:rsidRPr="002646CB" w:rsidDel="00314A58">
            <w:rPr>
              <w:lang w:bidi="ko-KR"/>
              <w:rPrChange w:id="15946" w:author="ETRI-김종원" w:date="2019-12-10T10:44:00Z">
                <w:rPr>
                  <w:color w:val="000000" w:themeColor="text1"/>
                  <w:lang w:bidi="ko-KR"/>
                </w:rPr>
              </w:rPrChange>
            </w:rPr>
            <w:delText xml:space="preserve"> </w:delText>
          </w:r>
          <w:r w:rsidRPr="002646CB" w:rsidDel="00314A58">
            <w:rPr>
              <w:rFonts w:hint="eastAsia"/>
              <w:lang w:bidi="ko-KR"/>
              <w:rPrChange w:id="15947" w:author="ETRI-김종원" w:date="2019-12-10T10:44:00Z">
                <w:rPr>
                  <w:rFonts w:hint="eastAsia"/>
                  <w:color w:val="000000" w:themeColor="text1"/>
                  <w:lang w:bidi="ko-KR"/>
                </w:rPr>
              </w:rPrChange>
            </w:rPr>
            <w:delText>정의하고</w:delText>
          </w:r>
          <w:r w:rsidRPr="002646CB" w:rsidDel="00314A58">
            <w:delText xml:space="preserve">, </w:delText>
          </w:r>
          <w:r w:rsidRPr="002646CB" w:rsidDel="00314A58">
            <w:rPr>
              <w:rFonts w:hint="eastAsia"/>
            </w:rPr>
            <w:delText>두번째</w:delText>
          </w:r>
          <w:r w:rsidRPr="002646CB" w:rsidDel="00314A58">
            <w:delText xml:space="preserve"> </w:delText>
          </w:r>
          <w:r w:rsidRPr="002646CB" w:rsidDel="00314A58">
            <w:rPr>
              <w:rFonts w:hint="eastAsia"/>
            </w:rPr>
            <w:delText>절은</w:delText>
          </w:r>
          <w:r w:rsidRPr="002646CB" w:rsidDel="00314A58">
            <w:delText xml:space="preserve"> </w:delText>
          </w:r>
        </w:del>
      </w:ins>
      <w:ins w:id="15948" w:author="박 진상" w:date="2019-10-28T18:25:00Z">
        <w:del w:id="15949" w:author="ETRI-김종원" w:date="2019-11-04T20:18:00Z">
          <w:r w:rsidR="00DC4888" w:rsidRPr="002646CB" w:rsidDel="00314A58">
            <w:rPr>
              <w:rFonts w:hint="eastAsia"/>
            </w:rPr>
            <w:delText>신뢰지표</w:delText>
          </w:r>
        </w:del>
      </w:ins>
      <w:ins w:id="15950" w:author="박 진상" w:date="2019-10-08T06:11:00Z">
        <w:del w:id="15951" w:author="ETRI-김종원" w:date="2019-11-04T20:18:00Z">
          <w:r w:rsidRPr="002646CB" w:rsidDel="00314A58">
            <w:rPr>
              <w:rFonts w:hint="eastAsia"/>
            </w:rPr>
            <w:delText>에</w:delText>
          </w:r>
          <w:r w:rsidRPr="002646CB" w:rsidDel="00314A58">
            <w:delText xml:space="preserve"> </w:delText>
          </w:r>
          <w:r w:rsidRPr="002646CB" w:rsidDel="00314A58">
            <w:rPr>
              <w:rFonts w:hint="eastAsia"/>
            </w:rPr>
            <w:delText>의하여</w:delText>
          </w:r>
          <w:r w:rsidRPr="002646CB" w:rsidDel="00314A58">
            <w:delText xml:space="preserve"> </w:delText>
          </w:r>
          <w:r w:rsidRPr="002646CB" w:rsidDel="00314A58">
            <w:rPr>
              <w:rFonts w:hint="eastAsia"/>
            </w:rPr>
            <w:delText>인센티브를</w:delText>
          </w:r>
          <w:r w:rsidRPr="002646CB" w:rsidDel="00314A58">
            <w:delText xml:space="preserve"> </w:delText>
          </w:r>
          <w:r w:rsidRPr="002646CB" w:rsidDel="00314A58">
            <w:rPr>
              <w:rFonts w:hint="eastAsia"/>
            </w:rPr>
            <w:delText>지급하는</w:delText>
          </w:r>
          <w:r w:rsidRPr="002646CB" w:rsidDel="00314A58">
            <w:delText xml:space="preserve"> </w:delText>
          </w:r>
          <w:r w:rsidRPr="002646CB" w:rsidDel="00314A58">
            <w:rPr>
              <w:rFonts w:hint="eastAsia"/>
            </w:rPr>
            <w:delText>방법을</w:delText>
          </w:r>
          <w:r w:rsidRPr="002646CB" w:rsidDel="00314A58">
            <w:delText xml:space="preserve"> </w:delText>
          </w:r>
          <w:r w:rsidRPr="002646CB" w:rsidDel="00314A58">
            <w:rPr>
              <w:rFonts w:hint="eastAsia"/>
            </w:rPr>
            <w:delText>기술하며</w:delText>
          </w:r>
          <w:r w:rsidRPr="002646CB" w:rsidDel="00314A58">
            <w:delText xml:space="preserve">, </w:delText>
          </w:r>
          <w:r w:rsidRPr="002646CB" w:rsidDel="00314A58">
            <w:rPr>
              <w:rFonts w:hint="eastAsia"/>
            </w:rPr>
            <w:delText>세번째</w:delText>
          </w:r>
          <w:r w:rsidRPr="002646CB" w:rsidDel="00314A58">
            <w:delText xml:space="preserve"> </w:delText>
          </w:r>
          <w:r w:rsidRPr="002646CB" w:rsidDel="00314A58">
            <w:rPr>
              <w:rFonts w:hint="eastAsia"/>
            </w:rPr>
            <w:delText>절은</w:delText>
          </w:r>
          <w:r w:rsidRPr="002646CB" w:rsidDel="00314A58">
            <w:delText xml:space="preserve"> </w:delText>
          </w:r>
        </w:del>
      </w:ins>
      <w:ins w:id="15952" w:author="박 진상" w:date="2019-10-28T18:26:00Z">
        <w:del w:id="15953" w:author="ETRI-김종원" w:date="2019-11-04T20:18:00Z">
          <w:r w:rsidR="00DC4888" w:rsidRPr="002646CB" w:rsidDel="00314A58">
            <w:rPr>
              <w:rFonts w:hint="eastAsia"/>
            </w:rPr>
            <w:delText>변동지표</w:delText>
          </w:r>
        </w:del>
      </w:ins>
      <w:ins w:id="15954" w:author="박 진상" w:date="2019-10-08T06:11:00Z">
        <w:del w:id="15955" w:author="ETRI-김종원" w:date="2019-11-04T20:18:00Z">
          <w:r w:rsidRPr="002646CB" w:rsidDel="00314A58">
            <w:rPr>
              <w:rFonts w:hint="eastAsia"/>
            </w:rPr>
            <w:delText>에</w:delText>
          </w:r>
          <w:r w:rsidRPr="002646CB" w:rsidDel="00314A58">
            <w:delText xml:space="preserve"> </w:delText>
          </w:r>
          <w:r w:rsidRPr="002646CB" w:rsidDel="00314A58">
            <w:rPr>
              <w:rFonts w:hint="eastAsia"/>
            </w:rPr>
            <w:delText>의하여</w:delText>
          </w:r>
          <w:r w:rsidRPr="002646CB" w:rsidDel="00314A58">
            <w:delText xml:space="preserve"> </w:delText>
          </w:r>
          <w:r w:rsidRPr="002646CB" w:rsidDel="00314A58">
            <w:rPr>
              <w:rFonts w:hint="eastAsia"/>
            </w:rPr>
            <w:delText>인센티브를</w:delText>
          </w:r>
          <w:r w:rsidRPr="002646CB" w:rsidDel="00314A58">
            <w:delText xml:space="preserve"> </w:delText>
          </w:r>
          <w:r w:rsidRPr="002646CB" w:rsidDel="00314A58">
            <w:rPr>
              <w:rFonts w:hint="eastAsia"/>
            </w:rPr>
            <w:delText>지급하는</w:delText>
          </w:r>
          <w:r w:rsidRPr="002646CB" w:rsidDel="00314A58">
            <w:delText xml:space="preserve"> </w:delText>
          </w:r>
          <w:r w:rsidRPr="002646CB" w:rsidDel="00314A58">
            <w:rPr>
              <w:rFonts w:hint="eastAsia"/>
            </w:rPr>
            <w:delText>방법을</w:delText>
          </w:r>
          <w:r w:rsidRPr="002646CB" w:rsidDel="00314A58">
            <w:delText xml:space="preserve"> </w:delText>
          </w:r>
          <w:r w:rsidRPr="002646CB" w:rsidDel="00314A58">
            <w:rPr>
              <w:rFonts w:hint="eastAsia"/>
            </w:rPr>
            <w:delText>기술하고</w:delText>
          </w:r>
          <w:r w:rsidRPr="002646CB" w:rsidDel="00314A58">
            <w:delText xml:space="preserve">, </w:delText>
          </w:r>
          <w:r w:rsidRPr="002646CB" w:rsidDel="00314A58">
            <w:rPr>
              <w:rFonts w:hint="eastAsia"/>
            </w:rPr>
            <w:delText>네번째</w:delText>
          </w:r>
          <w:r w:rsidRPr="002646CB" w:rsidDel="00314A58">
            <w:delText xml:space="preserve"> </w:delText>
          </w:r>
          <w:r w:rsidRPr="002646CB" w:rsidDel="00314A58">
            <w:rPr>
              <w:rFonts w:hint="eastAsia"/>
            </w:rPr>
            <w:delText>절은</w:delText>
          </w:r>
          <w:r w:rsidRPr="002646CB" w:rsidDel="00314A58">
            <w:delText xml:space="preserve"> </w:delText>
          </w:r>
        </w:del>
      </w:ins>
      <w:ins w:id="15956" w:author="박 진상" w:date="2019-10-28T18:25:00Z">
        <w:del w:id="15957" w:author="ETRI-김종원" w:date="2019-11-04T20:18:00Z">
          <w:r w:rsidR="00DC4888" w:rsidRPr="002646CB" w:rsidDel="00314A58">
            <w:rPr>
              <w:rFonts w:hint="eastAsia"/>
            </w:rPr>
            <w:delText>신뢰지표</w:delText>
          </w:r>
        </w:del>
      </w:ins>
      <w:ins w:id="15958" w:author="박 진상" w:date="2019-10-08T06:11:00Z">
        <w:del w:id="15959" w:author="ETRI-김종원" w:date="2019-11-04T20:18:00Z">
          <w:r w:rsidRPr="002646CB" w:rsidDel="00314A58">
            <w:rPr>
              <w:rFonts w:hint="eastAsia"/>
            </w:rPr>
            <w:delText>와</w:delText>
          </w:r>
          <w:r w:rsidRPr="002646CB" w:rsidDel="00314A58">
            <w:delText xml:space="preserve"> </w:delText>
          </w:r>
        </w:del>
      </w:ins>
      <w:ins w:id="15960" w:author="박 진상" w:date="2019-10-28T18:26:00Z">
        <w:del w:id="15961" w:author="ETRI-김종원" w:date="2019-11-04T20:18:00Z">
          <w:r w:rsidR="00DC4888" w:rsidRPr="002646CB" w:rsidDel="00314A58">
            <w:rPr>
              <w:rFonts w:hint="eastAsia"/>
            </w:rPr>
            <w:delText>변동지표</w:delText>
          </w:r>
        </w:del>
      </w:ins>
      <w:ins w:id="15962" w:author="박 진상" w:date="2019-10-08T06:11:00Z">
        <w:del w:id="15963" w:author="ETRI-김종원" w:date="2019-11-04T20:18:00Z">
          <w:r w:rsidRPr="002646CB" w:rsidDel="00314A58">
            <w:rPr>
              <w:rFonts w:hint="eastAsia"/>
            </w:rPr>
            <w:delText>의</w:delText>
          </w:r>
          <w:r w:rsidRPr="002646CB" w:rsidDel="00314A58">
            <w:delText xml:space="preserve"> </w:delText>
          </w:r>
          <w:r w:rsidRPr="002646CB" w:rsidDel="00314A58">
            <w:rPr>
              <w:rFonts w:hint="eastAsia"/>
            </w:rPr>
            <w:delText>결합에</w:delText>
          </w:r>
          <w:r w:rsidRPr="002646CB" w:rsidDel="00314A58">
            <w:delText xml:space="preserve"> </w:delText>
          </w:r>
          <w:r w:rsidRPr="002646CB" w:rsidDel="00314A58">
            <w:rPr>
              <w:rFonts w:hint="eastAsia"/>
            </w:rPr>
            <w:delText>의하여</w:delText>
          </w:r>
          <w:r w:rsidRPr="002646CB" w:rsidDel="00314A58">
            <w:delText xml:space="preserve"> </w:delText>
          </w:r>
          <w:r w:rsidRPr="002646CB" w:rsidDel="00314A58">
            <w:rPr>
              <w:rFonts w:hint="eastAsia"/>
            </w:rPr>
            <w:delText>인센티브를</w:delText>
          </w:r>
          <w:r w:rsidRPr="002646CB" w:rsidDel="00314A58">
            <w:delText xml:space="preserve"> </w:delText>
          </w:r>
          <w:r w:rsidRPr="002646CB" w:rsidDel="00314A58">
            <w:rPr>
              <w:rFonts w:hint="eastAsia"/>
            </w:rPr>
            <w:delText>지급하는</w:delText>
          </w:r>
          <w:r w:rsidRPr="002646CB" w:rsidDel="00314A58">
            <w:delText xml:space="preserve"> </w:delText>
          </w:r>
          <w:r w:rsidRPr="002646CB" w:rsidDel="00314A58">
            <w:rPr>
              <w:rFonts w:hint="eastAsia"/>
            </w:rPr>
            <w:delText>방법을</w:delText>
          </w:r>
          <w:r w:rsidRPr="002646CB" w:rsidDel="00314A58">
            <w:delText xml:space="preserve"> </w:delText>
          </w:r>
          <w:r w:rsidRPr="002646CB" w:rsidDel="00314A58">
            <w:rPr>
              <w:rFonts w:hint="eastAsia"/>
            </w:rPr>
            <w:delText>기술한다</w:delText>
          </w:r>
          <w:r w:rsidRPr="002646CB" w:rsidDel="00314A58">
            <w:delText>.</w:delText>
          </w:r>
        </w:del>
      </w:ins>
    </w:p>
    <w:p w14:paraId="4CCD4A43" w14:textId="3C2A9190" w:rsidR="00087689" w:rsidRPr="002646CB" w:rsidDel="00314A58" w:rsidRDefault="00087689" w:rsidP="00930BC1">
      <w:pPr>
        <w:rPr>
          <w:ins w:id="15964" w:author="박 진상" w:date="2019-10-08T06:00:00Z"/>
          <w:del w:id="15965" w:author="ETRI-김종원" w:date="2019-11-04T20:18:00Z"/>
        </w:rPr>
      </w:pPr>
    </w:p>
    <w:p w14:paraId="2EF9FD9E" w14:textId="334AB926" w:rsidR="00930BC1" w:rsidRPr="002646CB" w:rsidDel="00314A58" w:rsidRDefault="005B6627" w:rsidP="00930BC1">
      <w:pPr>
        <w:pStyle w:val="24"/>
        <w:wordWrap/>
        <w:rPr>
          <w:ins w:id="15966" w:author="박 진상" w:date="2019-10-08T06:00:00Z"/>
          <w:del w:id="15967" w:author="ETRI-김종원" w:date="2019-11-04T20:18:00Z"/>
          <w:lang w:eastAsia="ko-KR"/>
        </w:rPr>
      </w:pPr>
      <w:ins w:id="15968" w:author="박 진상" w:date="2019-10-29T12:15:00Z">
        <w:del w:id="15969" w:author="ETRI-김종원" w:date="2019-11-04T20:18:00Z">
          <w:r w:rsidRPr="002646CB" w:rsidDel="00314A58">
            <w:rPr>
              <w:rFonts w:hint="eastAsia"/>
              <w:b w:val="0"/>
            </w:rPr>
            <w:delText>인센티브지급률</w:delText>
          </w:r>
        </w:del>
      </w:ins>
      <w:ins w:id="15970" w:author="박 진상" w:date="2019-10-28T21:05:00Z">
        <w:del w:id="15971" w:author="ETRI-김종원" w:date="2019-11-04T20:18:00Z">
          <w:r w:rsidR="005D6AAC" w:rsidRPr="002646CB" w:rsidDel="00314A58">
            <w:rPr>
              <w:b w:val="0"/>
            </w:rPr>
            <w:delText>(I</w:delText>
          </w:r>
        </w:del>
      </w:ins>
      <w:ins w:id="15972" w:author="박 진상" w:date="2019-10-28T21:06:00Z">
        <w:del w:id="15973" w:author="ETRI-김종원" w:date="2019-11-04T20:18:00Z">
          <w:r w:rsidR="005D6AAC" w:rsidRPr="002646CB" w:rsidDel="00314A58">
            <w:rPr>
              <w:b w:val="0"/>
            </w:rPr>
            <w:delText>ncentive Rate;IR)</w:delText>
          </w:r>
        </w:del>
      </w:ins>
    </w:p>
    <w:p w14:paraId="47836D8A" w14:textId="7E2B7C48" w:rsidR="00930BC1" w:rsidRPr="002646CB" w:rsidRDefault="00930BC1" w:rsidP="00930BC1">
      <w:pPr>
        <w:rPr>
          <w:ins w:id="15974" w:author="박 진상" w:date="2019-10-08T06:00:00Z"/>
        </w:rPr>
      </w:pPr>
    </w:p>
    <w:p w14:paraId="2865EE57" w14:textId="0470E0B2" w:rsidR="00087689" w:rsidRPr="002646CB" w:rsidRDefault="00F2169F" w:rsidP="00087689">
      <w:pPr>
        <w:rPr>
          <w:ins w:id="15975" w:author="박 진상" w:date="2019-10-08T06:11:00Z"/>
          <w:rFonts w:ascii="바탕" w:hAnsi="바탕"/>
          <w:noProof w:val="0"/>
          <w:lang w:val="de-DE"/>
          <w:rPrChange w:id="15976" w:author="ETRI-김종원" w:date="2019-12-10T10:44:00Z">
            <w:rPr>
              <w:ins w:id="15977" w:author="박 진상" w:date="2019-10-08T06:11:00Z"/>
              <w:noProof w:val="0"/>
              <w:lang w:val="de-DE"/>
            </w:rPr>
          </w:rPrChange>
        </w:rPr>
      </w:pPr>
      <w:ins w:id="15978" w:author="ETRI-김종원" w:date="2019-12-02T17:09:00Z">
        <w:r w:rsidRPr="002646CB">
          <w:rPr>
            <w:rFonts w:hint="eastAsia"/>
            <w:rPrChange w:id="15979" w:author="ETRI-김종원" w:date="2019-12-10T10:44:00Z">
              <w:rPr>
                <w:rFonts w:hint="eastAsia"/>
                <w:color w:val="FF0000"/>
              </w:rPr>
            </w:rPrChange>
          </w:rPr>
          <w:t>태양광발전</w:t>
        </w:r>
        <w:r w:rsidRPr="002646CB">
          <w:rPr>
            <w:rPrChange w:id="15980" w:author="ETRI-김종원" w:date="2019-12-10T10:44:00Z">
              <w:rPr>
                <w:color w:val="FF0000"/>
              </w:rPr>
            </w:rPrChange>
          </w:rPr>
          <w:t>-</w:t>
        </w:r>
        <w:r w:rsidRPr="002646CB">
          <w:rPr>
            <w:rFonts w:hint="eastAsia"/>
            <w:rPrChange w:id="15981" w:author="ETRI-김종원" w:date="2019-12-10T10:44:00Z">
              <w:rPr>
                <w:rFonts w:hint="eastAsia"/>
                <w:color w:val="FF0000"/>
              </w:rPr>
            </w:rPrChange>
          </w:rPr>
          <w:t>전기에너지저장장치</w:t>
        </w:r>
        <w:r w:rsidRPr="002646CB">
          <w:rPr>
            <w:rPrChange w:id="15982" w:author="ETRI-김종원" w:date="2019-12-10T10:44:00Z">
              <w:rPr>
                <w:color w:val="FF0000"/>
              </w:rPr>
            </w:rPrChange>
          </w:rPr>
          <w:t xml:space="preserve"> </w:t>
        </w:r>
        <w:r w:rsidRPr="002646CB">
          <w:rPr>
            <w:rFonts w:hint="eastAsia"/>
            <w:rPrChange w:id="15983" w:author="ETRI-김종원" w:date="2019-12-10T10:44:00Z">
              <w:rPr>
                <w:rFonts w:hint="eastAsia"/>
                <w:color w:val="FF0000"/>
              </w:rPr>
            </w:rPrChange>
          </w:rPr>
          <w:t>연계시스템</w:t>
        </w:r>
      </w:ins>
      <w:ins w:id="15984" w:author="박 진상" w:date="2019-10-08T06:11:00Z">
        <w:del w:id="15985" w:author="ETRI-김종원" w:date="2019-12-02T17:09:00Z">
          <w:r w:rsidR="00087689" w:rsidRPr="002646CB" w:rsidDel="00F2169F">
            <w:rPr>
              <w:rFonts w:ascii="바탕" w:hAnsi="바탕" w:hint="eastAsia"/>
              <w:lang w:bidi="ko-KR"/>
              <w:rPrChange w:id="15986" w:author="ETRI-김종원" w:date="2019-12-10T10:44:00Z">
                <w:rPr>
                  <w:rFonts w:hint="eastAsia"/>
                  <w:color w:val="000000" w:themeColor="text1"/>
                  <w:lang w:bidi="ko-KR"/>
                </w:rPr>
              </w:rPrChange>
            </w:rPr>
            <w:delText>태양광발전</w:delText>
          </w:r>
          <w:r w:rsidR="00087689" w:rsidRPr="002646CB" w:rsidDel="00F2169F">
            <w:rPr>
              <w:rFonts w:ascii="바탕" w:hAnsi="바탕"/>
              <w:lang w:bidi="ko-KR"/>
              <w:rPrChange w:id="15987" w:author="ETRI-김종원" w:date="2019-12-10T10:44:00Z">
                <w:rPr>
                  <w:color w:val="000000" w:themeColor="text1"/>
                  <w:lang w:bidi="ko-KR"/>
                </w:rPr>
              </w:rPrChange>
            </w:rPr>
            <w:delText>-</w:delText>
          </w:r>
          <w:r w:rsidR="00087689" w:rsidRPr="002646CB" w:rsidDel="00F2169F">
            <w:rPr>
              <w:rFonts w:ascii="바탕" w:hAnsi="바탕" w:hint="eastAsia"/>
              <w:lang w:bidi="ko-KR"/>
              <w:rPrChange w:id="15988" w:author="ETRI-김종원" w:date="2019-12-10T10:44:00Z">
                <w:rPr>
                  <w:rFonts w:hint="eastAsia"/>
                  <w:color w:val="000000" w:themeColor="text1"/>
                  <w:lang w:bidi="ko-KR"/>
                </w:rPr>
              </w:rPrChange>
            </w:rPr>
            <w:delText>에너지저장장치</w:delText>
          </w:r>
          <w:r w:rsidR="00087689" w:rsidRPr="002646CB" w:rsidDel="00F2169F">
            <w:rPr>
              <w:rFonts w:ascii="바탕" w:hAnsi="바탕"/>
              <w:lang w:bidi="ko-KR"/>
              <w:rPrChange w:id="15989" w:author="ETRI-김종원" w:date="2019-12-10T10:44:00Z">
                <w:rPr>
                  <w:color w:val="000000" w:themeColor="text1"/>
                  <w:lang w:bidi="ko-KR"/>
                </w:rPr>
              </w:rPrChange>
            </w:rPr>
            <w:delText xml:space="preserve"> </w:delText>
          </w:r>
        </w:del>
      </w:ins>
      <w:ins w:id="15990" w:author="박 진상" w:date="2019-10-28T18:28:00Z">
        <w:del w:id="15991" w:author="ETRI-김종원" w:date="2019-12-02T17:09:00Z">
          <w:r w:rsidR="00DC4888" w:rsidRPr="002646CB" w:rsidDel="00F2169F">
            <w:rPr>
              <w:rFonts w:ascii="바탕" w:hAnsi="바탕" w:hint="eastAsia"/>
              <w:lang w:bidi="ko-KR"/>
              <w:rPrChange w:id="15992" w:author="ETRI-김종원" w:date="2019-12-10T10:44:00Z">
                <w:rPr>
                  <w:rFonts w:ascii="바탕" w:hAnsi="바탕" w:hint="eastAsia"/>
                  <w:color w:val="000000" w:themeColor="text1"/>
                  <w:lang w:bidi="ko-KR"/>
                </w:rPr>
              </w:rPrChange>
            </w:rPr>
            <w:delText>연계시스템</w:delText>
          </w:r>
        </w:del>
      </w:ins>
      <w:ins w:id="15993" w:author="박 진상" w:date="2019-10-08T06:11:00Z">
        <w:r w:rsidR="00087689" w:rsidRPr="002646CB">
          <w:rPr>
            <w:rFonts w:ascii="바탕" w:hAnsi="바탕" w:hint="eastAsia"/>
            <w:lang w:bidi="ko-KR"/>
            <w:rPrChange w:id="15994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에서</w:t>
        </w:r>
        <w:r w:rsidR="00087689" w:rsidRPr="002646CB">
          <w:rPr>
            <w:rFonts w:ascii="바탕" w:hAnsi="바탕"/>
            <w:lang w:bidi="ko-KR"/>
            <w:rPrChange w:id="15995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="00087689" w:rsidRPr="002646CB">
          <w:rPr>
            <w:rFonts w:ascii="바탕" w:hAnsi="바탕" w:hint="eastAsia"/>
            <w:lang w:bidi="ko-KR"/>
            <w:rPrChange w:id="15996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사용하는</w:t>
        </w:r>
        <w:r w:rsidR="00087689" w:rsidRPr="002646CB">
          <w:rPr>
            <w:rFonts w:ascii="바탕" w:hAnsi="바탕"/>
            <w:lang w:bidi="ko-KR"/>
            <w:rPrChange w:id="15997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</w:ins>
      <w:ins w:id="15998" w:author="박 진상" w:date="2019-10-29T12:15:00Z">
        <w:r w:rsidR="005B6627" w:rsidRPr="002646CB">
          <w:rPr>
            <w:rFonts w:ascii="바탕" w:hAnsi="바탕" w:hint="eastAsia"/>
            <w:lang w:bidi="ko-KR"/>
            <w:rPrChange w:id="15999" w:author="ETRI-김종원" w:date="2019-12-10T10:44:00Z">
              <w:rPr>
                <w:rFonts w:ascii="바탕" w:hAnsi="바탕" w:hint="eastAsia"/>
                <w:color w:val="000000" w:themeColor="text1"/>
                <w:lang w:bidi="ko-KR"/>
              </w:rPr>
            </w:rPrChange>
          </w:rPr>
          <w:t>인센티브지급률</w:t>
        </w:r>
      </w:ins>
      <w:ins w:id="16000" w:author="박 진상" w:date="2019-10-08T06:11:00Z">
        <w:r w:rsidR="00087689" w:rsidRPr="002646CB">
          <w:rPr>
            <w:rFonts w:ascii="바탕" w:hAnsi="바탕" w:hint="eastAsia"/>
            <w:lang w:bidi="ko-KR"/>
            <w:rPrChange w:id="16001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들은</w:t>
        </w:r>
        <w:r w:rsidR="00087689" w:rsidRPr="002646CB">
          <w:rPr>
            <w:rFonts w:ascii="바탕" w:hAnsi="바탕"/>
            <w:lang w:bidi="ko-KR"/>
            <w:rPrChange w:id="16002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="00087689" w:rsidRPr="002646CB">
          <w:rPr>
            <w:rFonts w:ascii="바탕" w:hAnsi="바탕" w:hint="eastAsia"/>
            <w:lang w:bidi="ko-KR"/>
            <w:rPrChange w:id="16003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다음과</w:t>
        </w:r>
        <w:r w:rsidR="00087689" w:rsidRPr="002646CB">
          <w:rPr>
            <w:rFonts w:ascii="바탕" w:hAnsi="바탕"/>
            <w:lang w:bidi="ko-KR"/>
            <w:rPrChange w:id="16004" w:author="ETRI-김종원" w:date="2019-12-10T10:44:00Z">
              <w:rPr>
                <w:color w:val="000000" w:themeColor="text1"/>
                <w:lang w:bidi="ko-KR"/>
              </w:rPr>
            </w:rPrChange>
          </w:rPr>
          <w:t xml:space="preserve"> </w:t>
        </w:r>
        <w:r w:rsidR="00087689" w:rsidRPr="002646CB">
          <w:rPr>
            <w:rFonts w:ascii="바탕" w:hAnsi="바탕" w:hint="eastAsia"/>
            <w:lang w:bidi="ko-KR"/>
            <w:rPrChange w:id="16005" w:author="ETRI-김종원" w:date="2019-12-10T10:44:00Z">
              <w:rPr>
                <w:rFonts w:hint="eastAsia"/>
                <w:color w:val="000000" w:themeColor="text1"/>
                <w:lang w:bidi="ko-KR"/>
              </w:rPr>
            </w:rPrChange>
          </w:rPr>
          <w:t>같다</w:t>
        </w:r>
        <w:r w:rsidR="00087689" w:rsidRPr="002646CB">
          <w:rPr>
            <w:rFonts w:ascii="바탕" w:hAnsi="바탕"/>
            <w:lang w:bidi="ko-KR"/>
            <w:rPrChange w:id="16006" w:author="ETRI-김종원" w:date="2019-12-10T10:44:00Z">
              <w:rPr>
                <w:color w:val="000000" w:themeColor="text1"/>
                <w:lang w:bidi="ko-KR"/>
              </w:rPr>
            </w:rPrChange>
          </w:rPr>
          <w:t>.</w:t>
        </w:r>
      </w:ins>
    </w:p>
    <w:p w14:paraId="69754AC2" w14:textId="77777777" w:rsidR="00087689" w:rsidRPr="002646CB" w:rsidRDefault="00087689" w:rsidP="00087689">
      <w:pPr>
        <w:rPr>
          <w:ins w:id="16007" w:author="박 진상" w:date="2019-10-08T06:11:00Z"/>
          <w:rPrChange w:id="16008" w:author="ETRI-김종원" w:date="2019-12-10T10:44:00Z">
            <w:rPr>
              <w:ins w:id="16009" w:author="박 진상" w:date="2019-10-08T06:11:00Z"/>
              <w:color w:val="000000" w:themeColor="text1"/>
              <w:lang w:val="de-DE" w:bidi="ko-KR"/>
            </w:rPr>
          </w:rPrChange>
        </w:rPr>
      </w:pPr>
    </w:p>
    <w:p w14:paraId="53C1D56F" w14:textId="56C66521" w:rsidR="00087689" w:rsidRPr="002646CB" w:rsidRDefault="00DC4888" w:rsidP="00087689">
      <w:pPr>
        <w:pStyle w:val="af6"/>
        <w:numPr>
          <w:ilvl w:val="0"/>
          <w:numId w:val="44"/>
        </w:numPr>
        <w:wordWrap/>
        <w:autoSpaceDE/>
        <w:autoSpaceDN/>
        <w:spacing w:line="240" w:lineRule="auto"/>
        <w:ind w:leftChars="0"/>
        <w:rPr>
          <w:ins w:id="16010" w:author="박 진상" w:date="2019-10-08T06:11:00Z"/>
          <w:rPrChange w:id="16011" w:author="ETRI-김종원" w:date="2019-12-10T10:44:00Z">
            <w:rPr>
              <w:ins w:id="16012" w:author="박 진상" w:date="2019-10-08T06:11:00Z"/>
              <w:rFonts w:eastAsiaTheme="minorEastAsia"/>
              <w:color w:val="000000" w:themeColor="text1"/>
              <w:lang w:val="de-DE" w:bidi="ko-KR"/>
            </w:rPr>
          </w:rPrChange>
        </w:rPr>
      </w:pPr>
      <w:ins w:id="16013" w:author="박 진상" w:date="2019-10-28T18:25:00Z">
        <w:r w:rsidRPr="002646CB">
          <w:rPr>
            <w:rFonts w:hint="eastAsia"/>
            <w:rPrChange w:id="16014" w:author="ETRI-김종원" w:date="2019-12-10T10:44:00Z">
              <w:rPr>
                <w:rFonts w:ascii="바탕" w:hAnsi="바탕" w:hint="eastAsia"/>
                <w:color w:val="000000" w:themeColor="text1"/>
                <w:lang w:val="de-DE"/>
              </w:rPr>
            </w:rPrChange>
          </w:rPr>
          <w:t>신뢰지표</w:t>
        </w:r>
      </w:ins>
      <w:ins w:id="16015" w:author="박 진상" w:date="2019-10-28T21:09:00Z">
        <w:r w:rsidR="005D6AAC" w:rsidRPr="002646CB">
          <w:t xml:space="preserve"> </w:t>
        </w:r>
      </w:ins>
      <w:ins w:id="16016" w:author="박 진상" w:date="2019-10-08T06:11:00Z">
        <w:r w:rsidR="00087689" w:rsidRPr="002646CB">
          <w:rPr>
            <w:rFonts w:hint="eastAsia"/>
            <w:rPrChange w:id="16017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인센티브지급률</w:t>
        </w:r>
      </w:ins>
      <w:ins w:id="16018" w:author="박 진상" w:date="2019-10-28T21:05:00Z">
        <w:r w:rsidR="005D6AAC" w:rsidRPr="002646CB">
          <w:t>(</w:t>
        </w:r>
      </w:ins>
      <w:ins w:id="16019" w:author="박 진상" w:date="2019-10-08T06:11:00Z">
        <w:r w:rsidR="00087689" w:rsidRPr="002646CB">
          <w:rPr>
            <w:rPrChange w:id="16020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>IRRI</w:t>
        </w:r>
      </w:ins>
      <w:ins w:id="16021" w:author="박 진상" w:date="2019-10-28T21:05:00Z">
        <w:r w:rsidR="005D6AAC" w:rsidRPr="002646CB">
          <w:t>)</w:t>
        </w:r>
      </w:ins>
      <w:ins w:id="16022" w:author="박 진상" w:date="2019-10-08T06:11:00Z">
        <w:r w:rsidR="00087689" w:rsidRPr="002646CB">
          <w:rPr>
            <w:rPrChange w:id="16023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 : </w:t>
        </w:r>
      </w:ins>
      <w:ins w:id="16024" w:author="박 진상" w:date="2019-10-28T18:25:00Z">
        <w:r w:rsidRPr="002646CB">
          <w:rPr>
            <w:rFonts w:hint="eastAsia"/>
            <w:rPrChange w:id="16025" w:author="ETRI-김종원" w:date="2019-12-10T10:44:00Z">
              <w:rPr>
                <w:rFonts w:ascii="바탕" w:hAnsi="바탕" w:hint="eastAsia"/>
                <w:color w:val="000000" w:themeColor="text1"/>
              </w:rPr>
            </w:rPrChange>
          </w:rPr>
          <w:t>신뢰지표</w:t>
        </w:r>
      </w:ins>
      <w:ins w:id="16026" w:author="박 진상" w:date="2019-10-08T06:11:00Z">
        <w:r w:rsidR="00087689" w:rsidRPr="002646CB">
          <w:rPr>
            <w:rFonts w:hint="eastAsia"/>
            <w:rPrChange w:id="16027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에</w:t>
        </w:r>
        <w:r w:rsidR="00087689" w:rsidRPr="002646CB">
          <w:rPr>
            <w:rPrChange w:id="16028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 </w:t>
        </w:r>
        <w:r w:rsidR="00087689" w:rsidRPr="002646CB">
          <w:rPr>
            <w:rFonts w:hint="eastAsia"/>
            <w:rPrChange w:id="16029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의한</w:t>
        </w:r>
        <w:r w:rsidR="00087689" w:rsidRPr="002646CB">
          <w:rPr>
            <w:rPrChange w:id="16030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 </w:t>
        </w:r>
      </w:ins>
      <w:ins w:id="16031" w:author="박 진상" w:date="2019-10-29T12:15:00Z">
        <w:r w:rsidR="005B6627" w:rsidRPr="002646CB">
          <w:rPr>
            <w:rFonts w:hint="eastAsia"/>
          </w:rPr>
          <w:t>인센티브지급률</w:t>
        </w:r>
      </w:ins>
      <w:ins w:id="16032" w:author="박 진상" w:date="2019-10-08T06:11:00Z">
        <w:r w:rsidR="00087689" w:rsidRPr="002646CB">
          <w:rPr>
            <w:rPrChange w:id="16033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, </w:t>
        </w:r>
        <w:r w:rsidR="00087689" w:rsidRPr="002646CB">
          <w:rPr>
            <w:rFonts w:hint="eastAsia"/>
            <w:rPrChange w:id="16034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단위는</w:t>
        </w:r>
        <w:r w:rsidR="00087689" w:rsidRPr="002646CB">
          <w:rPr>
            <w:rPrChange w:id="16035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 </w:t>
        </w:r>
      </w:ins>
      <w:ins w:id="16036" w:author="박 진상" w:date="2019-10-29T12:20:00Z">
        <w:r w:rsidR="005B6627" w:rsidRPr="002646CB">
          <w:rPr>
            <w:rFonts w:hint="eastAsia"/>
          </w:rPr>
          <w:t>인센티브단가</w:t>
        </w:r>
      </w:ins>
      <w:ins w:id="16037" w:author="박 진상" w:date="2019-10-08T06:11:00Z">
        <w:r w:rsidR="00087689" w:rsidRPr="002646CB">
          <w:rPr>
            <w:rFonts w:hint="eastAsia"/>
            <w:rPrChange w:id="16038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의</w:t>
        </w:r>
        <w:r w:rsidR="00087689" w:rsidRPr="002646CB">
          <w:rPr>
            <w:rPrChange w:id="16039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 </w:t>
        </w:r>
        <w:r w:rsidR="00087689" w:rsidRPr="002646CB">
          <w:rPr>
            <w:rFonts w:hint="eastAsia"/>
            <w:rPrChange w:id="16040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배수</w:t>
        </w:r>
      </w:ins>
    </w:p>
    <w:p w14:paraId="4E25DED0" w14:textId="778C0219" w:rsidR="00087689" w:rsidRPr="002646CB" w:rsidRDefault="00DC4888" w:rsidP="00087689">
      <w:pPr>
        <w:pStyle w:val="af6"/>
        <w:numPr>
          <w:ilvl w:val="0"/>
          <w:numId w:val="44"/>
        </w:numPr>
        <w:wordWrap/>
        <w:autoSpaceDE/>
        <w:autoSpaceDN/>
        <w:spacing w:line="240" w:lineRule="auto"/>
        <w:ind w:leftChars="0"/>
        <w:rPr>
          <w:ins w:id="16041" w:author="박 진상" w:date="2019-10-08T06:11:00Z"/>
          <w:rPrChange w:id="16042" w:author="ETRI-김종원" w:date="2019-12-10T10:44:00Z">
            <w:rPr>
              <w:ins w:id="16043" w:author="박 진상" w:date="2019-10-08T06:11:00Z"/>
              <w:rFonts w:eastAsiaTheme="minorEastAsia"/>
              <w:color w:val="000000" w:themeColor="text1"/>
              <w:lang w:val="de-DE"/>
            </w:rPr>
          </w:rPrChange>
        </w:rPr>
      </w:pPr>
      <w:ins w:id="16044" w:author="박 진상" w:date="2019-10-28T18:26:00Z">
        <w:r w:rsidRPr="002646CB">
          <w:rPr>
            <w:rFonts w:hint="eastAsia"/>
            <w:rPrChange w:id="16045" w:author="ETRI-김종원" w:date="2019-12-10T10:44:00Z">
              <w:rPr>
                <w:rFonts w:ascii="바탕" w:hAnsi="바탕" w:hint="eastAsia"/>
                <w:color w:val="000000" w:themeColor="text1"/>
                <w:lang w:val="de-DE"/>
              </w:rPr>
            </w:rPrChange>
          </w:rPr>
          <w:t>변동지표</w:t>
        </w:r>
      </w:ins>
      <w:ins w:id="16046" w:author="박 진상" w:date="2019-10-28T21:09:00Z">
        <w:r w:rsidR="005D6AAC" w:rsidRPr="002646CB">
          <w:t xml:space="preserve"> </w:t>
        </w:r>
      </w:ins>
      <w:ins w:id="16047" w:author="박 진상" w:date="2019-10-08T06:11:00Z">
        <w:r w:rsidR="00087689" w:rsidRPr="002646CB">
          <w:rPr>
            <w:rFonts w:hint="eastAsia"/>
            <w:rPrChange w:id="16048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인센티브지급률</w:t>
        </w:r>
      </w:ins>
      <w:ins w:id="16049" w:author="박 진상" w:date="2019-10-28T21:05:00Z">
        <w:r w:rsidR="005D6AAC" w:rsidRPr="002646CB">
          <w:t>(</w:t>
        </w:r>
      </w:ins>
      <w:ins w:id="16050" w:author="박 진상" w:date="2019-10-08T06:11:00Z">
        <w:r w:rsidR="00087689" w:rsidRPr="002646CB">
          <w:rPr>
            <w:rPrChange w:id="16051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>IR</w:t>
        </w:r>
      </w:ins>
      <w:ins w:id="16052" w:author="박 진상" w:date="2019-10-15T20:04:00Z">
        <w:r w:rsidR="00E34BCB" w:rsidRPr="002646CB">
          <w:rPr>
            <w:rPrChange w:id="16053" w:author="ETRI-김종원" w:date="2019-12-10T10:44:00Z">
              <w:rPr>
                <w:rFonts w:ascii="바탕" w:hAnsi="바탕"/>
                <w:color w:val="000000" w:themeColor="text1"/>
              </w:rPr>
            </w:rPrChange>
          </w:rPr>
          <w:t>VI</w:t>
        </w:r>
      </w:ins>
      <w:ins w:id="16054" w:author="박 진상" w:date="2019-10-28T21:05:00Z">
        <w:r w:rsidR="005D6AAC" w:rsidRPr="002646CB">
          <w:t>)</w:t>
        </w:r>
      </w:ins>
      <w:ins w:id="16055" w:author="박 진상" w:date="2019-10-08T06:11:00Z">
        <w:r w:rsidR="00087689" w:rsidRPr="002646CB">
          <w:rPr>
            <w:rPrChange w:id="16056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 : </w:t>
        </w:r>
      </w:ins>
      <w:ins w:id="16057" w:author="박 진상" w:date="2019-10-28T18:26:00Z">
        <w:r w:rsidRPr="002646CB">
          <w:rPr>
            <w:rFonts w:hint="eastAsia"/>
            <w:rPrChange w:id="16058" w:author="ETRI-김종원" w:date="2019-12-10T10:44:00Z">
              <w:rPr>
                <w:rFonts w:ascii="바탕" w:hAnsi="바탕" w:hint="eastAsia"/>
                <w:color w:val="000000" w:themeColor="text1"/>
              </w:rPr>
            </w:rPrChange>
          </w:rPr>
          <w:t>변동지표</w:t>
        </w:r>
      </w:ins>
      <w:ins w:id="16059" w:author="박 진상" w:date="2019-10-08T06:11:00Z">
        <w:r w:rsidR="00087689" w:rsidRPr="002646CB">
          <w:rPr>
            <w:rFonts w:hint="eastAsia"/>
            <w:rPrChange w:id="16060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에</w:t>
        </w:r>
        <w:r w:rsidR="00087689" w:rsidRPr="002646CB">
          <w:rPr>
            <w:rPrChange w:id="16061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 </w:t>
        </w:r>
        <w:r w:rsidR="00087689" w:rsidRPr="002646CB">
          <w:rPr>
            <w:rFonts w:hint="eastAsia"/>
            <w:rPrChange w:id="16062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의한</w:t>
        </w:r>
        <w:r w:rsidR="00087689" w:rsidRPr="002646CB">
          <w:rPr>
            <w:rPrChange w:id="16063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 </w:t>
        </w:r>
      </w:ins>
      <w:ins w:id="16064" w:author="박 진상" w:date="2019-10-29T12:15:00Z">
        <w:r w:rsidR="005B6627" w:rsidRPr="002646CB">
          <w:rPr>
            <w:rFonts w:hint="eastAsia"/>
          </w:rPr>
          <w:t>인센티브지급률</w:t>
        </w:r>
      </w:ins>
      <w:ins w:id="16065" w:author="박 진상" w:date="2019-10-08T06:11:00Z">
        <w:r w:rsidR="00087689" w:rsidRPr="002646CB">
          <w:rPr>
            <w:rPrChange w:id="16066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, </w:t>
        </w:r>
        <w:r w:rsidR="00087689" w:rsidRPr="002646CB">
          <w:rPr>
            <w:rFonts w:hint="eastAsia"/>
            <w:rPrChange w:id="16067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단위는</w:t>
        </w:r>
        <w:r w:rsidR="00087689" w:rsidRPr="002646CB">
          <w:rPr>
            <w:rPrChange w:id="16068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 </w:t>
        </w:r>
      </w:ins>
      <w:ins w:id="16069" w:author="박 진상" w:date="2019-10-29T12:20:00Z">
        <w:r w:rsidR="005B6627" w:rsidRPr="002646CB">
          <w:rPr>
            <w:rFonts w:hint="eastAsia"/>
          </w:rPr>
          <w:t>인센티브단가</w:t>
        </w:r>
      </w:ins>
      <w:ins w:id="16070" w:author="박 진상" w:date="2019-10-08T06:11:00Z">
        <w:r w:rsidR="00087689" w:rsidRPr="002646CB">
          <w:rPr>
            <w:rFonts w:hint="eastAsia"/>
            <w:rPrChange w:id="16071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의</w:t>
        </w:r>
        <w:r w:rsidR="00087689" w:rsidRPr="002646CB">
          <w:rPr>
            <w:rPrChange w:id="16072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 </w:t>
        </w:r>
        <w:r w:rsidR="00087689" w:rsidRPr="002646CB">
          <w:rPr>
            <w:rFonts w:hint="eastAsia"/>
            <w:rPrChange w:id="16073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배수</w:t>
        </w:r>
      </w:ins>
    </w:p>
    <w:p w14:paraId="1DE1A316" w14:textId="3D906C79" w:rsidR="00087689" w:rsidRPr="002646CB" w:rsidRDefault="00AC337B" w:rsidP="00087689">
      <w:pPr>
        <w:pStyle w:val="af6"/>
        <w:numPr>
          <w:ilvl w:val="0"/>
          <w:numId w:val="44"/>
        </w:numPr>
        <w:wordWrap/>
        <w:autoSpaceDE/>
        <w:autoSpaceDN/>
        <w:spacing w:line="240" w:lineRule="auto"/>
        <w:ind w:leftChars="0"/>
        <w:rPr>
          <w:ins w:id="16074" w:author="박 진상" w:date="2019-10-08T06:11:00Z"/>
          <w:rPrChange w:id="16075" w:author="ETRI-김종원" w:date="2019-12-10T10:44:00Z">
            <w:rPr>
              <w:ins w:id="16076" w:author="박 진상" w:date="2019-10-08T06:11:00Z"/>
              <w:rFonts w:eastAsiaTheme="minorEastAsia"/>
              <w:color w:val="000000" w:themeColor="text1"/>
              <w:lang w:val="de-DE"/>
            </w:rPr>
          </w:rPrChange>
        </w:rPr>
      </w:pPr>
      <w:ins w:id="16077" w:author="박 진상" w:date="2019-10-15T20:34:00Z">
        <w:r w:rsidRPr="002646CB">
          <w:rPr>
            <w:rFonts w:hint="eastAsia"/>
            <w:rPrChange w:id="16078" w:author="ETRI-김종원" w:date="2019-12-10T10:44:00Z">
              <w:rPr>
                <w:rFonts w:ascii="바탕" w:hAnsi="바탕" w:hint="eastAsia"/>
                <w:color w:val="000000" w:themeColor="text1"/>
                <w:lang w:val="de-DE"/>
              </w:rPr>
            </w:rPrChange>
          </w:rPr>
          <w:t>결합지표</w:t>
        </w:r>
      </w:ins>
      <w:ins w:id="16079" w:author="박 진상" w:date="2019-10-28T21:09:00Z">
        <w:r w:rsidR="005D6AAC" w:rsidRPr="002646CB">
          <w:t xml:space="preserve"> </w:t>
        </w:r>
      </w:ins>
      <w:ins w:id="16080" w:author="박 진상" w:date="2019-10-08T06:11:00Z">
        <w:r w:rsidR="00087689" w:rsidRPr="002646CB">
          <w:rPr>
            <w:rFonts w:hint="eastAsia"/>
            <w:rPrChange w:id="16081" w:author="ETRI-김종원" w:date="2019-12-10T10:44:00Z">
              <w:rPr>
                <w:rFonts w:eastAsiaTheme="minorEastAsia" w:hint="eastAsia"/>
                <w:color w:val="000000" w:themeColor="text1"/>
                <w:lang w:val="de-DE"/>
              </w:rPr>
            </w:rPrChange>
          </w:rPr>
          <w:t>인센티브지급률</w:t>
        </w:r>
      </w:ins>
      <w:ins w:id="16082" w:author="박 진상" w:date="2019-10-28T21:05:00Z">
        <w:r w:rsidR="005D6AAC" w:rsidRPr="002646CB">
          <w:t>(</w:t>
        </w:r>
      </w:ins>
      <w:ins w:id="16083" w:author="박 진상" w:date="2019-10-15T20:34:00Z">
        <w:r w:rsidRPr="002646CB">
          <w:rPr>
            <w:rPrChange w:id="16084" w:author="ETRI-김종원" w:date="2019-12-10T10:44:00Z">
              <w:rPr>
                <w:rFonts w:ascii="바탕" w:hAnsi="바탕"/>
                <w:color w:val="000000" w:themeColor="text1"/>
              </w:rPr>
            </w:rPrChange>
          </w:rPr>
          <w:t>IRCI</w:t>
        </w:r>
      </w:ins>
      <w:ins w:id="16085" w:author="박 진상" w:date="2019-10-28T21:05:00Z">
        <w:r w:rsidR="005D6AAC" w:rsidRPr="002646CB">
          <w:t>)</w:t>
        </w:r>
      </w:ins>
      <w:ins w:id="16086" w:author="박 진상" w:date="2019-10-08T06:11:00Z">
        <w:r w:rsidR="00087689" w:rsidRPr="002646CB">
          <w:rPr>
            <w:rPrChange w:id="16087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 : </w:t>
        </w:r>
      </w:ins>
      <w:ins w:id="16088" w:author="박 진상" w:date="2019-10-28T18:26:00Z">
        <w:r w:rsidR="00DC4888" w:rsidRPr="002646CB">
          <w:rPr>
            <w:rFonts w:hint="eastAsia"/>
            <w:rPrChange w:id="16089" w:author="ETRI-김종원" w:date="2019-12-10T10:44:00Z">
              <w:rPr>
                <w:rFonts w:ascii="바탕" w:hAnsi="바탕" w:hint="eastAsia"/>
                <w:color w:val="000000" w:themeColor="text1"/>
              </w:rPr>
            </w:rPrChange>
          </w:rPr>
          <w:t>변동지표</w:t>
        </w:r>
      </w:ins>
      <w:ins w:id="16090" w:author="박 진상" w:date="2019-10-08T06:11:00Z">
        <w:r w:rsidR="00087689" w:rsidRPr="002646CB">
          <w:rPr>
            <w:rFonts w:hint="eastAsia"/>
            <w:rPrChange w:id="16091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가</w:t>
        </w:r>
        <w:r w:rsidR="00087689" w:rsidRPr="002646CB">
          <w:rPr>
            <w:rPrChange w:id="16092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 </w:t>
        </w:r>
        <w:r w:rsidR="00087689" w:rsidRPr="002646CB">
          <w:rPr>
            <w:rFonts w:hint="eastAsia"/>
            <w:rPrChange w:id="16093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미리</w:t>
        </w:r>
        <w:r w:rsidR="00087689" w:rsidRPr="002646CB">
          <w:rPr>
            <w:rPrChange w:id="16094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 </w:t>
        </w:r>
        <w:r w:rsidR="00087689" w:rsidRPr="002646CB">
          <w:rPr>
            <w:rFonts w:hint="eastAsia"/>
            <w:rPrChange w:id="16095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정해진</w:t>
        </w:r>
        <w:r w:rsidR="00087689" w:rsidRPr="002646CB">
          <w:rPr>
            <w:rPrChange w:id="16096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 </w:t>
        </w:r>
        <w:r w:rsidR="00087689" w:rsidRPr="002646CB">
          <w:rPr>
            <w:rFonts w:hint="eastAsia"/>
            <w:rPrChange w:id="16097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범위</w:t>
        </w:r>
        <w:r w:rsidR="00087689" w:rsidRPr="002646CB">
          <w:rPr>
            <w:rPrChange w:id="16098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 </w:t>
        </w:r>
        <w:r w:rsidR="00087689" w:rsidRPr="002646CB">
          <w:rPr>
            <w:rFonts w:hint="eastAsia"/>
            <w:rPrChange w:id="16099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이내의</w:t>
        </w:r>
        <w:r w:rsidR="00087689" w:rsidRPr="002646CB">
          <w:rPr>
            <w:rPrChange w:id="16100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 </w:t>
        </w:r>
        <w:r w:rsidR="00087689" w:rsidRPr="002646CB">
          <w:rPr>
            <w:rFonts w:hint="eastAsia"/>
            <w:rPrChange w:id="16101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조건에서</w:t>
        </w:r>
        <w:r w:rsidR="00087689" w:rsidRPr="002646CB">
          <w:rPr>
            <w:rPrChange w:id="16102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 </w:t>
        </w:r>
      </w:ins>
      <w:ins w:id="16103" w:author="박 진상" w:date="2019-10-28T18:25:00Z">
        <w:r w:rsidR="00DC4888" w:rsidRPr="002646CB">
          <w:rPr>
            <w:rFonts w:hint="eastAsia"/>
            <w:rPrChange w:id="16104" w:author="ETRI-김종원" w:date="2019-12-10T10:44:00Z">
              <w:rPr>
                <w:rFonts w:ascii="바탕" w:hAnsi="바탕" w:hint="eastAsia"/>
                <w:color w:val="000000" w:themeColor="text1"/>
              </w:rPr>
            </w:rPrChange>
          </w:rPr>
          <w:t>신뢰지표</w:t>
        </w:r>
      </w:ins>
      <w:ins w:id="16105" w:author="박 진상" w:date="2019-10-08T06:11:00Z">
        <w:r w:rsidR="00087689" w:rsidRPr="002646CB">
          <w:rPr>
            <w:rFonts w:hint="eastAsia"/>
            <w:rPrChange w:id="16106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에</w:t>
        </w:r>
        <w:r w:rsidR="00087689" w:rsidRPr="002646CB">
          <w:rPr>
            <w:rPrChange w:id="16107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 </w:t>
        </w:r>
        <w:r w:rsidR="00087689" w:rsidRPr="002646CB">
          <w:rPr>
            <w:rFonts w:hint="eastAsia"/>
            <w:rPrChange w:id="16108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의한</w:t>
        </w:r>
        <w:r w:rsidR="00087689" w:rsidRPr="002646CB">
          <w:rPr>
            <w:rPrChange w:id="16109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 </w:t>
        </w:r>
      </w:ins>
      <w:ins w:id="16110" w:author="ETRI-김종원" w:date="2019-11-04T20:20:00Z">
        <w:r w:rsidR="00314A58" w:rsidRPr="002646CB">
          <w:rPr>
            <w:rFonts w:hint="eastAsia"/>
          </w:rPr>
          <w:t>결합</w:t>
        </w:r>
      </w:ins>
      <w:ins w:id="16111" w:author="박 진상" w:date="2019-10-08T06:11:00Z">
        <w:del w:id="16112" w:author="ETRI-김종원" w:date="2019-11-04T20:20:00Z">
          <w:r w:rsidR="00087689" w:rsidRPr="002646CB" w:rsidDel="00314A58">
            <w:rPr>
              <w:rFonts w:hint="eastAsia"/>
              <w:rPrChange w:id="16113" w:author="ETRI-김종원" w:date="2019-12-10T10:44:00Z">
                <w:rPr>
                  <w:rFonts w:eastAsiaTheme="minorEastAsia" w:hint="eastAsia"/>
                  <w:color w:val="000000" w:themeColor="text1"/>
                </w:rPr>
              </w:rPrChange>
            </w:rPr>
            <w:delText>전체</w:delText>
          </w:r>
        </w:del>
        <w:r w:rsidR="00087689" w:rsidRPr="002646CB">
          <w:rPr>
            <w:rPrChange w:id="16114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 </w:t>
        </w:r>
      </w:ins>
      <w:ins w:id="16115" w:author="박 진상" w:date="2019-10-29T12:15:00Z">
        <w:r w:rsidR="005B6627" w:rsidRPr="002646CB">
          <w:rPr>
            <w:rFonts w:hint="eastAsia"/>
          </w:rPr>
          <w:t>인센티브지급률</w:t>
        </w:r>
      </w:ins>
      <w:ins w:id="16116" w:author="박 진상" w:date="2019-10-08T06:11:00Z">
        <w:r w:rsidR="00087689" w:rsidRPr="002646CB">
          <w:rPr>
            <w:rPrChange w:id="16117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, </w:t>
        </w:r>
        <w:r w:rsidR="00087689" w:rsidRPr="002646CB">
          <w:rPr>
            <w:rFonts w:hint="eastAsia"/>
            <w:rPrChange w:id="16118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단위는</w:t>
        </w:r>
        <w:r w:rsidR="00087689" w:rsidRPr="002646CB">
          <w:rPr>
            <w:rPrChange w:id="16119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 </w:t>
        </w:r>
      </w:ins>
      <w:ins w:id="16120" w:author="박 진상" w:date="2019-10-29T12:20:00Z">
        <w:r w:rsidR="005B6627" w:rsidRPr="002646CB">
          <w:rPr>
            <w:rFonts w:hint="eastAsia"/>
          </w:rPr>
          <w:t>인센티브단가</w:t>
        </w:r>
      </w:ins>
      <w:ins w:id="16121" w:author="박 진상" w:date="2019-10-08T06:11:00Z">
        <w:r w:rsidR="00087689" w:rsidRPr="002646CB">
          <w:rPr>
            <w:rFonts w:hint="eastAsia"/>
            <w:rPrChange w:id="16122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의</w:t>
        </w:r>
        <w:r w:rsidR="00087689" w:rsidRPr="002646CB">
          <w:rPr>
            <w:rPrChange w:id="16123" w:author="ETRI-김종원" w:date="2019-12-10T10:44:00Z">
              <w:rPr>
                <w:rFonts w:eastAsiaTheme="minorEastAsia"/>
                <w:color w:val="000000" w:themeColor="text1"/>
              </w:rPr>
            </w:rPrChange>
          </w:rPr>
          <w:t xml:space="preserve"> </w:t>
        </w:r>
        <w:r w:rsidR="00087689" w:rsidRPr="002646CB">
          <w:rPr>
            <w:rFonts w:hint="eastAsia"/>
            <w:rPrChange w:id="16124" w:author="ETRI-김종원" w:date="2019-12-10T10:44:00Z">
              <w:rPr>
                <w:rFonts w:eastAsiaTheme="minorEastAsia" w:hint="eastAsia"/>
                <w:color w:val="000000" w:themeColor="text1"/>
              </w:rPr>
            </w:rPrChange>
          </w:rPr>
          <w:t>배수</w:t>
        </w:r>
      </w:ins>
    </w:p>
    <w:p w14:paraId="58BFDCB8" w14:textId="5BE46CC8" w:rsidR="00314A58" w:rsidRPr="002646CB" w:rsidRDefault="00314A58" w:rsidP="00314A58">
      <w:pPr>
        <w:pStyle w:val="KSDTA1"/>
        <w:numPr>
          <w:ilvl w:val="0"/>
          <w:numId w:val="0"/>
        </w:numPr>
        <w:rPr>
          <w:ins w:id="16125" w:author="ETRI-김종원" w:date="2019-11-04T20:19:00Z"/>
          <w:szCs w:val="24"/>
          <w:lang w:val="en-GB" w:eastAsia="ko-KR"/>
        </w:rPr>
      </w:pPr>
    </w:p>
    <w:p w14:paraId="53836E43" w14:textId="1468348D" w:rsidR="00314A58" w:rsidRPr="002646CB" w:rsidRDefault="00314A58" w:rsidP="00314A58">
      <w:pPr>
        <w:pStyle w:val="KSDTA1"/>
        <w:numPr>
          <w:ilvl w:val="0"/>
          <w:numId w:val="0"/>
        </w:numPr>
        <w:rPr>
          <w:ins w:id="16126" w:author="ETRI-김종원" w:date="2019-11-04T20:19:00Z"/>
          <w:rFonts w:eastAsia="MS Mincho"/>
          <w:lang w:eastAsia="ko-KR"/>
        </w:rPr>
      </w:pPr>
      <w:bookmarkStart w:id="16127" w:name="_Toc26867867"/>
      <w:ins w:id="16128" w:author="ETRI-김종원" w:date="2019-11-04T20:19:00Z">
        <w:r w:rsidRPr="002646CB">
          <w:rPr>
            <w:szCs w:val="24"/>
            <w:lang w:eastAsia="ko-KR"/>
          </w:rPr>
          <w:t>A.2</w:t>
        </w:r>
        <w:r w:rsidRPr="002646CB">
          <w:rPr>
            <w:b w:val="0"/>
            <w:szCs w:val="24"/>
            <w:lang w:eastAsia="ko-KR"/>
          </w:rPr>
          <w:t xml:space="preserve"> </w:t>
        </w:r>
      </w:ins>
      <w:ins w:id="16129" w:author="ETRI-김종원" w:date="2019-11-04T20:20:00Z">
        <w:r w:rsidRPr="002646CB">
          <w:rPr>
            <w:rFonts w:hint="eastAsia"/>
            <w:lang w:eastAsia="ko-KR"/>
          </w:rPr>
          <w:t>신뢰지표</w:t>
        </w:r>
        <w:r w:rsidRPr="002646CB">
          <w:rPr>
            <w:lang w:eastAsia="ko-KR"/>
          </w:rPr>
          <w:t xml:space="preserve"> </w:t>
        </w:r>
        <w:r w:rsidRPr="002646CB">
          <w:rPr>
            <w:rFonts w:hint="eastAsia"/>
            <w:lang w:eastAsia="ko-KR"/>
          </w:rPr>
          <w:t>인센티브지급률</w:t>
        </w:r>
        <w:r w:rsidRPr="002646CB">
          <w:rPr>
            <w:lang w:eastAsia="ko-KR"/>
          </w:rPr>
          <w:t xml:space="preserve">(IRRI) </w:t>
        </w:r>
        <w:r w:rsidRPr="002646CB">
          <w:rPr>
            <w:rFonts w:hint="eastAsia"/>
            <w:lang w:eastAsia="ko-KR"/>
          </w:rPr>
          <w:t>산정</w:t>
        </w:r>
        <w:r w:rsidRPr="002646CB">
          <w:rPr>
            <w:lang w:eastAsia="ko-KR"/>
          </w:rPr>
          <w:t xml:space="preserve"> </w:t>
        </w:r>
        <w:r w:rsidRPr="002646CB">
          <w:rPr>
            <w:rFonts w:hint="eastAsia"/>
            <w:lang w:eastAsia="ko-KR"/>
          </w:rPr>
          <w:t>방법</w:t>
        </w:r>
      </w:ins>
      <w:bookmarkEnd w:id="16127"/>
    </w:p>
    <w:p w14:paraId="1E66139D" w14:textId="77777777" w:rsidR="00314A58" w:rsidRPr="002646CB" w:rsidDel="00314A58" w:rsidRDefault="00314A58" w:rsidP="00930BC1">
      <w:pPr>
        <w:rPr>
          <w:ins w:id="16130" w:author="박 진상" w:date="2019-10-08T06:11:00Z"/>
          <w:del w:id="16131" w:author="ETRI-김종원" w:date="2019-11-04T20:20:00Z"/>
        </w:rPr>
      </w:pPr>
    </w:p>
    <w:p w14:paraId="52F9CD7E" w14:textId="7697DC90" w:rsidR="00930BC1" w:rsidRPr="002646CB" w:rsidDel="00314A58" w:rsidRDefault="00DC4888">
      <w:pPr>
        <w:pStyle w:val="24"/>
        <w:numPr>
          <w:ilvl w:val="0"/>
          <w:numId w:val="0"/>
        </w:numPr>
        <w:wordWrap/>
        <w:rPr>
          <w:ins w:id="16132" w:author="박 진상" w:date="2019-10-08T06:00:00Z"/>
          <w:del w:id="16133" w:author="ETRI-김종원" w:date="2019-11-04T20:20:00Z"/>
          <w:rFonts w:ascii="바탕" w:eastAsia="바탕" w:hAnsi="바탕"/>
          <w:lang w:eastAsia="ko-KR"/>
          <w:rPrChange w:id="16134" w:author="ETRI-김종원" w:date="2019-12-10T10:44:00Z">
            <w:rPr>
              <w:ins w:id="16135" w:author="박 진상" w:date="2019-10-08T06:00:00Z"/>
              <w:del w:id="16136" w:author="ETRI-김종원" w:date="2019-11-04T20:20:00Z"/>
              <w:lang w:eastAsia="ko-KR"/>
            </w:rPr>
          </w:rPrChange>
        </w:rPr>
        <w:pPrChange w:id="16137" w:author="ETRI-김종원" w:date="2019-11-04T20:20:00Z">
          <w:pPr>
            <w:pStyle w:val="24"/>
            <w:wordWrap/>
          </w:pPr>
        </w:pPrChange>
      </w:pPr>
      <w:ins w:id="16138" w:author="박 진상" w:date="2019-10-28T18:24:00Z">
        <w:del w:id="16139" w:author="ETRI-김종원" w:date="2019-11-04T20:20:00Z">
          <w:r w:rsidRPr="002646CB" w:rsidDel="00314A58">
            <w:rPr>
              <w:rFonts w:ascii="바탕" w:hAnsi="바탕" w:hint="eastAsia"/>
              <w:b w:val="0"/>
            </w:rPr>
            <w:delText>신뢰</w:delText>
          </w:r>
        </w:del>
      </w:ins>
      <w:ins w:id="16140" w:author="박 진상" w:date="2019-10-08T06:01:00Z">
        <w:del w:id="16141" w:author="ETRI-김종원" w:date="2019-11-04T20:20:00Z">
          <w:r w:rsidR="00930BC1" w:rsidRPr="002646CB" w:rsidDel="00314A58">
            <w:rPr>
              <w:rFonts w:ascii="바탕" w:eastAsia="바탕" w:hAnsi="바탕" w:hint="eastAsia"/>
              <w:rPrChange w:id="16142" w:author="ETRI-김종원" w:date="2019-12-10T10:44:00Z">
                <w:rPr>
                  <w:rFonts w:hint="eastAsia"/>
                </w:rPr>
              </w:rPrChange>
            </w:rPr>
            <w:delText>지표</w:delText>
          </w:r>
          <w:r w:rsidR="00930BC1" w:rsidRPr="002646CB" w:rsidDel="00314A58">
            <w:rPr>
              <w:rFonts w:ascii="바탕" w:eastAsia="바탕" w:hAnsi="바탕"/>
              <w:rPrChange w:id="16143" w:author="ETRI-김종원" w:date="2019-12-10T10:44:00Z">
                <w:rPr/>
              </w:rPrChange>
            </w:rPr>
            <w:delText xml:space="preserve"> </w:delText>
          </w:r>
          <w:r w:rsidR="00930BC1" w:rsidRPr="002646CB" w:rsidDel="00314A58">
            <w:rPr>
              <w:rFonts w:ascii="바탕" w:eastAsia="바탕" w:hAnsi="바탕" w:hint="eastAsia"/>
              <w:rPrChange w:id="16144" w:author="ETRI-김종원" w:date="2019-12-10T10:44:00Z">
                <w:rPr>
                  <w:rFonts w:hint="eastAsia"/>
                </w:rPr>
              </w:rPrChange>
            </w:rPr>
            <w:delText>인센티브지급률</w:delText>
          </w:r>
        </w:del>
      </w:ins>
      <w:ins w:id="16145" w:author="박 진상" w:date="2019-10-28T21:07:00Z">
        <w:del w:id="16146" w:author="ETRI-김종원" w:date="2019-11-04T20:20:00Z">
          <w:r w:rsidR="005D6AAC" w:rsidRPr="002646CB" w:rsidDel="00314A58">
            <w:rPr>
              <w:rFonts w:ascii="바탕" w:hAnsi="바탕"/>
              <w:b w:val="0"/>
            </w:rPr>
            <w:delText>(IRRI)</w:delText>
          </w:r>
        </w:del>
      </w:ins>
      <w:ins w:id="16147" w:author="박 진상" w:date="2019-10-08T06:01:00Z">
        <w:del w:id="16148" w:author="ETRI-김종원" w:date="2019-11-04T20:20:00Z">
          <w:r w:rsidR="00930BC1" w:rsidRPr="002646CB" w:rsidDel="00314A58">
            <w:rPr>
              <w:rFonts w:ascii="바탕" w:eastAsia="바탕" w:hAnsi="바탕"/>
              <w:rPrChange w:id="16149" w:author="ETRI-김종원" w:date="2019-12-10T10:44:00Z">
                <w:rPr/>
              </w:rPrChange>
            </w:rPr>
            <w:delText xml:space="preserve"> </w:delText>
          </w:r>
          <w:r w:rsidR="00930BC1" w:rsidRPr="002646CB" w:rsidDel="00314A58">
            <w:rPr>
              <w:rFonts w:ascii="바탕" w:eastAsia="바탕" w:hAnsi="바탕" w:hint="eastAsia"/>
              <w:rPrChange w:id="16150" w:author="ETRI-김종원" w:date="2019-12-10T10:44:00Z">
                <w:rPr>
                  <w:rFonts w:hint="eastAsia"/>
                </w:rPr>
              </w:rPrChange>
            </w:rPr>
            <w:delText>산정</w:delText>
          </w:r>
          <w:r w:rsidR="00930BC1" w:rsidRPr="002646CB" w:rsidDel="00314A58">
            <w:rPr>
              <w:rFonts w:ascii="바탕" w:eastAsia="바탕" w:hAnsi="바탕"/>
              <w:rPrChange w:id="16151" w:author="ETRI-김종원" w:date="2019-12-10T10:44:00Z">
                <w:rPr/>
              </w:rPrChange>
            </w:rPr>
            <w:delText xml:space="preserve"> </w:delText>
          </w:r>
          <w:r w:rsidR="00930BC1" w:rsidRPr="002646CB" w:rsidDel="00314A58">
            <w:rPr>
              <w:rFonts w:ascii="바탕" w:eastAsia="바탕" w:hAnsi="바탕" w:hint="eastAsia"/>
              <w:rPrChange w:id="16152" w:author="ETRI-김종원" w:date="2019-12-10T10:44:00Z">
                <w:rPr>
                  <w:rFonts w:hint="eastAsia"/>
                </w:rPr>
              </w:rPrChange>
            </w:rPr>
            <w:delText>방법</w:delText>
          </w:r>
        </w:del>
      </w:ins>
    </w:p>
    <w:p w14:paraId="544D3237" w14:textId="4B89B50F" w:rsidR="00930BC1" w:rsidRPr="002646CB" w:rsidRDefault="00930BC1">
      <w:pPr>
        <w:pStyle w:val="24"/>
        <w:numPr>
          <w:ilvl w:val="0"/>
          <w:numId w:val="0"/>
        </w:numPr>
        <w:wordWrap/>
        <w:rPr>
          <w:ins w:id="16153" w:author="박 진상" w:date="2019-10-08T06:00:00Z"/>
          <w:rFonts w:ascii="바탕" w:hAnsi="바탕"/>
          <w:rPrChange w:id="16154" w:author="ETRI-김종원" w:date="2019-12-10T10:44:00Z">
            <w:rPr>
              <w:ins w:id="16155" w:author="박 진상" w:date="2019-10-08T06:00:00Z"/>
            </w:rPr>
          </w:rPrChange>
        </w:rPr>
        <w:pPrChange w:id="16156" w:author="ETRI-김종원" w:date="2019-11-04T20:20:00Z">
          <w:pPr/>
        </w:pPrChange>
      </w:pPr>
    </w:p>
    <w:p w14:paraId="1CC125E7" w14:textId="44E622C4" w:rsidR="00087689" w:rsidRPr="002646CB" w:rsidRDefault="00DC4888" w:rsidP="00087689">
      <w:pPr>
        <w:rPr>
          <w:ins w:id="16157" w:author="ETRI-김종원" w:date="2019-11-04T20:23:00Z"/>
          <w:rFonts w:ascii="바탕" w:hAnsi="바탕"/>
        </w:rPr>
      </w:pPr>
      <w:ins w:id="16158" w:author="박 진상" w:date="2019-10-28T18:25:00Z">
        <w:r w:rsidRPr="002646CB">
          <w:rPr>
            <w:rFonts w:ascii="바탕" w:hAnsi="바탕" w:hint="eastAsia"/>
          </w:rPr>
          <w:t>신뢰지표</w:t>
        </w:r>
      </w:ins>
      <w:ins w:id="16159" w:author="박 진상" w:date="2019-10-08T06:12:00Z">
        <w:r w:rsidR="00087689" w:rsidRPr="002646CB">
          <w:rPr>
            <w:rFonts w:ascii="바탕" w:hAnsi="바탕" w:hint="eastAsia"/>
            <w:rPrChange w:id="16160" w:author="ETRI-김종원" w:date="2019-12-10T10:44:00Z">
              <w:rPr>
                <w:rFonts w:hint="eastAsia"/>
              </w:rPr>
            </w:rPrChange>
          </w:rPr>
          <w:t>에</w:t>
        </w:r>
        <w:r w:rsidR="00087689" w:rsidRPr="002646CB">
          <w:rPr>
            <w:rFonts w:ascii="바탕" w:hAnsi="바탕"/>
            <w:rPrChange w:id="16161" w:author="ETRI-김종원" w:date="2019-12-10T10:44:00Z">
              <w:rPr/>
            </w:rPrChange>
          </w:rPr>
          <w:t xml:space="preserve"> </w:t>
        </w:r>
        <w:r w:rsidR="00087689" w:rsidRPr="002646CB">
          <w:rPr>
            <w:rFonts w:ascii="바탕" w:hAnsi="바탕" w:hint="eastAsia"/>
            <w:rPrChange w:id="16162" w:author="ETRI-김종원" w:date="2019-12-10T10:44:00Z">
              <w:rPr>
                <w:rFonts w:hint="eastAsia"/>
              </w:rPr>
            </w:rPrChange>
          </w:rPr>
          <w:t>의하여</w:t>
        </w:r>
        <w:r w:rsidR="00087689" w:rsidRPr="002646CB">
          <w:rPr>
            <w:rFonts w:ascii="바탕" w:hAnsi="바탕"/>
            <w:rPrChange w:id="16163" w:author="ETRI-김종원" w:date="2019-12-10T10:44:00Z">
              <w:rPr/>
            </w:rPrChange>
          </w:rPr>
          <w:t xml:space="preserve"> </w:t>
        </w:r>
        <w:r w:rsidR="00087689" w:rsidRPr="002646CB">
          <w:rPr>
            <w:rFonts w:ascii="바탕" w:hAnsi="바탕" w:hint="eastAsia"/>
            <w:rPrChange w:id="16164" w:author="ETRI-김종원" w:date="2019-12-10T10:44:00Z">
              <w:rPr>
                <w:rFonts w:hint="eastAsia"/>
              </w:rPr>
            </w:rPrChange>
          </w:rPr>
          <w:t>인센티브를</w:t>
        </w:r>
        <w:r w:rsidR="00087689" w:rsidRPr="002646CB">
          <w:rPr>
            <w:rFonts w:ascii="바탕" w:hAnsi="바탕"/>
            <w:rPrChange w:id="16165" w:author="ETRI-김종원" w:date="2019-12-10T10:44:00Z">
              <w:rPr/>
            </w:rPrChange>
          </w:rPr>
          <w:t xml:space="preserve"> </w:t>
        </w:r>
        <w:r w:rsidR="00087689" w:rsidRPr="002646CB">
          <w:rPr>
            <w:rFonts w:ascii="바탕" w:hAnsi="바탕" w:hint="eastAsia"/>
            <w:rPrChange w:id="16166" w:author="ETRI-김종원" w:date="2019-12-10T10:44:00Z">
              <w:rPr>
                <w:rFonts w:hint="eastAsia"/>
              </w:rPr>
            </w:rPrChange>
          </w:rPr>
          <w:t>지급하는</w:t>
        </w:r>
        <w:r w:rsidR="00087689" w:rsidRPr="002646CB">
          <w:rPr>
            <w:rFonts w:ascii="바탕" w:hAnsi="바탕"/>
            <w:rPrChange w:id="16167" w:author="ETRI-김종원" w:date="2019-12-10T10:44:00Z">
              <w:rPr/>
            </w:rPrChange>
          </w:rPr>
          <w:t xml:space="preserve"> </w:t>
        </w:r>
        <w:r w:rsidR="00087689" w:rsidRPr="002646CB">
          <w:rPr>
            <w:rFonts w:ascii="바탕" w:hAnsi="바탕" w:hint="eastAsia"/>
            <w:rPrChange w:id="16168" w:author="ETRI-김종원" w:date="2019-12-10T10:44:00Z">
              <w:rPr>
                <w:rFonts w:hint="eastAsia"/>
              </w:rPr>
            </w:rPrChange>
          </w:rPr>
          <w:t>방법은</w:t>
        </w:r>
        <w:r w:rsidR="00087689" w:rsidRPr="002646CB">
          <w:rPr>
            <w:rFonts w:ascii="바탕" w:hAnsi="바탕"/>
            <w:rPrChange w:id="16169" w:author="ETRI-김종원" w:date="2019-12-10T10:44:00Z">
              <w:rPr/>
            </w:rPrChange>
          </w:rPr>
          <w:t xml:space="preserve"> </w:t>
        </w:r>
        <w:r w:rsidR="00087689" w:rsidRPr="002646CB">
          <w:rPr>
            <w:rFonts w:ascii="바탕" w:hAnsi="바탕" w:hint="eastAsia"/>
            <w:rPrChange w:id="16170" w:author="ETRI-김종원" w:date="2019-12-10T10:44:00Z">
              <w:rPr>
                <w:rFonts w:hint="eastAsia"/>
              </w:rPr>
            </w:rPrChange>
          </w:rPr>
          <w:t>그림</w:t>
        </w:r>
        <w:r w:rsidR="00087689" w:rsidRPr="002646CB">
          <w:rPr>
            <w:rFonts w:ascii="바탕" w:hAnsi="바탕"/>
            <w:rPrChange w:id="16171" w:author="ETRI-김종원" w:date="2019-12-10T10:44:00Z">
              <w:rPr/>
            </w:rPrChange>
          </w:rPr>
          <w:t xml:space="preserve"> 4</w:t>
        </w:r>
        <w:r w:rsidR="00087689" w:rsidRPr="002646CB">
          <w:rPr>
            <w:rFonts w:ascii="바탕" w:hAnsi="바탕" w:hint="eastAsia"/>
            <w:rPrChange w:id="16172" w:author="ETRI-김종원" w:date="2019-12-10T10:44:00Z">
              <w:rPr>
                <w:rFonts w:hint="eastAsia"/>
              </w:rPr>
            </w:rPrChange>
          </w:rPr>
          <w:t>와</w:t>
        </w:r>
        <w:r w:rsidR="00087689" w:rsidRPr="002646CB">
          <w:rPr>
            <w:rFonts w:ascii="바탕" w:hAnsi="바탕"/>
            <w:rPrChange w:id="16173" w:author="ETRI-김종원" w:date="2019-12-10T10:44:00Z">
              <w:rPr/>
            </w:rPrChange>
          </w:rPr>
          <w:t xml:space="preserve"> </w:t>
        </w:r>
        <w:r w:rsidR="00087689" w:rsidRPr="002646CB">
          <w:rPr>
            <w:rFonts w:ascii="바탕" w:hAnsi="바탕" w:hint="eastAsia"/>
            <w:rPrChange w:id="16174" w:author="ETRI-김종원" w:date="2019-12-10T10:44:00Z">
              <w:rPr>
                <w:rFonts w:hint="eastAsia"/>
              </w:rPr>
            </w:rPrChange>
          </w:rPr>
          <w:t>같다</w:t>
        </w:r>
        <w:r w:rsidR="00087689" w:rsidRPr="002646CB">
          <w:rPr>
            <w:rFonts w:ascii="바탕" w:hAnsi="바탕"/>
            <w:rPrChange w:id="16175" w:author="ETRI-김종원" w:date="2019-12-10T10:44:00Z">
              <w:rPr/>
            </w:rPrChange>
          </w:rPr>
          <w:t xml:space="preserve">. </w:t>
        </w:r>
        <w:r w:rsidR="00087689" w:rsidRPr="002646CB">
          <w:rPr>
            <w:rFonts w:ascii="바탕" w:hAnsi="바탕" w:hint="eastAsia"/>
            <w:rPrChange w:id="16176" w:author="ETRI-김종원" w:date="2019-12-10T10:44:00Z">
              <w:rPr>
                <w:rFonts w:hint="eastAsia"/>
              </w:rPr>
            </w:rPrChange>
          </w:rPr>
          <w:t>그림</w:t>
        </w:r>
        <w:r w:rsidR="00087689" w:rsidRPr="002646CB">
          <w:rPr>
            <w:rFonts w:ascii="바탕" w:hAnsi="바탕"/>
            <w:rPrChange w:id="16177" w:author="ETRI-김종원" w:date="2019-12-10T10:44:00Z">
              <w:rPr/>
            </w:rPrChange>
          </w:rPr>
          <w:t xml:space="preserve"> 4</w:t>
        </w:r>
        <w:r w:rsidR="00087689" w:rsidRPr="002646CB">
          <w:rPr>
            <w:rFonts w:ascii="바탕" w:hAnsi="바탕" w:hint="eastAsia"/>
            <w:rPrChange w:id="16178" w:author="ETRI-김종원" w:date="2019-12-10T10:44:00Z">
              <w:rPr>
                <w:rFonts w:hint="eastAsia"/>
              </w:rPr>
            </w:rPrChange>
          </w:rPr>
          <w:t>에서</w:t>
        </w:r>
        <w:r w:rsidR="00087689" w:rsidRPr="002646CB">
          <w:rPr>
            <w:rFonts w:ascii="바탕" w:hAnsi="바탕"/>
            <w:rPrChange w:id="16179" w:author="ETRI-김종원" w:date="2019-12-10T10:44:00Z">
              <w:rPr/>
            </w:rPrChange>
          </w:rPr>
          <w:t xml:space="preserve"> </w:t>
        </w:r>
      </w:ins>
      <w:ins w:id="16180" w:author="박 진상" w:date="2019-10-28T18:25:00Z">
        <w:r w:rsidRPr="002646CB">
          <w:rPr>
            <w:rFonts w:ascii="바탕" w:hAnsi="바탕" w:hint="eastAsia"/>
          </w:rPr>
          <w:t>신뢰지표</w:t>
        </w:r>
      </w:ins>
      <w:ins w:id="16181" w:author="박 진상" w:date="2019-10-08T06:12:00Z">
        <w:r w:rsidR="00087689" w:rsidRPr="002646CB">
          <w:rPr>
            <w:rFonts w:ascii="바탕" w:hAnsi="바탕"/>
            <w:rPrChange w:id="16182" w:author="ETRI-김종원" w:date="2019-12-10T10:44:00Z">
              <w:rPr/>
            </w:rPrChange>
          </w:rPr>
          <w:t xml:space="preserve"> </w:t>
        </w:r>
        <w:r w:rsidR="00087689" w:rsidRPr="002646CB">
          <w:rPr>
            <w:rFonts w:ascii="바탕" w:hAnsi="바탕" w:hint="eastAsia"/>
            <w:rPrChange w:id="16183" w:author="ETRI-김종원" w:date="2019-12-10T10:44:00Z">
              <w:rPr>
                <w:rFonts w:hint="eastAsia"/>
              </w:rPr>
            </w:rPrChange>
          </w:rPr>
          <w:t>인센티브지급률</w:t>
        </w:r>
      </w:ins>
      <w:ins w:id="16184" w:author="박 진상" w:date="2019-10-28T21:10:00Z">
        <w:r w:rsidR="005D6AAC" w:rsidRPr="002646CB">
          <w:rPr>
            <w:rFonts w:ascii="바탕" w:hAnsi="바탕"/>
          </w:rPr>
          <w:t>(</w:t>
        </w:r>
      </w:ins>
      <w:ins w:id="16185" w:author="박 진상" w:date="2019-10-08T06:12:00Z">
        <w:r w:rsidR="00087689" w:rsidRPr="002646CB">
          <w:rPr>
            <w:rFonts w:ascii="바탕" w:hAnsi="바탕"/>
            <w:rPrChange w:id="16186" w:author="ETRI-김종원" w:date="2019-12-10T10:44:00Z">
              <w:rPr/>
            </w:rPrChange>
          </w:rPr>
          <w:t>IRRI</w:t>
        </w:r>
      </w:ins>
      <w:ins w:id="16187" w:author="박 진상" w:date="2019-10-28T21:10:00Z">
        <w:r w:rsidR="005D6AAC" w:rsidRPr="002646CB">
          <w:rPr>
            <w:rFonts w:ascii="바탕" w:hAnsi="바탕"/>
          </w:rPr>
          <w:t>)</w:t>
        </w:r>
      </w:ins>
      <w:ins w:id="16188" w:author="박 진상" w:date="2019-10-08T06:12:00Z">
        <w:r w:rsidR="00087689" w:rsidRPr="002646CB">
          <w:rPr>
            <w:rFonts w:ascii="바탕" w:hAnsi="바탕" w:hint="eastAsia"/>
            <w:rPrChange w:id="16189" w:author="ETRI-김종원" w:date="2019-12-10T10:44:00Z">
              <w:rPr>
                <w:rFonts w:hint="eastAsia"/>
              </w:rPr>
            </w:rPrChange>
          </w:rPr>
          <w:t>는</w:t>
        </w:r>
        <w:r w:rsidR="00087689" w:rsidRPr="002646CB">
          <w:rPr>
            <w:rFonts w:ascii="바탕" w:hAnsi="바탕"/>
            <w:rPrChange w:id="16190" w:author="ETRI-김종원" w:date="2019-12-10T10:44:00Z">
              <w:rPr/>
            </w:rPrChange>
          </w:rPr>
          <w:t xml:space="preserve"> </w:t>
        </w:r>
      </w:ins>
      <w:ins w:id="16191" w:author="박 진상" w:date="2019-10-28T18:25:00Z">
        <w:r w:rsidRPr="002646CB">
          <w:rPr>
            <w:rFonts w:ascii="바탕" w:hAnsi="바탕" w:hint="eastAsia"/>
          </w:rPr>
          <w:t>신뢰지표</w:t>
        </w:r>
      </w:ins>
      <w:ins w:id="16192" w:author="박 진상" w:date="2019-10-28T21:10:00Z">
        <w:r w:rsidR="005D6AAC" w:rsidRPr="002646CB">
          <w:rPr>
            <w:rFonts w:ascii="바탕" w:hAnsi="바탕"/>
          </w:rPr>
          <w:t>(</w:t>
        </w:r>
      </w:ins>
      <w:ins w:id="16193" w:author="박 진상" w:date="2019-10-08T06:12:00Z">
        <w:r w:rsidR="00087689" w:rsidRPr="002646CB">
          <w:rPr>
            <w:rFonts w:ascii="바탕" w:hAnsi="바탕"/>
            <w:rPrChange w:id="16194" w:author="ETRI-김종원" w:date="2019-12-10T10:44:00Z">
              <w:rPr/>
            </w:rPrChange>
          </w:rPr>
          <w:t>R</w:t>
        </w:r>
      </w:ins>
      <w:ins w:id="16195" w:author="박 진상" w:date="2019-10-15T20:34:00Z">
        <w:r w:rsidR="00AC337B" w:rsidRPr="002646CB">
          <w:rPr>
            <w:rFonts w:ascii="바탕" w:hAnsi="바탕"/>
          </w:rPr>
          <w:t>I</w:t>
        </w:r>
      </w:ins>
      <w:ins w:id="16196" w:author="박 진상" w:date="2019-10-08T06:12:00Z">
        <w:r w:rsidR="00087689" w:rsidRPr="002646CB">
          <w:rPr>
            <w:rFonts w:ascii="바탕" w:hAnsi="바탕"/>
            <w:vertAlign w:val="subscript"/>
            <w:rPrChange w:id="16197" w:author="ETRI-김종원" w:date="2019-12-10T10:44:00Z">
              <w:rPr>
                <w:vertAlign w:val="subscript"/>
              </w:rPr>
            </w:rPrChange>
          </w:rPr>
          <w:t>MAPE</w:t>
        </w:r>
      </w:ins>
      <w:ins w:id="16198" w:author="박 진상" w:date="2019-10-28T21:10:00Z">
        <w:r w:rsidR="005D6AAC" w:rsidRPr="002646CB">
          <w:rPr>
            <w:rFonts w:ascii="바탕" w:hAnsi="바탕"/>
          </w:rPr>
          <w:t>)가</w:t>
        </w:r>
      </w:ins>
      <w:ins w:id="16199" w:author="박 진상" w:date="2019-10-08T06:12:00Z">
        <w:r w:rsidR="00087689" w:rsidRPr="002646CB">
          <w:rPr>
            <w:rFonts w:ascii="바탕" w:hAnsi="바탕"/>
            <w:rPrChange w:id="16200" w:author="ETRI-김종원" w:date="2019-12-10T10:44:00Z">
              <w:rPr/>
            </w:rPrChange>
          </w:rPr>
          <w:t xml:space="preserve"> 0%</w:t>
        </w:r>
        <w:r w:rsidR="00087689" w:rsidRPr="002646CB">
          <w:rPr>
            <w:rFonts w:ascii="바탕" w:hAnsi="바탕" w:hint="eastAsia"/>
            <w:rPrChange w:id="16201" w:author="ETRI-김종원" w:date="2019-12-10T10:44:00Z">
              <w:rPr>
                <w:rFonts w:hint="eastAsia"/>
              </w:rPr>
            </w:rPrChange>
          </w:rPr>
          <w:t>에</w:t>
        </w:r>
        <w:r w:rsidR="00087689" w:rsidRPr="002646CB">
          <w:rPr>
            <w:rFonts w:ascii="바탕" w:hAnsi="바탕"/>
            <w:rPrChange w:id="16202" w:author="ETRI-김종원" w:date="2019-12-10T10:44:00Z">
              <w:rPr/>
            </w:rPrChange>
          </w:rPr>
          <w:t xml:space="preserve"> </w:t>
        </w:r>
        <w:r w:rsidR="00087689" w:rsidRPr="002646CB">
          <w:rPr>
            <w:rFonts w:ascii="바탕" w:hAnsi="바탕" w:hint="eastAsia"/>
            <w:rPrChange w:id="16203" w:author="ETRI-김종원" w:date="2019-12-10T10:44:00Z">
              <w:rPr>
                <w:rFonts w:hint="eastAsia"/>
              </w:rPr>
            </w:rPrChange>
          </w:rPr>
          <w:t>가까울수록</w:t>
        </w:r>
        <w:r w:rsidR="00087689" w:rsidRPr="002646CB">
          <w:rPr>
            <w:rFonts w:ascii="바탕" w:hAnsi="바탕"/>
            <w:rPrChange w:id="16204" w:author="ETRI-김종원" w:date="2019-12-10T10:44:00Z">
              <w:rPr/>
            </w:rPrChange>
          </w:rPr>
          <w:t xml:space="preserve"> </w:t>
        </w:r>
        <w:r w:rsidR="00087689" w:rsidRPr="002646CB">
          <w:rPr>
            <w:rFonts w:ascii="바탕" w:hAnsi="바탕" w:hint="eastAsia"/>
            <w:rPrChange w:id="16205" w:author="ETRI-김종원" w:date="2019-12-10T10:44:00Z">
              <w:rPr>
                <w:rFonts w:hint="eastAsia"/>
              </w:rPr>
            </w:rPrChange>
          </w:rPr>
          <w:t>좋은</w:t>
        </w:r>
        <w:r w:rsidR="00087689" w:rsidRPr="002646CB">
          <w:rPr>
            <w:rFonts w:ascii="바탕" w:hAnsi="바탕"/>
            <w:rPrChange w:id="16206" w:author="ETRI-김종원" w:date="2019-12-10T10:44:00Z">
              <w:rPr/>
            </w:rPrChange>
          </w:rPr>
          <w:t xml:space="preserve"> </w:t>
        </w:r>
      </w:ins>
      <w:ins w:id="16207" w:author="박 진상" w:date="2019-10-28T18:24:00Z">
        <w:r w:rsidRPr="002646CB">
          <w:rPr>
            <w:rFonts w:ascii="바탕" w:hAnsi="바탕" w:hint="eastAsia"/>
          </w:rPr>
          <w:t>신뢰</w:t>
        </w:r>
        <w:r w:rsidRPr="002646CB">
          <w:rPr>
            <w:rFonts w:ascii="바탕" w:hAnsi="바탕"/>
          </w:rPr>
          <w:t>를</w:t>
        </w:r>
      </w:ins>
      <w:ins w:id="16208" w:author="박 진상" w:date="2019-10-08T06:12:00Z">
        <w:r w:rsidR="00087689" w:rsidRPr="002646CB">
          <w:rPr>
            <w:rFonts w:ascii="바탕" w:hAnsi="바탕"/>
            <w:rPrChange w:id="16209" w:author="ETRI-김종원" w:date="2019-12-10T10:44:00Z">
              <w:rPr/>
            </w:rPrChange>
          </w:rPr>
          <w:t xml:space="preserve"> </w:t>
        </w:r>
        <w:r w:rsidR="00087689" w:rsidRPr="002646CB">
          <w:rPr>
            <w:rFonts w:ascii="바탕" w:hAnsi="바탕" w:hint="eastAsia"/>
            <w:rPrChange w:id="16210" w:author="ETRI-김종원" w:date="2019-12-10T10:44:00Z">
              <w:rPr>
                <w:rFonts w:hint="eastAsia"/>
              </w:rPr>
            </w:rPrChange>
          </w:rPr>
          <w:t>보유하므로</w:t>
        </w:r>
        <w:r w:rsidR="00087689" w:rsidRPr="002646CB">
          <w:rPr>
            <w:rFonts w:ascii="바탕" w:hAnsi="바탕"/>
            <w:rPrChange w:id="16211" w:author="ETRI-김종원" w:date="2019-12-10T10:44:00Z">
              <w:rPr/>
            </w:rPrChange>
          </w:rPr>
          <w:t xml:space="preserve">, </w:t>
        </w:r>
        <w:r w:rsidR="00087689" w:rsidRPr="002646CB">
          <w:rPr>
            <w:rFonts w:ascii="바탕" w:hAnsi="바탕" w:hint="eastAsia"/>
            <w:rPrChange w:id="16212" w:author="ETRI-김종원" w:date="2019-12-10T10:44:00Z">
              <w:rPr>
                <w:rFonts w:hint="eastAsia"/>
              </w:rPr>
            </w:rPrChange>
          </w:rPr>
          <w:t>일례로서</w:t>
        </w:r>
        <w:r w:rsidR="00087689" w:rsidRPr="002646CB">
          <w:rPr>
            <w:rFonts w:ascii="바탕" w:hAnsi="바탕"/>
            <w:rPrChange w:id="16213" w:author="ETRI-김종원" w:date="2019-12-10T10:44:00Z">
              <w:rPr/>
            </w:rPrChange>
          </w:rPr>
          <w:t xml:space="preserve"> </w:t>
        </w:r>
      </w:ins>
      <w:ins w:id="16214" w:author="박 진상" w:date="2019-10-28T18:25:00Z">
        <w:r w:rsidRPr="002646CB">
          <w:rPr>
            <w:rFonts w:ascii="바탕" w:hAnsi="바탕" w:hint="eastAsia"/>
          </w:rPr>
          <w:t>신뢰지표</w:t>
        </w:r>
      </w:ins>
      <w:ins w:id="16215" w:author="박 진상" w:date="2019-10-28T21:10:00Z">
        <w:r w:rsidR="005D6AAC" w:rsidRPr="002646CB">
          <w:rPr>
            <w:rFonts w:ascii="바탕" w:hAnsi="바탕"/>
          </w:rPr>
          <w:t>(</w:t>
        </w:r>
      </w:ins>
      <w:ins w:id="16216" w:author="박 진상" w:date="2019-10-08T06:12:00Z">
        <w:r w:rsidR="00087689" w:rsidRPr="002646CB">
          <w:rPr>
            <w:rFonts w:ascii="바탕" w:hAnsi="바탕"/>
            <w:rPrChange w:id="16217" w:author="ETRI-김종원" w:date="2019-12-10T10:44:00Z">
              <w:rPr/>
            </w:rPrChange>
          </w:rPr>
          <w:t>R</w:t>
        </w:r>
      </w:ins>
      <w:ins w:id="16218" w:author="박 진상" w:date="2019-10-15T20:34:00Z">
        <w:r w:rsidR="00AC337B" w:rsidRPr="002646CB">
          <w:rPr>
            <w:rFonts w:ascii="바탕" w:hAnsi="바탕"/>
          </w:rPr>
          <w:t>I</w:t>
        </w:r>
      </w:ins>
      <w:ins w:id="16219" w:author="박 진상" w:date="2019-10-08T06:12:00Z">
        <w:r w:rsidR="00087689" w:rsidRPr="002646CB">
          <w:rPr>
            <w:rFonts w:ascii="바탕" w:hAnsi="바탕"/>
            <w:vertAlign w:val="subscript"/>
            <w:rPrChange w:id="16220" w:author="ETRI-김종원" w:date="2019-12-10T10:44:00Z">
              <w:rPr>
                <w:vertAlign w:val="subscript"/>
              </w:rPr>
            </w:rPrChange>
          </w:rPr>
          <w:t>MAPE</w:t>
        </w:r>
      </w:ins>
      <w:ins w:id="16221" w:author="박 진상" w:date="2019-10-28T21:10:00Z">
        <w:r w:rsidR="005D6AAC" w:rsidRPr="002646CB">
          <w:rPr>
            <w:rFonts w:ascii="바탕" w:hAnsi="바탕"/>
          </w:rPr>
          <w:t>)가</w:t>
        </w:r>
      </w:ins>
      <w:ins w:id="16222" w:author="박 진상" w:date="2019-10-08T06:12:00Z">
        <w:r w:rsidR="00087689" w:rsidRPr="002646CB">
          <w:rPr>
            <w:rFonts w:ascii="바탕" w:hAnsi="바탕"/>
            <w:rPrChange w:id="16223" w:author="ETRI-김종원" w:date="2019-12-10T10:44:00Z">
              <w:rPr/>
            </w:rPrChange>
          </w:rPr>
          <w:t xml:space="preserve"> 0%</w:t>
        </w:r>
        <w:r w:rsidR="00087689" w:rsidRPr="002646CB">
          <w:rPr>
            <w:rFonts w:ascii="바탕" w:hAnsi="바탕" w:hint="eastAsia"/>
            <w:rPrChange w:id="16224" w:author="ETRI-김종원" w:date="2019-12-10T10:44:00Z">
              <w:rPr>
                <w:rFonts w:hint="eastAsia"/>
              </w:rPr>
            </w:rPrChange>
          </w:rPr>
          <w:t>일</w:t>
        </w:r>
        <w:r w:rsidR="00087689" w:rsidRPr="002646CB">
          <w:rPr>
            <w:rFonts w:ascii="바탕" w:hAnsi="바탕"/>
            <w:rPrChange w:id="16225" w:author="ETRI-김종원" w:date="2019-12-10T10:44:00Z">
              <w:rPr/>
            </w:rPrChange>
          </w:rPr>
          <w:t xml:space="preserve"> </w:t>
        </w:r>
        <w:r w:rsidR="00087689" w:rsidRPr="002646CB">
          <w:rPr>
            <w:rFonts w:ascii="바탕" w:hAnsi="바탕" w:hint="eastAsia"/>
            <w:rPrChange w:id="16226" w:author="ETRI-김종원" w:date="2019-12-10T10:44:00Z">
              <w:rPr>
                <w:rFonts w:hint="eastAsia"/>
              </w:rPr>
            </w:rPrChange>
          </w:rPr>
          <w:t>때</w:t>
        </w:r>
        <w:r w:rsidR="00087689" w:rsidRPr="002646CB">
          <w:rPr>
            <w:rFonts w:ascii="바탕" w:hAnsi="바탕"/>
            <w:rPrChange w:id="16227" w:author="ETRI-김종원" w:date="2019-12-10T10:44:00Z">
              <w:rPr/>
            </w:rPrChange>
          </w:rPr>
          <w:t xml:space="preserve"> </w:t>
        </w:r>
      </w:ins>
      <w:ins w:id="16228" w:author="박 진상" w:date="2019-10-29T12:20:00Z">
        <w:r w:rsidR="005B6627" w:rsidRPr="002646CB">
          <w:rPr>
            <w:rFonts w:ascii="바탕" w:hAnsi="바탕" w:hint="eastAsia"/>
          </w:rPr>
          <w:t>인센티브단가</w:t>
        </w:r>
      </w:ins>
      <w:ins w:id="16229" w:author="박 진상" w:date="2019-10-08T06:12:00Z">
        <w:r w:rsidR="00087689" w:rsidRPr="002646CB">
          <w:rPr>
            <w:rFonts w:ascii="바탕" w:hAnsi="바탕" w:hint="eastAsia"/>
            <w:rPrChange w:id="16230" w:author="ETRI-김종원" w:date="2019-12-10T10:44:00Z">
              <w:rPr>
                <w:rFonts w:hint="eastAsia"/>
              </w:rPr>
            </w:rPrChange>
          </w:rPr>
          <w:t>의</w:t>
        </w:r>
        <w:r w:rsidR="00087689" w:rsidRPr="002646CB">
          <w:rPr>
            <w:rFonts w:ascii="바탕" w:hAnsi="바탕"/>
            <w:rPrChange w:id="16231" w:author="ETRI-김종원" w:date="2019-12-10T10:44:00Z">
              <w:rPr/>
            </w:rPrChange>
          </w:rPr>
          <w:t xml:space="preserve"> 1.5</w:t>
        </w:r>
        <w:r w:rsidR="00087689" w:rsidRPr="002646CB">
          <w:rPr>
            <w:rFonts w:ascii="바탕" w:hAnsi="바탕" w:hint="eastAsia"/>
            <w:rPrChange w:id="16232" w:author="ETRI-김종원" w:date="2019-12-10T10:44:00Z">
              <w:rPr>
                <w:rFonts w:hint="eastAsia"/>
              </w:rPr>
            </w:rPrChange>
          </w:rPr>
          <w:t>배를</w:t>
        </w:r>
        <w:r w:rsidR="00087689" w:rsidRPr="002646CB">
          <w:rPr>
            <w:rFonts w:ascii="바탕" w:hAnsi="바탕"/>
            <w:rPrChange w:id="16233" w:author="ETRI-김종원" w:date="2019-12-10T10:44:00Z">
              <w:rPr/>
            </w:rPrChange>
          </w:rPr>
          <w:t xml:space="preserve"> </w:t>
        </w:r>
        <w:r w:rsidR="00087689" w:rsidRPr="002646CB">
          <w:rPr>
            <w:rFonts w:ascii="바탕" w:hAnsi="바탕" w:hint="eastAsia"/>
            <w:rPrChange w:id="16234" w:author="ETRI-김종원" w:date="2019-12-10T10:44:00Z">
              <w:rPr>
                <w:rFonts w:hint="eastAsia"/>
              </w:rPr>
            </w:rPrChange>
          </w:rPr>
          <w:t>지급하고</w:t>
        </w:r>
        <w:r w:rsidR="00087689" w:rsidRPr="002646CB">
          <w:rPr>
            <w:rFonts w:ascii="바탕" w:hAnsi="바탕"/>
            <w:rPrChange w:id="16235" w:author="ETRI-김종원" w:date="2019-12-10T10:44:00Z">
              <w:rPr/>
            </w:rPrChange>
          </w:rPr>
          <w:t xml:space="preserve">, </w:t>
        </w:r>
      </w:ins>
      <w:ins w:id="16236" w:author="박 진상" w:date="2019-10-28T18:25:00Z">
        <w:r w:rsidRPr="002646CB">
          <w:rPr>
            <w:rFonts w:ascii="바탕" w:hAnsi="바탕" w:hint="eastAsia"/>
          </w:rPr>
          <w:t>신뢰지표</w:t>
        </w:r>
      </w:ins>
      <w:ins w:id="16237" w:author="박 진상" w:date="2019-10-08T06:12:00Z">
        <w:r w:rsidR="00087689" w:rsidRPr="002646CB">
          <w:rPr>
            <w:rFonts w:ascii="바탕" w:hAnsi="바탕" w:hint="eastAsia"/>
            <w:rPrChange w:id="16238" w:author="ETRI-김종원" w:date="2019-12-10T10:44:00Z">
              <w:rPr>
                <w:rFonts w:hint="eastAsia"/>
              </w:rPr>
            </w:rPrChange>
          </w:rPr>
          <w:t>가</w:t>
        </w:r>
        <w:r w:rsidR="00087689" w:rsidRPr="002646CB">
          <w:rPr>
            <w:rFonts w:ascii="바탕" w:hAnsi="바탕"/>
            <w:rPrChange w:id="16239" w:author="ETRI-김종원" w:date="2019-12-10T10:44:00Z">
              <w:rPr/>
            </w:rPrChange>
          </w:rPr>
          <w:t xml:space="preserve"> </w:t>
        </w:r>
        <w:r w:rsidR="00087689" w:rsidRPr="002646CB">
          <w:rPr>
            <w:rFonts w:ascii="바탕" w:hAnsi="바탕" w:hint="eastAsia"/>
            <w:rPrChange w:id="16240" w:author="ETRI-김종원" w:date="2019-12-10T10:44:00Z">
              <w:rPr>
                <w:rFonts w:hint="eastAsia"/>
              </w:rPr>
            </w:rPrChange>
          </w:rPr>
          <w:t>증가할수록</w:t>
        </w:r>
        <w:r w:rsidR="00087689" w:rsidRPr="002646CB">
          <w:rPr>
            <w:rFonts w:ascii="바탕" w:hAnsi="바탕"/>
            <w:rPrChange w:id="16241" w:author="ETRI-김종원" w:date="2019-12-10T10:44:00Z">
              <w:rPr/>
            </w:rPrChange>
          </w:rPr>
          <w:t xml:space="preserve"> </w:t>
        </w:r>
      </w:ins>
      <w:ins w:id="16242" w:author="박 진상" w:date="2019-10-28T18:25:00Z">
        <w:r w:rsidRPr="002646CB">
          <w:rPr>
            <w:rFonts w:ascii="바탕" w:hAnsi="바탕" w:hint="eastAsia"/>
          </w:rPr>
          <w:t>신뢰지표</w:t>
        </w:r>
      </w:ins>
      <w:ins w:id="16243" w:author="박 진상" w:date="2019-10-08T06:12:00Z">
        <w:r w:rsidR="00087689" w:rsidRPr="002646CB">
          <w:rPr>
            <w:rFonts w:ascii="바탕" w:hAnsi="바탕"/>
            <w:rPrChange w:id="16244" w:author="ETRI-김종원" w:date="2019-12-10T10:44:00Z">
              <w:rPr/>
            </w:rPrChange>
          </w:rPr>
          <w:t xml:space="preserve"> </w:t>
        </w:r>
        <w:r w:rsidR="00087689" w:rsidRPr="002646CB">
          <w:rPr>
            <w:rFonts w:ascii="바탕" w:hAnsi="바탕" w:hint="eastAsia"/>
            <w:rPrChange w:id="16245" w:author="ETRI-김종원" w:date="2019-12-10T10:44:00Z">
              <w:rPr>
                <w:rFonts w:hint="eastAsia"/>
              </w:rPr>
            </w:rPrChange>
          </w:rPr>
          <w:t>인센티브지급률이</w:t>
        </w:r>
        <w:r w:rsidR="00087689" w:rsidRPr="002646CB">
          <w:rPr>
            <w:rFonts w:ascii="바탕" w:hAnsi="바탕"/>
            <w:rPrChange w:id="16246" w:author="ETRI-김종원" w:date="2019-12-10T10:44:00Z">
              <w:rPr/>
            </w:rPrChange>
          </w:rPr>
          <w:t xml:space="preserve"> </w:t>
        </w:r>
      </w:ins>
      <w:ins w:id="16247" w:author="ETRI-김종원" w:date="2019-12-03T09:16:00Z">
        <w:r w:rsidR="002A7621" w:rsidRPr="002646CB">
          <w:rPr>
            <w:rFonts w:ascii="바탕" w:hAnsi="바탕" w:hint="eastAsia"/>
          </w:rPr>
          <w:t>선형적</w:t>
        </w:r>
      </w:ins>
      <w:ins w:id="16248" w:author="박 진상" w:date="2019-10-08T06:12:00Z">
        <w:del w:id="16249" w:author="ETRI-김종원" w:date="2019-12-03T09:16:00Z">
          <w:r w:rsidR="00087689" w:rsidRPr="002646CB" w:rsidDel="002A7621">
            <w:rPr>
              <w:rFonts w:ascii="바탕" w:hAnsi="바탕" w:hint="eastAsia"/>
              <w:rPrChange w:id="16250" w:author="ETRI-김종원" w:date="2019-12-10T10:44:00Z">
                <w:rPr>
                  <w:rFonts w:hint="eastAsia"/>
                </w:rPr>
              </w:rPrChange>
            </w:rPr>
            <w:delText>직선적</w:delText>
          </w:r>
        </w:del>
        <w:r w:rsidR="00087689" w:rsidRPr="002646CB">
          <w:rPr>
            <w:rFonts w:ascii="바탕" w:hAnsi="바탕" w:hint="eastAsia"/>
            <w:rPrChange w:id="16251" w:author="ETRI-김종원" w:date="2019-12-10T10:44:00Z">
              <w:rPr>
                <w:rFonts w:hint="eastAsia"/>
              </w:rPr>
            </w:rPrChange>
          </w:rPr>
          <w:t>으로</w:t>
        </w:r>
        <w:r w:rsidR="00087689" w:rsidRPr="002646CB">
          <w:rPr>
            <w:rFonts w:ascii="바탕" w:hAnsi="바탕"/>
            <w:rPrChange w:id="16252" w:author="ETRI-김종원" w:date="2019-12-10T10:44:00Z">
              <w:rPr/>
            </w:rPrChange>
          </w:rPr>
          <w:t xml:space="preserve"> </w:t>
        </w:r>
        <w:r w:rsidR="00087689" w:rsidRPr="002646CB">
          <w:rPr>
            <w:rFonts w:ascii="바탕" w:hAnsi="바탕" w:hint="eastAsia"/>
            <w:rPrChange w:id="16253" w:author="ETRI-김종원" w:date="2019-12-10T10:44:00Z">
              <w:rPr>
                <w:rFonts w:hint="eastAsia"/>
              </w:rPr>
            </w:rPrChange>
          </w:rPr>
          <w:t>감소하여</w:t>
        </w:r>
        <w:r w:rsidR="00087689" w:rsidRPr="002646CB">
          <w:rPr>
            <w:rFonts w:ascii="바탕" w:hAnsi="바탕"/>
            <w:rPrChange w:id="16254" w:author="ETRI-김종원" w:date="2019-12-10T10:44:00Z">
              <w:rPr/>
            </w:rPrChange>
          </w:rPr>
          <w:t xml:space="preserve">, </w:t>
        </w:r>
      </w:ins>
      <w:ins w:id="16255" w:author="박 진상" w:date="2019-10-28T18:25:00Z">
        <w:r w:rsidRPr="002646CB">
          <w:rPr>
            <w:rFonts w:ascii="바탕" w:hAnsi="바탕" w:hint="eastAsia"/>
          </w:rPr>
          <w:t>신뢰지표</w:t>
        </w:r>
      </w:ins>
      <w:ins w:id="16256" w:author="박 진상" w:date="2019-10-08T06:12:00Z">
        <w:r w:rsidR="00087689" w:rsidRPr="002646CB">
          <w:rPr>
            <w:rFonts w:ascii="바탕" w:hAnsi="바탕" w:hint="eastAsia"/>
            <w:rPrChange w:id="16257" w:author="ETRI-김종원" w:date="2019-12-10T10:44:00Z">
              <w:rPr>
                <w:rFonts w:hint="eastAsia"/>
              </w:rPr>
            </w:rPrChange>
          </w:rPr>
          <w:t>가</w:t>
        </w:r>
        <w:r w:rsidR="00087689" w:rsidRPr="002646CB">
          <w:rPr>
            <w:rFonts w:ascii="바탕" w:hAnsi="바탕"/>
            <w:rPrChange w:id="16258" w:author="ETRI-김종원" w:date="2019-12-10T10:44:00Z">
              <w:rPr/>
            </w:rPrChange>
          </w:rPr>
          <w:t xml:space="preserve"> 30 ~ 100%</w:t>
        </w:r>
        <w:r w:rsidR="00087689" w:rsidRPr="002646CB">
          <w:rPr>
            <w:rFonts w:ascii="바탕" w:hAnsi="바탕" w:hint="eastAsia"/>
            <w:rPrChange w:id="16259" w:author="ETRI-김종원" w:date="2019-12-10T10:44:00Z">
              <w:rPr>
                <w:rFonts w:hint="eastAsia"/>
              </w:rPr>
            </w:rPrChange>
          </w:rPr>
          <w:t>일</w:t>
        </w:r>
        <w:r w:rsidR="00087689" w:rsidRPr="002646CB">
          <w:rPr>
            <w:rFonts w:ascii="바탕" w:hAnsi="바탕"/>
            <w:rPrChange w:id="16260" w:author="ETRI-김종원" w:date="2019-12-10T10:44:00Z">
              <w:rPr/>
            </w:rPrChange>
          </w:rPr>
          <w:t xml:space="preserve"> </w:t>
        </w:r>
        <w:r w:rsidR="00087689" w:rsidRPr="002646CB">
          <w:rPr>
            <w:rFonts w:ascii="바탕" w:hAnsi="바탕" w:hint="eastAsia"/>
            <w:rPrChange w:id="16261" w:author="ETRI-김종원" w:date="2019-12-10T10:44:00Z">
              <w:rPr>
                <w:rFonts w:hint="eastAsia"/>
              </w:rPr>
            </w:rPrChange>
          </w:rPr>
          <w:t>때</w:t>
        </w:r>
        <w:r w:rsidR="00087689" w:rsidRPr="002646CB">
          <w:rPr>
            <w:rFonts w:ascii="바탕" w:hAnsi="바탕"/>
            <w:rPrChange w:id="16262" w:author="ETRI-김종원" w:date="2019-12-10T10:44:00Z">
              <w:rPr/>
            </w:rPrChange>
          </w:rPr>
          <w:t xml:space="preserve"> </w:t>
        </w:r>
      </w:ins>
      <w:ins w:id="16263" w:author="박 진상" w:date="2019-10-29T12:20:00Z">
        <w:r w:rsidR="005B6627" w:rsidRPr="002646CB">
          <w:rPr>
            <w:rFonts w:ascii="바탕" w:hAnsi="바탕" w:hint="eastAsia"/>
          </w:rPr>
          <w:t>인센티브단가</w:t>
        </w:r>
      </w:ins>
      <w:ins w:id="16264" w:author="박 진상" w:date="2019-10-08T06:12:00Z">
        <w:r w:rsidR="00087689" w:rsidRPr="002646CB">
          <w:rPr>
            <w:rFonts w:ascii="바탕" w:hAnsi="바탕" w:hint="eastAsia"/>
            <w:rPrChange w:id="16265" w:author="ETRI-김종원" w:date="2019-12-10T10:44:00Z">
              <w:rPr>
                <w:rFonts w:hint="eastAsia"/>
              </w:rPr>
            </w:rPrChange>
          </w:rPr>
          <w:t>의</w:t>
        </w:r>
        <w:r w:rsidR="00087689" w:rsidRPr="002646CB">
          <w:rPr>
            <w:rFonts w:ascii="바탕" w:hAnsi="바탕"/>
            <w:rPrChange w:id="16266" w:author="ETRI-김종원" w:date="2019-12-10T10:44:00Z">
              <w:rPr/>
            </w:rPrChange>
          </w:rPr>
          <w:t xml:space="preserve"> 0</w:t>
        </w:r>
        <w:r w:rsidR="00087689" w:rsidRPr="002646CB">
          <w:rPr>
            <w:rFonts w:ascii="바탕" w:hAnsi="바탕" w:hint="eastAsia"/>
            <w:rPrChange w:id="16267" w:author="ETRI-김종원" w:date="2019-12-10T10:44:00Z">
              <w:rPr>
                <w:rFonts w:hint="eastAsia"/>
              </w:rPr>
            </w:rPrChange>
          </w:rPr>
          <w:t>배를</w:t>
        </w:r>
        <w:r w:rsidR="00087689" w:rsidRPr="002646CB">
          <w:rPr>
            <w:rFonts w:ascii="바탕" w:hAnsi="바탕"/>
            <w:rPrChange w:id="16268" w:author="ETRI-김종원" w:date="2019-12-10T10:44:00Z">
              <w:rPr/>
            </w:rPrChange>
          </w:rPr>
          <w:t xml:space="preserve"> </w:t>
        </w:r>
        <w:r w:rsidR="00087689" w:rsidRPr="002646CB">
          <w:rPr>
            <w:rFonts w:ascii="바탕" w:hAnsi="바탕" w:hint="eastAsia"/>
            <w:rPrChange w:id="16269" w:author="ETRI-김종원" w:date="2019-12-10T10:44:00Z">
              <w:rPr>
                <w:rFonts w:hint="eastAsia"/>
              </w:rPr>
            </w:rPrChange>
          </w:rPr>
          <w:t>지급한다</w:t>
        </w:r>
        <w:r w:rsidR="00087689" w:rsidRPr="002646CB">
          <w:rPr>
            <w:rFonts w:ascii="바탕" w:hAnsi="바탕"/>
            <w:rPrChange w:id="16270" w:author="ETRI-김종원" w:date="2019-12-10T10:44:00Z">
              <w:rPr/>
            </w:rPrChange>
          </w:rPr>
          <w:t>.</w:t>
        </w:r>
      </w:ins>
    </w:p>
    <w:p w14:paraId="1AF45FE2" w14:textId="77777777" w:rsidR="00314A58" w:rsidRPr="002646CB" w:rsidRDefault="00314A58" w:rsidP="00087689">
      <w:pPr>
        <w:rPr>
          <w:ins w:id="16271" w:author="박 진상" w:date="2019-10-08T06:12:00Z"/>
          <w:rFonts w:ascii="바탕" w:hAnsi="바탕"/>
          <w:noProof w:val="0"/>
          <w:rPrChange w:id="16272" w:author="ETRI-김종원" w:date="2019-12-10T10:44:00Z">
            <w:rPr>
              <w:ins w:id="16273" w:author="박 진상" w:date="2019-10-08T06:12:00Z"/>
              <w:noProof w:val="0"/>
            </w:rPr>
          </w:rPrChange>
        </w:rPr>
      </w:pPr>
    </w:p>
    <w:p w14:paraId="38D7D713" w14:textId="596440E3" w:rsidR="00087689" w:rsidRPr="002646CB" w:rsidDel="00314A58" w:rsidRDefault="00087689" w:rsidP="00087689">
      <w:pPr>
        <w:rPr>
          <w:ins w:id="16274" w:author="박 진상" w:date="2019-10-08T06:18:00Z"/>
          <w:del w:id="16275" w:author="ETRI-김종원" w:date="2019-11-04T20:21:00Z"/>
        </w:rPr>
      </w:pPr>
    </w:p>
    <w:p w14:paraId="79B7A773" w14:textId="0E0903BD" w:rsidR="00087689" w:rsidRPr="002646CB" w:rsidDel="00314A58" w:rsidRDefault="009D2574">
      <w:pPr>
        <w:jc w:val="center"/>
        <w:rPr>
          <w:ins w:id="16276" w:author="박 진상" w:date="2019-10-08T06:18:00Z"/>
          <w:del w:id="16277" w:author="ETRI-김종원" w:date="2019-11-04T20:22:00Z"/>
        </w:rPr>
        <w:pPrChange w:id="16278" w:author="ETRI-김종원" w:date="2019-11-04T20:02:00Z">
          <w:pPr/>
        </w:pPrChange>
      </w:pPr>
      <w:ins w:id="16279" w:author="박 진상" w:date="2019-10-28T21:37:00Z">
        <w:del w:id="16280" w:author="ETRI-김종원" w:date="2019-11-04T20:02:00Z">
          <w:r w:rsidRPr="00DD13A5" w:rsidDel="007A01CF">
            <w:rPr>
              <w:lang w:val="en-US"/>
            </w:rPr>
            <w:drawing>
              <wp:inline distT="0" distB="0" distL="0" distR="0" wp14:anchorId="33435A98" wp14:editId="62031857">
                <wp:extent cx="5946412" cy="2717824"/>
                <wp:effectExtent l="0" t="0" r="0" b="6350"/>
                <wp:docPr id="17" name="그림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70333" cy="272875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del>
      </w:ins>
      <w:ins w:id="16281" w:author="ETRI-김종원" w:date="2019-11-04T20:08:00Z">
        <w:r w:rsidR="008C2857" w:rsidRPr="00147ED9">
          <w:rPr>
            <w:lang w:val="en-US"/>
          </w:rPr>
          <w:drawing>
            <wp:inline distT="0" distB="0" distL="0" distR="0" wp14:anchorId="0AE13498" wp14:editId="52A8EB3D">
              <wp:extent cx="5905500" cy="2171700"/>
              <wp:effectExtent l="0" t="0" r="0" b="0"/>
              <wp:docPr id="6" name="그림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06139" cy="21719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06D53F4" w14:textId="4CB83A41" w:rsidR="00087689" w:rsidRPr="002646CB" w:rsidRDefault="00087689">
      <w:pPr>
        <w:jc w:val="center"/>
        <w:rPr>
          <w:ins w:id="16282" w:author="박 진상" w:date="2019-10-08T06:12:00Z"/>
        </w:rPr>
        <w:pPrChange w:id="16283" w:author="ETRI-김종원" w:date="2019-11-04T20:22:00Z">
          <w:pPr/>
        </w:pPrChange>
      </w:pPr>
    </w:p>
    <w:p w14:paraId="2805E900" w14:textId="4547E09A" w:rsidR="00087689" w:rsidRPr="002646CB" w:rsidRDefault="00087689" w:rsidP="00087689">
      <w:pPr>
        <w:pStyle w:val="aff"/>
        <w:jc w:val="center"/>
        <w:rPr>
          <w:ins w:id="16284" w:author="박 진상" w:date="2019-10-08T06:20:00Z"/>
        </w:rPr>
      </w:pPr>
      <w:ins w:id="16285" w:author="박 진상" w:date="2019-10-08T06:12:00Z">
        <w:r w:rsidRPr="002646CB">
          <w:rPr>
            <w:rFonts w:hint="eastAsia"/>
          </w:rPr>
          <w:t>그림</w:t>
        </w:r>
        <w:r w:rsidRPr="002646CB">
          <w:t xml:space="preserve"> 4  </w:t>
        </w:r>
      </w:ins>
      <w:ins w:id="16286" w:author="박 진상" w:date="2019-10-28T18:25:00Z">
        <w:r w:rsidR="00DC4888" w:rsidRPr="002646CB">
          <w:rPr>
            <w:rFonts w:hint="eastAsia"/>
          </w:rPr>
          <w:t>신뢰지표</w:t>
        </w:r>
      </w:ins>
      <w:ins w:id="16287" w:author="박 진상" w:date="2019-10-08T06:12:00Z">
        <w:r w:rsidRPr="002646CB">
          <w:t xml:space="preserve"> </w:t>
        </w:r>
        <w:r w:rsidRPr="002646CB">
          <w:rPr>
            <w:rFonts w:hint="eastAsia"/>
          </w:rPr>
          <w:t>인센티브지급률</w:t>
        </w:r>
      </w:ins>
    </w:p>
    <w:p w14:paraId="06BE8FEF" w14:textId="4C084078" w:rsidR="004E18D8" w:rsidRPr="002646CB" w:rsidRDefault="004E18D8">
      <w:pPr>
        <w:widowControl/>
        <w:wordWrap/>
        <w:autoSpaceDE/>
        <w:autoSpaceDN/>
        <w:spacing w:line="240" w:lineRule="auto"/>
        <w:jc w:val="left"/>
        <w:rPr>
          <w:ins w:id="16288" w:author="박 진상" w:date="2019-10-08T06:21:00Z"/>
        </w:rPr>
      </w:pPr>
      <w:ins w:id="16289" w:author="박 진상" w:date="2019-10-08T06:21:00Z">
        <w:r w:rsidRPr="002646CB">
          <w:br w:type="page"/>
        </w:r>
      </w:ins>
    </w:p>
    <w:p w14:paraId="190C1896" w14:textId="287C13FD" w:rsidR="00930BC1" w:rsidRPr="002646CB" w:rsidDel="00AD22B1" w:rsidRDefault="00DC4888" w:rsidP="00930BC1">
      <w:pPr>
        <w:pStyle w:val="24"/>
        <w:wordWrap/>
        <w:rPr>
          <w:ins w:id="16290" w:author="박 진상" w:date="2019-10-08T06:01:00Z"/>
          <w:del w:id="16291" w:author="ETRI-김종원" w:date="2019-11-04T20:24:00Z"/>
          <w:lang w:eastAsia="ko-KR"/>
        </w:rPr>
      </w:pPr>
      <w:ins w:id="16292" w:author="박 진상" w:date="2019-10-28T18:24:00Z">
        <w:del w:id="16293" w:author="ETRI-김종원" w:date="2019-11-04T20:24:00Z">
          <w:r w:rsidRPr="002646CB" w:rsidDel="00AD22B1">
            <w:rPr>
              <w:rFonts w:hint="eastAsia"/>
              <w:b w:val="0"/>
            </w:rPr>
            <w:lastRenderedPageBreak/>
            <w:delText>변동</w:delText>
          </w:r>
        </w:del>
      </w:ins>
      <w:ins w:id="16294" w:author="박 진상" w:date="2019-10-08T06:01:00Z">
        <w:del w:id="16295" w:author="ETRI-김종원" w:date="2019-11-04T20:24:00Z">
          <w:r w:rsidR="00930BC1" w:rsidRPr="002646CB" w:rsidDel="00AD22B1">
            <w:rPr>
              <w:rFonts w:hint="eastAsia"/>
              <w:b w:val="0"/>
            </w:rPr>
            <w:delText>지표</w:delText>
          </w:r>
          <w:r w:rsidR="00930BC1" w:rsidRPr="002646CB" w:rsidDel="00AD22B1">
            <w:rPr>
              <w:b w:val="0"/>
            </w:rPr>
            <w:delText xml:space="preserve"> </w:delText>
          </w:r>
          <w:r w:rsidR="00930BC1" w:rsidRPr="002646CB" w:rsidDel="00AD22B1">
            <w:rPr>
              <w:rFonts w:hint="eastAsia"/>
              <w:b w:val="0"/>
            </w:rPr>
            <w:delText>인센티브지급률</w:delText>
          </w:r>
        </w:del>
      </w:ins>
      <w:ins w:id="16296" w:author="박 진상" w:date="2019-10-28T21:12:00Z">
        <w:del w:id="16297" w:author="ETRI-김종원" w:date="2019-11-04T20:24:00Z">
          <w:r w:rsidR="007A4B52" w:rsidRPr="002646CB" w:rsidDel="00AD22B1">
            <w:rPr>
              <w:b w:val="0"/>
            </w:rPr>
            <w:delText>(IRVI)</w:delText>
          </w:r>
        </w:del>
      </w:ins>
      <w:ins w:id="16298" w:author="박 진상" w:date="2019-10-08T06:01:00Z">
        <w:del w:id="16299" w:author="ETRI-김종원" w:date="2019-11-04T20:24:00Z">
          <w:r w:rsidR="00930BC1" w:rsidRPr="002646CB" w:rsidDel="00AD22B1">
            <w:rPr>
              <w:b w:val="0"/>
            </w:rPr>
            <w:delText xml:space="preserve"> </w:delText>
          </w:r>
          <w:r w:rsidR="00930BC1" w:rsidRPr="002646CB" w:rsidDel="00AD22B1">
            <w:rPr>
              <w:rFonts w:hint="eastAsia"/>
              <w:b w:val="0"/>
            </w:rPr>
            <w:delText>산정</w:delText>
          </w:r>
          <w:r w:rsidR="00930BC1" w:rsidRPr="002646CB" w:rsidDel="00AD22B1">
            <w:rPr>
              <w:b w:val="0"/>
            </w:rPr>
            <w:delText xml:space="preserve"> </w:delText>
          </w:r>
          <w:r w:rsidR="00930BC1" w:rsidRPr="002646CB" w:rsidDel="00AD22B1">
            <w:rPr>
              <w:rFonts w:hint="eastAsia"/>
              <w:b w:val="0"/>
            </w:rPr>
            <w:delText>방법</w:delText>
          </w:r>
        </w:del>
      </w:ins>
    </w:p>
    <w:p w14:paraId="714FC112" w14:textId="0E9F0012" w:rsidR="00AD22B1" w:rsidRPr="002646CB" w:rsidRDefault="00AD22B1" w:rsidP="00AD22B1">
      <w:pPr>
        <w:pStyle w:val="KSDTA1"/>
        <w:numPr>
          <w:ilvl w:val="0"/>
          <w:numId w:val="0"/>
        </w:numPr>
        <w:rPr>
          <w:ins w:id="16300" w:author="ETRI-김종원" w:date="2019-11-04T20:24:00Z"/>
          <w:rFonts w:eastAsia="MS Mincho"/>
          <w:lang w:eastAsia="ko-KR"/>
        </w:rPr>
      </w:pPr>
      <w:bookmarkStart w:id="16301" w:name="_Toc26867868"/>
      <w:ins w:id="16302" w:author="ETRI-김종원" w:date="2019-11-04T20:24:00Z">
        <w:r w:rsidRPr="002646CB">
          <w:rPr>
            <w:szCs w:val="24"/>
            <w:lang w:eastAsia="ko-KR"/>
          </w:rPr>
          <w:t>A.3</w:t>
        </w:r>
        <w:r w:rsidRPr="002646CB">
          <w:rPr>
            <w:b w:val="0"/>
            <w:szCs w:val="24"/>
            <w:lang w:eastAsia="ko-KR"/>
          </w:rPr>
          <w:t xml:space="preserve"> </w:t>
        </w:r>
        <w:r w:rsidRPr="002646CB">
          <w:rPr>
            <w:rFonts w:hint="eastAsia"/>
            <w:lang w:eastAsia="ko-KR"/>
          </w:rPr>
          <w:t>변동지표</w:t>
        </w:r>
        <w:r w:rsidRPr="002646CB">
          <w:rPr>
            <w:lang w:eastAsia="ko-KR"/>
          </w:rPr>
          <w:t xml:space="preserve"> </w:t>
        </w:r>
        <w:r w:rsidRPr="002646CB">
          <w:rPr>
            <w:rFonts w:hint="eastAsia"/>
            <w:lang w:eastAsia="ko-KR"/>
          </w:rPr>
          <w:t>인센티브지급률</w:t>
        </w:r>
        <w:r w:rsidRPr="002646CB">
          <w:rPr>
            <w:lang w:eastAsia="ko-KR"/>
          </w:rPr>
          <w:t xml:space="preserve">(IRVI) </w:t>
        </w:r>
        <w:r w:rsidRPr="002646CB">
          <w:rPr>
            <w:rFonts w:hint="eastAsia"/>
            <w:lang w:eastAsia="ko-KR"/>
          </w:rPr>
          <w:t>산정</w:t>
        </w:r>
        <w:r w:rsidRPr="002646CB">
          <w:rPr>
            <w:lang w:eastAsia="ko-KR"/>
          </w:rPr>
          <w:t xml:space="preserve"> </w:t>
        </w:r>
        <w:r w:rsidRPr="002646CB">
          <w:rPr>
            <w:rFonts w:hint="eastAsia"/>
            <w:lang w:eastAsia="ko-KR"/>
          </w:rPr>
          <w:t>방법</w:t>
        </w:r>
        <w:bookmarkEnd w:id="16301"/>
      </w:ins>
    </w:p>
    <w:p w14:paraId="0017F75B" w14:textId="77777777" w:rsidR="00930BC1" w:rsidRPr="002646CB" w:rsidRDefault="00930BC1" w:rsidP="00930BC1">
      <w:pPr>
        <w:rPr>
          <w:ins w:id="16303" w:author="박 진상" w:date="2019-10-08T06:01:00Z"/>
          <w:lang w:val="de-DE"/>
          <w:rPrChange w:id="16304" w:author="ETRI-김종원" w:date="2019-12-10T10:44:00Z">
            <w:rPr>
              <w:ins w:id="16305" w:author="박 진상" w:date="2019-10-08T06:01:00Z"/>
            </w:rPr>
          </w:rPrChange>
        </w:rPr>
      </w:pPr>
    </w:p>
    <w:p w14:paraId="0F4DCCD2" w14:textId="0E3B23F4" w:rsidR="00087689" w:rsidRPr="002646CB" w:rsidRDefault="00DC4888" w:rsidP="00087689">
      <w:pPr>
        <w:rPr>
          <w:ins w:id="16306" w:author="박 진상" w:date="2019-10-08T06:12:00Z"/>
          <w:noProof w:val="0"/>
        </w:rPr>
      </w:pPr>
      <w:ins w:id="16307" w:author="박 진상" w:date="2019-10-28T18:26:00Z">
        <w:r w:rsidRPr="002646CB">
          <w:rPr>
            <w:rFonts w:hint="eastAsia"/>
          </w:rPr>
          <w:t>변동지표</w:t>
        </w:r>
      </w:ins>
      <w:ins w:id="16308" w:author="박 진상" w:date="2019-10-08T06:12:00Z">
        <w:r w:rsidR="00087689" w:rsidRPr="002646CB">
          <w:rPr>
            <w:rFonts w:hint="eastAsia"/>
          </w:rPr>
          <w:t>에</w:t>
        </w:r>
        <w:r w:rsidR="00087689" w:rsidRPr="002646CB">
          <w:t xml:space="preserve"> </w:t>
        </w:r>
        <w:r w:rsidR="00087689" w:rsidRPr="002646CB">
          <w:rPr>
            <w:rFonts w:hint="eastAsia"/>
          </w:rPr>
          <w:t>의하여</w:t>
        </w:r>
        <w:r w:rsidR="00087689" w:rsidRPr="002646CB">
          <w:t xml:space="preserve"> </w:t>
        </w:r>
        <w:r w:rsidR="00087689" w:rsidRPr="002646CB">
          <w:rPr>
            <w:rFonts w:hint="eastAsia"/>
          </w:rPr>
          <w:t>인센티브를</w:t>
        </w:r>
        <w:r w:rsidR="00087689" w:rsidRPr="002646CB">
          <w:t xml:space="preserve"> </w:t>
        </w:r>
        <w:r w:rsidR="00087689" w:rsidRPr="002646CB">
          <w:rPr>
            <w:rFonts w:hint="eastAsia"/>
          </w:rPr>
          <w:t>지급하는</w:t>
        </w:r>
        <w:r w:rsidR="00087689" w:rsidRPr="002646CB">
          <w:t xml:space="preserve"> </w:t>
        </w:r>
        <w:r w:rsidR="00087689" w:rsidRPr="002646CB">
          <w:rPr>
            <w:rFonts w:hint="eastAsia"/>
          </w:rPr>
          <w:t>방법은</w:t>
        </w:r>
        <w:r w:rsidR="00087689" w:rsidRPr="002646CB">
          <w:t xml:space="preserve"> </w:t>
        </w:r>
        <w:r w:rsidR="00087689" w:rsidRPr="002646CB">
          <w:rPr>
            <w:rFonts w:hint="eastAsia"/>
          </w:rPr>
          <w:t>그림</w:t>
        </w:r>
        <w:r w:rsidR="00087689" w:rsidRPr="002646CB">
          <w:t xml:space="preserve"> 5</w:t>
        </w:r>
        <w:r w:rsidR="00087689" w:rsidRPr="002646CB">
          <w:rPr>
            <w:rFonts w:hint="eastAsia"/>
          </w:rPr>
          <w:t>와</w:t>
        </w:r>
        <w:r w:rsidR="00087689" w:rsidRPr="002646CB">
          <w:t xml:space="preserve"> </w:t>
        </w:r>
        <w:r w:rsidR="00087689" w:rsidRPr="002646CB">
          <w:rPr>
            <w:rFonts w:hint="eastAsia"/>
          </w:rPr>
          <w:t>같다</w:t>
        </w:r>
        <w:r w:rsidR="00087689" w:rsidRPr="002646CB">
          <w:t xml:space="preserve">. </w:t>
        </w:r>
        <w:r w:rsidR="00087689" w:rsidRPr="002646CB">
          <w:rPr>
            <w:rFonts w:hint="eastAsia"/>
          </w:rPr>
          <w:t>그림</w:t>
        </w:r>
        <w:r w:rsidR="00087689" w:rsidRPr="002646CB">
          <w:t xml:space="preserve"> 5</w:t>
        </w:r>
        <w:r w:rsidR="00087689" w:rsidRPr="002646CB">
          <w:rPr>
            <w:rFonts w:hint="eastAsia"/>
          </w:rPr>
          <w:t>에서</w:t>
        </w:r>
        <w:r w:rsidR="00087689" w:rsidRPr="002646CB">
          <w:t xml:space="preserve"> </w:t>
        </w:r>
      </w:ins>
      <w:ins w:id="16309" w:author="박 진상" w:date="2019-10-28T18:26:00Z">
        <w:r w:rsidRPr="002646CB">
          <w:rPr>
            <w:rFonts w:hint="eastAsia"/>
          </w:rPr>
          <w:t>변동지표</w:t>
        </w:r>
      </w:ins>
      <w:ins w:id="16310" w:author="박 진상" w:date="2019-10-08T06:12:00Z">
        <w:r w:rsidR="00087689" w:rsidRPr="002646CB">
          <w:t xml:space="preserve"> </w:t>
        </w:r>
        <w:r w:rsidR="00087689" w:rsidRPr="002646CB">
          <w:rPr>
            <w:rFonts w:hint="eastAsia"/>
          </w:rPr>
          <w:t>인센티브지급률</w:t>
        </w:r>
      </w:ins>
      <w:ins w:id="16311" w:author="박 진상" w:date="2019-10-28T21:06:00Z">
        <w:r w:rsidR="005D6AAC" w:rsidRPr="002646CB">
          <w:t>(</w:t>
        </w:r>
      </w:ins>
      <w:ins w:id="16312" w:author="박 진상" w:date="2019-10-08T06:12:00Z">
        <w:r w:rsidR="00087689" w:rsidRPr="002646CB">
          <w:t>IR</w:t>
        </w:r>
      </w:ins>
      <w:ins w:id="16313" w:author="박 진상" w:date="2019-10-15T20:04:00Z">
        <w:r w:rsidR="00E34BCB" w:rsidRPr="002646CB">
          <w:t>VI</w:t>
        </w:r>
      </w:ins>
      <w:ins w:id="16314" w:author="박 진상" w:date="2019-10-28T21:06:00Z">
        <w:r w:rsidR="005D6AAC" w:rsidRPr="002646CB">
          <w:t>)</w:t>
        </w:r>
      </w:ins>
      <w:ins w:id="16315" w:author="박 진상" w:date="2019-10-08T06:12:00Z">
        <w:r w:rsidR="00087689" w:rsidRPr="002646CB">
          <w:rPr>
            <w:rFonts w:hint="eastAsia"/>
          </w:rPr>
          <w:t>는</w:t>
        </w:r>
        <w:r w:rsidR="00087689" w:rsidRPr="002646CB">
          <w:t xml:space="preserve"> </w:t>
        </w:r>
      </w:ins>
      <w:ins w:id="16316" w:author="박 진상" w:date="2019-10-28T18:26:00Z">
        <w:r w:rsidRPr="002646CB">
          <w:rPr>
            <w:rFonts w:hint="eastAsia"/>
          </w:rPr>
          <w:t>변동지표</w:t>
        </w:r>
      </w:ins>
      <w:ins w:id="16317" w:author="박 진상" w:date="2019-10-28T21:12:00Z">
        <w:r w:rsidR="007A4B52" w:rsidRPr="002646CB">
          <w:t>(</w:t>
        </w:r>
      </w:ins>
      <w:ins w:id="16318" w:author="박 진상" w:date="2019-10-15T20:35:00Z">
        <w:r w:rsidR="00AC337B" w:rsidRPr="002646CB">
          <w:t>VI</w:t>
        </w:r>
      </w:ins>
      <w:ins w:id="16319" w:author="박 진상" w:date="2019-10-08T06:12:00Z">
        <w:r w:rsidR="00087689" w:rsidRPr="002646CB">
          <w:rPr>
            <w:vertAlign w:val="subscript"/>
          </w:rPr>
          <w:t>MAPE</w:t>
        </w:r>
      </w:ins>
      <w:ins w:id="16320" w:author="박 진상" w:date="2019-10-28T21:12:00Z">
        <w:r w:rsidR="007A4B52" w:rsidRPr="002646CB">
          <w:t>)</w:t>
        </w:r>
        <w:r w:rsidR="007A4B52" w:rsidRPr="002646CB">
          <w:rPr>
            <w:rFonts w:hint="eastAsia"/>
          </w:rPr>
          <w:t>가</w:t>
        </w:r>
      </w:ins>
      <w:ins w:id="16321" w:author="박 진상" w:date="2019-10-08T06:12:00Z">
        <w:r w:rsidR="00087689" w:rsidRPr="002646CB">
          <w:t xml:space="preserve"> 0%</w:t>
        </w:r>
        <w:r w:rsidR="00087689" w:rsidRPr="002646CB">
          <w:rPr>
            <w:rFonts w:hint="eastAsia"/>
          </w:rPr>
          <w:t>에</w:t>
        </w:r>
        <w:r w:rsidR="00087689" w:rsidRPr="002646CB">
          <w:t xml:space="preserve"> </w:t>
        </w:r>
        <w:r w:rsidR="00087689" w:rsidRPr="002646CB">
          <w:rPr>
            <w:rFonts w:hint="eastAsia"/>
          </w:rPr>
          <w:t>가까울수록</w:t>
        </w:r>
        <w:r w:rsidR="00087689" w:rsidRPr="002646CB">
          <w:t xml:space="preserve"> </w:t>
        </w:r>
        <w:r w:rsidR="00087689" w:rsidRPr="002646CB">
          <w:rPr>
            <w:rFonts w:hint="eastAsia"/>
          </w:rPr>
          <w:t>좋은</w:t>
        </w:r>
        <w:r w:rsidR="00087689" w:rsidRPr="002646CB">
          <w:t xml:space="preserve"> </w:t>
        </w:r>
      </w:ins>
      <w:ins w:id="16322" w:author="박 진상" w:date="2019-10-28T18:24:00Z">
        <w:r w:rsidRPr="002646CB">
          <w:rPr>
            <w:rFonts w:hint="eastAsia"/>
          </w:rPr>
          <w:t>변동</w:t>
        </w:r>
      </w:ins>
      <w:ins w:id="16323" w:author="박 진상" w:date="2019-10-28T21:12:00Z">
        <w:r w:rsidR="007A4B52" w:rsidRPr="002646CB">
          <w:rPr>
            <w:rFonts w:hint="eastAsia"/>
          </w:rPr>
          <w:t>지표를</w:t>
        </w:r>
      </w:ins>
      <w:ins w:id="16324" w:author="박 진상" w:date="2019-10-08T06:12:00Z">
        <w:r w:rsidR="00087689" w:rsidRPr="002646CB">
          <w:t xml:space="preserve"> </w:t>
        </w:r>
      </w:ins>
      <w:ins w:id="16325" w:author="박 진상" w:date="2019-10-28T21:12:00Z">
        <w:r w:rsidR="007A4B52" w:rsidRPr="002646CB">
          <w:rPr>
            <w:rFonts w:hint="eastAsia"/>
          </w:rPr>
          <w:t>나타내므로</w:t>
        </w:r>
      </w:ins>
      <w:ins w:id="16326" w:author="박 진상" w:date="2019-10-08T06:12:00Z">
        <w:r w:rsidR="00087689" w:rsidRPr="002646CB">
          <w:t xml:space="preserve">, </w:t>
        </w:r>
        <w:r w:rsidR="00087689" w:rsidRPr="002646CB">
          <w:rPr>
            <w:rFonts w:hint="eastAsia"/>
          </w:rPr>
          <w:t>일례로서</w:t>
        </w:r>
        <w:r w:rsidR="00087689" w:rsidRPr="002646CB">
          <w:t xml:space="preserve"> </w:t>
        </w:r>
      </w:ins>
      <w:ins w:id="16327" w:author="박 진상" w:date="2019-10-28T18:26:00Z">
        <w:r w:rsidRPr="002646CB">
          <w:rPr>
            <w:rFonts w:hint="eastAsia"/>
          </w:rPr>
          <w:t>변동지표</w:t>
        </w:r>
      </w:ins>
      <w:ins w:id="16328" w:author="박 진상" w:date="2019-10-08T06:12:00Z">
        <w:r w:rsidR="00087689" w:rsidRPr="002646CB">
          <w:rPr>
            <w:rFonts w:hint="eastAsia"/>
          </w:rPr>
          <w:t>가</w:t>
        </w:r>
        <w:r w:rsidR="00087689" w:rsidRPr="002646CB">
          <w:t xml:space="preserve"> 0 ~ 30%</w:t>
        </w:r>
        <w:r w:rsidR="00087689" w:rsidRPr="002646CB">
          <w:rPr>
            <w:rFonts w:hint="eastAsia"/>
          </w:rPr>
          <w:t>일</w:t>
        </w:r>
        <w:r w:rsidR="00087689" w:rsidRPr="002646CB">
          <w:t xml:space="preserve"> </w:t>
        </w:r>
        <w:r w:rsidR="00087689" w:rsidRPr="002646CB">
          <w:rPr>
            <w:rFonts w:hint="eastAsia"/>
          </w:rPr>
          <w:t>때</w:t>
        </w:r>
        <w:r w:rsidR="00087689" w:rsidRPr="002646CB">
          <w:t xml:space="preserve"> </w:t>
        </w:r>
      </w:ins>
      <w:ins w:id="16329" w:author="박 진상" w:date="2019-10-29T12:20:00Z">
        <w:r w:rsidR="005B6627" w:rsidRPr="002646CB">
          <w:rPr>
            <w:rFonts w:hint="eastAsia"/>
          </w:rPr>
          <w:t>인센티브단가</w:t>
        </w:r>
      </w:ins>
      <w:ins w:id="16330" w:author="박 진상" w:date="2019-10-08T06:12:00Z">
        <w:r w:rsidR="00087689" w:rsidRPr="002646CB">
          <w:rPr>
            <w:rFonts w:hint="eastAsia"/>
          </w:rPr>
          <w:t>의</w:t>
        </w:r>
        <w:r w:rsidR="00087689" w:rsidRPr="002646CB">
          <w:t xml:space="preserve"> 1</w:t>
        </w:r>
        <w:r w:rsidR="00087689" w:rsidRPr="002646CB">
          <w:rPr>
            <w:rFonts w:hint="eastAsia"/>
          </w:rPr>
          <w:t>배를</w:t>
        </w:r>
        <w:r w:rsidR="00087689" w:rsidRPr="002646CB">
          <w:t xml:space="preserve"> </w:t>
        </w:r>
        <w:r w:rsidR="00087689" w:rsidRPr="002646CB">
          <w:rPr>
            <w:rFonts w:hint="eastAsia"/>
          </w:rPr>
          <w:t>지급하고</w:t>
        </w:r>
        <w:r w:rsidR="00087689" w:rsidRPr="002646CB">
          <w:t>, 30</w:t>
        </w:r>
        <w:r w:rsidR="00087689" w:rsidRPr="002646CB">
          <w:rPr>
            <w:rFonts w:hint="eastAsia"/>
          </w:rPr>
          <w:t>초과</w:t>
        </w:r>
        <w:r w:rsidR="00087689" w:rsidRPr="002646CB">
          <w:t xml:space="preserve"> ~ 100%</w:t>
        </w:r>
        <w:r w:rsidR="00087689" w:rsidRPr="002646CB">
          <w:rPr>
            <w:rFonts w:hint="eastAsia"/>
          </w:rPr>
          <w:t>일</w:t>
        </w:r>
        <w:r w:rsidR="00087689" w:rsidRPr="002646CB">
          <w:t xml:space="preserve"> </w:t>
        </w:r>
        <w:r w:rsidR="00087689" w:rsidRPr="002646CB">
          <w:rPr>
            <w:rFonts w:hint="eastAsia"/>
          </w:rPr>
          <w:t>때</w:t>
        </w:r>
        <w:r w:rsidR="00087689" w:rsidRPr="002646CB">
          <w:t xml:space="preserve"> </w:t>
        </w:r>
      </w:ins>
      <w:ins w:id="16331" w:author="박 진상" w:date="2019-10-29T12:20:00Z">
        <w:r w:rsidR="005B6627" w:rsidRPr="002646CB">
          <w:rPr>
            <w:rFonts w:hint="eastAsia"/>
          </w:rPr>
          <w:t>인센티브단가</w:t>
        </w:r>
      </w:ins>
      <w:ins w:id="16332" w:author="박 진상" w:date="2019-10-08T06:12:00Z">
        <w:r w:rsidR="00087689" w:rsidRPr="002646CB">
          <w:rPr>
            <w:rFonts w:hint="eastAsia"/>
          </w:rPr>
          <w:t>의</w:t>
        </w:r>
        <w:r w:rsidR="00087689" w:rsidRPr="002646CB">
          <w:t xml:space="preserve"> 0</w:t>
        </w:r>
        <w:r w:rsidR="00087689" w:rsidRPr="002646CB">
          <w:rPr>
            <w:rFonts w:hint="eastAsia"/>
          </w:rPr>
          <w:t>배를</w:t>
        </w:r>
        <w:r w:rsidR="00087689" w:rsidRPr="002646CB">
          <w:t xml:space="preserve"> </w:t>
        </w:r>
        <w:r w:rsidR="00087689" w:rsidRPr="002646CB">
          <w:rPr>
            <w:rFonts w:hint="eastAsia"/>
          </w:rPr>
          <w:t>지급한다</w:t>
        </w:r>
        <w:r w:rsidR="00087689" w:rsidRPr="002646CB">
          <w:t>.</w:t>
        </w:r>
      </w:ins>
    </w:p>
    <w:p w14:paraId="36B744D8" w14:textId="5160946F" w:rsidR="00087689" w:rsidRPr="002646CB" w:rsidRDefault="00087689" w:rsidP="00087689">
      <w:pPr>
        <w:rPr>
          <w:ins w:id="16333" w:author="박 진상" w:date="2019-10-08T06:17:00Z"/>
        </w:rPr>
      </w:pPr>
    </w:p>
    <w:p w14:paraId="012B55E6" w14:textId="7F33A4D6" w:rsidR="00087689" w:rsidRPr="002646CB" w:rsidRDefault="00356A8B">
      <w:pPr>
        <w:jc w:val="center"/>
        <w:rPr>
          <w:ins w:id="16334" w:author="박 진상" w:date="2019-10-08T06:17:00Z"/>
        </w:rPr>
        <w:pPrChange w:id="16335" w:author="ETRI-김종원" w:date="2019-11-04T20:04:00Z">
          <w:pPr/>
        </w:pPrChange>
      </w:pPr>
      <w:ins w:id="16336" w:author="ETRI-김종원" w:date="2019-11-05T09:46:00Z">
        <w:r w:rsidRPr="00DD13A5">
          <w:rPr>
            <w:lang w:val="en-US"/>
          </w:rPr>
          <w:drawing>
            <wp:inline distT="0" distB="0" distL="0" distR="0" wp14:anchorId="7B479FDF" wp14:editId="2FCBE569">
              <wp:extent cx="5895975" cy="3171825"/>
              <wp:effectExtent l="0" t="0" r="9525" b="9525"/>
              <wp:docPr id="3" name="그림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96594" cy="317215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16337" w:author="박 진상" w:date="2019-10-28T21:36:00Z">
        <w:del w:id="16338" w:author="ETRI-김종원" w:date="2019-11-04T20:04:00Z">
          <w:r w:rsidR="009D2574" w:rsidRPr="00147ED9" w:rsidDel="00B62F48">
            <w:rPr>
              <w:lang w:val="en-US"/>
            </w:rPr>
            <w:drawing>
              <wp:inline distT="0" distB="0" distL="0" distR="0" wp14:anchorId="16335BA1" wp14:editId="125FD5B4">
                <wp:extent cx="5913755" cy="2715478"/>
                <wp:effectExtent l="0" t="0" r="0" b="8890"/>
                <wp:docPr id="16" name="그림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29902" cy="272289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del>
      </w:ins>
    </w:p>
    <w:p w14:paraId="4C42E425" w14:textId="77777777" w:rsidR="00087689" w:rsidRPr="002646CB" w:rsidRDefault="00087689" w:rsidP="00087689">
      <w:pPr>
        <w:rPr>
          <w:ins w:id="16339" w:author="박 진상" w:date="2019-10-08T06:12:00Z"/>
        </w:rPr>
      </w:pPr>
    </w:p>
    <w:p w14:paraId="2E397808" w14:textId="14174B0D" w:rsidR="00087689" w:rsidRPr="002646CB" w:rsidRDefault="00087689" w:rsidP="00087689">
      <w:pPr>
        <w:pStyle w:val="aff"/>
        <w:jc w:val="center"/>
        <w:rPr>
          <w:ins w:id="16340" w:author="박 진상" w:date="2019-10-08T06:12:00Z"/>
        </w:rPr>
      </w:pPr>
      <w:ins w:id="16341" w:author="박 진상" w:date="2019-10-08T06:12:00Z">
        <w:r w:rsidRPr="002646CB">
          <w:rPr>
            <w:rFonts w:hint="eastAsia"/>
          </w:rPr>
          <w:t>그림</w:t>
        </w:r>
        <w:r w:rsidRPr="002646CB">
          <w:t xml:space="preserve"> 5  </w:t>
        </w:r>
      </w:ins>
      <w:ins w:id="16342" w:author="박 진상" w:date="2019-10-28T18:26:00Z">
        <w:r w:rsidR="00DC4888" w:rsidRPr="002646CB">
          <w:rPr>
            <w:rFonts w:hint="eastAsia"/>
          </w:rPr>
          <w:t>변동지표</w:t>
        </w:r>
      </w:ins>
      <w:ins w:id="16343" w:author="박 진상" w:date="2019-10-08T06:12:00Z">
        <w:r w:rsidRPr="002646CB">
          <w:t xml:space="preserve"> </w:t>
        </w:r>
        <w:r w:rsidRPr="002646CB">
          <w:rPr>
            <w:rFonts w:hint="eastAsia"/>
          </w:rPr>
          <w:t>인센티브지급률</w:t>
        </w:r>
      </w:ins>
    </w:p>
    <w:p w14:paraId="2A92D1ED" w14:textId="3C973C12" w:rsidR="004E18D8" w:rsidRPr="002646CB" w:rsidRDefault="004E18D8">
      <w:pPr>
        <w:widowControl/>
        <w:wordWrap/>
        <w:autoSpaceDE/>
        <w:autoSpaceDN/>
        <w:spacing w:line="240" w:lineRule="auto"/>
        <w:jc w:val="left"/>
        <w:rPr>
          <w:ins w:id="16344" w:author="박 진상" w:date="2019-10-08T06:20:00Z"/>
        </w:rPr>
      </w:pPr>
      <w:ins w:id="16345" w:author="박 진상" w:date="2019-10-08T06:20:00Z">
        <w:r w:rsidRPr="002646CB">
          <w:br w:type="page"/>
        </w:r>
      </w:ins>
    </w:p>
    <w:p w14:paraId="69382B3A" w14:textId="59E7772D" w:rsidR="00930BC1" w:rsidRPr="002646CB" w:rsidDel="00AD22B1" w:rsidRDefault="00930BC1" w:rsidP="00930BC1">
      <w:pPr>
        <w:pStyle w:val="24"/>
        <w:wordWrap/>
        <w:rPr>
          <w:ins w:id="16346" w:author="박 진상" w:date="2019-10-08T06:01:00Z"/>
          <w:del w:id="16347" w:author="ETRI-김종원" w:date="2019-11-04T20:25:00Z"/>
          <w:lang w:eastAsia="ko-KR"/>
        </w:rPr>
      </w:pPr>
      <w:ins w:id="16348" w:author="박 진상" w:date="2019-10-08T06:02:00Z">
        <w:del w:id="16349" w:author="ETRI-김종원" w:date="2019-11-04T20:25:00Z">
          <w:r w:rsidRPr="002646CB" w:rsidDel="00AD22B1">
            <w:rPr>
              <w:rFonts w:hint="eastAsia"/>
              <w:b w:val="0"/>
            </w:rPr>
            <w:lastRenderedPageBreak/>
            <w:delText>결합지표</w:delText>
          </w:r>
          <w:r w:rsidRPr="002646CB" w:rsidDel="00AD22B1">
            <w:rPr>
              <w:b w:val="0"/>
            </w:rPr>
            <w:delText xml:space="preserve"> </w:delText>
          </w:r>
          <w:r w:rsidRPr="002646CB" w:rsidDel="00AD22B1">
            <w:rPr>
              <w:rFonts w:hint="eastAsia"/>
              <w:b w:val="0"/>
            </w:rPr>
            <w:delText>인센티브지급률</w:delText>
          </w:r>
        </w:del>
      </w:ins>
      <w:ins w:id="16350" w:author="박 진상" w:date="2019-10-28T21:13:00Z">
        <w:del w:id="16351" w:author="ETRI-김종원" w:date="2019-11-04T20:25:00Z">
          <w:r w:rsidR="007A4B52" w:rsidRPr="002646CB" w:rsidDel="00AD22B1">
            <w:rPr>
              <w:b w:val="0"/>
            </w:rPr>
            <w:delText>(IRCI)</w:delText>
          </w:r>
        </w:del>
      </w:ins>
      <w:ins w:id="16352" w:author="박 진상" w:date="2019-10-08T06:02:00Z">
        <w:del w:id="16353" w:author="ETRI-김종원" w:date="2019-11-04T20:25:00Z">
          <w:r w:rsidRPr="002646CB" w:rsidDel="00AD22B1">
            <w:rPr>
              <w:b w:val="0"/>
            </w:rPr>
            <w:delText xml:space="preserve"> </w:delText>
          </w:r>
          <w:r w:rsidRPr="002646CB" w:rsidDel="00AD22B1">
            <w:rPr>
              <w:rFonts w:hint="eastAsia"/>
              <w:b w:val="0"/>
            </w:rPr>
            <w:delText>산정</w:delText>
          </w:r>
          <w:r w:rsidRPr="002646CB" w:rsidDel="00AD22B1">
            <w:rPr>
              <w:b w:val="0"/>
            </w:rPr>
            <w:delText xml:space="preserve"> </w:delText>
          </w:r>
          <w:r w:rsidRPr="002646CB" w:rsidDel="00AD22B1">
            <w:rPr>
              <w:rFonts w:hint="eastAsia"/>
              <w:b w:val="0"/>
            </w:rPr>
            <w:delText>방법</w:delText>
          </w:r>
        </w:del>
      </w:ins>
    </w:p>
    <w:p w14:paraId="0C68B6D9" w14:textId="1E6E2F04" w:rsidR="00AD22B1" w:rsidRPr="002646CB" w:rsidRDefault="00AD22B1" w:rsidP="00AD22B1">
      <w:pPr>
        <w:pStyle w:val="KSDTA1"/>
        <w:numPr>
          <w:ilvl w:val="0"/>
          <w:numId w:val="0"/>
        </w:numPr>
        <w:rPr>
          <w:ins w:id="16354" w:author="ETRI-김종원" w:date="2019-11-04T20:24:00Z"/>
          <w:rFonts w:eastAsia="MS Mincho"/>
          <w:lang w:eastAsia="ko-KR"/>
        </w:rPr>
      </w:pPr>
      <w:bookmarkStart w:id="16355" w:name="_Toc26867869"/>
      <w:ins w:id="16356" w:author="ETRI-김종원" w:date="2019-11-04T20:24:00Z">
        <w:r w:rsidRPr="002646CB">
          <w:rPr>
            <w:szCs w:val="24"/>
            <w:lang w:eastAsia="ko-KR"/>
          </w:rPr>
          <w:t>A.</w:t>
        </w:r>
      </w:ins>
      <w:ins w:id="16357" w:author="ETRI-김종원" w:date="2019-11-04T20:25:00Z">
        <w:r w:rsidRPr="002646CB">
          <w:rPr>
            <w:szCs w:val="24"/>
            <w:lang w:eastAsia="ko-KR"/>
          </w:rPr>
          <w:t>4</w:t>
        </w:r>
      </w:ins>
      <w:ins w:id="16358" w:author="ETRI-김종원" w:date="2019-11-04T20:24:00Z">
        <w:r w:rsidRPr="002646CB">
          <w:rPr>
            <w:b w:val="0"/>
            <w:szCs w:val="24"/>
            <w:lang w:eastAsia="ko-KR"/>
          </w:rPr>
          <w:t xml:space="preserve"> </w:t>
        </w:r>
      </w:ins>
      <w:ins w:id="16359" w:author="ETRI-김종원" w:date="2019-11-04T20:25:00Z">
        <w:r w:rsidRPr="002646CB">
          <w:rPr>
            <w:rFonts w:hint="eastAsia"/>
            <w:lang w:eastAsia="ko-KR"/>
          </w:rPr>
          <w:t>결합</w:t>
        </w:r>
      </w:ins>
      <w:ins w:id="16360" w:author="ETRI-김종원" w:date="2019-11-04T20:24:00Z">
        <w:r w:rsidRPr="002646CB">
          <w:rPr>
            <w:rFonts w:hint="eastAsia"/>
            <w:lang w:eastAsia="ko-KR"/>
          </w:rPr>
          <w:t>지표</w:t>
        </w:r>
        <w:r w:rsidRPr="002646CB">
          <w:rPr>
            <w:lang w:eastAsia="ko-KR"/>
          </w:rPr>
          <w:t xml:space="preserve"> </w:t>
        </w:r>
        <w:r w:rsidRPr="002646CB">
          <w:rPr>
            <w:rFonts w:hint="eastAsia"/>
            <w:lang w:eastAsia="ko-KR"/>
          </w:rPr>
          <w:t>인센티브지급률</w:t>
        </w:r>
        <w:r w:rsidRPr="002646CB">
          <w:rPr>
            <w:lang w:eastAsia="ko-KR"/>
          </w:rPr>
          <w:t>(IR</w:t>
        </w:r>
      </w:ins>
      <w:ins w:id="16361" w:author="ETRI-김종원" w:date="2019-11-04T20:25:00Z">
        <w:r w:rsidRPr="002646CB">
          <w:rPr>
            <w:lang w:eastAsia="ko-KR"/>
          </w:rPr>
          <w:t>C</w:t>
        </w:r>
      </w:ins>
      <w:ins w:id="16362" w:author="ETRI-김종원" w:date="2019-11-04T20:24:00Z">
        <w:r w:rsidRPr="002646CB">
          <w:rPr>
            <w:lang w:eastAsia="ko-KR"/>
          </w:rPr>
          <w:t xml:space="preserve">I) </w:t>
        </w:r>
        <w:r w:rsidRPr="002646CB">
          <w:rPr>
            <w:rFonts w:hint="eastAsia"/>
            <w:lang w:eastAsia="ko-KR"/>
          </w:rPr>
          <w:t>산정</w:t>
        </w:r>
        <w:r w:rsidRPr="002646CB">
          <w:rPr>
            <w:lang w:eastAsia="ko-KR"/>
          </w:rPr>
          <w:t xml:space="preserve"> </w:t>
        </w:r>
        <w:r w:rsidRPr="002646CB">
          <w:rPr>
            <w:rFonts w:hint="eastAsia"/>
            <w:lang w:eastAsia="ko-KR"/>
          </w:rPr>
          <w:t>방법</w:t>
        </w:r>
        <w:bookmarkEnd w:id="16355"/>
      </w:ins>
    </w:p>
    <w:p w14:paraId="283B4E38" w14:textId="77777777" w:rsidR="00AD22B1" w:rsidRPr="002646CB" w:rsidRDefault="00AD22B1" w:rsidP="00AD22B1">
      <w:pPr>
        <w:pStyle w:val="24"/>
        <w:numPr>
          <w:ilvl w:val="0"/>
          <w:numId w:val="0"/>
        </w:numPr>
        <w:wordWrap/>
        <w:rPr>
          <w:ins w:id="16363" w:author="ETRI-김종원" w:date="2019-11-04T20:24:00Z"/>
          <w:rFonts w:ascii="바탕" w:hAnsi="바탕"/>
        </w:rPr>
      </w:pPr>
    </w:p>
    <w:p w14:paraId="2ADF3620" w14:textId="31489023" w:rsidR="00930BC1" w:rsidRPr="002646CB" w:rsidDel="00AD22B1" w:rsidRDefault="00930BC1" w:rsidP="00930BC1">
      <w:pPr>
        <w:rPr>
          <w:ins w:id="16364" w:author="박 진상" w:date="2019-10-08T06:01:00Z"/>
          <w:del w:id="16365" w:author="ETRI-김종원" w:date="2019-11-04T20:25:00Z"/>
          <w:lang w:val="de-DE"/>
          <w:rPrChange w:id="16366" w:author="ETRI-김종원" w:date="2019-12-10T10:44:00Z">
            <w:rPr>
              <w:ins w:id="16367" w:author="박 진상" w:date="2019-10-08T06:01:00Z"/>
              <w:del w:id="16368" w:author="ETRI-김종원" w:date="2019-11-04T20:25:00Z"/>
            </w:rPr>
          </w:rPrChange>
        </w:rPr>
      </w:pPr>
    </w:p>
    <w:p w14:paraId="2BD68801" w14:textId="35A779F6" w:rsidR="004E18D8" w:rsidRPr="002646CB" w:rsidRDefault="00DC4888" w:rsidP="00087689">
      <w:pPr>
        <w:rPr>
          <w:ins w:id="16369" w:author="박 진상" w:date="2019-10-08T06:24:00Z"/>
        </w:rPr>
      </w:pPr>
      <w:ins w:id="16370" w:author="박 진상" w:date="2019-10-28T18:25:00Z">
        <w:r w:rsidRPr="002646CB">
          <w:rPr>
            <w:rFonts w:hint="eastAsia"/>
          </w:rPr>
          <w:t>신뢰지표</w:t>
        </w:r>
      </w:ins>
      <w:ins w:id="16371" w:author="박 진상" w:date="2019-10-08T06:12:00Z">
        <w:r w:rsidR="00087689" w:rsidRPr="002646CB">
          <w:rPr>
            <w:rFonts w:hint="eastAsia"/>
          </w:rPr>
          <w:t>와</w:t>
        </w:r>
        <w:r w:rsidR="00087689" w:rsidRPr="002646CB">
          <w:t xml:space="preserve"> </w:t>
        </w:r>
      </w:ins>
      <w:ins w:id="16372" w:author="박 진상" w:date="2019-10-28T18:26:00Z">
        <w:r w:rsidRPr="002646CB">
          <w:rPr>
            <w:rFonts w:hint="eastAsia"/>
          </w:rPr>
          <w:t>변동지표</w:t>
        </w:r>
      </w:ins>
      <w:ins w:id="16373" w:author="박 진상" w:date="2019-10-08T06:12:00Z">
        <w:r w:rsidR="00087689" w:rsidRPr="002646CB">
          <w:rPr>
            <w:rFonts w:hint="eastAsia"/>
          </w:rPr>
          <w:t>의</w:t>
        </w:r>
        <w:r w:rsidR="00087689" w:rsidRPr="002646CB">
          <w:t xml:space="preserve"> </w:t>
        </w:r>
        <w:r w:rsidR="00087689" w:rsidRPr="002646CB">
          <w:rPr>
            <w:rFonts w:hint="eastAsia"/>
          </w:rPr>
          <w:t>결합에</w:t>
        </w:r>
        <w:r w:rsidR="00087689" w:rsidRPr="002646CB">
          <w:t xml:space="preserve"> </w:t>
        </w:r>
        <w:r w:rsidR="00087689" w:rsidRPr="002646CB">
          <w:rPr>
            <w:rFonts w:hint="eastAsia"/>
          </w:rPr>
          <w:t>의하여</w:t>
        </w:r>
        <w:r w:rsidR="00087689" w:rsidRPr="002646CB">
          <w:t xml:space="preserve"> </w:t>
        </w:r>
        <w:r w:rsidR="00087689" w:rsidRPr="002646CB">
          <w:rPr>
            <w:rFonts w:hint="eastAsia"/>
          </w:rPr>
          <w:t>인센티브를</w:t>
        </w:r>
        <w:r w:rsidR="00087689" w:rsidRPr="002646CB">
          <w:t xml:space="preserve"> </w:t>
        </w:r>
        <w:r w:rsidR="00087689" w:rsidRPr="002646CB">
          <w:rPr>
            <w:rFonts w:hint="eastAsia"/>
          </w:rPr>
          <w:t>지급하는</w:t>
        </w:r>
        <w:r w:rsidR="00087689" w:rsidRPr="002646CB">
          <w:t xml:space="preserve"> </w:t>
        </w:r>
        <w:r w:rsidR="00087689" w:rsidRPr="002646CB">
          <w:rPr>
            <w:rFonts w:hint="eastAsia"/>
          </w:rPr>
          <w:t>방법은</w:t>
        </w:r>
        <w:r w:rsidR="00087689" w:rsidRPr="002646CB">
          <w:t xml:space="preserve"> </w:t>
        </w:r>
        <w:r w:rsidR="00087689" w:rsidRPr="002646CB">
          <w:rPr>
            <w:rFonts w:hint="eastAsia"/>
          </w:rPr>
          <w:t>그림</w:t>
        </w:r>
        <w:r w:rsidR="00087689" w:rsidRPr="002646CB">
          <w:t xml:space="preserve"> 6</w:t>
        </w:r>
        <w:r w:rsidR="00087689" w:rsidRPr="002646CB">
          <w:rPr>
            <w:rFonts w:hint="eastAsia"/>
          </w:rPr>
          <w:t>과</w:t>
        </w:r>
        <w:r w:rsidR="00087689" w:rsidRPr="002646CB">
          <w:t xml:space="preserve"> </w:t>
        </w:r>
        <w:r w:rsidR="00087689" w:rsidRPr="002646CB">
          <w:rPr>
            <w:rFonts w:hint="eastAsia"/>
          </w:rPr>
          <w:t>같다</w:t>
        </w:r>
        <w:r w:rsidR="00087689" w:rsidRPr="002646CB">
          <w:t xml:space="preserve">. </w:t>
        </w:r>
      </w:ins>
    </w:p>
    <w:p w14:paraId="56FD8A82" w14:textId="77777777" w:rsidR="002A3CC7" w:rsidRPr="002646CB" w:rsidRDefault="002A3CC7" w:rsidP="00087689">
      <w:pPr>
        <w:rPr>
          <w:ins w:id="16374" w:author="박 진상" w:date="2019-10-09T15:06:00Z"/>
        </w:rPr>
      </w:pPr>
    </w:p>
    <w:p w14:paraId="4EF2B78C" w14:textId="24B3D89B" w:rsidR="00087689" w:rsidRPr="002646CB" w:rsidRDefault="00087689" w:rsidP="00087689">
      <w:pPr>
        <w:rPr>
          <w:ins w:id="16375" w:author="박 진상" w:date="2019-10-08T06:12:00Z"/>
          <w:noProof w:val="0"/>
        </w:rPr>
      </w:pPr>
      <w:ins w:id="16376" w:author="박 진상" w:date="2019-10-08T06:12:00Z">
        <w:r w:rsidRPr="002646CB">
          <w:rPr>
            <w:rFonts w:hint="eastAsia"/>
          </w:rPr>
          <w:t>그림</w:t>
        </w:r>
        <w:r w:rsidRPr="002646CB">
          <w:t xml:space="preserve"> 6</w:t>
        </w:r>
        <w:r w:rsidRPr="002646CB">
          <w:rPr>
            <w:rFonts w:hint="eastAsia"/>
          </w:rPr>
          <w:t>에서</w:t>
        </w:r>
      </w:ins>
      <w:ins w:id="16377" w:author="박 진상" w:date="2019-10-28T21:13:00Z">
        <w:r w:rsidR="007A4B52" w:rsidRPr="002646CB">
          <w:t xml:space="preserve"> </w:t>
        </w:r>
        <w:r w:rsidR="007A4B52" w:rsidRPr="002646CB">
          <w:rPr>
            <w:rFonts w:hint="eastAsia"/>
          </w:rPr>
          <w:t>결합</w:t>
        </w:r>
      </w:ins>
      <w:ins w:id="16378" w:author="박 진상" w:date="2019-10-28T21:14:00Z">
        <w:r w:rsidR="007A4B52" w:rsidRPr="002646CB">
          <w:rPr>
            <w:rFonts w:hint="eastAsia"/>
          </w:rPr>
          <w:t>지표</w:t>
        </w:r>
        <w:r w:rsidR="007A4B52" w:rsidRPr="002646CB">
          <w:t xml:space="preserve"> </w:t>
        </w:r>
      </w:ins>
      <w:ins w:id="16379" w:author="박 진상" w:date="2019-10-08T06:12:00Z">
        <w:r w:rsidRPr="002646CB">
          <w:rPr>
            <w:rFonts w:hint="eastAsia"/>
          </w:rPr>
          <w:t>인센티브지급률</w:t>
        </w:r>
      </w:ins>
      <w:ins w:id="16380" w:author="박 진상" w:date="2019-10-28T21:14:00Z">
        <w:r w:rsidR="007A4B52" w:rsidRPr="002646CB">
          <w:t>(</w:t>
        </w:r>
      </w:ins>
      <w:ins w:id="16381" w:author="박 진상" w:date="2019-10-15T20:34:00Z">
        <w:r w:rsidR="00AC337B" w:rsidRPr="002646CB">
          <w:t>IRCI</w:t>
        </w:r>
      </w:ins>
      <w:ins w:id="16382" w:author="박 진상" w:date="2019-10-28T21:14:00Z">
        <w:r w:rsidR="007A4B52" w:rsidRPr="002646CB">
          <w:t>)</w:t>
        </w:r>
      </w:ins>
      <w:ins w:id="16383" w:author="박 진상" w:date="2019-10-08T06:12:00Z">
        <w:r w:rsidRPr="002646CB">
          <w:rPr>
            <w:rFonts w:hint="eastAsia"/>
          </w:rPr>
          <w:t>은</w:t>
        </w:r>
        <w:r w:rsidRPr="002646CB">
          <w:t xml:space="preserve"> </w:t>
        </w:r>
        <w:r w:rsidRPr="002646CB">
          <w:rPr>
            <w:rFonts w:hint="eastAsia"/>
          </w:rPr>
          <w:t>일례로서</w:t>
        </w:r>
        <w:r w:rsidRPr="002646CB">
          <w:t xml:space="preserve"> </w:t>
        </w:r>
      </w:ins>
      <w:ins w:id="16384" w:author="박 진상" w:date="2019-10-28T18:26:00Z">
        <w:r w:rsidR="00DC4888" w:rsidRPr="002646CB">
          <w:rPr>
            <w:rFonts w:hint="eastAsia"/>
          </w:rPr>
          <w:t>변동지표</w:t>
        </w:r>
      </w:ins>
      <w:ins w:id="16385" w:author="박 진상" w:date="2019-10-08T06:12:00Z">
        <w:r w:rsidRPr="002646CB">
          <w:rPr>
            <w:rFonts w:hint="eastAsia"/>
          </w:rPr>
          <w:t>가</w:t>
        </w:r>
        <w:r w:rsidRPr="002646CB">
          <w:t xml:space="preserve"> 30% </w:t>
        </w:r>
        <w:r w:rsidRPr="002646CB">
          <w:rPr>
            <w:rFonts w:hint="eastAsia"/>
          </w:rPr>
          <w:t>이내인</w:t>
        </w:r>
        <w:r w:rsidRPr="002646CB">
          <w:t xml:space="preserve"> </w:t>
        </w:r>
        <w:r w:rsidRPr="002646CB">
          <w:rPr>
            <w:rFonts w:hint="eastAsia"/>
          </w:rPr>
          <w:t>조건에서</w:t>
        </w:r>
        <w:r w:rsidRPr="002646CB">
          <w:t xml:space="preserve"> </w:t>
        </w:r>
      </w:ins>
      <w:ins w:id="16386" w:author="박 진상" w:date="2019-10-28T18:25:00Z">
        <w:r w:rsidR="00DC4888" w:rsidRPr="002646CB">
          <w:rPr>
            <w:rFonts w:hint="eastAsia"/>
          </w:rPr>
          <w:t>신뢰지표</w:t>
        </w:r>
      </w:ins>
      <w:ins w:id="16387" w:author="박 진상" w:date="2019-10-08T06:12:00Z">
        <w:r w:rsidRPr="002646CB">
          <w:t xml:space="preserve"> </w:t>
        </w:r>
        <w:r w:rsidRPr="002646CB">
          <w:rPr>
            <w:rFonts w:hint="eastAsia"/>
          </w:rPr>
          <w:t>가</w:t>
        </w:r>
        <w:r w:rsidRPr="002646CB">
          <w:t xml:space="preserve"> 0%</w:t>
        </w:r>
        <w:r w:rsidRPr="002646CB">
          <w:rPr>
            <w:rFonts w:hint="eastAsia"/>
          </w:rPr>
          <w:t>일</w:t>
        </w:r>
        <w:r w:rsidRPr="002646CB">
          <w:t xml:space="preserve"> </w:t>
        </w:r>
        <w:r w:rsidRPr="002646CB">
          <w:rPr>
            <w:rFonts w:hint="eastAsia"/>
          </w:rPr>
          <w:t>때</w:t>
        </w:r>
        <w:r w:rsidRPr="002646CB">
          <w:t xml:space="preserve"> </w:t>
        </w:r>
      </w:ins>
      <w:ins w:id="16388" w:author="박 진상" w:date="2019-10-29T12:20:00Z">
        <w:r w:rsidR="005B6627" w:rsidRPr="002646CB">
          <w:rPr>
            <w:rFonts w:hint="eastAsia"/>
          </w:rPr>
          <w:t>인센티브단가</w:t>
        </w:r>
      </w:ins>
      <w:ins w:id="16389" w:author="박 진상" w:date="2019-10-08T06:12:00Z">
        <w:r w:rsidRPr="002646CB">
          <w:rPr>
            <w:rFonts w:hint="eastAsia"/>
          </w:rPr>
          <w:t>의</w:t>
        </w:r>
        <w:r w:rsidRPr="002646CB">
          <w:t xml:space="preserve"> 1.5</w:t>
        </w:r>
        <w:r w:rsidRPr="002646CB">
          <w:rPr>
            <w:rFonts w:hint="eastAsia"/>
          </w:rPr>
          <w:t>배를</w:t>
        </w:r>
        <w:r w:rsidRPr="002646CB">
          <w:t xml:space="preserve"> </w:t>
        </w:r>
        <w:r w:rsidRPr="002646CB">
          <w:rPr>
            <w:rFonts w:hint="eastAsia"/>
          </w:rPr>
          <w:t>지급하고</w:t>
        </w:r>
        <w:r w:rsidRPr="002646CB">
          <w:t xml:space="preserve">, </w:t>
        </w:r>
      </w:ins>
      <w:ins w:id="16390" w:author="박 진상" w:date="2019-10-28T18:25:00Z">
        <w:r w:rsidR="00DC4888" w:rsidRPr="002646CB">
          <w:rPr>
            <w:rFonts w:hint="eastAsia"/>
          </w:rPr>
          <w:t>신뢰지표</w:t>
        </w:r>
      </w:ins>
      <w:ins w:id="16391" w:author="박 진상" w:date="2019-10-28T21:14:00Z">
        <w:r w:rsidR="007A4B52" w:rsidRPr="002646CB">
          <w:rPr>
            <w:rFonts w:hint="eastAsia"/>
          </w:rPr>
          <w:t>가</w:t>
        </w:r>
      </w:ins>
      <w:ins w:id="16392" w:author="박 진상" w:date="2019-10-08T06:12:00Z">
        <w:r w:rsidRPr="002646CB">
          <w:t xml:space="preserve"> </w:t>
        </w:r>
        <w:r w:rsidRPr="002646CB">
          <w:rPr>
            <w:rFonts w:hint="eastAsia"/>
          </w:rPr>
          <w:t>증가할수록</w:t>
        </w:r>
        <w:r w:rsidRPr="002646CB">
          <w:t xml:space="preserve"> </w:t>
        </w:r>
      </w:ins>
      <w:ins w:id="16393" w:author="박 진상" w:date="2019-10-28T18:25:00Z">
        <w:r w:rsidR="00DC4888" w:rsidRPr="002646CB">
          <w:rPr>
            <w:rFonts w:hint="eastAsia"/>
          </w:rPr>
          <w:t>신뢰지표</w:t>
        </w:r>
      </w:ins>
      <w:ins w:id="16394" w:author="박 진상" w:date="2019-10-08T06:12:00Z">
        <w:r w:rsidRPr="002646CB">
          <w:t xml:space="preserve"> </w:t>
        </w:r>
        <w:r w:rsidRPr="002646CB">
          <w:rPr>
            <w:rFonts w:hint="eastAsia"/>
          </w:rPr>
          <w:t>인센티브지급률</w:t>
        </w:r>
        <w:r w:rsidRPr="002646CB">
          <w:t xml:space="preserve"> </w:t>
        </w:r>
      </w:ins>
      <w:ins w:id="16395" w:author="박 진상" w:date="2019-10-28T21:14:00Z">
        <w:r w:rsidR="007A4B52" w:rsidRPr="002646CB">
          <w:t>(</w:t>
        </w:r>
      </w:ins>
      <w:ins w:id="16396" w:author="박 진상" w:date="2019-10-15T20:34:00Z">
        <w:r w:rsidR="00AC337B" w:rsidRPr="002646CB">
          <w:t>IRCI</w:t>
        </w:r>
      </w:ins>
      <w:ins w:id="16397" w:author="박 진상" w:date="2019-10-28T21:14:00Z">
        <w:r w:rsidR="007A4B52" w:rsidRPr="002646CB">
          <w:t>)</w:t>
        </w:r>
      </w:ins>
      <w:ins w:id="16398" w:author="박 진상" w:date="2019-10-08T06:12:00Z">
        <w:r w:rsidRPr="002646CB">
          <w:rPr>
            <w:rFonts w:hint="eastAsia"/>
          </w:rPr>
          <w:t>이</w:t>
        </w:r>
        <w:r w:rsidRPr="002646CB">
          <w:t xml:space="preserve"> </w:t>
        </w:r>
      </w:ins>
      <w:ins w:id="16399" w:author="ETRI-김종원" w:date="2019-12-03T09:17:00Z">
        <w:r w:rsidR="002A7621" w:rsidRPr="002646CB">
          <w:rPr>
            <w:rFonts w:hint="eastAsia"/>
          </w:rPr>
          <w:t>선형적</w:t>
        </w:r>
      </w:ins>
      <w:ins w:id="16400" w:author="박 진상" w:date="2019-10-08T06:12:00Z">
        <w:del w:id="16401" w:author="ETRI-김종원" w:date="2019-12-03T09:17:00Z">
          <w:r w:rsidRPr="002646CB" w:rsidDel="002A7621">
            <w:rPr>
              <w:rFonts w:hint="eastAsia"/>
            </w:rPr>
            <w:delText>직선적</w:delText>
          </w:r>
        </w:del>
        <w:r w:rsidRPr="002646CB">
          <w:rPr>
            <w:rFonts w:hint="eastAsia"/>
          </w:rPr>
          <w:t>으로</w:t>
        </w:r>
        <w:r w:rsidRPr="002646CB">
          <w:t xml:space="preserve"> </w:t>
        </w:r>
        <w:r w:rsidRPr="002646CB">
          <w:rPr>
            <w:rFonts w:hint="eastAsia"/>
          </w:rPr>
          <w:t>감소하여</w:t>
        </w:r>
        <w:r w:rsidRPr="002646CB">
          <w:t xml:space="preserve">, </w:t>
        </w:r>
      </w:ins>
      <w:ins w:id="16402" w:author="박 진상" w:date="2019-10-28T18:25:00Z">
        <w:r w:rsidR="00DC4888" w:rsidRPr="002646CB">
          <w:rPr>
            <w:rFonts w:hint="eastAsia"/>
          </w:rPr>
          <w:t>신뢰지표</w:t>
        </w:r>
      </w:ins>
      <w:ins w:id="16403" w:author="박 진상" w:date="2019-10-08T06:12:00Z">
        <w:r w:rsidRPr="002646CB">
          <w:rPr>
            <w:rFonts w:hint="eastAsia"/>
          </w:rPr>
          <w:t>가</w:t>
        </w:r>
        <w:r w:rsidRPr="002646CB">
          <w:t xml:space="preserve"> 30 ~ 100%</w:t>
        </w:r>
        <w:r w:rsidRPr="002646CB">
          <w:rPr>
            <w:rFonts w:hint="eastAsia"/>
          </w:rPr>
          <w:t>일</w:t>
        </w:r>
        <w:r w:rsidRPr="002646CB">
          <w:t xml:space="preserve"> </w:t>
        </w:r>
        <w:r w:rsidRPr="002646CB">
          <w:rPr>
            <w:rFonts w:hint="eastAsia"/>
          </w:rPr>
          <w:t>때</w:t>
        </w:r>
        <w:r w:rsidRPr="002646CB">
          <w:t xml:space="preserve"> </w:t>
        </w:r>
      </w:ins>
      <w:ins w:id="16404" w:author="박 진상" w:date="2019-10-29T12:20:00Z">
        <w:r w:rsidR="005B6627" w:rsidRPr="002646CB">
          <w:rPr>
            <w:rFonts w:hint="eastAsia"/>
          </w:rPr>
          <w:t>인센티브단가</w:t>
        </w:r>
      </w:ins>
      <w:ins w:id="16405" w:author="박 진상" w:date="2019-10-08T06:12:00Z">
        <w:r w:rsidRPr="002646CB">
          <w:rPr>
            <w:rFonts w:hint="eastAsia"/>
          </w:rPr>
          <w:t>의</w:t>
        </w:r>
        <w:r w:rsidRPr="002646CB">
          <w:t xml:space="preserve"> 0</w:t>
        </w:r>
        <w:r w:rsidRPr="002646CB">
          <w:rPr>
            <w:rFonts w:hint="eastAsia"/>
          </w:rPr>
          <w:t>배를</w:t>
        </w:r>
        <w:r w:rsidRPr="002646CB">
          <w:t xml:space="preserve"> </w:t>
        </w:r>
        <w:r w:rsidRPr="002646CB">
          <w:rPr>
            <w:rFonts w:hint="eastAsia"/>
          </w:rPr>
          <w:t>지급</w:t>
        </w:r>
      </w:ins>
      <w:ins w:id="16406" w:author="ETRI-김종원" w:date="2019-12-03T09:18:00Z">
        <w:r w:rsidR="00630E17" w:rsidRPr="002646CB">
          <w:rPr>
            <w:rFonts w:hint="eastAsia"/>
          </w:rPr>
          <w:t>하</w:t>
        </w:r>
      </w:ins>
      <w:ins w:id="16407" w:author="ETRI-김종원" w:date="2019-12-03T09:19:00Z">
        <w:r w:rsidR="00630E17" w:rsidRPr="002646CB">
          <w:rPr>
            <w:rFonts w:hint="eastAsia"/>
          </w:rPr>
          <w:t>며</w:t>
        </w:r>
      </w:ins>
      <w:ins w:id="16408" w:author="ETRI-김종원" w:date="2019-12-03T09:18:00Z">
        <w:r w:rsidR="002A7621" w:rsidRPr="002646CB">
          <w:t xml:space="preserve">, </w:t>
        </w:r>
        <w:r w:rsidR="002A7621" w:rsidRPr="002646CB">
          <w:rPr>
            <w:rFonts w:hint="eastAsia"/>
          </w:rPr>
          <w:t>변동지표가</w:t>
        </w:r>
        <w:r w:rsidR="002A7621" w:rsidRPr="002646CB">
          <w:t xml:space="preserve"> 30%</w:t>
        </w:r>
        <w:r w:rsidR="002A7621" w:rsidRPr="002646CB">
          <w:rPr>
            <w:rFonts w:hint="eastAsia"/>
          </w:rPr>
          <w:t>를</w:t>
        </w:r>
        <w:r w:rsidR="002A7621" w:rsidRPr="002646CB">
          <w:t xml:space="preserve"> </w:t>
        </w:r>
        <w:r w:rsidR="002A7621" w:rsidRPr="002646CB">
          <w:rPr>
            <w:rFonts w:hint="eastAsia"/>
          </w:rPr>
          <w:t>초과하면</w:t>
        </w:r>
        <w:r w:rsidR="002A7621" w:rsidRPr="002646CB">
          <w:t xml:space="preserve"> </w:t>
        </w:r>
        <w:r w:rsidR="002A7621" w:rsidRPr="002646CB">
          <w:rPr>
            <w:rFonts w:hint="eastAsia"/>
          </w:rPr>
          <w:t>인센티브단가의</w:t>
        </w:r>
        <w:r w:rsidR="002A7621" w:rsidRPr="002646CB">
          <w:t xml:space="preserve"> </w:t>
        </w:r>
        <w:r w:rsidR="00630E17" w:rsidRPr="002646CB">
          <w:t>0</w:t>
        </w:r>
        <w:r w:rsidR="00630E17" w:rsidRPr="002646CB">
          <w:rPr>
            <w:rFonts w:hint="eastAsia"/>
          </w:rPr>
          <w:t>배를</w:t>
        </w:r>
        <w:r w:rsidR="00630E17" w:rsidRPr="002646CB">
          <w:t xml:space="preserve"> </w:t>
        </w:r>
        <w:r w:rsidR="00630E17" w:rsidRPr="002646CB">
          <w:rPr>
            <w:rFonts w:hint="eastAsia"/>
          </w:rPr>
          <w:t>지급한다</w:t>
        </w:r>
        <w:r w:rsidR="00630E17" w:rsidRPr="002646CB">
          <w:t>.</w:t>
        </w:r>
      </w:ins>
      <w:ins w:id="16409" w:author="박 진상" w:date="2019-10-08T06:12:00Z">
        <w:del w:id="16410" w:author="ETRI-김종원" w:date="2019-12-03T09:18:00Z">
          <w:r w:rsidRPr="002646CB" w:rsidDel="002A7621">
            <w:rPr>
              <w:rFonts w:hint="eastAsia"/>
            </w:rPr>
            <w:delText>한다</w:delText>
          </w:r>
          <w:r w:rsidRPr="002646CB" w:rsidDel="002A7621">
            <w:delText>.</w:delText>
          </w:r>
        </w:del>
      </w:ins>
    </w:p>
    <w:p w14:paraId="50784D60" w14:textId="01A57542" w:rsidR="00087689" w:rsidRPr="002646CB" w:rsidRDefault="00087689" w:rsidP="00087689">
      <w:pPr>
        <w:rPr>
          <w:ins w:id="16411" w:author="박 진상" w:date="2019-10-08T06:16:00Z"/>
        </w:rPr>
      </w:pPr>
    </w:p>
    <w:p w14:paraId="4390184D" w14:textId="09B4CADB" w:rsidR="00087689" w:rsidRPr="002646CB" w:rsidRDefault="008C2857">
      <w:pPr>
        <w:jc w:val="center"/>
        <w:rPr>
          <w:ins w:id="16412" w:author="박 진상" w:date="2019-10-08T06:16:00Z"/>
        </w:rPr>
        <w:pPrChange w:id="16413" w:author="ETRI-김종원" w:date="2019-11-04T20:04:00Z">
          <w:pPr/>
        </w:pPrChange>
      </w:pPr>
      <w:ins w:id="16414" w:author="ETRI-김종원" w:date="2019-11-04T20:10:00Z">
        <w:r w:rsidRPr="00DD13A5">
          <w:rPr>
            <w:lang w:val="en-US"/>
          </w:rPr>
          <w:drawing>
            <wp:inline distT="0" distB="0" distL="0" distR="0" wp14:anchorId="77D6EE99" wp14:editId="219D3C31">
              <wp:extent cx="5924550" cy="3162300"/>
              <wp:effectExtent l="0" t="0" r="0" b="0"/>
              <wp:docPr id="7" name="그림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25176" cy="316263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16415" w:author="박 진상" w:date="2019-10-28T21:36:00Z">
        <w:del w:id="16416" w:author="ETRI-김종원" w:date="2019-11-04T20:04:00Z">
          <w:r w:rsidR="009D2574" w:rsidRPr="00147ED9" w:rsidDel="00B62F48">
            <w:rPr>
              <w:lang w:val="en-US"/>
            </w:rPr>
            <w:drawing>
              <wp:inline distT="0" distB="0" distL="0" distR="0" wp14:anchorId="76AB14F6" wp14:editId="3ABE4BA8">
                <wp:extent cx="5935527" cy="2721121"/>
                <wp:effectExtent l="0" t="0" r="8255" b="3175"/>
                <wp:docPr id="14" name="그림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54523" cy="272982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del>
      </w:ins>
    </w:p>
    <w:p w14:paraId="46228BEF" w14:textId="77777777" w:rsidR="00087689" w:rsidRPr="002646CB" w:rsidRDefault="00087689" w:rsidP="00087689">
      <w:pPr>
        <w:rPr>
          <w:ins w:id="16417" w:author="박 진상" w:date="2019-10-08T06:12:00Z"/>
        </w:rPr>
      </w:pPr>
    </w:p>
    <w:p w14:paraId="323D3BB6" w14:textId="10659865" w:rsidR="00087689" w:rsidRPr="002646CB" w:rsidDel="008C2857" w:rsidRDefault="00087689" w:rsidP="00087689">
      <w:pPr>
        <w:jc w:val="center"/>
        <w:rPr>
          <w:ins w:id="16418" w:author="박 진상" w:date="2019-10-08T06:12:00Z"/>
          <w:del w:id="16419" w:author="ETRI-김종원" w:date="2019-11-04T20:04:00Z"/>
        </w:rPr>
      </w:pPr>
    </w:p>
    <w:p w14:paraId="6A0BC6E1" w14:textId="60D99F92" w:rsidR="007A4B52" w:rsidRPr="002646CB" w:rsidRDefault="00087689" w:rsidP="00087689">
      <w:pPr>
        <w:pStyle w:val="aff"/>
        <w:jc w:val="center"/>
        <w:rPr>
          <w:ins w:id="16420" w:author="박 진상" w:date="2019-10-28T21:15:00Z"/>
        </w:rPr>
      </w:pPr>
      <w:ins w:id="16421" w:author="박 진상" w:date="2019-10-08T06:12:00Z">
        <w:r w:rsidRPr="002646CB">
          <w:rPr>
            <w:rFonts w:hint="eastAsia"/>
          </w:rPr>
          <w:t>그림</w:t>
        </w:r>
        <w:r w:rsidRPr="002646CB">
          <w:t xml:space="preserve"> 6  </w:t>
        </w:r>
      </w:ins>
      <w:ins w:id="16422" w:author="박 진상" w:date="2019-10-28T21:15:00Z">
        <w:r w:rsidR="007A4B52" w:rsidRPr="002646CB">
          <w:rPr>
            <w:rFonts w:hint="eastAsia"/>
          </w:rPr>
          <w:t>결합지표</w:t>
        </w:r>
        <w:r w:rsidR="007A4B52" w:rsidRPr="002646CB">
          <w:t xml:space="preserve"> </w:t>
        </w:r>
        <w:r w:rsidR="007A4B52" w:rsidRPr="002646CB">
          <w:rPr>
            <w:rFonts w:hint="eastAsia"/>
          </w:rPr>
          <w:t>인센티브지급률</w:t>
        </w:r>
      </w:ins>
    </w:p>
    <w:p w14:paraId="722874CE" w14:textId="22935BF7" w:rsidR="00087689" w:rsidRPr="002646CB" w:rsidRDefault="007A4B52" w:rsidP="00087689">
      <w:pPr>
        <w:pStyle w:val="aff"/>
        <w:jc w:val="center"/>
        <w:rPr>
          <w:ins w:id="16423" w:author="박 진상" w:date="2019-10-08T06:12:00Z"/>
          <w:lang w:bidi="ko-KR"/>
          <w:rPrChange w:id="16424" w:author="ETRI-김종원" w:date="2019-12-10T10:44:00Z">
            <w:rPr>
              <w:ins w:id="16425" w:author="박 진상" w:date="2019-10-08T06:12:00Z"/>
              <w:color w:val="FF0000"/>
              <w:lang w:bidi="ko-KR"/>
            </w:rPr>
          </w:rPrChange>
        </w:rPr>
      </w:pPr>
      <w:ins w:id="16426" w:author="박 진상" w:date="2019-10-28T21:15:00Z">
        <w:r w:rsidRPr="002646CB">
          <w:t>(</w:t>
        </w:r>
      </w:ins>
      <w:ins w:id="16427" w:author="박 진상" w:date="2019-10-28T18:26:00Z">
        <w:r w:rsidR="00DC4888" w:rsidRPr="002646CB">
          <w:rPr>
            <w:rFonts w:hint="eastAsia"/>
          </w:rPr>
          <w:t>변동지표</w:t>
        </w:r>
      </w:ins>
      <w:ins w:id="16428" w:author="박 진상" w:date="2019-10-08T06:12:00Z">
        <w:r w:rsidR="00087689" w:rsidRPr="002646CB">
          <w:rPr>
            <w:rFonts w:hint="eastAsia"/>
          </w:rPr>
          <w:t>가</w:t>
        </w:r>
        <w:r w:rsidR="00087689" w:rsidRPr="002646CB">
          <w:t xml:space="preserve"> 30% </w:t>
        </w:r>
        <w:r w:rsidR="00087689" w:rsidRPr="002646CB">
          <w:rPr>
            <w:rFonts w:hint="eastAsia"/>
          </w:rPr>
          <w:t>이내인</w:t>
        </w:r>
        <w:r w:rsidR="00087689" w:rsidRPr="002646CB">
          <w:t xml:space="preserve"> </w:t>
        </w:r>
        <w:r w:rsidR="00087689" w:rsidRPr="002646CB">
          <w:rPr>
            <w:rFonts w:hint="eastAsia"/>
          </w:rPr>
          <w:t>조건에서</w:t>
        </w:r>
        <w:r w:rsidR="00087689" w:rsidRPr="002646CB">
          <w:t xml:space="preserve"> </w:t>
        </w:r>
      </w:ins>
      <w:ins w:id="16429" w:author="박 진상" w:date="2019-10-28T18:25:00Z">
        <w:r w:rsidR="00DC4888" w:rsidRPr="002646CB">
          <w:rPr>
            <w:rFonts w:hint="eastAsia"/>
          </w:rPr>
          <w:t>신뢰지표</w:t>
        </w:r>
      </w:ins>
      <w:ins w:id="16430" w:author="박 진상" w:date="2019-10-08T06:12:00Z">
        <w:r w:rsidR="00087689" w:rsidRPr="002646CB">
          <w:rPr>
            <w:rFonts w:hint="eastAsia"/>
          </w:rPr>
          <w:t>에</w:t>
        </w:r>
        <w:r w:rsidR="00087689" w:rsidRPr="002646CB">
          <w:t xml:space="preserve"> </w:t>
        </w:r>
        <w:r w:rsidR="00087689" w:rsidRPr="002646CB">
          <w:rPr>
            <w:rFonts w:hint="eastAsia"/>
          </w:rPr>
          <w:t>의한</w:t>
        </w:r>
        <w:r w:rsidR="00087689" w:rsidRPr="002646CB">
          <w:t xml:space="preserve"> </w:t>
        </w:r>
      </w:ins>
      <w:ins w:id="16431" w:author="ETRI-김종원" w:date="2019-11-04T20:11:00Z">
        <w:r w:rsidR="008C2857" w:rsidRPr="002646CB">
          <w:rPr>
            <w:rFonts w:hint="eastAsia"/>
          </w:rPr>
          <w:t>결합</w:t>
        </w:r>
      </w:ins>
      <w:ins w:id="16432" w:author="박 진상" w:date="2019-10-08T06:12:00Z">
        <w:del w:id="16433" w:author="ETRI-김종원" w:date="2019-11-04T20:11:00Z">
          <w:r w:rsidR="00087689" w:rsidRPr="002646CB" w:rsidDel="008C2857">
            <w:rPr>
              <w:rFonts w:hint="eastAsia"/>
            </w:rPr>
            <w:delText>전체</w:delText>
          </w:r>
        </w:del>
        <w:r w:rsidR="00087689" w:rsidRPr="002646CB">
          <w:t xml:space="preserve"> </w:t>
        </w:r>
      </w:ins>
      <w:ins w:id="16434" w:author="박 진상" w:date="2019-10-29T12:15:00Z">
        <w:r w:rsidR="005B6627" w:rsidRPr="002646CB">
          <w:rPr>
            <w:rFonts w:hint="eastAsia"/>
          </w:rPr>
          <w:t>인센티브지급률</w:t>
        </w:r>
      </w:ins>
      <w:ins w:id="16435" w:author="박 진상" w:date="2019-10-28T21:15:00Z">
        <w:r w:rsidRPr="002646CB">
          <w:t>)</w:t>
        </w:r>
      </w:ins>
    </w:p>
    <w:p w14:paraId="2C551F37" w14:textId="77777777" w:rsidR="00930BC1" w:rsidRPr="002646CB" w:rsidRDefault="00930BC1" w:rsidP="00BA3A72"/>
    <w:p w14:paraId="3CEE6FC9" w14:textId="225CD800" w:rsidR="007373D3" w:rsidRPr="002646CB" w:rsidDel="00930BC1" w:rsidRDefault="007373D3" w:rsidP="007373D3">
      <w:pPr>
        <w:pStyle w:val="24"/>
        <w:wordWrap/>
        <w:rPr>
          <w:del w:id="16436" w:author="박 진상" w:date="2019-10-08T05:59:00Z"/>
          <w:lang w:eastAsia="ko-KR"/>
        </w:rPr>
      </w:pPr>
      <w:del w:id="16437" w:author="박 진상" w:date="2019-10-08T05:59:00Z">
        <w:r w:rsidRPr="002646CB" w:rsidDel="00930BC1">
          <w:rPr>
            <w:rFonts w:hint="eastAsia"/>
            <w:b w:val="0"/>
          </w:rPr>
          <w:delText>유지</w:delText>
        </w:r>
        <w:r w:rsidRPr="002646CB" w:rsidDel="00930BC1">
          <w:rPr>
            <w:b w:val="0"/>
          </w:rPr>
          <w:delText xml:space="preserve"> </w:delText>
        </w:r>
        <w:r w:rsidRPr="002646CB" w:rsidDel="00930BC1">
          <w:rPr>
            <w:rFonts w:hint="eastAsia"/>
            <w:b w:val="0"/>
          </w:rPr>
          <w:delText>보수</w:delText>
        </w:r>
        <w:r w:rsidRPr="002646CB" w:rsidDel="00930BC1">
          <w:rPr>
            <w:b w:val="0"/>
          </w:rPr>
          <w:delText xml:space="preserve"> </w:delText>
        </w:r>
        <w:r w:rsidRPr="002646CB" w:rsidDel="00930BC1">
          <w:rPr>
            <w:rFonts w:hint="eastAsia"/>
            <w:b w:val="0"/>
          </w:rPr>
          <w:delText>및</w:delText>
        </w:r>
        <w:r w:rsidRPr="002646CB" w:rsidDel="00930BC1">
          <w:rPr>
            <w:b w:val="0"/>
          </w:rPr>
          <w:delText xml:space="preserve"> </w:delText>
        </w:r>
        <w:r w:rsidRPr="002646CB" w:rsidDel="00930BC1">
          <w:rPr>
            <w:rFonts w:hint="eastAsia"/>
            <w:b w:val="0"/>
          </w:rPr>
          <w:delText>시험</w:delText>
        </w:r>
        <w:bookmarkStart w:id="16438" w:name="_Toc21408815"/>
        <w:bookmarkStart w:id="16439" w:name="_Toc21525330"/>
        <w:bookmarkStart w:id="16440" w:name="_Toc23142169"/>
        <w:bookmarkStart w:id="16441" w:name="_Toc23173415"/>
        <w:bookmarkStart w:id="16442" w:name="_Toc23189190"/>
        <w:bookmarkStart w:id="16443" w:name="_Toc23191568"/>
        <w:bookmarkStart w:id="16444" w:name="_Toc23244586"/>
        <w:bookmarkStart w:id="16445" w:name="_Toc23794116"/>
        <w:bookmarkStart w:id="16446" w:name="_Toc23794439"/>
        <w:bookmarkEnd w:id="16438"/>
        <w:bookmarkEnd w:id="16439"/>
        <w:bookmarkEnd w:id="16440"/>
        <w:bookmarkEnd w:id="16441"/>
        <w:bookmarkEnd w:id="16442"/>
        <w:bookmarkEnd w:id="16443"/>
        <w:bookmarkEnd w:id="16444"/>
        <w:bookmarkEnd w:id="16445"/>
        <w:bookmarkEnd w:id="16446"/>
      </w:del>
    </w:p>
    <w:p w14:paraId="2243481D" w14:textId="5ED73EF5" w:rsidR="007373D3" w:rsidRPr="002646CB" w:rsidDel="00930BC1" w:rsidRDefault="007373D3" w:rsidP="007373D3">
      <w:pPr>
        <w:rPr>
          <w:del w:id="16447" w:author="박 진상" w:date="2019-10-08T05:59:00Z"/>
        </w:rPr>
      </w:pPr>
      <w:bookmarkStart w:id="16448" w:name="_Toc21408816"/>
      <w:bookmarkStart w:id="16449" w:name="_Toc21525331"/>
      <w:bookmarkStart w:id="16450" w:name="_Toc23142170"/>
      <w:bookmarkStart w:id="16451" w:name="_Toc23173416"/>
      <w:bookmarkStart w:id="16452" w:name="_Toc23189191"/>
      <w:bookmarkStart w:id="16453" w:name="_Toc23191569"/>
      <w:bookmarkStart w:id="16454" w:name="_Toc23244587"/>
      <w:bookmarkStart w:id="16455" w:name="_Toc23794117"/>
      <w:bookmarkStart w:id="16456" w:name="_Toc23794440"/>
      <w:bookmarkEnd w:id="16448"/>
      <w:bookmarkEnd w:id="16449"/>
      <w:bookmarkEnd w:id="16450"/>
      <w:bookmarkEnd w:id="16451"/>
      <w:bookmarkEnd w:id="16452"/>
      <w:bookmarkEnd w:id="16453"/>
      <w:bookmarkEnd w:id="16454"/>
      <w:bookmarkEnd w:id="16455"/>
      <w:bookmarkEnd w:id="16456"/>
    </w:p>
    <w:p w14:paraId="0A324F10" w14:textId="2A323A1B" w:rsidR="007373D3" w:rsidRPr="002646CB" w:rsidDel="00930BC1" w:rsidRDefault="008155C7" w:rsidP="007373D3">
      <w:pPr>
        <w:rPr>
          <w:del w:id="16457" w:author="박 진상" w:date="2019-10-08T05:59:00Z"/>
        </w:rPr>
      </w:pPr>
      <w:del w:id="16458" w:author="박 진상" w:date="2019-10-08T05:59:00Z">
        <w:r w:rsidRPr="002646CB" w:rsidDel="00930BC1">
          <w:delText>CES-MG</w:delText>
        </w:r>
        <w:r w:rsidR="007373D3" w:rsidRPr="002646CB" w:rsidDel="00930BC1">
          <w:rPr>
            <w:rFonts w:hint="eastAsia"/>
          </w:rPr>
          <w:delText>의</w:delText>
        </w:r>
        <w:r w:rsidR="007373D3" w:rsidRPr="002646CB" w:rsidDel="00930BC1">
          <w:delText xml:space="preserve"> </w:delText>
        </w:r>
        <w:r w:rsidR="007373D3" w:rsidRPr="002646CB" w:rsidDel="00930BC1">
          <w:rPr>
            <w:rFonts w:hint="eastAsia"/>
          </w:rPr>
          <w:delText>유지</w:delText>
        </w:r>
        <w:r w:rsidR="007373D3" w:rsidRPr="002646CB" w:rsidDel="00930BC1">
          <w:delText xml:space="preserve"> </w:delText>
        </w:r>
        <w:r w:rsidR="007373D3" w:rsidRPr="002646CB" w:rsidDel="00930BC1">
          <w:rPr>
            <w:rFonts w:hint="eastAsia"/>
          </w:rPr>
          <w:delText>보수</w:delText>
        </w:r>
        <w:r w:rsidR="007373D3" w:rsidRPr="002646CB" w:rsidDel="00930BC1">
          <w:delText xml:space="preserve"> </w:delText>
        </w:r>
        <w:r w:rsidR="007373D3" w:rsidRPr="002646CB" w:rsidDel="00930BC1">
          <w:rPr>
            <w:rFonts w:hint="eastAsia"/>
          </w:rPr>
          <w:delText>및</w:delText>
        </w:r>
        <w:r w:rsidR="007373D3" w:rsidRPr="002646CB" w:rsidDel="00930BC1">
          <w:delText xml:space="preserve"> </w:delText>
        </w:r>
        <w:r w:rsidR="007373D3" w:rsidRPr="002646CB" w:rsidDel="00930BC1">
          <w:rPr>
            <w:rFonts w:hint="eastAsia"/>
          </w:rPr>
          <w:delText>시험은</w:delText>
        </w:r>
        <w:r w:rsidR="007373D3" w:rsidRPr="002646CB" w:rsidDel="00930BC1">
          <w:delText xml:space="preserve"> IEC TS 62898-2</w:delText>
        </w:r>
        <w:r w:rsidR="007373D3" w:rsidRPr="002646CB" w:rsidDel="00930BC1">
          <w:rPr>
            <w:rFonts w:hint="eastAsia"/>
          </w:rPr>
          <w:delText>의</w:delText>
        </w:r>
        <w:r w:rsidR="007373D3" w:rsidRPr="002646CB" w:rsidDel="00930BC1">
          <w:delText xml:space="preserve"> 10</w:delText>
        </w:r>
        <w:r w:rsidR="007373D3" w:rsidRPr="002646CB" w:rsidDel="00930BC1">
          <w:rPr>
            <w:rFonts w:hint="eastAsia"/>
          </w:rPr>
          <w:delText>장</w:delText>
        </w:r>
        <w:r w:rsidR="00E2631E" w:rsidRPr="002646CB" w:rsidDel="00930BC1">
          <w:rPr>
            <w:rFonts w:hint="eastAsia"/>
          </w:rPr>
          <w:delText>을</w:delText>
        </w:r>
        <w:r w:rsidR="00E2631E" w:rsidRPr="002646CB" w:rsidDel="00930BC1">
          <w:delText xml:space="preserve"> </w:delText>
        </w:r>
        <w:r w:rsidR="00E2631E" w:rsidRPr="002646CB" w:rsidDel="00930BC1">
          <w:rPr>
            <w:rFonts w:hint="eastAsia"/>
          </w:rPr>
          <w:delText>따른다</w:delText>
        </w:r>
        <w:r w:rsidR="00E2631E" w:rsidRPr="002646CB" w:rsidDel="00930BC1">
          <w:delText>.</w:delText>
        </w:r>
        <w:bookmarkStart w:id="16459" w:name="_Toc21408817"/>
        <w:bookmarkStart w:id="16460" w:name="_Toc21525332"/>
        <w:bookmarkStart w:id="16461" w:name="_Toc23142171"/>
        <w:bookmarkStart w:id="16462" w:name="_Toc23173417"/>
        <w:bookmarkStart w:id="16463" w:name="_Toc23189192"/>
        <w:bookmarkStart w:id="16464" w:name="_Toc23191570"/>
        <w:bookmarkStart w:id="16465" w:name="_Toc23244588"/>
        <w:bookmarkStart w:id="16466" w:name="_Toc23794118"/>
        <w:bookmarkStart w:id="16467" w:name="_Toc23794441"/>
        <w:bookmarkEnd w:id="16459"/>
        <w:bookmarkEnd w:id="16460"/>
        <w:bookmarkEnd w:id="16461"/>
        <w:bookmarkEnd w:id="16462"/>
        <w:bookmarkEnd w:id="16463"/>
        <w:bookmarkEnd w:id="16464"/>
        <w:bookmarkEnd w:id="16465"/>
        <w:bookmarkEnd w:id="16466"/>
        <w:bookmarkEnd w:id="16467"/>
      </w:del>
    </w:p>
    <w:p w14:paraId="470FDA13" w14:textId="129C9B3D" w:rsidR="006C014D" w:rsidRPr="002646CB" w:rsidDel="00BE5490" w:rsidRDefault="007373D3" w:rsidP="006C014D">
      <w:pPr>
        <w:pStyle w:val="KSDTA"/>
        <w:rPr>
          <w:del w:id="16468" w:author="ETRI-김종원" w:date="2019-11-04T21:06:00Z"/>
          <w:lang w:eastAsia="ko-KR"/>
        </w:rPr>
      </w:pPr>
      <w:del w:id="16469" w:author="ETRI-김종원" w:date="2019-11-04T21:06:00Z">
        <w:r w:rsidRPr="002646CB" w:rsidDel="00BE5490">
          <w:rPr>
            <w:b w:val="0"/>
          </w:rPr>
          <w:delText xml:space="preserve"> </w:delText>
        </w:r>
      </w:del>
    </w:p>
    <w:p w14:paraId="58914CE8" w14:textId="5C1E51D5" w:rsidR="00BE5490" w:rsidRPr="002646CB" w:rsidRDefault="00BE5490">
      <w:pPr>
        <w:pStyle w:val="KSDTA"/>
        <w:numPr>
          <w:ilvl w:val="0"/>
          <w:numId w:val="0"/>
        </w:numPr>
        <w:wordWrap/>
        <w:autoSpaceDE/>
        <w:autoSpaceDN/>
        <w:spacing w:line="240" w:lineRule="auto"/>
        <w:jc w:val="left"/>
        <w:rPr>
          <w:ins w:id="16470" w:author="ETRI-김종원" w:date="2019-11-04T21:05:00Z"/>
          <w:rPrChange w:id="16471" w:author="ETRI-김종원" w:date="2019-12-10T10:44:00Z">
            <w:rPr>
              <w:ins w:id="16472" w:author="ETRI-김종원" w:date="2019-11-04T21:05:00Z"/>
              <w:color w:val="1F497D" w:themeColor="text2"/>
            </w:rPr>
          </w:rPrChange>
        </w:rPr>
        <w:pPrChange w:id="16473" w:author="ETRI-김종원" w:date="2019-11-04T21:06:00Z">
          <w:pPr>
            <w:widowControl/>
            <w:wordWrap/>
            <w:autoSpaceDE/>
            <w:autoSpaceDN/>
            <w:spacing w:line="240" w:lineRule="auto"/>
            <w:jc w:val="left"/>
          </w:pPr>
        </w:pPrChange>
      </w:pPr>
      <w:ins w:id="16474" w:author="ETRI-김종원" w:date="2019-11-04T21:04:00Z">
        <w:r w:rsidRPr="002646CB">
          <w:rPr>
            <w:lang w:eastAsia="ko-KR"/>
            <w:rPrChange w:id="16475" w:author="ETRI-김종원" w:date="2019-12-10T10:44:00Z">
              <w:rPr/>
            </w:rPrChange>
          </w:rPr>
          <w:lastRenderedPageBreak/>
          <w:br/>
        </w:r>
        <w:r w:rsidRPr="002646CB" w:rsidDel="00BE5490">
          <w:rPr>
            <w:rPrChange w:id="16476" w:author="ETRI-김종원" w:date="2019-12-10T10:44:00Z">
              <w:rPr/>
            </w:rPrChange>
          </w:rPr>
          <w:t xml:space="preserve"> </w:t>
        </w:r>
      </w:ins>
    </w:p>
    <w:p w14:paraId="462DECC2" w14:textId="3CA85624" w:rsidR="006C014D" w:rsidRPr="002646CB" w:rsidRDefault="00BE5490">
      <w:pPr>
        <w:pStyle w:val="KSDTA"/>
        <w:keepNext w:val="0"/>
        <w:pageBreakBefore w:val="0"/>
        <w:widowControl w:val="0"/>
        <w:rPr>
          <w:rPrChange w:id="16477" w:author="ETRI-김종원" w:date="2019-12-10T10:44:00Z">
            <w:rPr/>
          </w:rPrChange>
        </w:rPr>
        <w:pPrChange w:id="16478" w:author="ETRI-김종원" w:date="2019-11-04T21:06:00Z">
          <w:pPr>
            <w:pStyle w:val="KSDTff"/>
          </w:pPr>
        </w:pPrChange>
      </w:pPr>
      <w:ins w:id="16479" w:author="ETRI-김종원" w:date="2019-11-04T21:05:00Z">
        <w:r w:rsidRPr="002646CB">
          <w:rPr>
            <w:lang w:eastAsia="ko-KR"/>
            <w:rPrChange w:id="16480" w:author="ETRI-김종원" w:date="2019-12-10T10:44:00Z">
              <w:rPr/>
            </w:rPrChange>
          </w:rPr>
          <w:br/>
        </w:r>
        <w:bookmarkStart w:id="16481" w:name="_Toc26867870"/>
        <w:r w:rsidRPr="002646CB">
          <w:rPr>
            <w:b w:val="0"/>
            <w:lang w:eastAsia="ko-KR"/>
            <w:rPrChange w:id="16482" w:author="ETRI-김종원" w:date="2019-12-10T10:44:00Z">
              <w:rPr/>
            </w:rPrChange>
          </w:rPr>
          <w:t>(</w:t>
        </w:r>
        <w:r w:rsidRPr="002646CB">
          <w:rPr>
            <w:rFonts w:hint="eastAsia"/>
            <w:b w:val="0"/>
            <w:lang w:eastAsia="ko-KR"/>
            <w:rPrChange w:id="16483" w:author="ETRI-김종원" w:date="2019-12-10T10:44:00Z">
              <w:rPr>
                <w:rFonts w:hint="eastAsia"/>
              </w:rPr>
            </w:rPrChange>
          </w:rPr>
          <w:t>참고</w:t>
        </w:r>
        <w:r w:rsidRPr="002646CB">
          <w:rPr>
            <w:b w:val="0"/>
            <w:lang w:eastAsia="ko-KR"/>
            <w:rPrChange w:id="16484" w:author="ETRI-김종원" w:date="2019-12-10T10:44:00Z">
              <w:rPr/>
            </w:rPrChange>
          </w:rPr>
          <w:t>)</w:t>
        </w:r>
        <w:bookmarkEnd w:id="16481"/>
        <w:r w:rsidRPr="002646CB">
          <w:rPr>
            <w:b w:val="0"/>
            <w:lang w:eastAsia="ko-KR"/>
            <w:rPrChange w:id="16485" w:author="ETRI-김종원" w:date="2019-12-10T10:44:00Z">
              <w:rPr/>
            </w:rPrChange>
          </w:rPr>
          <w:br/>
        </w:r>
      </w:ins>
      <w:del w:id="16486" w:author="ETRI-김종원" w:date="2019-11-04T21:04:00Z">
        <w:r w:rsidR="006C014D" w:rsidRPr="00DD13A5" w:rsidDel="00BE5490">
          <w:delText>(</w:delText>
        </w:r>
        <w:r w:rsidR="00037D00" w:rsidRPr="00147ED9" w:rsidDel="00BE5490">
          <w:rPr>
            <w:rFonts w:hint="eastAsia"/>
          </w:rPr>
          <w:delText>참고</w:delText>
        </w:r>
        <w:r w:rsidR="006C014D" w:rsidRPr="002646CB" w:rsidDel="00BE5490">
          <w:rPr>
            <w:rPrChange w:id="16487" w:author="ETRI-김종원" w:date="2019-12-10T10:44:00Z">
              <w:rPr/>
            </w:rPrChange>
          </w:rPr>
          <w:delText>)</w:delText>
        </w:r>
      </w:del>
    </w:p>
    <w:p w14:paraId="6AE0B0DB" w14:textId="77777777" w:rsidR="006C014D" w:rsidRPr="002646CB" w:rsidRDefault="006C014D" w:rsidP="006C014D"/>
    <w:p w14:paraId="48EDAE5B" w14:textId="30653B2B" w:rsidR="00B471AE" w:rsidRPr="002646CB" w:rsidRDefault="003A525D">
      <w:pPr>
        <w:pStyle w:val="KSDTA1"/>
        <w:rPr>
          <w:rPrChange w:id="16488" w:author="ETRI-김종원" w:date="2019-12-10T10:44:00Z">
            <w:rPr/>
          </w:rPrChange>
        </w:rPr>
        <w:pPrChange w:id="16489" w:author="박 진상" w:date="2019-10-28T08:56:00Z">
          <w:pPr>
            <w:pStyle w:val="KSDTf9"/>
          </w:pPr>
        </w:pPrChange>
      </w:pPr>
      <w:bookmarkStart w:id="16490" w:name="_Toc26867871"/>
      <w:r w:rsidRPr="00DD13A5">
        <w:rPr>
          <w:rFonts w:hint="eastAsia"/>
        </w:rPr>
        <w:t>비즈니스</w:t>
      </w:r>
      <w:r w:rsidRPr="00147ED9">
        <w:t xml:space="preserve"> </w:t>
      </w:r>
      <w:r w:rsidRPr="002646CB">
        <w:rPr>
          <w:rFonts w:hint="eastAsia"/>
          <w:rPrChange w:id="16491" w:author="ETRI-김종원" w:date="2019-12-10T10:44:00Z">
            <w:rPr>
              <w:rFonts w:hint="eastAsia"/>
            </w:rPr>
          </w:rPrChange>
        </w:rPr>
        <w:t>유스케이스</w:t>
      </w:r>
      <w:bookmarkEnd w:id="16490"/>
    </w:p>
    <w:p w14:paraId="6146A901" w14:textId="77777777" w:rsidR="003A525D" w:rsidRPr="002646CB" w:rsidRDefault="003A525D" w:rsidP="003A525D"/>
    <w:p w14:paraId="6ECE844C" w14:textId="1ED40984" w:rsidR="003A525D" w:rsidRPr="002646CB" w:rsidRDefault="003A525D" w:rsidP="009F784A">
      <w:pPr>
        <w:ind w:left="555" w:hangingChars="283" w:hanging="555"/>
        <w:rPr>
          <w:rFonts w:ascii="바탕" w:hAnsi="바탕"/>
          <w:b/>
          <w:bCs/>
          <w:rPrChange w:id="16492" w:author="ETRI-김종원" w:date="2019-12-10T10:44:00Z">
            <w:rPr>
              <w:b/>
            </w:rPr>
          </w:rPrChange>
        </w:rPr>
      </w:pPr>
      <w:r w:rsidRPr="002646CB">
        <w:rPr>
          <w:rFonts w:ascii="바탕" w:hAnsi="바탕" w:hint="eastAsia"/>
          <w:b/>
          <w:bCs/>
          <w:rPrChange w:id="16493" w:author="ETRI-김종원" w:date="2019-12-10T10:44:00Z">
            <w:rPr>
              <w:rFonts w:hint="eastAsia"/>
            </w:rPr>
          </w:rPrChange>
        </w:rPr>
        <w:t>이름</w:t>
      </w:r>
      <w:r w:rsidRPr="002646CB">
        <w:rPr>
          <w:rFonts w:ascii="바탕" w:hAnsi="바탕"/>
          <w:b/>
          <w:bCs/>
          <w:rPrChange w:id="16494" w:author="ETRI-김종원" w:date="2019-12-10T10:44:00Z">
            <w:rPr/>
          </w:rPrChange>
        </w:rPr>
        <w:t xml:space="preserve">: </w:t>
      </w:r>
      <w:ins w:id="16495" w:author="박 진상" w:date="2019-10-09T14:33:00Z">
        <w:r w:rsidR="00CB0B14" w:rsidRPr="002646CB">
          <w:rPr>
            <w:rFonts w:ascii="바탕" w:hAnsi="바탕"/>
            <w:b/>
            <w:bCs/>
            <w:rPrChange w:id="16496" w:author="ETRI-김종원" w:date="2019-12-10T10:44:00Z">
              <w:rPr/>
            </w:rPrChange>
          </w:rPr>
          <w:t>PV-EE</w:t>
        </w:r>
      </w:ins>
      <w:ins w:id="16497" w:author="박 진상" w:date="2019-10-09T14:34:00Z">
        <w:r w:rsidR="00CB0B14" w:rsidRPr="002646CB">
          <w:rPr>
            <w:rFonts w:ascii="바탕" w:hAnsi="바탕"/>
            <w:b/>
            <w:bCs/>
            <w:rPrChange w:id="16498" w:author="ETRI-김종원" w:date="2019-12-10T10:44:00Z">
              <w:rPr/>
            </w:rPrChange>
          </w:rPr>
          <w:t>S</w:t>
        </w:r>
      </w:ins>
      <w:ins w:id="16499" w:author="박 진상" w:date="2019-10-09T14:28:00Z">
        <w:r w:rsidR="00721C26" w:rsidRPr="002646CB">
          <w:rPr>
            <w:rFonts w:ascii="바탕" w:hAnsi="바탕"/>
            <w:b/>
            <w:bCs/>
            <w:rPrChange w:id="16500" w:author="ETRI-김종원" w:date="2019-12-10T10:44:00Z">
              <w:rPr/>
            </w:rPrChange>
          </w:rPr>
          <w:t xml:space="preserve"> </w:t>
        </w:r>
        <w:r w:rsidR="00721C26" w:rsidRPr="002646CB">
          <w:rPr>
            <w:rFonts w:ascii="바탕" w:hAnsi="바탕" w:hint="eastAsia"/>
            <w:b/>
            <w:bCs/>
            <w:rPrChange w:id="16501" w:author="ETRI-김종원" w:date="2019-12-10T10:44:00Z">
              <w:rPr>
                <w:rFonts w:hint="eastAsia"/>
              </w:rPr>
            </w:rPrChange>
          </w:rPr>
          <w:t>연계</w:t>
        </w:r>
        <w:r w:rsidR="00721C26" w:rsidRPr="002646CB">
          <w:rPr>
            <w:rFonts w:ascii="바탕" w:hAnsi="바탕"/>
            <w:b/>
            <w:bCs/>
            <w:rPrChange w:id="16502" w:author="ETRI-김종원" w:date="2019-12-10T10:44:00Z">
              <w:rPr/>
            </w:rPrChange>
          </w:rPr>
          <w:t xml:space="preserve"> </w:t>
        </w:r>
        <w:r w:rsidR="00721C26" w:rsidRPr="002646CB">
          <w:rPr>
            <w:rFonts w:ascii="바탕" w:hAnsi="바탕" w:hint="eastAsia"/>
            <w:b/>
            <w:bCs/>
            <w:rPrChange w:id="16503" w:author="ETRI-김종원" w:date="2019-12-10T10:44:00Z">
              <w:rPr>
                <w:rFonts w:hint="eastAsia"/>
              </w:rPr>
            </w:rPrChange>
          </w:rPr>
          <w:t>그리드</w:t>
        </w:r>
        <w:r w:rsidR="00721C26" w:rsidRPr="002646CB">
          <w:rPr>
            <w:rFonts w:ascii="바탕" w:hAnsi="바탕"/>
            <w:b/>
            <w:bCs/>
            <w:rPrChange w:id="16504" w:author="ETRI-김종원" w:date="2019-12-10T10:44:00Z">
              <w:rPr/>
            </w:rPrChange>
          </w:rPr>
          <w:t xml:space="preserve"> </w:t>
        </w:r>
        <w:r w:rsidR="00721C26" w:rsidRPr="002646CB">
          <w:rPr>
            <w:rFonts w:ascii="바탕" w:hAnsi="바탕" w:hint="eastAsia"/>
            <w:b/>
            <w:bCs/>
            <w:rPrChange w:id="16505" w:author="ETRI-김종원" w:date="2019-12-10T10:44:00Z">
              <w:rPr>
                <w:rFonts w:hint="eastAsia"/>
              </w:rPr>
            </w:rPrChange>
          </w:rPr>
          <w:t>안정화</w:t>
        </w:r>
        <w:r w:rsidR="00721C26" w:rsidRPr="002646CB">
          <w:rPr>
            <w:rFonts w:ascii="바탕" w:hAnsi="바탕"/>
            <w:b/>
            <w:bCs/>
            <w:rPrChange w:id="16506" w:author="ETRI-김종원" w:date="2019-12-10T10:44:00Z">
              <w:rPr/>
            </w:rPrChange>
          </w:rPr>
          <w:t xml:space="preserve"> </w:t>
        </w:r>
        <w:r w:rsidR="00721C26" w:rsidRPr="002646CB">
          <w:rPr>
            <w:rFonts w:ascii="바탕" w:hAnsi="바탕" w:hint="eastAsia"/>
            <w:b/>
            <w:bCs/>
            <w:rPrChange w:id="16507" w:author="ETRI-김종원" w:date="2019-12-10T10:44:00Z">
              <w:rPr>
                <w:rFonts w:hint="eastAsia"/>
              </w:rPr>
            </w:rPrChange>
          </w:rPr>
          <w:t>특성</w:t>
        </w:r>
        <w:r w:rsidR="00721C26" w:rsidRPr="002646CB">
          <w:rPr>
            <w:rFonts w:ascii="바탕" w:hAnsi="바탕"/>
            <w:b/>
            <w:bCs/>
            <w:rPrChange w:id="16508" w:author="ETRI-김종원" w:date="2019-12-10T10:44:00Z">
              <w:rPr/>
            </w:rPrChange>
          </w:rPr>
          <w:t xml:space="preserve"> </w:t>
        </w:r>
        <w:r w:rsidR="00721C26" w:rsidRPr="002646CB">
          <w:rPr>
            <w:rFonts w:ascii="바탕" w:hAnsi="바탕" w:hint="eastAsia"/>
            <w:b/>
            <w:bCs/>
            <w:rPrChange w:id="16509" w:author="ETRI-김종원" w:date="2019-12-10T10:44:00Z">
              <w:rPr>
                <w:rFonts w:hint="eastAsia"/>
              </w:rPr>
            </w:rPrChange>
          </w:rPr>
          <w:t>분석</w:t>
        </w:r>
        <w:r w:rsidR="00721C26" w:rsidRPr="002646CB">
          <w:rPr>
            <w:rFonts w:ascii="바탕" w:hAnsi="바탕"/>
            <w:b/>
            <w:bCs/>
            <w:rPrChange w:id="16510" w:author="ETRI-김종원" w:date="2019-12-10T10:44:00Z">
              <w:rPr/>
            </w:rPrChange>
          </w:rPr>
          <w:t xml:space="preserve"> </w:t>
        </w:r>
        <w:r w:rsidR="00721C26" w:rsidRPr="002646CB">
          <w:rPr>
            <w:rFonts w:ascii="바탕" w:hAnsi="바탕" w:hint="eastAsia"/>
            <w:b/>
            <w:bCs/>
            <w:rPrChange w:id="16511" w:author="ETRI-김종원" w:date="2019-12-10T10:44:00Z">
              <w:rPr>
                <w:rFonts w:hint="eastAsia"/>
              </w:rPr>
            </w:rPrChange>
          </w:rPr>
          <w:t>시뮬레이션</w:t>
        </w:r>
        <w:r w:rsidR="00721C26" w:rsidRPr="002646CB">
          <w:rPr>
            <w:rFonts w:ascii="바탕" w:hAnsi="바탕"/>
            <w:b/>
            <w:bCs/>
            <w:rPrChange w:id="16512" w:author="ETRI-김종원" w:date="2019-12-10T10:44:00Z">
              <w:rPr/>
            </w:rPrChange>
          </w:rPr>
          <w:t xml:space="preserve"> </w:t>
        </w:r>
        <w:r w:rsidR="00721C26" w:rsidRPr="002646CB">
          <w:rPr>
            <w:rFonts w:ascii="바탕" w:hAnsi="바탕" w:hint="eastAsia"/>
            <w:b/>
            <w:bCs/>
            <w:rPrChange w:id="16513" w:author="ETRI-김종원" w:date="2019-12-10T10:44:00Z">
              <w:rPr>
                <w:rFonts w:hint="eastAsia"/>
              </w:rPr>
            </w:rPrChange>
          </w:rPr>
          <w:t>기능</w:t>
        </w:r>
        <w:r w:rsidR="00721C26" w:rsidRPr="002646CB">
          <w:rPr>
            <w:rFonts w:ascii="바탕" w:hAnsi="바탕"/>
            <w:b/>
            <w:bCs/>
            <w:rPrChange w:id="16514" w:author="ETRI-김종원" w:date="2019-12-10T10:44:00Z">
              <w:rPr/>
            </w:rPrChange>
          </w:rPr>
          <w:t xml:space="preserve"> </w:t>
        </w:r>
        <w:r w:rsidR="00721C26" w:rsidRPr="002646CB">
          <w:rPr>
            <w:rFonts w:ascii="바탕" w:hAnsi="바탕" w:hint="eastAsia"/>
            <w:b/>
            <w:bCs/>
            <w:rPrChange w:id="16515" w:author="ETRI-김종원" w:date="2019-12-10T10:44:00Z">
              <w:rPr>
                <w:rFonts w:hint="eastAsia"/>
              </w:rPr>
            </w:rPrChange>
          </w:rPr>
          <w:t>개발</w:t>
        </w:r>
      </w:ins>
      <w:del w:id="16516" w:author="박 진상" w:date="2019-10-08T06:23:00Z">
        <w:r w:rsidRPr="002646CB" w:rsidDel="004E18D8">
          <w:rPr>
            <w:rFonts w:ascii="바탕" w:hAnsi="바탕" w:hint="eastAsia"/>
            <w:b/>
            <w:bCs/>
            <w:rPrChange w:id="16517" w:author="ETRI-김종원" w:date="2019-12-10T10:44:00Z">
              <w:rPr>
                <w:rFonts w:hint="eastAsia"/>
                <w:b/>
              </w:rPr>
            </w:rPrChange>
          </w:rPr>
          <w:delText>신뢰성</w:delText>
        </w:r>
        <w:r w:rsidRPr="002646CB" w:rsidDel="004E18D8">
          <w:rPr>
            <w:rFonts w:ascii="바탕" w:hAnsi="바탕"/>
            <w:b/>
            <w:bCs/>
            <w:rPrChange w:id="16518" w:author="ETRI-김종원" w:date="2019-12-10T10:44:00Z">
              <w:rPr>
                <w:b/>
              </w:rPr>
            </w:rPrChange>
          </w:rPr>
          <w:delText xml:space="preserve"> </w:delText>
        </w:r>
        <w:r w:rsidRPr="002646CB" w:rsidDel="004E18D8">
          <w:rPr>
            <w:rFonts w:ascii="바탕" w:hAnsi="바탕" w:hint="eastAsia"/>
            <w:b/>
            <w:bCs/>
            <w:rPrChange w:id="16519" w:author="ETRI-김종원" w:date="2019-12-10T10:44:00Z">
              <w:rPr>
                <w:rFonts w:hint="eastAsia"/>
                <w:b/>
              </w:rPr>
            </w:rPrChange>
          </w:rPr>
          <w:delText>향상과</w:delText>
        </w:r>
        <w:r w:rsidRPr="002646CB" w:rsidDel="004E18D8">
          <w:rPr>
            <w:rFonts w:ascii="바탕" w:hAnsi="바탕"/>
            <w:b/>
            <w:bCs/>
            <w:rPrChange w:id="16520" w:author="ETRI-김종원" w:date="2019-12-10T10:44:00Z">
              <w:rPr>
                <w:b/>
              </w:rPr>
            </w:rPrChange>
          </w:rPr>
          <w:delText xml:space="preserve"> </w:delText>
        </w:r>
        <w:r w:rsidRPr="002646CB" w:rsidDel="004E18D8">
          <w:rPr>
            <w:rFonts w:ascii="바탕" w:hAnsi="바탕" w:hint="eastAsia"/>
            <w:b/>
            <w:bCs/>
            <w:rPrChange w:id="16521" w:author="ETRI-김종원" w:date="2019-12-10T10:44:00Z">
              <w:rPr>
                <w:rFonts w:hint="eastAsia"/>
                <w:b/>
              </w:rPr>
            </w:rPrChange>
          </w:rPr>
          <w:delText>에너지</w:delText>
        </w:r>
        <w:r w:rsidRPr="002646CB" w:rsidDel="004E18D8">
          <w:rPr>
            <w:rFonts w:ascii="바탕" w:hAnsi="바탕"/>
            <w:b/>
            <w:bCs/>
            <w:rPrChange w:id="16522" w:author="ETRI-김종원" w:date="2019-12-10T10:44:00Z">
              <w:rPr>
                <w:b/>
              </w:rPr>
            </w:rPrChange>
          </w:rPr>
          <w:delText xml:space="preserve"> </w:delText>
        </w:r>
        <w:r w:rsidRPr="002646CB" w:rsidDel="004E18D8">
          <w:rPr>
            <w:rFonts w:ascii="바탕" w:hAnsi="바탕" w:hint="eastAsia"/>
            <w:b/>
            <w:bCs/>
            <w:rPrChange w:id="16523" w:author="ETRI-김종원" w:date="2019-12-10T10:44:00Z">
              <w:rPr>
                <w:rFonts w:hint="eastAsia"/>
                <w:b/>
              </w:rPr>
            </w:rPrChange>
          </w:rPr>
          <w:delText>공급</w:delText>
        </w:r>
        <w:r w:rsidRPr="002646CB" w:rsidDel="004E18D8">
          <w:rPr>
            <w:rFonts w:ascii="바탕" w:hAnsi="바탕"/>
            <w:b/>
            <w:bCs/>
            <w:rPrChange w:id="16524" w:author="ETRI-김종원" w:date="2019-12-10T10:44:00Z">
              <w:rPr>
                <w:b/>
              </w:rPr>
            </w:rPrChange>
          </w:rPr>
          <w:delText xml:space="preserve"> </w:delText>
        </w:r>
        <w:r w:rsidRPr="002646CB" w:rsidDel="004E18D8">
          <w:rPr>
            <w:rFonts w:ascii="바탕" w:hAnsi="바탕" w:hint="eastAsia"/>
            <w:b/>
            <w:bCs/>
            <w:rPrChange w:id="16525" w:author="ETRI-김종원" w:date="2019-12-10T10:44:00Z">
              <w:rPr>
                <w:rFonts w:hint="eastAsia"/>
                <w:b/>
              </w:rPr>
            </w:rPrChange>
          </w:rPr>
          <w:delText>확보를</w:delText>
        </w:r>
        <w:r w:rsidRPr="002646CB" w:rsidDel="004E18D8">
          <w:rPr>
            <w:rFonts w:ascii="바탕" w:hAnsi="바탕"/>
            <w:b/>
            <w:bCs/>
            <w:rPrChange w:id="16526" w:author="ETRI-김종원" w:date="2019-12-10T10:44:00Z">
              <w:rPr>
                <w:b/>
              </w:rPr>
            </w:rPrChange>
          </w:rPr>
          <w:delText xml:space="preserve"> </w:delText>
        </w:r>
        <w:r w:rsidRPr="002646CB" w:rsidDel="004E18D8">
          <w:rPr>
            <w:rFonts w:ascii="바탕" w:hAnsi="바탕" w:hint="eastAsia"/>
            <w:b/>
            <w:bCs/>
            <w:rPrChange w:id="16527" w:author="ETRI-김종원" w:date="2019-12-10T10:44:00Z">
              <w:rPr>
                <w:rFonts w:hint="eastAsia"/>
                <w:b/>
              </w:rPr>
            </w:rPrChange>
          </w:rPr>
          <w:delText>목표로</w:delText>
        </w:r>
        <w:r w:rsidRPr="002646CB" w:rsidDel="004E18D8">
          <w:rPr>
            <w:rFonts w:ascii="바탕" w:hAnsi="바탕"/>
            <w:b/>
            <w:bCs/>
            <w:rPrChange w:id="16528" w:author="ETRI-김종원" w:date="2019-12-10T10:44:00Z">
              <w:rPr>
                <w:b/>
              </w:rPr>
            </w:rPrChange>
          </w:rPr>
          <w:delText xml:space="preserve"> </w:delText>
        </w:r>
        <w:r w:rsidRPr="002646CB" w:rsidDel="004E18D8">
          <w:rPr>
            <w:rFonts w:ascii="바탕" w:hAnsi="바탕" w:hint="eastAsia"/>
            <w:b/>
            <w:bCs/>
            <w:rPrChange w:id="16529" w:author="ETRI-김종원" w:date="2019-12-10T10:44:00Z">
              <w:rPr>
                <w:rFonts w:hint="eastAsia"/>
                <w:b/>
              </w:rPr>
            </w:rPrChange>
          </w:rPr>
          <w:delText>하는</w:delText>
        </w:r>
        <w:r w:rsidRPr="002646CB" w:rsidDel="004E18D8">
          <w:rPr>
            <w:rFonts w:ascii="바탕" w:hAnsi="바탕"/>
            <w:b/>
            <w:bCs/>
            <w:rPrChange w:id="16530" w:author="ETRI-김종원" w:date="2019-12-10T10:44:00Z">
              <w:rPr>
                <w:b/>
              </w:rPr>
            </w:rPrChange>
          </w:rPr>
          <w:delText xml:space="preserve"> </w:delText>
        </w:r>
        <w:r w:rsidRPr="002646CB" w:rsidDel="004E18D8">
          <w:rPr>
            <w:rFonts w:ascii="바탕" w:hAnsi="바탕" w:hint="eastAsia"/>
            <w:b/>
            <w:bCs/>
            <w:rPrChange w:id="16531" w:author="ETRI-김종원" w:date="2019-12-10T10:44:00Z">
              <w:rPr>
                <w:rFonts w:hint="eastAsia"/>
                <w:b/>
              </w:rPr>
            </w:rPrChange>
          </w:rPr>
          <w:delText>마이크로그리드</w:delText>
        </w:r>
        <w:r w:rsidRPr="002646CB" w:rsidDel="004E18D8">
          <w:rPr>
            <w:rFonts w:ascii="바탕" w:hAnsi="바탕"/>
            <w:b/>
            <w:bCs/>
            <w:rPrChange w:id="16532" w:author="ETRI-김종원" w:date="2019-12-10T10:44:00Z">
              <w:rPr>
                <w:b/>
              </w:rPr>
            </w:rPrChange>
          </w:rPr>
          <w:delText xml:space="preserve"> </w:delText>
        </w:r>
        <w:r w:rsidR="003108B6" w:rsidRPr="002646CB" w:rsidDel="004E18D8">
          <w:rPr>
            <w:rFonts w:ascii="바탕" w:hAnsi="바탕" w:hint="eastAsia"/>
            <w:b/>
            <w:bCs/>
            <w:rPrChange w:id="16533" w:author="ETRI-김종원" w:date="2019-12-10T10:44:00Z">
              <w:rPr>
                <w:rFonts w:hint="eastAsia"/>
                <w:b/>
              </w:rPr>
            </w:rPrChange>
          </w:rPr>
          <w:delText>독</w:delText>
        </w:r>
        <w:r w:rsidR="007F6C7A" w:rsidRPr="002646CB" w:rsidDel="004E18D8">
          <w:rPr>
            <w:rFonts w:ascii="바탕" w:hAnsi="바탕" w:hint="eastAsia"/>
            <w:b/>
            <w:bCs/>
            <w:rPrChange w:id="16534" w:author="ETRI-김종원" w:date="2019-12-10T10:44:00Z">
              <w:rPr>
                <w:rFonts w:hint="eastAsia"/>
                <w:b/>
              </w:rPr>
            </w:rPrChange>
          </w:rPr>
          <w:delText>립</w:delText>
        </w:r>
        <w:r w:rsidR="009211F0" w:rsidRPr="002646CB" w:rsidDel="004E18D8">
          <w:rPr>
            <w:rFonts w:ascii="바탕" w:hAnsi="바탕" w:hint="eastAsia"/>
            <w:b/>
            <w:bCs/>
            <w:rPrChange w:id="16535" w:author="ETRI-김종원" w:date="2019-12-10T10:44:00Z">
              <w:rPr>
                <w:rFonts w:hint="eastAsia"/>
                <w:b/>
              </w:rPr>
            </w:rPrChange>
          </w:rPr>
          <w:delText>운전</w:delText>
        </w:r>
        <w:r w:rsidRPr="002646CB" w:rsidDel="004E18D8">
          <w:rPr>
            <w:rFonts w:ascii="바탕" w:hAnsi="바탕" w:hint="eastAsia"/>
            <w:b/>
            <w:bCs/>
            <w:rPrChange w:id="16536" w:author="ETRI-김종원" w:date="2019-12-10T10:44:00Z">
              <w:rPr>
                <w:rFonts w:hint="eastAsia"/>
                <w:b/>
              </w:rPr>
            </w:rPrChange>
          </w:rPr>
          <w:delText>에</w:delText>
        </w:r>
        <w:r w:rsidRPr="002646CB" w:rsidDel="004E18D8">
          <w:rPr>
            <w:rFonts w:ascii="바탕" w:hAnsi="바탕"/>
            <w:b/>
            <w:bCs/>
            <w:rPrChange w:id="16537" w:author="ETRI-김종원" w:date="2019-12-10T10:44:00Z">
              <w:rPr>
                <w:b/>
              </w:rPr>
            </w:rPrChange>
          </w:rPr>
          <w:delText xml:space="preserve"> </w:delText>
        </w:r>
        <w:r w:rsidRPr="002646CB" w:rsidDel="004E18D8">
          <w:rPr>
            <w:rFonts w:ascii="바탕" w:hAnsi="바탕" w:hint="eastAsia"/>
            <w:b/>
            <w:bCs/>
            <w:rPrChange w:id="16538" w:author="ETRI-김종원" w:date="2019-12-10T10:44:00Z">
              <w:rPr>
                <w:rFonts w:hint="eastAsia"/>
                <w:b/>
              </w:rPr>
            </w:rPrChange>
          </w:rPr>
          <w:delText>의한</w:delText>
        </w:r>
        <w:r w:rsidRPr="002646CB" w:rsidDel="004E18D8">
          <w:rPr>
            <w:rFonts w:ascii="바탕" w:hAnsi="바탕"/>
            <w:b/>
            <w:bCs/>
            <w:rPrChange w:id="16539" w:author="ETRI-김종원" w:date="2019-12-10T10:44:00Z">
              <w:rPr>
                <w:b/>
              </w:rPr>
            </w:rPrChange>
          </w:rPr>
          <w:delText xml:space="preserve"> </w:delText>
        </w:r>
        <w:r w:rsidRPr="002646CB" w:rsidDel="004E18D8">
          <w:rPr>
            <w:rFonts w:ascii="바탕" w:hAnsi="바탕" w:hint="eastAsia"/>
            <w:b/>
            <w:bCs/>
            <w:rPrChange w:id="16540" w:author="ETRI-김종원" w:date="2019-12-10T10:44:00Z">
              <w:rPr>
                <w:rFonts w:hint="eastAsia"/>
                <w:b/>
              </w:rPr>
            </w:rPrChange>
          </w:rPr>
          <w:delText>부하의</w:delText>
        </w:r>
        <w:r w:rsidRPr="002646CB" w:rsidDel="004E18D8">
          <w:rPr>
            <w:rFonts w:ascii="바탕" w:hAnsi="바탕"/>
            <w:b/>
            <w:bCs/>
            <w:rPrChange w:id="16541" w:author="ETRI-김종원" w:date="2019-12-10T10:44:00Z">
              <w:rPr>
                <w:b/>
              </w:rPr>
            </w:rPrChange>
          </w:rPr>
          <w:delText xml:space="preserve"> </w:delText>
        </w:r>
        <w:r w:rsidRPr="002646CB" w:rsidDel="004E18D8">
          <w:rPr>
            <w:rFonts w:ascii="바탕" w:hAnsi="바탕" w:hint="eastAsia"/>
            <w:b/>
            <w:bCs/>
            <w:rPrChange w:id="16542" w:author="ETRI-김종원" w:date="2019-12-10T10:44:00Z">
              <w:rPr>
                <w:rFonts w:hint="eastAsia"/>
                <w:b/>
              </w:rPr>
            </w:rPrChange>
          </w:rPr>
          <w:delText>전부</w:delText>
        </w:r>
        <w:r w:rsidRPr="002646CB" w:rsidDel="004E18D8">
          <w:rPr>
            <w:rFonts w:ascii="바탕" w:hAnsi="바탕"/>
            <w:b/>
            <w:bCs/>
            <w:rPrChange w:id="16543" w:author="ETRI-김종원" w:date="2019-12-10T10:44:00Z">
              <w:rPr>
                <w:b/>
              </w:rPr>
            </w:rPrChange>
          </w:rPr>
          <w:delText xml:space="preserve"> </w:delText>
        </w:r>
        <w:r w:rsidRPr="002646CB" w:rsidDel="004E18D8">
          <w:rPr>
            <w:rFonts w:ascii="바탕" w:hAnsi="바탕" w:hint="eastAsia"/>
            <w:b/>
            <w:bCs/>
            <w:rPrChange w:id="16544" w:author="ETRI-김종원" w:date="2019-12-10T10:44:00Z">
              <w:rPr>
                <w:rFonts w:hint="eastAsia"/>
                <w:b/>
              </w:rPr>
            </w:rPrChange>
          </w:rPr>
          <w:delText>또는</w:delText>
        </w:r>
        <w:r w:rsidRPr="002646CB" w:rsidDel="004E18D8">
          <w:rPr>
            <w:rFonts w:ascii="바탕" w:hAnsi="바탕"/>
            <w:b/>
            <w:bCs/>
            <w:rPrChange w:id="16545" w:author="ETRI-김종원" w:date="2019-12-10T10:44:00Z">
              <w:rPr>
                <w:b/>
              </w:rPr>
            </w:rPrChange>
          </w:rPr>
          <w:delText xml:space="preserve"> </w:delText>
        </w:r>
        <w:r w:rsidRPr="002646CB" w:rsidDel="004E18D8">
          <w:rPr>
            <w:rFonts w:ascii="바탕" w:hAnsi="바탕" w:hint="eastAsia"/>
            <w:b/>
            <w:bCs/>
            <w:rPrChange w:id="16546" w:author="ETRI-김종원" w:date="2019-12-10T10:44:00Z">
              <w:rPr>
                <w:rFonts w:hint="eastAsia"/>
                <w:b/>
              </w:rPr>
            </w:rPrChange>
          </w:rPr>
          <w:delText>일부</w:delText>
        </w:r>
      </w:del>
    </w:p>
    <w:p w14:paraId="03B637E5" w14:textId="77777777" w:rsidR="003A525D" w:rsidRPr="002646CB" w:rsidRDefault="003A525D" w:rsidP="003A525D">
      <w:pPr>
        <w:rPr>
          <w:rFonts w:ascii="바탕" w:hAnsi="바탕"/>
          <w:rPrChange w:id="16547" w:author="ETRI-김종원" w:date="2019-12-10T10:44:00Z">
            <w:rPr/>
          </w:rPrChange>
        </w:rPr>
      </w:pPr>
    </w:p>
    <w:p w14:paraId="1002734B" w14:textId="3ACBE354" w:rsidR="004E18D8" w:rsidRPr="002646CB" w:rsidRDefault="003A525D" w:rsidP="004E18D8">
      <w:pPr>
        <w:rPr>
          <w:ins w:id="16548" w:author="박 진상" w:date="2019-10-09T14:29:00Z"/>
          <w:rFonts w:ascii="바탕" w:hAnsi="바탕"/>
          <w:lang w:val="en-US"/>
          <w:rPrChange w:id="16549" w:author="ETRI-김종원" w:date="2019-12-10T10:44:00Z">
            <w:rPr>
              <w:ins w:id="16550" w:author="박 진상" w:date="2019-10-09T14:29:00Z"/>
              <w:lang w:val="en-US"/>
            </w:rPr>
          </w:rPrChange>
        </w:rPr>
      </w:pPr>
      <w:del w:id="16551" w:author="박 진상" w:date="2019-10-08T06:22:00Z">
        <w:r w:rsidRPr="002646CB" w:rsidDel="004E18D8">
          <w:rPr>
            <w:rFonts w:ascii="바탕" w:hAnsi="바탕" w:hint="eastAsia"/>
            <w:rPrChange w:id="16552" w:author="ETRI-김종원" w:date="2019-12-10T10:44:00Z">
              <w:rPr>
                <w:rFonts w:hint="eastAsia"/>
              </w:rPr>
            </w:rPrChange>
          </w:rPr>
          <w:delText>이</w:delText>
        </w:r>
        <w:r w:rsidRPr="002646CB" w:rsidDel="004E18D8">
          <w:rPr>
            <w:rFonts w:ascii="바탕" w:hAnsi="바탕"/>
            <w:rPrChange w:id="16553" w:author="ETRI-김종원" w:date="2019-12-10T10:44:00Z">
              <w:rPr/>
            </w:rPrChange>
          </w:rPr>
          <w:delText xml:space="preserve"> </w:delText>
        </w:r>
        <w:r w:rsidR="00104016" w:rsidRPr="002646CB" w:rsidDel="004E18D8">
          <w:rPr>
            <w:rFonts w:ascii="바탕" w:hAnsi="바탕" w:hint="eastAsia"/>
            <w:rPrChange w:id="16554" w:author="ETRI-김종원" w:date="2019-12-10T10:44:00Z">
              <w:rPr>
                <w:rFonts w:hint="eastAsia"/>
              </w:rPr>
            </w:rPrChange>
          </w:rPr>
          <w:delText>비즈니스</w:delText>
        </w:r>
        <w:r w:rsidR="00104016" w:rsidRPr="002646CB" w:rsidDel="004E18D8">
          <w:rPr>
            <w:rFonts w:ascii="바탕" w:hAnsi="바탕"/>
            <w:rPrChange w:id="16555" w:author="ETRI-김종원" w:date="2019-12-10T10:44:00Z">
              <w:rPr/>
            </w:rPrChange>
          </w:rPr>
          <w:delText xml:space="preserve"> </w:delText>
        </w:r>
        <w:r w:rsidR="00104016" w:rsidRPr="002646CB" w:rsidDel="004E18D8">
          <w:rPr>
            <w:rFonts w:ascii="바탕" w:hAnsi="바탕" w:hint="eastAsia"/>
            <w:rPrChange w:id="16556" w:author="ETRI-김종원" w:date="2019-12-10T10:44:00Z">
              <w:rPr>
                <w:rFonts w:hint="eastAsia"/>
              </w:rPr>
            </w:rPrChange>
          </w:rPr>
          <w:delText>유스케이스</w:delText>
        </w:r>
        <w:r w:rsidR="00104016" w:rsidRPr="002646CB" w:rsidDel="004E18D8">
          <w:rPr>
            <w:rFonts w:ascii="바탕" w:hAnsi="바탕"/>
            <w:rPrChange w:id="16557" w:author="ETRI-김종원" w:date="2019-12-10T10:44:00Z">
              <w:rPr/>
            </w:rPrChange>
          </w:rPr>
          <w:delText>(</w:delText>
        </w:r>
        <w:r w:rsidRPr="002646CB" w:rsidDel="004E18D8">
          <w:rPr>
            <w:rFonts w:ascii="바탕" w:hAnsi="바탕"/>
            <w:rPrChange w:id="16558" w:author="ETRI-김종원" w:date="2019-12-10T10:44:00Z">
              <w:rPr/>
            </w:rPrChange>
          </w:rPr>
          <w:delText>BUC</w:delText>
        </w:r>
        <w:r w:rsidR="00104016" w:rsidRPr="002646CB" w:rsidDel="004E18D8">
          <w:rPr>
            <w:rFonts w:ascii="바탕" w:hAnsi="바탕"/>
            <w:rPrChange w:id="16559" w:author="ETRI-김종원" w:date="2019-12-10T10:44:00Z">
              <w:rPr/>
            </w:rPrChange>
          </w:rPr>
          <w:delText>, Business Use Case)</w:delText>
        </w:r>
        <w:r w:rsidRPr="002646CB" w:rsidDel="004E18D8">
          <w:rPr>
            <w:rFonts w:ascii="바탕" w:hAnsi="바탕" w:hint="eastAsia"/>
            <w:rPrChange w:id="16560" w:author="ETRI-김종원" w:date="2019-12-10T10:44:00Z">
              <w:rPr>
                <w:rFonts w:hint="eastAsia"/>
              </w:rPr>
            </w:rPrChange>
          </w:rPr>
          <w:delText>는</w:delText>
        </w:r>
        <w:r w:rsidRPr="002646CB" w:rsidDel="004E18D8">
          <w:rPr>
            <w:rFonts w:ascii="바탕" w:hAnsi="바탕"/>
            <w:rPrChange w:id="16561" w:author="ETRI-김종원" w:date="2019-12-10T10:44:00Z">
              <w:rPr/>
            </w:rPrChange>
          </w:rPr>
          <w:delText xml:space="preserve"> IEC SyCSmartEnergy/32/CD </w:delText>
        </w:r>
        <w:r w:rsidRPr="002646CB" w:rsidDel="004E18D8">
          <w:rPr>
            <w:rFonts w:ascii="바탕" w:hAnsi="바탕" w:hint="eastAsia"/>
            <w:rPrChange w:id="16562" w:author="ETRI-김종원" w:date="2019-12-10T10:44:00Z">
              <w:rPr>
                <w:rFonts w:hint="eastAsia"/>
              </w:rPr>
            </w:rPrChange>
          </w:rPr>
          <w:delText>문서를</w:delText>
        </w:r>
        <w:r w:rsidRPr="002646CB" w:rsidDel="004E18D8">
          <w:rPr>
            <w:rFonts w:ascii="바탕" w:hAnsi="바탕"/>
            <w:rPrChange w:id="16563" w:author="ETRI-김종원" w:date="2019-12-10T10:44:00Z">
              <w:rPr/>
            </w:rPrChange>
          </w:rPr>
          <w:delText xml:space="preserve"> </w:delText>
        </w:r>
        <w:r w:rsidRPr="002646CB" w:rsidDel="004E18D8">
          <w:rPr>
            <w:rFonts w:ascii="바탕" w:hAnsi="바탕" w:hint="eastAsia"/>
            <w:rPrChange w:id="16564" w:author="ETRI-김종원" w:date="2019-12-10T10:44:00Z">
              <w:rPr>
                <w:rFonts w:hint="eastAsia"/>
              </w:rPr>
            </w:rPrChange>
          </w:rPr>
          <w:delText>기반으로</w:delText>
        </w:r>
        <w:r w:rsidRPr="002646CB" w:rsidDel="004E18D8">
          <w:rPr>
            <w:rFonts w:ascii="바탕" w:hAnsi="바탕"/>
            <w:rPrChange w:id="16565" w:author="ETRI-김종원" w:date="2019-12-10T10:44:00Z">
              <w:rPr/>
            </w:rPrChange>
          </w:rPr>
          <w:delText xml:space="preserve"> </w:delText>
        </w:r>
        <w:r w:rsidRPr="002646CB" w:rsidDel="004E18D8">
          <w:rPr>
            <w:rFonts w:ascii="바탕" w:hAnsi="바탕" w:hint="eastAsia"/>
            <w:rPrChange w:id="16566" w:author="ETRI-김종원" w:date="2019-12-10T10:44:00Z">
              <w:rPr>
                <w:rFonts w:hint="eastAsia"/>
              </w:rPr>
            </w:rPrChange>
          </w:rPr>
          <w:delText>하며</w:delText>
        </w:r>
        <w:r w:rsidRPr="002646CB" w:rsidDel="004E18D8">
          <w:rPr>
            <w:rFonts w:ascii="바탕" w:hAnsi="바탕"/>
            <w:rPrChange w:id="16567" w:author="ETRI-김종원" w:date="2019-12-10T10:44:00Z">
              <w:rPr/>
            </w:rPrChange>
          </w:rPr>
          <w:delText xml:space="preserve"> </w:delText>
        </w:r>
        <w:r w:rsidR="00104016" w:rsidRPr="002646CB" w:rsidDel="004E18D8">
          <w:rPr>
            <w:rFonts w:ascii="바탕" w:hAnsi="바탕"/>
            <w:rPrChange w:id="16568" w:author="ETRI-김종원" w:date="2019-12-10T10:44:00Z">
              <w:rPr/>
            </w:rPrChange>
          </w:rPr>
          <w:delText>‘</w:delText>
        </w:r>
        <w:r w:rsidRPr="002646CB" w:rsidDel="004E18D8">
          <w:rPr>
            <w:rFonts w:ascii="바탕" w:hAnsi="바탕"/>
            <w:rPrChange w:id="16569" w:author="ETRI-김종원" w:date="2019-12-10T10:44:00Z">
              <w:rPr/>
            </w:rPrChange>
          </w:rPr>
          <w:delText xml:space="preserve">IEC/TS 62913-2-1 : </w:delText>
        </w:r>
        <w:r w:rsidRPr="002646CB" w:rsidDel="004E18D8">
          <w:rPr>
            <w:rFonts w:ascii="바탕" w:hAnsi="바탕" w:hint="eastAsia"/>
            <w:rPrChange w:id="16570" w:author="ETRI-김종원" w:date="2019-12-10T10:44:00Z">
              <w:rPr>
                <w:rFonts w:hint="eastAsia"/>
              </w:rPr>
            </w:rPrChange>
          </w:rPr>
          <w:delText>일반</w:delText>
        </w:r>
        <w:r w:rsidRPr="002646CB" w:rsidDel="004E18D8">
          <w:rPr>
            <w:rFonts w:ascii="바탕" w:hAnsi="바탕"/>
            <w:rPrChange w:id="16571" w:author="ETRI-김종원" w:date="2019-12-10T10:44:00Z">
              <w:rPr/>
            </w:rPrChange>
          </w:rPr>
          <w:delText xml:space="preserve"> </w:delText>
        </w:r>
        <w:r w:rsidRPr="002646CB" w:rsidDel="004E18D8">
          <w:rPr>
            <w:rFonts w:ascii="바탕" w:hAnsi="바탕" w:hint="eastAsia"/>
            <w:rPrChange w:id="16572" w:author="ETRI-김종원" w:date="2019-12-10T10:44:00Z">
              <w:rPr>
                <w:rFonts w:hint="eastAsia"/>
              </w:rPr>
            </w:rPrChange>
          </w:rPr>
          <w:delText>스마트그리드</w:delText>
        </w:r>
        <w:r w:rsidRPr="002646CB" w:rsidDel="004E18D8">
          <w:rPr>
            <w:rFonts w:ascii="바탕" w:hAnsi="바탕"/>
            <w:rPrChange w:id="16573" w:author="ETRI-김종원" w:date="2019-12-10T10:44:00Z">
              <w:rPr/>
            </w:rPrChange>
          </w:rPr>
          <w:delText xml:space="preserve"> </w:delText>
        </w:r>
        <w:r w:rsidRPr="002646CB" w:rsidDel="004E18D8">
          <w:rPr>
            <w:rFonts w:ascii="바탕" w:hAnsi="바탕" w:hint="eastAsia"/>
            <w:rPrChange w:id="16574" w:author="ETRI-김종원" w:date="2019-12-10T10:44:00Z">
              <w:rPr>
                <w:rFonts w:hint="eastAsia"/>
              </w:rPr>
            </w:rPrChange>
          </w:rPr>
          <w:delText>요구사항</w:delText>
        </w:r>
        <w:r w:rsidRPr="002646CB" w:rsidDel="004E18D8">
          <w:rPr>
            <w:rFonts w:ascii="바탕" w:hAnsi="바탕"/>
            <w:rPrChange w:id="16575" w:author="ETRI-김종원" w:date="2019-12-10T10:44:00Z">
              <w:rPr/>
            </w:rPrChange>
          </w:rPr>
          <w:delText xml:space="preserve"> - </w:delText>
        </w:r>
        <w:r w:rsidRPr="002646CB" w:rsidDel="004E18D8">
          <w:rPr>
            <w:rFonts w:ascii="바탕" w:hAnsi="바탕" w:hint="eastAsia"/>
            <w:rPrChange w:id="16576" w:author="ETRI-김종원" w:date="2019-12-10T10:44:00Z">
              <w:rPr>
                <w:rFonts w:hint="eastAsia"/>
              </w:rPr>
            </w:rPrChange>
          </w:rPr>
          <w:delText>제</w:delText>
        </w:r>
        <w:r w:rsidRPr="002646CB" w:rsidDel="004E18D8">
          <w:rPr>
            <w:rFonts w:ascii="바탕" w:hAnsi="바탕"/>
            <w:rPrChange w:id="16577" w:author="ETRI-김종원" w:date="2019-12-10T10:44:00Z">
              <w:rPr/>
            </w:rPrChange>
          </w:rPr>
          <w:delText xml:space="preserve"> 2-1 </w:delText>
        </w:r>
        <w:r w:rsidRPr="002646CB" w:rsidDel="004E18D8">
          <w:rPr>
            <w:rFonts w:ascii="바탕" w:hAnsi="바탕" w:hint="eastAsia"/>
            <w:rPrChange w:id="16578" w:author="ETRI-김종원" w:date="2019-12-10T10:44:00Z">
              <w:rPr>
                <w:rFonts w:hint="eastAsia"/>
              </w:rPr>
            </w:rPrChange>
          </w:rPr>
          <w:delText>부</w:delText>
        </w:r>
        <w:r w:rsidRPr="002646CB" w:rsidDel="004E18D8">
          <w:rPr>
            <w:rFonts w:ascii="바탕" w:hAnsi="바탕"/>
            <w:rPrChange w:id="16579" w:author="ETRI-김종원" w:date="2019-12-10T10:44:00Z">
              <w:rPr/>
            </w:rPrChange>
          </w:rPr>
          <w:delText xml:space="preserve">: </w:delText>
        </w:r>
        <w:r w:rsidR="00FE3106" w:rsidRPr="002646CB" w:rsidDel="004E18D8">
          <w:rPr>
            <w:rFonts w:ascii="바탕" w:hAnsi="바탕" w:hint="eastAsia"/>
            <w:rPrChange w:id="16580" w:author="ETRI-김종원" w:date="2019-12-10T10:44:00Z">
              <w:rPr>
                <w:rFonts w:hint="eastAsia"/>
              </w:rPr>
            </w:rPrChange>
          </w:rPr>
          <w:delText>계통</w:delText>
        </w:r>
        <w:r w:rsidRPr="002646CB" w:rsidDel="004E18D8">
          <w:rPr>
            <w:rFonts w:ascii="바탕" w:hAnsi="바탕"/>
            <w:rPrChange w:id="16581" w:author="ETRI-김종원" w:date="2019-12-10T10:44:00Z">
              <w:rPr/>
            </w:rPrChange>
          </w:rPr>
          <w:delText xml:space="preserve"> </w:delText>
        </w:r>
        <w:r w:rsidRPr="002646CB" w:rsidDel="004E18D8">
          <w:rPr>
            <w:rFonts w:ascii="바탕" w:hAnsi="바탕" w:hint="eastAsia"/>
            <w:rPrChange w:id="16582" w:author="ETRI-김종원" w:date="2019-12-10T10:44:00Z">
              <w:rPr>
                <w:rFonts w:hint="eastAsia"/>
              </w:rPr>
            </w:rPrChange>
          </w:rPr>
          <w:delText>관련</w:delText>
        </w:r>
        <w:r w:rsidRPr="002646CB" w:rsidDel="004E18D8">
          <w:rPr>
            <w:rFonts w:ascii="바탕" w:hAnsi="바탕"/>
            <w:rPrChange w:id="16583" w:author="ETRI-김종원" w:date="2019-12-10T10:44:00Z">
              <w:rPr/>
            </w:rPrChange>
          </w:rPr>
          <w:delText xml:space="preserve"> </w:delText>
        </w:r>
        <w:r w:rsidRPr="002646CB" w:rsidDel="004E18D8">
          <w:rPr>
            <w:rFonts w:ascii="바탕" w:hAnsi="바탕" w:hint="eastAsia"/>
            <w:rPrChange w:id="16584" w:author="ETRI-김종원" w:date="2019-12-10T10:44:00Z">
              <w:rPr>
                <w:rFonts w:hint="eastAsia"/>
              </w:rPr>
            </w:rPrChange>
          </w:rPr>
          <w:delText>도메인과의</w:delText>
        </w:r>
        <w:r w:rsidRPr="002646CB" w:rsidDel="004E18D8">
          <w:rPr>
            <w:rFonts w:ascii="바탕" w:hAnsi="바탕"/>
            <w:rPrChange w:id="16585" w:author="ETRI-김종원" w:date="2019-12-10T10:44:00Z">
              <w:rPr/>
            </w:rPrChange>
          </w:rPr>
          <w:delText xml:space="preserve"> </w:delText>
        </w:r>
        <w:r w:rsidRPr="002646CB" w:rsidDel="004E18D8">
          <w:rPr>
            <w:rFonts w:ascii="바탕" w:hAnsi="바탕" w:hint="eastAsia"/>
            <w:rPrChange w:id="16586" w:author="ETRI-김종원" w:date="2019-12-10T10:44:00Z">
              <w:rPr>
                <w:rFonts w:hint="eastAsia"/>
              </w:rPr>
            </w:rPrChange>
          </w:rPr>
          <w:delText>일관성을</w:delText>
        </w:r>
        <w:r w:rsidRPr="002646CB" w:rsidDel="004E18D8">
          <w:rPr>
            <w:rFonts w:ascii="바탕" w:hAnsi="바탕"/>
            <w:rPrChange w:id="16587" w:author="ETRI-김종원" w:date="2019-12-10T10:44:00Z">
              <w:rPr/>
            </w:rPrChange>
          </w:rPr>
          <w:delText xml:space="preserve"> </w:delText>
        </w:r>
        <w:r w:rsidRPr="002646CB" w:rsidDel="004E18D8">
          <w:rPr>
            <w:rFonts w:ascii="바탕" w:hAnsi="바탕" w:hint="eastAsia"/>
            <w:rPrChange w:id="16588" w:author="ETRI-김종원" w:date="2019-12-10T10:44:00Z">
              <w:rPr>
                <w:rFonts w:hint="eastAsia"/>
              </w:rPr>
            </w:rPrChange>
          </w:rPr>
          <w:delText>유지하기</w:delText>
        </w:r>
        <w:r w:rsidRPr="002646CB" w:rsidDel="004E18D8">
          <w:rPr>
            <w:rFonts w:ascii="바탕" w:hAnsi="바탕"/>
            <w:rPrChange w:id="16589" w:author="ETRI-김종원" w:date="2019-12-10T10:44:00Z">
              <w:rPr/>
            </w:rPrChange>
          </w:rPr>
          <w:delText xml:space="preserve"> </w:delText>
        </w:r>
        <w:r w:rsidRPr="002646CB" w:rsidDel="004E18D8">
          <w:rPr>
            <w:rFonts w:ascii="바탕" w:hAnsi="바탕" w:hint="eastAsia"/>
            <w:rPrChange w:id="16590" w:author="ETRI-김종원" w:date="2019-12-10T10:44:00Z">
              <w:rPr>
                <w:rFonts w:hint="eastAsia"/>
              </w:rPr>
            </w:rPrChange>
          </w:rPr>
          <w:delText>위해</w:delText>
        </w:r>
        <w:r w:rsidRPr="002646CB" w:rsidDel="004E18D8">
          <w:rPr>
            <w:rFonts w:ascii="바탕" w:hAnsi="바탕"/>
            <w:rPrChange w:id="16591" w:author="ETRI-김종원" w:date="2019-12-10T10:44:00Z">
              <w:rPr/>
            </w:rPrChange>
          </w:rPr>
          <w:delText xml:space="preserve"> </w:delText>
        </w:r>
        <w:r w:rsidRPr="002646CB" w:rsidDel="004E18D8">
          <w:rPr>
            <w:rFonts w:ascii="바탕" w:hAnsi="바탕" w:hint="eastAsia"/>
            <w:rPrChange w:id="16592" w:author="ETRI-김종원" w:date="2019-12-10T10:44:00Z">
              <w:rPr>
                <w:rFonts w:hint="eastAsia"/>
              </w:rPr>
            </w:rPrChange>
          </w:rPr>
          <w:delText>검토하기</w:delText>
        </w:r>
        <w:r w:rsidRPr="002646CB" w:rsidDel="004E18D8">
          <w:rPr>
            <w:rFonts w:ascii="바탕" w:hAnsi="바탕"/>
            <w:rPrChange w:id="16593" w:author="ETRI-김종원" w:date="2019-12-10T10:44:00Z">
              <w:rPr/>
            </w:rPrChange>
          </w:rPr>
          <w:delText xml:space="preserve"> </w:delText>
        </w:r>
        <w:r w:rsidRPr="002646CB" w:rsidDel="004E18D8">
          <w:rPr>
            <w:rFonts w:ascii="바탕" w:hAnsi="바탕" w:hint="eastAsia"/>
            <w:rPrChange w:id="16594" w:author="ETRI-김종원" w:date="2019-12-10T10:44:00Z">
              <w:rPr>
                <w:rFonts w:hint="eastAsia"/>
              </w:rPr>
            </w:rPrChange>
          </w:rPr>
          <w:delText>위한</w:delText>
        </w:r>
        <w:r w:rsidRPr="002646CB" w:rsidDel="004E18D8">
          <w:rPr>
            <w:rFonts w:ascii="바탕" w:hAnsi="바탕"/>
            <w:rPrChange w:id="16595" w:author="ETRI-김종원" w:date="2019-12-10T10:44:00Z">
              <w:rPr/>
            </w:rPrChange>
          </w:rPr>
          <w:delText xml:space="preserve"> </w:delText>
        </w:r>
        <w:r w:rsidRPr="002646CB" w:rsidDel="004E18D8">
          <w:rPr>
            <w:rFonts w:ascii="바탕" w:hAnsi="바탕" w:hint="eastAsia"/>
            <w:rPrChange w:id="16596" w:author="ETRI-김종원" w:date="2019-12-10T10:44:00Z">
              <w:rPr>
                <w:rFonts w:hint="eastAsia"/>
              </w:rPr>
            </w:rPrChange>
          </w:rPr>
          <w:delText>것이다</w:delText>
        </w:r>
        <w:r w:rsidRPr="002646CB" w:rsidDel="004E18D8">
          <w:rPr>
            <w:rFonts w:ascii="바탕" w:hAnsi="바탕"/>
            <w:rPrChange w:id="16597" w:author="ETRI-김종원" w:date="2019-12-10T10:44:00Z">
              <w:rPr/>
            </w:rPrChange>
          </w:rPr>
          <w:delText xml:space="preserve">. </w:delText>
        </w:r>
      </w:del>
      <w:ins w:id="16598" w:author="박 진상" w:date="2019-10-08T06:22:00Z">
        <w:r w:rsidR="004E18D8" w:rsidRPr="002646CB">
          <w:rPr>
            <w:rFonts w:ascii="바탕" w:hAnsi="바탕" w:hint="eastAsia"/>
            <w:lang w:val="en-US"/>
            <w:rPrChange w:id="16599" w:author="ETRI-김종원" w:date="2019-12-10T10:44:00Z">
              <w:rPr>
                <w:rFonts w:hint="eastAsia"/>
                <w:lang w:val="en-US"/>
              </w:rPr>
            </w:rPrChange>
          </w:rPr>
          <w:t>이</w:t>
        </w:r>
        <w:r w:rsidR="004E18D8" w:rsidRPr="002646CB">
          <w:rPr>
            <w:rFonts w:ascii="바탕" w:hAnsi="바탕"/>
            <w:lang w:val="en-US"/>
            <w:rPrChange w:id="16600" w:author="ETRI-김종원" w:date="2019-12-10T10:44:00Z">
              <w:rPr>
                <w:lang w:val="en-US"/>
              </w:rPr>
            </w:rPrChange>
          </w:rPr>
          <w:t xml:space="preserve"> </w:t>
        </w:r>
        <w:r w:rsidR="004E18D8" w:rsidRPr="002646CB">
          <w:rPr>
            <w:rFonts w:ascii="바탕" w:hAnsi="바탕" w:hint="eastAsia"/>
            <w:lang w:val="en-US"/>
            <w:rPrChange w:id="16601" w:author="ETRI-김종원" w:date="2019-12-10T10:44:00Z">
              <w:rPr>
                <w:rFonts w:hint="eastAsia"/>
                <w:lang w:val="en-US"/>
              </w:rPr>
            </w:rPrChange>
          </w:rPr>
          <w:t>표준은</w:t>
        </w:r>
        <w:r w:rsidR="004E18D8" w:rsidRPr="002646CB">
          <w:rPr>
            <w:rFonts w:ascii="바탕" w:hAnsi="바탕"/>
            <w:lang w:val="en-US"/>
            <w:rPrChange w:id="16602" w:author="ETRI-김종원" w:date="2019-12-10T10:44:00Z">
              <w:rPr>
                <w:lang w:val="en-US"/>
              </w:rPr>
            </w:rPrChange>
          </w:rPr>
          <w:t xml:space="preserve"> </w:t>
        </w:r>
        <w:r w:rsidR="004E18D8" w:rsidRPr="002646CB">
          <w:rPr>
            <w:rFonts w:ascii="바탕" w:hAnsi="바탕" w:hint="eastAsia"/>
            <w:lang w:val="en-US"/>
            <w:rPrChange w:id="16603" w:author="ETRI-김종원" w:date="2019-12-10T10:44:00Z">
              <w:rPr>
                <w:rFonts w:hint="eastAsia"/>
                <w:lang w:val="en-US"/>
              </w:rPr>
            </w:rPrChange>
          </w:rPr>
          <w:t>태양광발전시스템과</w:t>
        </w:r>
        <w:r w:rsidR="004E18D8" w:rsidRPr="002646CB">
          <w:rPr>
            <w:rFonts w:ascii="바탕" w:hAnsi="바탕"/>
            <w:lang w:val="en-US"/>
            <w:rPrChange w:id="16604" w:author="ETRI-김종원" w:date="2019-12-10T10:44:00Z">
              <w:rPr>
                <w:lang w:val="en-US"/>
              </w:rPr>
            </w:rPrChange>
          </w:rPr>
          <w:t xml:space="preserve"> </w:t>
        </w:r>
        <w:r w:rsidR="004E18D8" w:rsidRPr="002646CB">
          <w:rPr>
            <w:rFonts w:ascii="바탕" w:hAnsi="바탕" w:hint="eastAsia"/>
            <w:lang w:val="en-US"/>
            <w:rPrChange w:id="16605" w:author="ETRI-김종원" w:date="2019-12-10T10:44:00Z">
              <w:rPr>
                <w:rFonts w:hint="eastAsia"/>
                <w:lang w:val="en-US"/>
              </w:rPr>
            </w:rPrChange>
          </w:rPr>
          <w:t>같이</w:t>
        </w:r>
        <w:r w:rsidR="004E18D8" w:rsidRPr="002646CB">
          <w:rPr>
            <w:rFonts w:ascii="바탕" w:hAnsi="바탕"/>
            <w:lang w:val="en-US"/>
            <w:rPrChange w:id="16606" w:author="ETRI-김종원" w:date="2019-12-10T10:44:00Z">
              <w:rPr>
                <w:lang w:val="en-US"/>
              </w:rPr>
            </w:rPrChange>
          </w:rPr>
          <w:t xml:space="preserve"> </w:t>
        </w:r>
        <w:r w:rsidR="004E18D8" w:rsidRPr="002646CB">
          <w:rPr>
            <w:rFonts w:ascii="바탕" w:hAnsi="바탕" w:hint="eastAsia"/>
            <w:lang w:val="en-US"/>
            <w:rPrChange w:id="16607" w:author="ETRI-김종원" w:date="2019-12-10T10:44:00Z">
              <w:rPr>
                <w:rFonts w:hint="eastAsia"/>
                <w:lang w:val="en-US"/>
              </w:rPr>
            </w:rPrChange>
          </w:rPr>
          <w:t>간헐성과</w:t>
        </w:r>
        <w:r w:rsidR="004E18D8" w:rsidRPr="002646CB">
          <w:rPr>
            <w:rFonts w:ascii="바탕" w:hAnsi="바탕"/>
            <w:lang w:val="en-US"/>
            <w:rPrChange w:id="16608" w:author="ETRI-김종원" w:date="2019-12-10T10:44:00Z">
              <w:rPr>
                <w:lang w:val="en-US"/>
              </w:rPr>
            </w:rPrChange>
          </w:rPr>
          <w:t xml:space="preserve"> </w:t>
        </w:r>
        <w:r w:rsidR="004E18D8" w:rsidRPr="002646CB">
          <w:rPr>
            <w:rFonts w:ascii="바탕" w:hAnsi="바탕" w:hint="eastAsia"/>
            <w:lang w:val="en-US"/>
            <w:rPrChange w:id="16609" w:author="ETRI-김종원" w:date="2019-12-10T10:44:00Z">
              <w:rPr>
                <w:rFonts w:hint="eastAsia"/>
                <w:lang w:val="en-US"/>
              </w:rPr>
            </w:rPrChange>
          </w:rPr>
          <w:t>더불어</w:t>
        </w:r>
        <w:r w:rsidR="004E18D8" w:rsidRPr="002646CB">
          <w:rPr>
            <w:rFonts w:ascii="바탕" w:hAnsi="바탕"/>
            <w:lang w:val="en-US"/>
            <w:rPrChange w:id="16610" w:author="ETRI-김종원" w:date="2019-12-10T10:44:00Z">
              <w:rPr>
                <w:lang w:val="en-US"/>
              </w:rPr>
            </w:rPrChange>
          </w:rPr>
          <w:t xml:space="preserve"> </w:t>
        </w:r>
        <w:r w:rsidR="004E18D8" w:rsidRPr="002646CB">
          <w:rPr>
            <w:rFonts w:ascii="바탕" w:hAnsi="바탕" w:hint="eastAsia"/>
            <w:lang w:val="en-US"/>
            <w:rPrChange w:id="16611" w:author="ETRI-김종원" w:date="2019-12-10T10:44:00Z">
              <w:rPr>
                <w:rFonts w:hint="eastAsia"/>
                <w:lang w:val="en-US"/>
              </w:rPr>
            </w:rPrChange>
          </w:rPr>
          <w:t>발전출력</w:t>
        </w:r>
        <w:r w:rsidR="004E18D8" w:rsidRPr="002646CB">
          <w:rPr>
            <w:rFonts w:ascii="바탕" w:hAnsi="바탕"/>
            <w:lang w:val="en-US"/>
            <w:rPrChange w:id="16612" w:author="ETRI-김종원" w:date="2019-12-10T10:44:00Z">
              <w:rPr>
                <w:lang w:val="en-US"/>
              </w:rPr>
            </w:rPrChange>
          </w:rPr>
          <w:t xml:space="preserve"> </w:t>
        </w:r>
      </w:ins>
      <w:ins w:id="16613" w:author="박 진상" w:date="2019-10-28T18:24:00Z">
        <w:r w:rsidR="00DC4888" w:rsidRPr="002646CB">
          <w:rPr>
            <w:rFonts w:ascii="바탕" w:hAnsi="바탕" w:hint="eastAsia"/>
            <w:lang w:val="en-US"/>
          </w:rPr>
          <w:t>변동</w:t>
        </w:r>
      </w:ins>
      <w:ins w:id="16614" w:author="박 진상" w:date="2019-10-08T06:22:00Z">
        <w:r w:rsidR="004E18D8" w:rsidRPr="002646CB">
          <w:rPr>
            <w:rFonts w:ascii="바탕" w:hAnsi="바탕" w:hint="eastAsia"/>
            <w:lang w:val="en-US"/>
            <w:rPrChange w:id="16615" w:author="ETRI-김종원" w:date="2019-12-10T10:44:00Z">
              <w:rPr>
                <w:rFonts w:hint="eastAsia"/>
                <w:lang w:val="en-US"/>
              </w:rPr>
            </w:rPrChange>
          </w:rPr>
          <w:t>이</w:t>
        </w:r>
        <w:r w:rsidR="004E18D8" w:rsidRPr="002646CB">
          <w:rPr>
            <w:rFonts w:ascii="바탕" w:hAnsi="바탕"/>
            <w:lang w:val="en-US"/>
            <w:rPrChange w:id="16616" w:author="ETRI-김종원" w:date="2019-12-10T10:44:00Z">
              <w:rPr>
                <w:lang w:val="en-US"/>
              </w:rPr>
            </w:rPrChange>
          </w:rPr>
          <w:t xml:space="preserve"> </w:t>
        </w:r>
        <w:r w:rsidR="004E18D8" w:rsidRPr="002646CB">
          <w:rPr>
            <w:rFonts w:ascii="바탕" w:hAnsi="바탕" w:hint="eastAsia"/>
            <w:lang w:val="en-US"/>
            <w:rPrChange w:id="16617" w:author="ETRI-김종원" w:date="2019-12-10T10:44:00Z">
              <w:rPr>
                <w:rFonts w:hint="eastAsia"/>
                <w:lang w:val="en-US"/>
              </w:rPr>
            </w:rPrChange>
          </w:rPr>
          <w:t>심한</w:t>
        </w:r>
        <w:r w:rsidR="004E18D8" w:rsidRPr="002646CB">
          <w:rPr>
            <w:rFonts w:ascii="바탕" w:hAnsi="바탕"/>
            <w:lang w:val="en-US"/>
            <w:rPrChange w:id="16618" w:author="ETRI-김종원" w:date="2019-12-10T10:44:00Z">
              <w:rPr>
                <w:lang w:val="en-US"/>
              </w:rPr>
            </w:rPrChange>
          </w:rPr>
          <w:t xml:space="preserve"> </w:t>
        </w:r>
        <w:r w:rsidR="004E18D8" w:rsidRPr="002646CB">
          <w:rPr>
            <w:rFonts w:ascii="바탕" w:hAnsi="바탕" w:hint="eastAsia"/>
            <w:lang w:val="en-US"/>
            <w:rPrChange w:id="16619" w:author="ETRI-김종원" w:date="2019-12-10T10:44:00Z">
              <w:rPr>
                <w:rFonts w:hint="eastAsia"/>
                <w:lang w:val="en-US"/>
              </w:rPr>
            </w:rPrChange>
          </w:rPr>
          <w:t>분산발전원에서</w:t>
        </w:r>
        <w:r w:rsidR="004E18D8" w:rsidRPr="002646CB">
          <w:rPr>
            <w:rFonts w:ascii="바탕" w:hAnsi="바탕"/>
            <w:lang w:val="en-US"/>
            <w:rPrChange w:id="16620" w:author="ETRI-김종원" w:date="2019-12-10T10:44:00Z">
              <w:rPr>
                <w:lang w:val="en-US"/>
              </w:rPr>
            </w:rPrChange>
          </w:rPr>
          <w:t xml:space="preserve"> </w:t>
        </w:r>
        <w:r w:rsidR="004E18D8" w:rsidRPr="002646CB">
          <w:rPr>
            <w:rFonts w:ascii="바탕" w:hAnsi="바탕" w:hint="eastAsia"/>
            <w:lang w:val="en-US"/>
            <w:rPrChange w:id="16621" w:author="ETRI-김종원" w:date="2019-12-10T10:44:00Z">
              <w:rPr>
                <w:rFonts w:hint="eastAsia"/>
                <w:lang w:val="en-US"/>
              </w:rPr>
            </w:rPrChange>
          </w:rPr>
          <w:t>예상발전량의</w:t>
        </w:r>
        <w:r w:rsidR="004E18D8" w:rsidRPr="002646CB">
          <w:rPr>
            <w:rFonts w:ascii="바탕" w:hAnsi="바탕"/>
            <w:lang w:val="en-US"/>
            <w:rPrChange w:id="16622" w:author="ETRI-김종원" w:date="2019-12-10T10:44:00Z">
              <w:rPr>
                <w:lang w:val="en-US"/>
              </w:rPr>
            </w:rPrChange>
          </w:rPr>
          <w:t xml:space="preserve"> </w:t>
        </w:r>
      </w:ins>
      <w:ins w:id="16623" w:author="박 진상" w:date="2019-10-28T18:24:00Z">
        <w:r w:rsidR="00DC4888" w:rsidRPr="002646CB">
          <w:rPr>
            <w:rFonts w:ascii="바탕" w:hAnsi="바탕" w:hint="eastAsia"/>
            <w:lang w:val="en-US"/>
          </w:rPr>
          <w:t>변동</w:t>
        </w:r>
      </w:ins>
      <w:ins w:id="16624" w:author="박 진상" w:date="2019-10-08T06:22:00Z">
        <w:r w:rsidR="004E18D8" w:rsidRPr="002646CB">
          <w:rPr>
            <w:rFonts w:ascii="바탕" w:hAnsi="바탕" w:hint="eastAsia"/>
            <w:lang w:val="en-US"/>
            <w:rPrChange w:id="16625" w:author="ETRI-김종원" w:date="2019-12-10T10:44:00Z">
              <w:rPr>
                <w:rFonts w:hint="eastAsia"/>
                <w:lang w:val="en-US"/>
              </w:rPr>
            </w:rPrChange>
          </w:rPr>
          <w:t>을</w:t>
        </w:r>
        <w:r w:rsidR="004E18D8" w:rsidRPr="002646CB">
          <w:rPr>
            <w:rFonts w:ascii="바탕" w:hAnsi="바탕"/>
            <w:lang w:val="en-US"/>
            <w:rPrChange w:id="16626" w:author="ETRI-김종원" w:date="2019-12-10T10:44:00Z">
              <w:rPr>
                <w:lang w:val="en-US"/>
              </w:rPr>
            </w:rPrChange>
          </w:rPr>
          <w:t xml:space="preserve"> </w:t>
        </w:r>
        <w:r w:rsidR="004E18D8" w:rsidRPr="002646CB">
          <w:rPr>
            <w:rFonts w:ascii="바탕" w:hAnsi="바탕" w:hint="eastAsia"/>
            <w:lang w:val="en-US"/>
            <w:rPrChange w:id="16627" w:author="ETRI-김종원" w:date="2019-12-10T10:44:00Z">
              <w:rPr>
                <w:rFonts w:hint="eastAsia"/>
                <w:lang w:val="en-US"/>
              </w:rPr>
            </w:rPrChange>
          </w:rPr>
          <w:t>제어하여</w:t>
        </w:r>
        <w:r w:rsidR="004E18D8" w:rsidRPr="002646CB">
          <w:rPr>
            <w:rFonts w:ascii="바탕" w:hAnsi="바탕"/>
            <w:lang w:val="en-US"/>
            <w:rPrChange w:id="16628" w:author="ETRI-김종원" w:date="2019-12-10T10:44:00Z">
              <w:rPr>
                <w:lang w:val="en-US"/>
              </w:rPr>
            </w:rPrChange>
          </w:rPr>
          <w:t xml:space="preserve"> </w:t>
        </w:r>
        <w:r w:rsidR="004E18D8" w:rsidRPr="002646CB">
          <w:rPr>
            <w:rFonts w:ascii="바탕" w:hAnsi="바탕" w:hint="eastAsia"/>
            <w:lang w:val="en-US"/>
            <w:rPrChange w:id="16629" w:author="ETRI-김종원" w:date="2019-12-10T10:44:00Z">
              <w:rPr>
                <w:rFonts w:hint="eastAsia"/>
                <w:lang w:val="en-US"/>
              </w:rPr>
            </w:rPrChange>
          </w:rPr>
          <w:t>보상하기</w:t>
        </w:r>
        <w:r w:rsidR="004E18D8" w:rsidRPr="002646CB">
          <w:rPr>
            <w:rFonts w:ascii="바탕" w:hAnsi="바탕"/>
            <w:lang w:val="en-US"/>
            <w:rPrChange w:id="16630" w:author="ETRI-김종원" w:date="2019-12-10T10:44:00Z">
              <w:rPr>
                <w:lang w:val="en-US"/>
              </w:rPr>
            </w:rPrChange>
          </w:rPr>
          <w:t xml:space="preserve"> </w:t>
        </w:r>
        <w:r w:rsidR="004E18D8" w:rsidRPr="002646CB">
          <w:rPr>
            <w:rFonts w:ascii="바탕" w:hAnsi="바탕" w:hint="eastAsia"/>
            <w:lang w:val="en-US"/>
            <w:rPrChange w:id="16631" w:author="ETRI-김종원" w:date="2019-12-10T10:44:00Z">
              <w:rPr>
                <w:rFonts w:hint="eastAsia"/>
                <w:lang w:val="en-US"/>
              </w:rPr>
            </w:rPrChange>
          </w:rPr>
          <w:t>위해</w:t>
        </w:r>
        <w:r w:rsidR="004E18D8" w:rsidRPr="002646CB">
          <w:rPr>
            <w:rFonts w:ascii="바탕" w:hAnsi="바탕"/>
            <w:lang w:val="en-US"/>
            <w:rPrChange w:id="16632" w:author="ETRI-김종원" w:date="2019-12-10T10:44:00Z">
              <w:rPr>
                <w:lang w:val="en-US"/>
              </w:rPr>
            </w:rPrChange>
          </w:rPr>
          <w:t xml:space="preserve"> </w:t>
        </w:r>
      </w:ins>
      <w:ins w:id="16633" w:author="박 진상" w:date="2019-10-09T14:28:00Z">
        <w:r w:rsidR="00721C26" w:rsidRPr="002646CB">
          <w:rPr>
            <w:rFonts w:ascii="바탕" w:hAnsi="바탕" w:hint="eastAsia"/>
            <w:lang w:val="en-US"/>
            <w:rPrChange w:id="16634" w:author="ETRI-김종원" w:date="2019-12-10T10:44:00Z">
              <w:rPr>
                <w:rFonts w:hint="eastAsia"/>
                <w:lang w:val="en-US"/>
              </w:rPr>
            </w:rPrChange>
          </w:rPr>
          <w:t>전기</w:t>
        </w:r>
      </w:ins>
      <w:ins w:id="16635" w:author="박 진상" w:date="2019-10-08T06:22:00Z">
        <w:r w:rsidR="004E18D8" w:rsidRPr="002646CB">
          <w:rPr>
            <w:rFonts w:ascii="바탕" w:hAnsi="바탕" w:hint="eastAsia"/>
            <w:lang w:val="en-US"/>
            <w:rPrChange w:id="16636" w:author="ETRI-김종원" w:date="2019-12-10T10:44:00Z">
              <w:rPr>
                <w:rFonts w:hint="eastAsia"/>
                <w:lang w:val="en-US"/>
              </w:rPr>
            </w:rPrChange>
          </w:rPr>
          <w:t>에너지저장장치를</w:t>
        </w:r>
        <w:r w:rsidR="004E18D8" w:rsidRPr="002646CB">
          <w:rPr>
            <w:rFonts w:ascii="바탕" w:hAnsi="바탕"/>
            <w:lang w:val="en-US"/>
            <w:rPrChange w:id="16637" w:author="ETRI-김종원" w:date="2019-12-10T10:44:00Z">
              <w:rPr>
                <w:lang w:val="en-US"/>
              </w:rPr>
            </w:rPrChange>
          </w:rPr>
          <w:t xml:space="preserve"> </w:t>
        </w:r>
        <w:r w:rsidR="004E18D8" w:rsidRPr="002646CB">
          <w:rPr>
            <w:rFonts w:ascii="바탕" w:hAnsi="바탕" w:hint="eastAsia"/>
            <w:lang w:val="en-US"/>
            <w:rPrChange w:id="16638" w:author="ETRI-김종원" w:date="2019-12-10T10:44:00Z">
              <w:rPr>
                <w:rFonts w:hint="eastAsia"/>
                <w:lang w:val="en-US"/>
              </w:rPr>
            </w:rPrChange>
          </w:rPr>
          <w:t>연계운영하여</w:t>
        </w:r>
        <w:r w:rsidR="004E18D8" w:rsidRPr="002646CB">
          <w:rPr>
            <w:rFonts w:ascii="바탕" w:hAnsi="바탕"/>
            <w:lang w:val="en-US"/>
            <w:rPrChange w:id="16639" w:author="ETRI-김종원" w:date="2019-12-10T10:44:00Z">
              <w:rPr>
                <w:lang w:val="en-US"/>
              </w:rPr>
            </w:rPrChange>
          </w:rPr>
          <w:t xml:space="preserve"> </w:t>
        </w:r>
      </w:ins>
      <w:ins w:id="16640" w:author="박 진상" w:date="2019-10-09T14:29:00Z">
        <w:r w:rsidR="00721C26" w:rsidRPr="002646CB">
          <w:rPr>
            <w:rFonts w:ascii="바탕" w:hAnsi="바탕"/>
            <w:lang w:val="en-US"/>
            <w:rPrChange w:id="16641" w:author="ETRI-김종원" w:date="2019-12-10T10:44:00Z">
              <w:rPr>
                <w:lang w:val="en-US"/>
              </w:rPr>
            </w:rPrChange>
          </w:rPr>
          <w:t>PV-EES</w:t>
        </w:r>
      </w:ins>
      <w:ins w:id="16642" w:author="박 진상" w:date="2019-10-08T06:22:00Z">
        <w:r w:rsidR="004E18D8" w:rsidRPr="002646CB">
          <w:rPr>
            <w:rFonts w:ascii="바탕" w:hAnsi="바탕"/>
            <w:lang w:val="en-US"/>
            <w:rPrChange w:id="16643" w:author="ETRI-김종원" w:date="2019-12-10T10:44:00Z">
              <w:rPr>
                <w:lang w:val="en-US"/>
              </w:rPr>
            </w:rPrChange>
          </w:rPr>
          <w:t xml:space="preserve"> </w:t>
        </w:r>
        <w:r w:rsidR="004E18D8" w:rsidRPr="002646CB">
          <w:rPr>
            <w:rFonts w:ascii="바탕" w:hAnsi="바탕" w:hint="eastAsia"/>
            <w:lang w:val="en-US"/>
            <w:rPrChange w:id="16644" w:author="ETRI-김종원" w:date="2019-12-10T10:44:00Z">
              <w:rPr>
                <w:rFonts w:hint="eastAsia"/>
                <w:lang w:val="en-US"/>
              </w:rPr>
            </w:rPrChange>
          </w:rPr>
          <w:t>전력량을</w:t>
        </w:r>
        <w:r w:rsidR="004E18D8" w:rsidRPr="002646CB">
          <w:rPr>
            <w:rFonts w:ascii="바탕" w:hAnsi="바탕"/>
            <w:lang w:val="en-US"/>
            <w:rPrChange w:id="16645" w:author="ETRI-김종원" w:date="2019-12-10T10:44:00Z">
              <w:rPr>
                <w:lang w:val="en-US"/>
              </w:rPr>
            </w:rPrChange>
          </w:rPr>
          <w:t xml:space="preserve"> </w:t>
        </w:r>
        <w:r w:rsidR="004E18D8" w:rsidRPr="002646CB">
          <w:rPr>
            <w:rFonts w:ascii="바탕" w:hAnsi="바탕" w:hint="eastAsia"/>
            <w:lang w:val="en-US"/>
            <w:rPrChange w:id="16646" w:author="ETRI-김종원" w:date="2019-12-10T10:44:00Z">
              <w:rPr>
                <w:rFonts w:hint="eastAsia"/>
                <w:lang w:val="en-US"/>
              </w:rPr>
            </w:rPrChange>
          </w:rPr>
          <w:t>제어함으로써</w:t>
        </w:r>
        <w:r w:rsidR="004E18D8" w:rsidRPr="002646CB">
          <w:rPr>
            <w:rFonts w:ascii="바탕" w:hAnsi="바탕"/>
            <w:lang w:val="en-US"/>
            <w:rPrChange w:id="16647" w:author="ETRI-김종원" w:date="2019-12-10T10:44:00Z">
              <w:rPr>
                <w:lang w:val="en-US"/>
              </w:rPr>
            </w:rPrChange>
          </w:rPr>
          <w:t xml:space="preserve"> </w:t>
        </w:r>
        <w:r w:rsidR="004E18D8" w:rsidRPr="002646CB">
          <w:rPr>
            <w:rFonts w:ascii="바탕" w:hAnsi="바탕" w:hint="eastAsia"/>
            <w:lang w:val="en-US"/>
            <w:rPrChange w:id="16648" w:author="ETRI-김종원" w:date="2019-12-10T10:44:00Z">
              <w:rPr>
                <w:rFonts w:hint="eastAsia"/>
                <w:lang w:val="en-US"/>
              </w:rPr>
            </w:rPrChange>
          </w:rPr>
          <w:t>보상하는</w:t>
        </w:r>
        <w:r w:rsidR="004E18D8" w:rsidRPr="002646CB">
          <w:rPr>
            <w:rFonts w:ascii="바탕" w:hAnsi="바탕"/>
            <w:lang w:val="en-US"/>
            <w:rPrChange w:id="16649" w:author="ETRI-김종원" w:date="2019-12-10T10:44:00Z">
              <w:rPr>
                <w:lang w:val="en-US"/>
              </w:rPr>
            </w:rPrChange>
          </w:rPr>
          <w:t xml:space="preserve"> </w:t>
        </w:r>
        <w:r w:rsidR="004E18D8" w:rsidRPr="002646CB">
          <w:rPr>
            <w:rFonts w:ascii="바탕" w:hAnsi="바탕" w:hint="eastAsia"/>
            <w:lang w:val="en-US"/>
            <w:rPrChange w:id="16650" w:author="ETRI-김종원" w:date="2019-12-10T10:44:00Z">
              <w:rPr>
                <w:rFonts w:hint="eastAsia"/>
                <w:lang w:val="en-US"/>
              </w:rPr>
            </w:rPrChange>
          </w:rPr>
          <w:t>한</w:t>
        </w:r>
        <w:r w:rsidR="004E18D8" w:rsidRPr="002646CB">
          <w:rPr>
            <w:rFonts w:ascii="바탕" w:hAnsi="바탕"/>
            <w:lang w:val="en-US"/>
            <w:rPrChange w:id="16651" w:author="ETRI-김종원" w:date="2019-12-10T10:44:00Z">
              <w:rPr>
                <w:lang w:val="en-US"/>
              </w:rPr>
            </w:rPrChange>
          </w:rPr>
          <w:t xml:space="preserve"> </w:t>
        </w:r>
        <w:r w:rsidR="004E18D8" w:rsidRPr="002646CB">
          <w:rPr>
            <w:rFonts w:ascii="바탕" w:hAnsi="바탕" w:hint="eastAsia"/>
            <w:lang w:val="en-US"/>
            <w:rPrChange w:id="16652" w:author="ETRI-김종원" w:date="2019-12-10T10:44:00Z">
              <w:rPr>
                <w:rFonts w:hint="eastAsia"/>
                <w:lang w:val="en-US"/>
              </w:rPr>
            </w:rPrChange>
          </w:rPr>
          <w:t>방법에</w:t>
        </w:r>
        <w:r w:rsidR="004E18D8" w:rsidRPr="002646CB">
          <w:rPr>
            <w:rFonts w:ascii="바탕" w:hAnsi="바탕"/>
            <w:lang w:val="en-US"/>
            <w:rPrChange w:id="16653" w:author="ETRI-김종원" w:date="2019-12-10T10:44:00Z">
              <w:rPr>
                <w:lang w:val="en-US"/>
              </w:rPr>
            </w:rPrChange>
          </w:rPr>
          <w:t xml:space="preserve"> </w:t>
        </w:r>
        <w:r w:rsidR="004E18D8" w:rsidRPr="002646CB">
          <w:rPr>
            <w:rFonts w:ascii="바탕" w:hAnsi="바탕" w:hint="eastAsia"/>
            <w:lang w:val="en-US"/>
            <w:rPrChange w:id="16654" w:author="ETRI-김종원" w:date="2019-12-10T10:44:00Z">
              <w:rPr>
                <w:rFonts w:hint="eastAsia"/>
                <w:lang w:val="en-US"/>
              </w:rPr>
            </w:rPrChange>
          </w:rPr>
          <w:t>관한</w:t>
        </w:r>
        <w:r w:rsidR="004E18D8" w:rsidRPr="002646CB">
          <w:rPr>
            <w:rFonts w:ascii="바탕" w:hAnsi="바탕"/>
            <w:lang w:val="en-US"/>
            <w:rPrChange w:id="16655" w:author="ETRI-김종원" w:date="2019-12-10T10:44:00Z">
              <w:rPr>
                <w:lang w:val="en-US"/>
              </w:rPr>
            </w:rPrChange>
          </w:rPr>
          <w:t xml:space="preserve"> </w:t>
        </w:r>
        <w:r w:rsidR="004E18D8" w:rsidRPr="002646CB">
          <w:rPr>
            <w:rFonts w:ascii="바탕" w:hAnsi="바탕" w:hint="eastAsia"/>
            <w:lang w:val="en-US"/>
            <w:rPrChange w:id="16656" w:author="ETRI-김종원" w:date="2019-12-10T10:44:00Z">
              <w:rPr>
                <w:rFonts w:hint="eastAsia"/>
                <w:lang w:val="en-US"/>
              </w:rPr>
            </w:rPrChange>
          </w:rPr>
          <w:t>것이다</w:t>
        </w:r>
        <w:r w:rsidR="004E18D8" w:rsidRPr="002646CB">
          <w:rPr>
            <w:rFonts w:ascii="바탕" w:hAnsi="바탕"/>
            <w:lang w:val="en-US"/>
            <w:rPrChange w:id="16657" w:author="ETRI-김종원" w:date="2019-12-10T10:44:00Z">
              <w:rPr>
                <w:lang w:val="en-US"/>
              </w:rPr>
            </w:rPrChange>
          </w:rPr>
          <w:t xml:space="preserve">.  </w:t>
        </w:r>
      </w:ins>
    </w:p>
    <w:p w14:paraId="5F9B7E8A" w14:textId="7165A949" w:rsidR="00721C26" w:rsidRPr="002646CB" w:rsidRDefault="00721C26" w:rsidP="004E18D8">
      <w:pPr>
        <w:rPr>
          <w:ins w:id="16658" w:author="박 진상" w:date="2019-10-09T14:31:00Z"/>
          <w:rFonts w:ascii="바탕" w:hAnsi="바탕"/>
          <w:lang w:val="en-US"/>
          <w:rPrChange w:id="16659" w:author="ETRI-김종원" w:date="2019-12-10T10:44:00Z">
            <w:rPr>
              <w:ins w:id="16660" w:author="박 진상" w:date="2019-10-09T14:31:00Z"/>
              <w:lang w:val="en-US"/>
            </w:rPr>
          </w:rPrChange>
        </w:rPr>
      </w:pPr>
    </w:p>
    <w:p w14:paraId="2BFAC403" w14:textId="4BEA720F" w:rsidR="00721C26" w:rsidRPr="002646CB" w:rsidRDefault="00721C26" w:rsidP="00721C26">
      <w:pPr>
        <w:rPr>
          <w:ins w:id="16661" w:author="박 진상" w:date="2019-10-09T14:31:00Z"/>
          <w:rFonts w:ascii="바탕" w:hAnsi="바탕"/>
          <w:lang w:val="en-US"/>
          <w:rPrChange w:id="16662" w:author="ETRI-김종원" w:date="2019-12-10T10:44:00Z">
            <w:rPr>
              <w:ins w:id="16663" w:author="박 진상" w:date="2019-10-09T14:31:00Z"/>
              <w:lang w:val="en-US"/>
            </w:rPr>
          </w:rPrChange>
        </w:rPr>
      </w:pPr>
      <w:ins w:id="16664" w:author="박 진상" w:date="2019-10-09T14:31:00Z">
        <w:r w:rsidRPr="002646CB">
          <w:rPr>
            <w:rFonts w:ascii="바탕" w:hAnsi="바탕" w:hint="eastAsia"/>
            <w:lang w:val="en-US"/>
            <w:rPrChange w:id="16665" w:author="ETRI-김종원" w:date="2019-12-10T10:44:00Z">
              <w:rPr>
                <w:rFonts w:hint="eastAsia"/>
                <w:lang w:val="en-US"/>
              </w:rPr>
            </w:rPrChange>
          </w:rPr>
          <w:t>예상발전량의</w:t>
        </w:r>
        <w:r w:rsidRPr="002646CB">
          <w:rPr>
            <w:rFonts w:ascii="바탕" w:hAnsi="바탕"/>
            <w:lang w:val="en-US"/>
            <w:rPrChange w:id="16666" w:author="ETRI-김종원" w:date="2019-12-10T10:44:00Z">
              <w:rPr>
                <w:lang w:val="en-US"/>
              </w:rPr>
            </w:rPrChange>
          </w:rPr>
          <w:t xml:space="preserve"> </w:t>
        </w:r>
      </w:ins>
      <w:ins w:id="16667" w:author="박 진상" w:date="2019-10-28T18:24:00Z">
        <w:r w:rsidR="00DC4888" w:rsidRPr="002646CB">
          <w:rPr>
            <w:rFonts w:ascii="바탕" w:hAnsi="바탕" w:hint="eastAsia"/>
            <w:lang w:val="en-US"/>
          </w:rPr>
          <w:t>변동</w:t>
        </w:r>
      </w:ins>
      <w:ins w:id="16668" w:author="박 진상" w:date="2019-10-09T14:31:00Z">
        <w:r w:rsidRPr="002646CB">
          <w:rPr>
            <w:rFonts w:ascii="바탕" w:hAnsi="바탕" w:hint="eastAsia"/>
            <w:lang w:val="en-US"/>
            <w:rPrChange w:id="16669" w:author="ETRI-김종원" w:date="2019-12-10T10:44:00Z">
              <w:rPr>
                <w:rFonts w:hint="eastAsia"/>
                <w:lang w:val="en-US"/>
              </w:rPr>
            </w:rPrChange>
          </w:rPr>
          <w:t>을</w:t>
        </w:r>
        <w:r w:rsidRPr="002646CB">
          <w:rPr>
            <w:rFonts w:ascii="바탕" w:hAnsi="바탕"/>
            <w:lang w:val="en-US"/>
            <w:rPrChange w:id="16670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6671" w:author="ETRI-김종원" w:date="2019-12-10T10:44:00Z">
              <w:rPr>
                <w:rFonts w:hint="eastAsia"/>
                <w:lang w:val="en-US"/>
              </w:rPr>
            </w:rPrChange>
          </w:rPr>
          <w:t>제어하기</w:t>
        </w:r>
        <w:r w:rsidRPr="002646CB">
          <w:rPr>
            <w:rFonts w:ascii="바탕" w:hAnsi="바탕"/>
            <w:lang w:val="en-US"/>
            <w:rPrChange w:id="16672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6673" w:author="ETRI-김종원" w:date="2019-12-10T10:44:00Z">
              <w:rPr>
                <w:rFonts w:hint="eastAsia"/>
                <w:lang w:val="en-US"/>
              </w:rPr>
            </w:rPrChange>
          </w:rPr>
          <w:t>위한</w:t>
        </w:r>
        <w:r w:rsidRPr="002646CB">
          <w:rPr>
            <w:rFonts w:ascii="바탕" w:hAnsi="바탕"/>
            <w:lang w:val="en-US"/>
            <w:rPrChange w:id="16674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6675" w:author="ETRI-김종원" w:date="2019-12-10T10:44:00Z">
              <w:rPr>
                <w:rFonts w:hint="eastAsia"/>
                <w:lang w:val="en-US"/>
              </w:rPr>
            </w:rPrChange>
          </w:rPr>
          <w:t>방법으로는</w:t>
        </w:r>
        <w:r w:rsidRPr="002646CB">
          <w:rPr>
            <w:rFonts w:ascii="바탕" w:hAnsi="바탕"/>
            <w:lang w:val="en-US"/>
            <w:rPrChange w:id="16676" w:author="ETRI-김종원" w:date="2019-12-10T10:44:00Z">
              <w:rPr>
                <w:lang w:val="en-US"/>
              </w:rPr>
            </w:rPrChange>
          </w:rPr>
          <w:t xml:space="preserve"> </w:t>
        </w:r>
      </w:ins>
      <w:ins w:id="16677" w:author="박 진상" w:date="2019-10-28T18:24:00Z">
        <w:r w:rsidR="00DC4888" w:rsidRPr="002646CB">
          <w:rPr>
            <w:rFonts w:ascii="바탕" w:hAnsi="바탕" w:hint="eastAsia"/>
            <w:lang w:val="en-US"/>
          </w:rPr>
          <w:t>신뢰</w:t>
        </w:r>
      </w:ins>
      <w:ins w:id="16678" w:author="박 진상" w:date="2019-10-09T14:31:00Z">
        <w:r w:rsidRPr="002646CB">
          <w:rPr>
            <w:rFonts w:ascii="바탕" w:hAnsi="바탕" w:hint="eastAsia"/>
            <w:lang w:val="en-US"/>
            <w:rPrChange w:id="16679" w:author="ETRI-김종원" w:date="2019-12-10T10:44:00Z">
              <w:rPr>
                <w:rFonts w:hint="eastAsia"/>
                <w:lang w:val="en-US"/>
              </w:rPr>
            </w:rPrChange>
          </w:rPr>
          <w:t>지표</w:t>
        </w:r>
        <w:r w:rsidRPr="002646CB">
          <w:rPr>
            <w:rFonts w:ascii="바탕" w:hAnsi="바탕"/>
            <w:lang w:val="en-US"/>
            <w:rPrChange w:id="16680" w:author="ETRI-김종원" w:date="2019-12-10T10:44:00Z">
              <w:rPr>
                <w:lang w:val="en-US"/>
              </w:rPr>
            </w:rPrChange>
          </w:rPr>
          <w:t>(RI)</w:t>
        </w:r>
        <w:r w:rsidRPr="002646CB">
          <w:rPr>
            <w:rFonts w:ascii="바탕" w:hAnsi="바탕" w:hint="eastAsia"/>
            <w:lang w:val="en-US"/>
            <w:rPrChange w:id="16681" w:author="ETRI-김종원" w:date="2019-12-10T10:44:00Z">
              <w:rPr>
                <w:rFonts w:hint="eastAsia"/>
                <w:lang w:val="en-US"/>
              </w:rPr>
            </w:rPrChange>
          </w:rPr>
          <w:t>와</w:t>
        </w:r>
        <w:r w:rsidRPr="002646CB">
          <w:rPr>
            <w:rFonts w:ascii="바탕" w:hAnsi="바탕"/>
            <w:lang w:val="en-US"/>
            <w:rPrChange w:id="16682" w:author="ETRI-김종원" w:date="2019-12-10T10:44:00Z">
              <w:rPr>
                <w:lang w:val="en-US"/>
              </w:rPr>
            </w:rPrChange>
          </w:rPr>
          <w:t xml:space="preserve"> </w:t>
        </w:r>
      </w:ins>
      <w:ins w:id="16683" w:author="박 진상" w:date="2019-10-28T18:24:00Z">
        <w:r w:rsidR="00DC4888" w:rsidRPr="002646CB">
          <w:rPr>
            <w:rFonts w:ascii="바탕" w:hAnsi="바탕" w:hint="eastAsia"/>
            <w:lang w:val="en-US"/>
          </w:rPr>
          <w:t>변동</w:t>
        </w:r>
      </w:ins>
      <w:ins w:id="16684" w:author="박 진상" w:date="2019-10-09T14:31:00Z">
        <w:r w:rsidRPr="002646CB">
          <w:rPr>
            <w:rFonts w:ascii="바탕" w:hAnsi="바탕" w:hint="eastAsia"/>
            <w:lang w:val="en-US"/>
            <w:rPrChange w:id="16685" w:author="ETRI-김종원" w:date="2019-12-10T10:44:00Z">
              <w:rPr>
                <w:rFonts w:hint="eastAsia"/>
                <w:lang w:val="en-US"/>
              </w:rPr>
            </w:rPrChange>
          </w:rPr>
          <w:t>지표</w:t>
        </w:r>
        <w:r w:rsidRPr="002646CB">
          <w:rPr>
            <w:rFonts w:ascii="바탕" w:hAnsi="바탕"/>
            <w:lang w:val="en-US"/>
            <w:rPrChange w:id="16686" w:author="ETRI-김종원" w:date="2019-12-10T10:44:00Z">
              <w:rPr>
                <w:lang w:val="en-US"/>
              </w:rPr>
            </w:rPrChange>
          </w:rPr>
          <w:t>(</w:t>
        </w:r>
      </w:ins>
      <w:ins w:id="16687" w:author="박 진상" w:date="2019-10-15T20:04:00Z">
        <w:r w:rsidR="00E34BCB" w:rsidRPr="002646CB">
          <w:rPr>
            <w:rFonts w:ascii="바탕" w:hAnsi="바탕"/>
            <w:lang w:val="en-US"/>
          </w:rPr>
          <w:t>VI</w:t>
        </w:r>
      </w:ins>
      <w:ins w:id="16688" w:author="박 진상" w:date="2019-10-09T14:31:00Z">
        <w:r w:rsidRPr="002646CB">
          <w:rPr>
            <w:rFonts w:ascii="바탕" w:hAnsi="바탕"/>
            <w:lang w:val="en-US"/>
            <w:rPrChange w:id="16689" w:author="ETRI-김종원" w:date="2019-12-10T10:44:00Z">
              <w:rPr>
                <w:lang w:val="en-US"/>
              </w:rPr>
            </w:rPrChange>
          </w:rPr>
          <w:t>)</w:t>
        </w:r>
        <w:r w:rsidRPr="002646CB">
          <w:rPr>
            <w:rFonts w:ascii="바탕" w:hAnsi="바탕" w:hint="eastAsia"/>
            <w:lang w:val="en-US"/>
            <w:rPrChange w:id="16690" w:author="ETRI-김종원" w:date="2019-12-10T10:44:00Z">
              <w:rPr>
                <w:rFonts w:hint="eastAsia"/>
                <w:lang w:val="en-US"/>
              </w:rPr>
            </w:rPrChange>
          </w:rPr>
          <w:t>로</w:t>
        </w:r>
        <w:r w:rsidRPr="002646CB">
          <w:rPr>
            <w:rFonts w:ascii="바탕" w:hAnsi="바탕"/>
            <w:lang w:val="en-US"/>
            <w:rPrChange w:id="16691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6692" w:author="ETRI-김종원" w:date="2019-12-10T10:44:00Z">
              <w:rPr>
                <w:rFonts w:hint="eastAsia"/>
                <w:lang w:val="en-US"/>
              </w:rPr>
            </w:rPrChange>
          </w:rPr>
          <w:t>구분할</w:t>
        </w:r>
        <w:r w:rsidRPr="002646CB">
          <w:rPr>
            <w:rFonts w:ascii="바탕" w:hAnsi="바탕"/>
            <w:lang w:val="en-US"/>
            <w:rPrChange w:id="16693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6694" w:author="ETRI-김종원" w:date="2019-12-10T10:44:00Z">
              <w:rPr>
                <w:rFonts w:hint="eastAsia"/>
                <w:lang w:val="en-US"/>
              </w:rPr>
            </w:rPrChange>
          </w:rPr>
          <w:t>수</w:t>
        </w:r>
        <w:r w:rsidRPr="002646CB">
          <w:rPr>
            <w:rFonts w:ascii="바탕" w:hAnsi="바탕"/>
            <w:lang w:val="en-US"/>
            <w:rPrChange w:id="16695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6696" w:author="ETRI-김종원" w:date="2019-12-10T10:44:00Z">
              <w:rPr>
                <w:rFonts w:hint="eastAsia"/>
                <w:lang w:val="en-US"/>
              </w:rPr>
            </w:rPrChange>
          </w:rPr>
          <w:t>있다</w:t>
        </w:r>
        <w:r w:rsidRPr="002646CB">
          <w:rPr>
            <w:rFonts w:ascii="바탕" w:hAnsi="바탕"/>
            <w:lang w:val="en-US"/>
            <w:rPrChange w:id="16697" w:author="ETRI-김종원" w:date="2019-12-10T10:44:00Z">
              <w:rPr>
                <w:lang w:val="en-US"/>
              </w:rPr>
            </w:rPrChange>
          </w:rPr>
          <w:t xml:space="preserve">. </w:t>
        </w:r>
        <w:r w:rsidRPr="002646CB">
          <w:rPr>
            <w:rFonts w:ascii="바탕" w:hAnsi="바탕" w:hint="eastAsia"/>
            <w:lang w:val="en-US"/>
            <w:rPrChange w:id="16698" w:author="ETRI-김종원" w:date="2019-12-10T10:44:00Z">
              <w:rPr>
                <w:rFonts w:hint="eastAsia"/>
                <w:lang w:val="en-US"/>
              </w:rPr>
            </w:rPrChange>
          </w:rPr>
          <w:t>이러한</w:t>
        </w:r>
        <w:r w:rsidRPr="002646CB">
          <w:rPr>
            <w:rFonts w:ascii="바탕" w:hAnsi="바탕"/>
            <w:lang w:val="en-US"/>
            <w:rPrChange w:id="16699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6700" w:author="ETRI-김종원" w:date="2019-12-10T10:44:00Z">
              <w:rPr>
                <w:rFonts w:hint="eastAsia"/>
                <w:lang w:val="en-US"/>
              </w:rPr>
            </w:rPrChange>
          </w:rPr>
          <w:t>지표를</w:t>
        </w:r>
        <w:r w:rsidRPr="002646CB">
          <w:rPr>
            <w:rFonts w:ascii="바탕" w:hAnsi="바탕"/>
            <w:lang w:val="en-US"/>
            <w:rPrChange w:id="16701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6702" w:author="ETRI-김종원" w:date="2019-12-10T10:44:00Z">
              <w:rPr>
                <w:rFonts w:hint="eastAsia"/>
                <w:lang w:val="en-US"/>
              </w:rPr>
            </w:rPrChange>
          </w:rPr>
          <w:t>사용하거나</w:t>
        </w:r>
        <w:r w:rsidRPr="002646CB">
          <w:rPr>
            <w:rFonts w:ascii="바탕" w:hAnsi="바탕"/>
            <w:lang w:val="en-US"/>
            <w:rPrChange w:id="16703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6704" w:author="ETRI-김종원" w:date="2019-12-10T10:44:00Z">
              <w:rPr>
                <w:rFonts w:hint="eastAsia"/>
                <w:lang w:val="en-US"/>
              </w:rPr>
            </w:rPrChange>
          </w:rPr>
          <w:t>두</w:t>
        </w:r>
        <w:r w:rsidRPr="002646CB">
          <w:rPr>
            <w:rFonts w:ascii="바탕" w:hAnsi="바탕"/>
            <w:lang w:val="en-US"/>
            <w:rPrChange w:id="16705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6706" w:author="ETRI-김종원" w:date="2019-12-10T10:44:00Z">
              <w:rPr>
                <w:rFonts w:hint="eastAsia"/>
                <w:lang w:val="en-US"/>
              </w:rPr>
            </w:rPrChange>
          </w:rPr>
          <w:t>지표를</w:t>
        </w:r>
        <w:r w:rsidRPr="002646CB">
          <w:rPr>
            <w:rFonts w:ascii="바탕" w:hAnsi="바탕"/>
            <w:lang w:val="en-US"/>
            <w:rPrChange w:id="16707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6708" w:author="ETRI-김종원" w:date="2019-12-10T10:44:00Z">
              <w:rPr>
                <w:rFonts w:hint="eastAsia"/>
                <w:lang w:val="en-US"/>
              </w:rPr>
            </w:rPrChange>
          </w:rPr>
          <w:t>결합하여</w:t>
        </w:r>
        <w:r w:rsidRPr="002646CB">
          <w:rPr>
            <w:rFonts w:ascii="바탕" w:hAnsi="바탕"/>
            <w:lang w:val="en-US"/>
            <w:rPrChange w:id="16709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6710" w:author="ETRI-김종원" w:date="2019-12-10T10:44:00Z">
              <w:rPr>
                <w:rFonts w:hint="eastAsia"/>
                <w:lang w:val="en-US"/>
              </w:rPr>
            </w:rPrChange>
          </w:rPr>
          <w:t>사용하면</w:t>
        </w:r>
        <w:r w:rsidRPr="002646CB">
          <w:rPr>
            <w:rFonts w:ascii="바탕" w:hAnsi="바탕"/>
            <w:lang w:val="en-US"/>
            <w:rPrChange w:id="16711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6712" w:author="ETRI-김종원" w:date="2019-12-10T10:44:00Z">
              <w:rPr>
                <w:rFonts w:hint="eastAsia"/>
                <w:lang w:val="en-US"/>
              </w:rPr>
            </w:rPrChange>
          </w:rPr>
          <w:t>예상발전량의</w:t>
        </w:r>
        <w:r w:rsidRPr="002646CB">
          <w:rPr>
            <w:rFonts w:ascii="바탕" w:hAnsi="바탕"/>
            <w:lang w:val="en-US"/>
            <w:rPrChange w:id="16713" w:author="ETRI-김종원" w:date="2019-12-10T10:44:00Z">
              <w:rPr>
                <w:lang w:val="en-US"/>
              </w:rPr>
            </w:rPrChange>
          </w:rPr>
          <w:t xml:space="preserve"> </w:t>
        </w:r>
      </w:ins>
      <w:ins w:id="16714" w:author="박 진상" w:date="2019-10-28T18:24:00Z">
        <w:r w:rsidR="00DC4888" w:rsidRPr="002646CB">
          <w:rPr>
            <w:rFonts w:ascii="바탕" w:hAnsi="바탕" w:hint="eastAsia"/>
            <w:lang w:val="en-US"/>
          </w:rPr>
          <w:t>변동</w:t>
        </w:r>
      </w:ins>
      <w:ins w:id="16715" w:author="박 진상" w:date="2019-10-09T14:31:00Z">
        <w:r w:rsidRPr="002646CB">
          <w:rPr>
            <w:rFonts w:ascii="바탕" w:hAnsi="바탕" w:hint="eastAsia"/>
            <w:lang w:val="en-US"/>
            <w:rPrChange w:id="16716" w:author="ETRI-김종원" w:date="2019-12-10T10:44:00Z">
              <w:rPr>
                <w:rFonts w:hint="eastAsia"/>
                <w:lang w:val="en-US"/>
              </w:rPr>
            </w:rPrChange>
          </w:rPr>
          <w:t>을</w:t>
        </w:r>
        <w:r w:rsidRPr="002646CB">
          <w:rPr>
            <w:rFonts w:ascii="바탕" w:hAnsi="바탕"/>
            <w:lang w:val="en-US"/>
            <w:rPrChange w:id="16717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6718" w:author="ETRI-김종원" w:date="2019-12-10T10:44:00Z">
              <w:rPr>
                <w:rFonts w:hint="eastAsia"/>
                <w:lang w:val="en-US"/>
              </w:rPr>
            </w:rPrChange>
          </w:rPr>
          <w:t>제어할</w:t>
        </w:r>
        <w:r w:rsidRPr="002646CB">
          <w:rPr>
            <w:rFonts w:ascii="바탕" w:hAnsi="바탕"/>
            <w:lang w:val="en-US"/>
            <w:rPrChange w:id="16719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6720" w:author="ETRI-김종원" w:date="2019-12-10T10:44:00Z">
              <w:rPr>
                <w:rFonts w:hint="eastAsia"/>
                <w:lang w:val="en-US"/>
              </w:rPr>
            </w:rPrChange>
          </w:rPr>
          <w:t>수</w:t>
        </w:r>
        <w:r w:rsidRPr="002646CB">
          <w:rPr>
            <w:rFonts w:ascii="바탕" w:hAnsi="바탕"/>
            <w:lang w:val="en-US"/>
            <w:rPrChange w:id="16721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6722" w:author="ETRI-김종원" w:date="2019-12-10T10:44:00Z">
              <w:rPr>
                <w:rFonts w:hint="eastAsia"/>
                <w:lang w:val="en-US"/>
              </w:rPr>
            </w:rPrChange>
          </w:rPr>
          <w:t>있고</w:t>
        </w:r>
        <w:r w:rsidRPr="002646CB">
          <w:rPr>
            <w:rFonts w:ascii="바탕" w:hAnsi="바탕"/>
            <w:lang w:val="en-US"/>
            <w:rPrChange w:id="16723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6724" w:author="ETRI-김종원" w:date="2019-12-10T10:44:00Z">
              <w:rPr>
                <w:rFonts w:hint="eastAsia"/>
                <w:lang w:val="en-US"/>
              </w:rPr>
            </w:rPrChange>
          </w:rPr>
          <w:t>궁극적으로</w:t>
        </w:r>
        <w:r w:rsidRPr="002646CB">
          <w:rPr>
            <w:rFonts w:ascii="바탕" w:hAnsi="바탕"/>
            <w:lang w:val="en-US"/>
            <w:rPrChange w:id="16725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6726" w:author="ETRI-김종원" w:date="2019-12-10T10:44:00Z">
              <w:rPr>
                <w:rFonts w:hint="eastAsia"/>
                <w:lang w:val="en-US"/>
              </w:rPr>
            </w:rPrChange>
          </w:rPr>
          <w:t>그리드</w:t>
        </w:r>
        <w:r w:rsidRPr="002646CB">
          <w:rPr>
            <w:rFonts w:ascii="바탕" w:hAnsi="바탕"/>
            <w:lang w:val="en-US"/>
            <w:rPrChange w:id="16727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6728" w:author="ETRI-김종원" w:date="2019-12-10T10:44:00Z">
              <w:rPr>
                <w:rFonts w:hint="eastAsia"/>
                <w:lang w:val="en-US"/>
              </w:rPr>
            </w:rPrChange>
          </w:rPr>
          <w:t>안정화에</w:t>
        </w:r>
        <w:r w:rsidRPr="002646CB">
          <w:rPr>
            <w:rFonts w:ascii="바탕" w:hAnsi="바탕"/>
            <w:lang w:val="en-US"/>
            <w:rPrChange w:id="16729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6730" w:author="ETRI-김종원" w:date="2019-12-10T10:44:00Z">
              <w:rPr>
                <w:rFonts w:hint="eastAsia"/>
                <w:lang w:val="en-US"/>
              </w:rPr>
            </w:rPrChange>
          </w:rPr>
          <w:t>기여할</w:t>
        </w:r>
        <w:r w:rsidRPr="002646CB">
          <w:rPr>
            <w:rFonts w:ascii="바탕" w:hAnsi="바탕"/>
            <w:lang w:val="en-US"/>
            <w:rPrChange w:id="16731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6732" w:author="ETRI-김종원" w:date="2019-12-10T10:44:00Z">
              <w:rPr>
                <w:rFonts w:hint="eastAsia"/>
                <w:lang w:val="en-US"/>
              </w:rPr>
            </w:rPrChange>
          </w:rPr>
          <w:t>수</w:t>
        </w:r>
        <w:r w:rsidRPr="002646CB">
          <w:rPr>
            <w:rFonts w:ascii="바탕" w:hAnsi="바탕"/>
            <w:lang w:val="en-US"/>
            <w:rPrChange w:id="16733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6734" w:author="ETRI-김종원" w:date="2019-12-10T10:44:00Z">
              <w:rPr>
                <w:rFonts w:hint="eastAsia"/>
                <w:lang w:val="en-US"/>
              </w:rPr>
            </w:rPrChange>
          </w:rPr>
          <w:t>있다</w:t>
        </w:r>
        <w:r w:rsidRPr="002646CB">
          <w:rPr>
            <w:rFonts w:ascii="바탕" w:hAnsi="바탕"/>
            <w:lang w:val="en-US"/>
            <w:rPrChange w:id="16735" w:author="ETRI-김종원" w:date="2019-12-10T10:44:00Z">
              <w:rPr>
                <w:lang w:val="en-US"/>
              </w:rPr>
            </w:rPrChange>
          </w:rPr>
          <w:t xml:space="preserve">. </w:t>
        </w:r>
        <w:r w:rsidRPr="002646CB">
          <w:rPr>
            <w:rFonts w:ascii="바탕" w:hAnsi="바탕" w:hint="eastAsia"/>
            <w:lang w:val="en-US"/>
            <w:rPrChange w:id="16736" w:author="ETRI-김종원" w:date="2019-12-10T10:44:00Z">
              <w:rPr>
                <w:rFonts w:hint="eastAsia"/>
                <w:lang w:val="en-US"/>
              </w:rPr>
            </w:rPrChange>
          </w:rPr>
          <w:t>또한</w:t>
        </w:r>
        <w:r w:rsidRPr="002646CB">
          <w:rPr>
            <w:rFonts w:ascii="바탕" w:hAnsi="바탕"/>
            <w:lang w:val="en-US"/>
            <w:rPrChange w:id="16737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6738" w:author="ETRI-김종원" w:date="2019-12-10T10:44:00Z">
              <w:rPr>
                <w:rFonts w:hint="eastAsia"/>
                <w:lang w:val="en-US"/>
              </w:rPr>
            </w:rPrChange>
          </w:rPr>
          <w:t>인센티브</w:t>
        </w:r>
        <w:r w:rsidRPr="002646CB">
          <w:rPr>
            <w:rFonts w:ascii="바탕" w:hAnsi="바탕"/>
            <w:lang w:val="en-US"/>
            <w:rPrChange w:id="16739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6740" w:author="ETRI-김종원" w:date="2019-12-10T10:44:00Z">
              <w:rPr>
                <w:rFonts w:hint="eastAsia"/>
                <w:lang w:val="en-US"/>
              </w:rPr>
            </w:rPrChange>
          </w:rPr>
          <w:t>기반의</w:t>
        </w:r>
        <w:r w:rsidRPr="002646CB">
          <w:rPr>
            <w:rFonts w:ascii="바탕" w:hAnsi="바탕"/>
            <w:lang w:val="en-US"/>
            <w:rPrChange w:id="16741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6742" w:author="ETRI-김종원" w:date="2019-12-10T10:44:00Z">
              <w:rPr>
                <w:rFonts w:hint="eastAsia"/>
                <w:lang w:val="en-US"/>
              </w:rPr>
            </w:rPrChange>
          </w:rPr>
          <w:t>수요관리에서</w:t>
        </w:r>
        <w:r w:rsidRPr="002646CB">
          <w:rPr>
            <w:rFonts w:ascii="바탕" w:hAnsi="바탕"/>
            <w:lang w:val="en-US"/>
            <w:rPrChange w:id="16743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6744" w:author="ETRI-김종원" w:date="2019-12-10T10:44:00Z">
              <w:rPr>
                <w:rFonts w:hint="eastAsia"/>
                <w:lang w:val="en-US"/>
              </w:rPr>
            </w:rPrChange>
          </w:rPr>
          <w:t>발전목표량을</w:t>
        </w:r>
        <w:r w:rsidRPr="002646CB">
          <w:rPr>
            <w:rFonts w:ascii="바탕" w:hAnsi="바탕"/>
            <w:lang w:val="en-US"/>
            <w:rPrChange w:id="16745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6746" w:author="ETRI-김종원" w:date="2019-12-10T10:44:00Z">
              <w:rPr>
                <w:rFonts w:hint="eastAsia"/>
                <w:lang w:val="en-US"/>
              </w:rPr>
            </w:rPrChange>
          </w:rPr>
          <w:t>보다</w:t>
        </w:r>
        <w:r w:rsidRPr="002646CB">
          <w:rPr>
            <w:rFonts w:ascii="바탕" w:hAnsi="바탕"/>
            <w:lang w:val="en-US"/>
            <w:rPrChange w:id="16747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6748" w:author="ETRI-김종원" w:date="2019-12-10T10:44:00Z">
              <w:rPr>
                <w:rFonts w:hint="eastAsia"/>
                <w:lang w:val="en-US"/>
              </w:rPr>
            </w:rPrChange>
          </w:rPr>
          <w:t>정교하게</w:t>
        </w:r>
        <w:r w:rsidRPr="002646CB">
          <w:rPr>
            <w:rFonts w:ascii="바탕" w:hAnsi="바탕"/>
            <w:lang w:val="en-US"/>
            <w:rPrChange w:id="16749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6750" w:author="ETRI-김종원" w:date="2019-12-10T10:44:00Z">
              <w:rPr>
                <w:rFonts w:hint="eastAsia"/>
                <w:lang w:val="en-US"/>
              </w:rPr>
            </w:rPrChange>
          </w:rPr>
          <w:t>관리하여</w:t>
        </w:r>
        <w:r w:rsidRPr="002646CB">
          <w:rPr>
            <w:rFonts w:ascii="바탕" w:hAnsi="바탕"/>
            <w:lang w:val="en-US"/>
            <w:rPrChange w:id="16751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6752" w:author="ETRI-김종원" w:date="2019-12-10T10:44:00Z">
              <w:rPr>
                <w:rFonts w:hint="eastAsia"/>
                <w:lang w:val="en-US"/>
              </w:rPr>
            </w:rPrChange>
          </w:rPr>
          <w:t>페널티를</w:t>
        </w:r>
        <w:r w:rsidRPr="002646CB">
          <w:rPr>
            <w:rFonts w:ascii="바탕" w:hAnsi="바탕"/>
            <w:lang w:val="en-US"/>
            <w:rPrChange w:id="16753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6754" w:author="ETRI-김종원" w:date="2019-12-10T10:44:00Z">
              <w:rPr>
                <w:rFonts w:hint="eastAsia"/>
                <w:lang w:val="en-US"/>
              </w:rPr>
            </w:rPrChange>
          </w:rPr>
          <w:t>방지</w:t>
        </w:r>
        <w:r w:rsidRPr="002646CB">
          <w:rPr>
            <w:rFonts w:ascii="바탕" w:hAnsi="바탕"/>
            <w:lang w:val="en-US"/>
            <w:rPrChange w:id="16755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6756" w:author="ETRI-김종원" w:date="2019-12-10T10:44:00Z">
              <w:rPr>
                <w:rFonts w:hint="eastAsia"/>
                <w:lang w:val="en-US"/>
              </w:rPr>
            </w:rPrChange>
          </w:rPr>
          <w:t>할</w:t>
        </w:r>
        <w:r w:rsidRPr="002646CB">
          <w:rPr>
            <w:rFonts w:ascii="바탕" w:hAnsi="바탕"/>
            <w:lang w:val="en-US"/>
            <w:rPrChange w:id="16757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6758" w:author="ETRI-김종원" w:date="2019-12-10T10:44:00Z">
              <w:rPr>
                <w:rFonts w:hint="eastAsia"/>
                <w:lang w:val="en-US"/>
              </w:rPr>
            </w:rPrChange>
          </w:rPr>
          <w:t>수</w:t>
        </w:r>
        <w:r w:rsidRPr="002646CB">
          <w:rPr>
            <w:rFonts w:ascii="바탕" w:hAnsi="바탕"/>
            <w:lang w:val="en-US"/>
            <w:rPrChange w:id="16759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6760" w:author="ETRI-김종원" w:date="2019-12-10T10:44:00Z">
              <w:rPr>
                <w:rFonts w:hint="eastAsia"/>
                <w:lang w:val="en-US"/>
              </w:rPr>
            </w:rPrChange>
          </w:rPr>
          <w:t>있고</w:t>
        </w:r>
        <w:r w:rsidRPr="002646CB">
          <w:rPr>
            <w:rFonts w:ascii="바탕" w:hAnsi="바탕"/>
            <w:lang w:val="en-US"/>
            <w:rPrChange w:id="16761" w:author="ETRI-김종원" w:date="2019-12-10T10:44:00Z">
              <w:rPr>
                <w:lang w:val="en-US"/>
              </w:rPr>
            </w:rPrChange>
          </w:rPr>
          <w:t xml:space="preserve">, </w:t>
        </w:r>
      </w:ins>
      <w:ins w:id="16762" w:author="박 진상" w:date="2019-10-29T12:15:00Z">
        <w:r w:rsidR="005B6627" w:rsidRPr="002646CB">
          <w:rPr>
            <w:rFonts w:ascii="바탕" w:hAnsi="바탕" w:hint="eastAsia"/>
            <w:lang w:val="en-US"/>
          </w:rPr>
          <w:t>인센티브지급률</w:t>
        </w:r>
      </w:ins>
      <w:ins w:id="16763" w:author="박 진상" w:date="2019-10-09T14:31:00Z">
        <w:r w:rsidRPr="002646CB">
          <w:rPr>
            <w:rFonts w:ascii="바탕" w:hAnsi="바탕" w:hint="eastAsia"/>
            <w:lang w:val="en-US"/>
            <w:rPrChange w:id="16764" w:author="ETRI-김종원" w:date="2019-12-10T10:44:00Z">
              <w:rPr>
                <w:rFonts w:hint="eastAsia"/>
                <w:lang w:val="en-US"/>
              </w:rPr>
            </w:rPrChange>
          </w:rPr>
          <w:t>을</w:t>
        </w:r>
        <w:r w:rsidRPr="002646CB">
          <w:rPr>
            <w:rFonts w:ascii="바탕" w:hAnsi="바탕"/>
            <w:lang w:val="en-US"/>
            <w:rPrChange w:id="16765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6766" w:author="ETRI-김종원" w:date="2019-12-10T10:44:00Z">
              <w:rPr>
                <w:rFonts w:hint="eastAsia"/>
                <w:lang w:val="en-US"/>
              </w:rPr>
            </w:rPrChange>
          </w:rPr>
          <w:t>높일</w:t>
        </w:r>
        <w:r w:rsidRPr="002646CB">
          <w:rPr>
            <w:rFonts w:ascii="바탕" w:hAnsi="바탕"/>
            <w:lang w:val="en-US"/>
            <w:rPrChange w:id="16767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6768" w:author="ETRI-김종원" w:date="2019-12-10T10:44:00Z">
              <w:rPr>
                <w:rFonts w:hint="eastAsia"/>
                <w:lang w:val="en-US"/>
              </w:rPr>
            </w:rPrChange>
          </w:rPr>
          <w:t>수</w:t>
        </w:r>
        <w:r w:rsidRPr="002646CB">
          <w:rPr>
            <w:rFonts w:ascii="바탕" w:hAnsi="바탕"/>
            <w:lang w:val="en-US"/>
            <w:rPrChange w:id="16769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6770" w:author="ETRI-김종원" w:date="2019-12-10T10:44:00Z">
              <w:rPr>
                <w:rFonts w:hint="eastAsia"/>
                <w:lang w:val="en-US"/>
              </w:rPr>
            </w:rPrChange>
          </w:rPr>
          <w:t>있어</w:t>
        </w:r>
        <w:r w:rsidRPr="002646CB">
          <w:rPr>
            <w:rFonts w:ascii="바탕" w:hAnsi="바탕"/>
            <w:lang w:val="en-US"/>
            <w:rPrChange w:id="16771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6772" w:author="ETRI-김종원" w:date="2019-12-10T10:44:00Z">
              <w:rPr>
                <w:rFonts w:hint="eastAsia"/>
                <w:lang w:val="en-US"/>
              </w:rPr>
            </w:rPrChange>
          </w:rPr>
          <w:t>사업자의</w:t>
        </w:r>
        <w:r w:rsidRPr="002646CB">
          <w:rPr>
            <w:rFonts w:ascii="바탕" w:hAnsi="바탕"/>
            <w:lang w:val="en-US"/>
            <w:rPrChange w:id="16773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6774" w:author="ETRI-김종원" w:date="2019-12-10T10:44:00Z">
              <w:rPr>
                <w:rFonts w:hint="eastAsia"/>
                <w:lang w:val="en-US"/>
              </w:rPr>
            </w:rPrChange>
          </w:rPr>
          <w:t>경영수익에</w:t>
        </w:r>
        <w:r w:rsidRPr="002646CB">
          <w:rPr>
            <w:rFonts w:ascii="바탕" w:hAnsi="바탕"/>
            <w:lang w:val="en-US"/>
            <w:rPrChange w:id="16775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6776" w:author="ETRI-김종원" w:date="2019-12-10T10:44:00Z">
              <w:rPr>
                <w:rFonts w:hint="eastAsia"/>
                <w:lang w:val="en-US"/>
              </w:rPr>
            </w:rPrChange>
          </w:rPr>
          <w:t>기여할</w:t>
        </w:r>
        <w:r w:rsidRPr="002646CB">
          <w:rPr>
            <w:rFonts w:ascii="바탕" w:hAnsi="바탕"/>
            <w:lang w:val="en-US"/>
            <w:rPrChange w:id="16777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6778" w:author="ETRI-김종원" w:date="2019-12-10T10:44:00Z">
              <w:rPr>
                <w:rFonts w:hint="eastAsia"/>
                <w:lang w:val="en-US"/>
              </w:rPr>
            </w:rPrChange>
          </w:rPr>
          <w:t>수</w:t>
        </w:r>
        <w:r w:rsidRPr="002646CB">
          <w:rPr>
            <w:rFonts w:ascii="바탕" w:hAnsi="바탕"/>
            <w:lang w:val="en-US"/>
            <w:rPrChange w:id="16779" w:author="ETRI-김종원" w:date="2019-12-10T10:44:00Z">
              <w:rPr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6780" w:author="ETRI-김종원" w:date="2019-12-10T10:44:00Z">
              <w:rPr>
                <w:rFonts w:hint="eastAsia"/>
                <w:lang w:val="en-US"/>
              </w:rPr>
            </w:rPrChange>
          </w:rPr>
          <w:t>있다</w:t>
        </w:r>
        <w:r w:rsidRPr="002646CB">
          <w:rPr>
            <w:rFonts w:ascii="바탕" w:hAnsi="바탕"/>
            <w:lang w:val="en-US"/>
            <w:rPrChange w:id="16781" w:author="ETRI-김종원" w:date="2019-12-10T10:44:00Z">
              <w:rPr>
                <w:lang w:val="en-US"/>
              </w:rPr>
            </w:rPrChange>
          </w:rPr>
          <w:t xml:space="preserve">. </w:t>
        </w:r>
      </w:ins>
    </w:p>
    <w:p w14:paraId="4E3E6056" w14:textId="21EB1950" w:rsidR="00721C26" w:rsidRPr="002646CB" w:rsidDel="00630E17" w:rsidRDefault="00721C26" w:rsidP="00721C26">
      <w:pPr>
        <w:rPr>
          <w:ins w:id="16782" w:author="박 진상" w:date="2019-10-09T14:31:00Z"/>
          <w:del w:id="16783" w:author="ETRI-김종원" w:date="2019-12-03T09:20:00Z"/>
          <w:rFonts w:ascii="바탕" w:hAnsi="바탕"/>
          <w:lang w:val="en-US"/>
          <w:rPrChange w:id="16784" w:author="ETRI-김종원" w:date="2019-12-10T10:44:00Z">
            <w:rPr>
              <w:ins w:id="16785" w:author="박 진상" w:date="2019-10-09T14:31:00Z"/>
              <w:del w:id="16786" w:author="ETRI-김종원" w:date="2019-12-03T09:20:00Z"/>
              <w:lang w:val="en-US"/>
            </w:rPr>
          </w:rPrChange>
        </w:rPr>
      </w:pPr>
    </w:p>
    <w:p w14:paraId="4A029464" w14:textId="1E95198C" w:rsidR="00721C26" w:rsidRPr="002646CB" w:rsidDel="00630E17" w:rsidRDefault="00721C26" w:rsidP="00721C26">
      <w:pPr>
        <w:rPr>
          <w:ins w:id="16787" w:author="박 진상" w:date="2019-10-09T14:31:00Z"/>
          <w:del w:id="16788" w:author="ETRI-김종원" w:date="2019-12-03T09:20:00Z"/>
          <w:rFonts w:ascii="바탕" w:hAnsi="바탕"/>
          <w:lang w:val="en-US"/>
          <w:rPrChange w:id="16789" w:author="ETRI-김종원" w:date="2019-12-10T10:44:00Z">
            <w:rPr>
              <w:ins w:id="16790" w:author="박 진상" w:date="2019-10-09T14:31:00Z"/>
              <w:del w:id="16791" w:author="ETRI-김종원" w:date="2019-12-03T09:20:00Z"/>
              <w:lang w:val="en-US"/>
            </w:rPr>
          </w:rPrChange>
        </w:rPr>
      </w:pPr>
      <w:ins w:id="16792" w:author="박 진상" w:date="2019-10-09T14:31:00Z">
        <w:del w:id="16793" w:author="ETRI-김종원" w:date="2019-12-03T09:20:00Z">
          <w:r w:rsidRPr="002646CB" w:rsidDel="00630E17">
            <w:rPr>
              <w:rFonts w:ascii="바탕" w:hAnsi="바탕" w:hint="eastAsia"/>
              <w:lang w:val="en-US"/>
              <w:rPrChange w:id="16794" w:author="ETRI-김종원" w:date="2019-12-10T10:44:00Z">
                <w:rPr>
                  <w:rFonts w:hint="eastAsia"/>
                  <w:lang w:val="en-US"/>
                </w:rPr>
              </w:rPrChange>
            </w:rPr>
            <w:delText>현재</w:delText>
          </w:r>
          <w:r w:rsidRPr="002646CB" w:rsidDel="00630E17">
            <w:rPr>
              <w:rFonts w:ascii="바탕" w:hAnsi="바탕"/>
              <w:lang w:val="en-US"/>
              <w:rPrChange w:id="16795" w:author="ETRI-김종원" w:date="2019-12-10T10:44:00Z">
                <w:rPr>
                  <w:lang w:val="en-US"/>
                </w:rPr>
              </w:rPrChange>
            </w:rPr>
            <w:delText xml:space="preserve"> </w:delText>
          </w:r>
          <w:r w:rsidRPr="002646CB" w:rsidDel="00630E17">
            <w:rPr>
              <w:rFonts w:ascii="바탕" w:hAnsi="바탕" w:hint="eastAsia"/>
              <w:lang w:val="en-US"/>
              <w:rPrChange w:id="16796" w:author="ETRI-김종원" w:date="2019-12-10T10:44:00Z">
                <w:rPr>
                  <w:rFonts w:hint="eastAsia"/>
                  <w:lang w:val="en-US"/>
                </w:rPr>
              </w:rPrChange>
            </w:rPr>
            <w:delText>국내의</w:delText>
          </w:r>
          <w:r w:rsidRPr="002646CB" w:rsidDel="00630E17">
            <w:rPr>
              <w:rFonts w:ascii="바탕" w:hAnsi="바탕"/>
              <w:lang w:val="en-US"/>
              <w:rPrChange w:id="16797" w:author="ETRI-김종원" w:date="2019-12-10T10:44:00Z">
                <w:rPr>
                  <w:lang w:val="en-US"/>
                </w:rPr>
              </w:rPrChange>
            </w:rPr>
            <w:delText xml:space="preserve"> </w:delText>
          </w:r>
          <w:r w:rsidRPr="002646CB" w:rsidDel="00630E17">
            <w:rPr>
              <w:rFonts w:ascii="바탕" w:hAnsi="바탕" w:hint="eastAsia"/>
              <w:lang w:val="en-US"/>
              <w:rPrChange w:id="16798" w:author="ETRI-김종원" w:date="2019-12-10T10:44:00Z">
                <w:rPr>
                  <w:rFonts w:hint="eastAsia"/>
                  <w:lang w:val="en-US"/>
                </w:rPr>
              </w:rPrChange>
            </w:rPr>
            <w:delText>경우</w:delText>
          </w:r>
          <w:r w:rsidRPr="002646CB" w:rsidDel="00630E17">
            <w:rPr>
              <w:rFonts w:ascii="바탕" w:hAnsi="바탕"/>
              <w:lang w:val="en-US"/>
              <w:rPrChange w:id="16799" w:author="ETRI-김종원" w:date="2019-12-10T10:44:00Z">
                <w:rPr>
                  <w:lang w:val="en-US"/>
                </w:rPr>
              </w:rPrChange>
            </w:rPr>
            <w:delText xml:space="preserve"> </w:delText>
          </w:r>
          <w:r w:rsidRPr="002646CB" w:rsidDel="00630E17">
            <w:rPr>
              <w:rFonts w:ascii="바탕" w:hAnsi="바탕" w:hint="eastAsia"/>
              <w:lang w:val="en-US"/>
              <w:rPrChange w:id="16800" w:author="ETRI-김종원" w:date="2019-12-10T10:44:00Z">
                <w:rPr>
                  <w:rFonts w:hint="eastAsia"/>
                  <w:lang w:val="en-US"/>
                </w:rPr>
              </w:rPrChange>
            </w:rPr>
            <w:delText>수요관리</w:delText>
          </w:r>
          <w:r w:rsidRPr="002646CB" w:rsidDel="00630E17">
            <w:rPr>
              <w:rFonts w:ascii="바탕" w:hAnsi="바탕"/>
              <w:lang w:val="en-US"/>
              <w:rPrChange w:id="16801" w:author="ETRI-김종원" w:date="2019-12-10T10:44:00Z">
                <w:rPr>
                  <w:lang w:val="en-US"/>
                </w:rPr>
              </w:rPrChange>
            </w:rPr>
            <w:delText xml:space="preserve"> </w:delText>
          </w:r>
          <w:r w:rsidRPr="002646CB" w:rsidDel="00630E17">
            <w:rPr>
              <w:rFonts w:ascii="바탕" w:hAnsi="바탕" w:hint="eastAsia"/>
              <w:lang w:val="en-US"/>
              <w:rPrChange w:id="16802" w:author="ETRI-김종원" w:date="2019-12-10T10:44:00Z">
                <w:rPr>
                  <w:rFonts w:hint="eastAsia"/>
                  <w:lang w:val="en-US"/>
                </w:rPr>
              </w:rPrChange>
            </w:rPr>
            <w:delText>서비스에서</w:delText>
          </w:r>
          <w:r w:rsidRPr="002646CB" w:rsidDel="00630E17">
            <w:rPr>
              <w:rFonts w:ascii="바탕" w:hAnsi="바탕"/>
              <w:lang w:val="en-US"/>
              <w:rPrChange w:id="16803" w:author="ETRI-김종원" w:date="2019-12-10T10:44:00Z">
                <w:rPr>
                  <w:lang w:val="en-US"/>
                </w:rPr>
              </w:rPrChange>
            </w:rPr>
            <w:delText xml:space="preserve"> </w:delText>
          </w:r>
          <w:r w:rsidRPr="002646CB" w:rsidDel="00630E17">
            <w:rPr>
              <w:rFonts w:ascii="바탕" w:hAnsi="바탕" w:hint="eastAsia"/>
              <w:lang w:val="en-US"/>
              <w:rPrChange w:id="16804" w:author="ETRI-김종원" w:date="2019-12-10T10:44:00Z">
                <w:rPr>
                  <w:rFonts w:hint="eastAsia"/>
                  <w:lang w:val="en-US"/>
                </w:rPr>
              </w:rPrChange>
            </w:rPr>
            <w:delText>차지하는</w:delText>
          </w:r>
          <w:r w:rsidRPr="002646CB" w:rsidDel="00630E17">
            <w:rPr>
              <w:rFonts w:ascii="바탕" w:hAnsi="바탕"/>
              <w:lang w:val="en-US"/>
              <w:rPrChange w:id="16805" w:author="ETRI-김종원" w:date="2019-12-10T10:44:00Z">
                <w:rPr>
                  <w:lang w:val="en-US"/>
                </w:rPr>
              </w:rPrChange>
            </w:rPr>
            <w:delText xml:space="preserve"> </w:delText>
          </w:r>
          <w:r w:rsidRPr="002646CB" w:rsidDel="00630E17">
            <w:rPr>
              <w:rFonts w:ascii="바탕" w:hAnsi="바탕" w:hint="eastAsia"/>
              <w:lang w:val="en-US"/>
              <w:rPrChange w:id="16806" w:author="ETRI-김종원" w:date="2019-12-10T10:44:00Z">
                <w:rPr>
                  <w:rFonts w:hint="eastAsia"/>
                  <w:lang w:val="en-US"/>
                </w:rPr>
              </w:rPrChange>
            </w:rPr>
            <w:delText>부분은</w:delText>
          </w:r>
          <w:r w:rsidRPr="002646CB" w:rsidDel="00630E17">
            <w:rPr>
              <w:rFonts w:ascii="바탕" w:hAnsi="바탕"/>
              <w:lang w:val="en-US"/>
              <w:rPrChange w:id="16807" w:author="ETRI-김종원" w:date="2019-12-10T10:44:00Z">
                <w:rPr>
                  <w:lang w:val="en-US"/>
                </w:rPr>
              </w:rPrChange>
            </w:rPr>
            <w:delText xml:space="preserve"> </w:delText>
          </w:r>
          <w:r w:rsidRPr="002646CB" w:rsidDel="00630E17">
            <w:rPr>
              <w:rFonts w:ascii="바탕" w:hAnsi="바탕" w:hint="eastAsia"/>
              <w:lang w:val="en-US"/>
              <w:rPrChange w:id="16808" w:author="ETRI-김종원" w:date="2019-12-10T10:44:00Z">
                <w:rPr>
                  <w:rFonts w:hint="eastAsia"/>
                  <w:lang w:val="en-US"/>
                </w:rPr>
              </w:rPrChange>
            </w:rPr>
            <w:delText>매우</w:delText>
          </w:r>
          <w:r w:rsidRPr="002646CB" w:rsidDel="00630E17">
            <w:rPr>
              <w:rFonts w:ascii="바탕" w:hAnsi="바탕"/>
              <w:lang w:val="en-US"/>
              <w:rPrChange w:id="16809" w:author="ETRI-김종원" w:date="2019-12-10T10:44:00Z">
                <w:rPr>
                  <w:lang w:val="en-US"/>
                </w:rPr>
              </w:rPrChange>
            </w:rPr>
            <w:delText xml:space="preserve"> </w:delText>
          </w:r>
          <w:r w:rsidRPr="002646CB" w:rsidDel="00630E17">
            <w:rPr>
              <w:rFonts w:ascii="바탕" w:hAnsi="바탕" w:hint="eastAsia"/>
              <w:lang w:val="en-US"/>
              <w:rPrChange w:id="16810" w:author="ETRI-김종원" w:date="2019-12-10T10:44:00Z">
                <w:rPr>
                  <w:rFonts w:hint="eastAsia"/>
                  <w:lang w:val="en-US"/>
                </w:rPr>
              </w:rPrChange>
            </w:rPr>
            <w:delText>미미하나</w:delText>
          </w:r>
          <w:r w:rsidRPr="002646CB" w:rsidDel="00630E17">
            <w:rPr>
              <w:rFonts w:ascii="바탕" w:hAnsi="바탕"/>
              <w:lang w:val="en-US"/>
              <w:rPrChange w:id="16811" w:author="ETRI-김종원" w:date="2019-12-10T10:44:00Z">
                <w:rPr>
                  <w:lang w:val="en-US"/>
                </w:rPr>
              </w:rPrChange>
            </w:rPr>
            <w:delText xml:space="preserve"> </w:delText>
          </w:r>
          <w:r w:rsidRPr="002646CB" w:rsidDel="00630E17">
            <w:rPr>
              <w:rFonts w:ascii="바탕" w:hAnsi="바탕" w:hint="eastAsia"/>
              <w:lang w:val="en-US"/>
              <w:rPrChange w:id="16812" w:author="ETRI-김종원" w:date="2019-12-10T10:44:00Z">
                <w:rPr>
                  <w:rFonts w:hint="eastAsia"/>
                  <w:lang w:val="en-US"/>
                </w:rPr>
              </w:rPrChange>
            </w:rPr>
            <w:delText>해외</w:delText>
          </w:r>
          <w:r w:rsidRPr="002646CB" w:rsidDel="00630E17">
            <w:rPr>
              <w:rFonts w:ascii="바탕" w:hAnsi="바탕"/>
              <w:lang w:val="en-US"/>
              <w:rPrChange w:id="16813" w:author="ETRI-김종원" w:date="2019-12-10T10:44:00Z">
                <w:rPr>
                  <w:lang w:val="en-US"/>
                </w:rPr>
              </w:rPrChange>
            </w:rPr>
            <w:delText xml:space="preserve"> </w:delText>
          </w:r>
          <w:r w:rsidRPr="002646CB" w:rsidDel="00630E17">
            <w:rPr>
              <w:rFonts w:ascii="바탕" w:hAnsi="바탕" w:hint="eastAsia"/>
              <w:lang w:val="en-US"/>
              <w:rPrChange w:id="16814" w:author="ETRI-김종원" w:date="2019-12-10T10:44:00Z">
                <w:rPr>
                  <w:rFonts w:hint="eastAsia"/>
                  <w:lang w:val="en-US"/>
                </w:rPr>
              </w:rPrChange>
            </w:rPr>
            <w:delText>시장</w:delText>
          </w:r>
          <w:r w:rsidRPr="002646CB" w:rsidDel="00630E17">
            <w:rPr>
              <w:rFonts w:ascii="바탕" w:hAnsi="바탕"/>
              <w:lang w:val="en-US"/>
              <w:rPrChange w:id="16815" w:author="ETRI-김종원" w:date="2019-12-10T10:44:00Z">
                <w:rPr>
                  <w:lang w:val="en-US"/>
                </w:rPr>
              </w:rPrChange>
            </w:rPr>
            <w:delText xml:space="preserve"> </w:delText>
          </w:r>
          <w:r w:rsidRPr="002646CB" w:rsidDel="00630E17">
            <w:rPr>
              <w:rFonts w:ascii="바탕" w:hAnsi="바탕" w:hint="eastAsia"/>
              <w:lang w:val="en-US"/>
              <w:rPrChange w:id="16816" w:author="ETRI-김종원" w:date="2019-12-10T10:44:00Z">
                <w:rPr>
                  <w:rFonts w:hint="eastAsia"/>
                  <w:lang w:val="en-US"/>
                </w:rPr>
              </w:rPrChange>
            </w:rPr>
            <w:delText>공략시</w:delText>
          </w:r>
          <w:r w:rsidRPr="002646CB" w:rsidDel="00630E17">
            <w:rPr>
              <w:rFonts w:ascii="바탕" w:hAnsi="바탕"/>
              <w:lang w:val="en-US"/>
              <w:rPrChange w:id="16817" w:author="ETRI-김종원" w:date="2019-12-10T10:44:00Z">
                <w:rPr>
                  <w:lang w:val="en-US"/>
                </w:rPr>
              </w:rPrChange>
            </w:rPr>
            <w:delText xml:space="preserve"> </w:delText>
          </w:r>
          <w:r w:rsidRPr="002646CB" w:rsidDel="00630E17">
            <w:rPr>
              <w:rFonts w:ascii="바탕" w:hAnsi="바탕" w:hint="eastAsia"/>
              <w:lang w:val="en-US"/>
              <w:rPrChange w:id="16818" w:author="ETRI-김종원" w:date="2019-12-10T10:44:00Z">
                <w:rPr>
                  <w:rFonts w:hint="eastAsia"/>
                  <w:lang w:val="en-US"/>
                </w:rPr>
              </w:rPrChange>
            </w:rPr>
            <w:delText>본</w:delText>
          </w:r>
          <w:r w:rsidRPr="002646CB" w:rsidDel="00630E17">
            <w:rPr>
              <w:rFonts w:ascii="바탕" w:hAnsi="바탕"/>
              <w:lang w:val="en-US"/>
              <w:rPrChange w:id="16819" w:author="ETRI-김종원" w:date="2019-12-10T10:44:00Z">
                <w:rPr>
                  <w:lang w:val="en-US"/>
                </w:rPr>
              </w:rPrChange>
            </w:rPr>
            <w:delText xml:space="preserve"> </w:delText>
          </w:r>
          <w:r w:rsidRPr="002646CB" w:rsidDel="00630E17">
            <w:rPr>
              <w:rFonts w:ascii="바탕" w:hAnsi="바탕" w:hint="eastAsia"/>
              <w:lang w:val="en-US"/>
              <w:rPrChange w:id="16820" w:author="ETRI-김종원" w:date="2019-12-10T10:44:00Z">
                <w:rPr>
                  <w:rFonts w:hint="eastAsia"/>
                  <w:lang w:val="en-US"/>
                </w:rPr>
              </w:rPrChange>
            </w:rPr>
            <w:delText>지표를</w:delText>
          </w:r>
          <w:r w:rsidRPr="002646CB" w:rsidDel="00630E17">
            <w:rPr>
              <w:rFonts w:ascii="바탕" w:hAnsi="바탕"/>
              <w:lang w:val="en-US"/>
              <w:rPrChange w:id="16821" w:author="ETRI-김종원" w:date="2019-12-10T10:44:00Z">
                <w:rPr>
                  <w:lang w:val="en-US"/>
                </w:rPr>
              </w:rPrChange>
            </w:rPr>
            <w:delText xml:space="preserve"> </w:delText>
          </w:r>
          <w:r w:rsidRPr="002646CB" w:rsidDel="00630E17">
            <w:rPr>
              <w:rFonts w:ascii="바탕" w:hAnsi="바탕" w:hint="eastAsia"/>
              <w:lang w:val="en-US"/>
              <w:rPrChange w:id="16822" w:author="ETRI-김종원" w:date="2019-12-10T10:44:00Z">
                <w:rPr>
                  <w:rFonts w:hint="eastAsia"/>
                  <w:lang w:val="en-US"/>
                </w:rPr>
              </w:rPrChange>
            </w:rPr>
            <w:delText>활용하여</w:delText>
          </w:r>
          <w:r w:rsidRPr="002646CB" w:rsidDel="00630E17">
            <w:rPr>
              <w:rFonts w:ascii="바탕" w:hAnsi="바탕"/>
              <w:lang w:val="en-US"/>
              <w:rPrChange w:id="16823" w:author="ETRI-김종원" w:date="2019-12-10T10:44:00Z">
                <w:rPr>
                  <w:lang w:val="en-US"/>
                </w:rPr>
              </w:rPrChange>
            </w:rPr>
            <w:delText xml:space="preserve"> </w:delText>
          </w:r>
          <w:r w:rsidRPr="002646CB" w:rsidDel="00630E17">
            <w:rPr>
              <w:rFonts w:ascii="바탕" w:hAnsi="바탕" w:hint="eastAsia"/>
              <w:lang w:val="en-US"/>
              <w:rPrChange w:id="16824" w:author="ETRI-김종원" w:date="2019-12-10T10:44:00Z">
                <w:rPr>
                  <w:rFonts w:hint="eastAsia"/>
                  <w:lang w:val="en-US"/>
                </w:rPr>
              </w:rPrChange>
            </w:rPr>
            <w:delText>최적</w:delText>
          </w:r>
          <w:r w:rsidRPr="002646CB" w:rsidDel="00630E17">
            <w:rPr>
              <w:rFonts w:ascii="바탕" w:hAnsi="바탕"/>
              <w:lang w:val="en-US"/>
              <w:rPrChange w:id="16825" w:author="ETRI-김종원" w:date="2019-12-10T10:44:00Z">
                <w:rPr>
                  <w:lang w:val="en-US"/>
                </w:rPr>
              </w:rPrChange>
            </w:rPr>
            <w:delText xml:space="preserve"> </w:delText>
          </w:r>
          <w:r w:rsidRPr="002646CB" w:rsidDel="00630E17">
            <w:rPr>
              <w:rFonts w:ascii="바탕" w:hAnsi="바탕" w:hint="eastAsia"/>
              <w:lang w:val="en-US"/>
              <w:rPrChange w:id="16826" w:author="ETRI-김종원" w:date="2019-12-10T10:44:00Z">
                <w:rPr>
                  <w:rFonts w:hint="eastAsia"/>
                  <w:lang w:val="en-US"/>
                </w:rPr>
              </w:rPrChange>
            </w:rPr>
            <w:delText>마이크로운전모드를</w:delText>
          </w:r>
          <w:r w:rsidRPr="002646CB" w:rsidDel="00630E17">
            <w:rPr>
              <w:rFonts w:ascii="바탕" w:hAnsi="바탕"/>
              <w:lang w:val="en-US"/>
              <w:rPrChange w:id="16827" w:author="ETRI-김종원" w:date="2019-12-10T10:44:00Z">
                <w:rPr>
                  <w:lang w:val="en-US"/>
                </w:rPr>
              </w:rPrChange>
            </w:rPr>
            <w:delText xml:space="preserve"> </w:delText>
          </w:r>
          <w:r w:rsidRPr="002646CB" w:rsidDel="00630E17">
            <w:rPr>
              <w:rFonts w:ascii="바탕" w:hAnsi="바탕" w:hint="eastAsia"/>
              <w:lang w:val="en-US"/>
              <w:rPrChange w:id="16828" w:author="ETRI-김종원" w:date="2019-12-10T10:44:00Z">
                <w:rPr>
                  <w:rFonts w:hint="eastAsia"/>
                  <w:lang w:val="en-US"/>
                </w:rPr>
              </w:rPrChange>
            </w:rPr>
            <w:delText>설정하는데</w:delText>
          </w:r>
          <w:r w:rsidRPr="002646CB" w:rsidDel="00630E17">
            <w:rPr>
              <w:rFonts w:ascii="바탕" w:hAnsi="바탕"/>
              <w:lang w:val="en-US"/>
              <w:rPrChange w:id="16829" w:author="ETRI-김종원" w:date="2019-12-10T10:44:00Z">
                <w:rPr>
                  <w:lang w:val="en-US"/>
                </w:rPr>
              </w:rPrChange>
            </w:rPr>
            <w:delText xml:space="preserve"> </w:delText>
          </w:r>
          <w:r w:rsidRPr="002646CB" w:rsidDel="00630E17">
            <w:rPr>
              <w:rFonts w:ascii="바탕" w:hAnsi="바탕" w:hint="eastAsia"/>
              <w:lang w:val="en-US"/>
              <w:rPrChange w:id="16830" w:author="ETRI-김종원" w:date="2019-12-10T10:44:00Z">
                <w:rPr>
                  <w:rFonts w:hint="eastAsia"/>
                  <w:lang w:val="en-US"/>
                </w:rPr>
              </w:rPrChange>
            </w:rPr>
            <w:delText>기여할</w:delText>
          </w:r>
          <w:r w:rsidRPr="002646CB" w:rsidDel="00630E17">
            <w:rPr>
              <w:rFonts w:ascii="바탕" w:hAnsi="바탕"/>
              <w:lang w:val="en-US"/>
              <w:rPrChange w:id="16831" w:author="ETRI-김종원" w:date="2019-12-10T10:44:00Z">
                <w:rPr>
                  <w:lang w:val="en-US"/>
                </w:rPr>
              </w:rPrChange>
            </w:rPr>
            <w:delText xml:space="preserve"> </w:delText>
          </w:r>
          <w:r w:rsidRPr="002646CB" w:rsidDel="00630E17">
            <w:rPr>
              <w:rFonts w:ascii="바탕" w:hAnsi="바탕" w:hint="eastAsia"/>
              <w:lang w:val="en-US"/>
              <w:rPrChange w:id="16832" w:author="ETRI-김종원" w:date="2019-12-10T10:44:00Z">
                <w:rPr>
                  <w:rFonts w:hint="eastAsia"/>
                  <w:lang w:val="en-US"/>
                </w:rPr>
              </w:rPrChange>
            </w:rPr>
            <w:delText>수</w:delText>
          </w:r>
          <w:r w:rsidRPr="002646CB" w:rsidDel="00630E17">
            <w:rPr>
              <w:rFonts w:ascii="바탕" w:hAnsi="바탕"/>
              <w:lang w:val="en-US"/>
              <w:rPrChange w:id="16833" w:author="ETRI-김종원" w:date="2019-12-10T10:44:00Z">
                <w:rPr>
                  <w:lang w:val="en-US"/>
                </w:rPr>
              </w:rPrChange>
            </w:rPr>
            <w:delText xml:space="preserve"> </w:delText>
          </w:r>
          <w:r w:rsidRPr="002646CB" w:rsidDel="00630E17">
            <w:rPr>
              <w:rFonts w:ascii="바탕" w:hAnsi="바탕" w:hint="eastAsia"/>
              <w:lang w:val="en-US"/>
              <w:rPrChange w:id="16834" w:author="ETRI-김종원" w:date="2019-12-10T10:44:00Z">
                <w:rPr>
                  <w:rFonts w:hint="eastAsia"/>
                  <w:lang w:val="en-US"/>
                </w:rPr>
              </w:rPrChange>
            </w:rPr>
            <w:delText>있다</w:delText>
          </w:r>
          <w:r w:rsidRPr="002646CB" w:rsidDel="00630E17">
            <w:rPr>
              <w:rFonts w:ascii="바탕" w:hAnsi="바탕"/>
              <w:lang w:val="en-US"/>
              <w:rPrChange w:id="16835" w:author="ETRI-김종원" w:date="2019-12-10T10:44:00Z">
                <w:rPr>
                  <w:lang w:val="en-US"/>
                </w:rPr>
              </w:rPrChange>
            </w:rPr>
            <w:delText xml:space="preserve">. </w:delText>
          </w:r>
        </w:del>
      </w:ins>
    </w:p>
    <w:p w14:paraId="641C47C9" w14:textId="77777777" w:rsidR="00721C26" w:rsidRPr="002646CB" w:rsidRDefault="00721C26" w:rsidP="004E18D8">
      <w:pPr>
        <w:rPr>
          <w:ins w:id="16836" w:author="박 진상" w:date="2019-10-09T14:29:00Z"/>
          <w:rFonts w:ascii="바탕" w:hAnsi="바탕"/>
          <w:lang w:val="en-US"/>
          <w:rPrChange w:id="16837" w:author="ETRI-김종원" w:date="2019-12-10T10:44:00Z">
            <w:rPr>
              <w:ins w:id="16838" w:author="박 진상" w:date="2019-10-09T14:29:00Z"/>
              <w:lang w:val="en-US"/>
            </w:rPr>
          </w:rPrChange>
        </w:rPr>
      </w:pPr>
    </w:p>
    <w:p w14:paraId="6D65E876" w14:textId="3F26C178" w:rsidR="00721C26" w:rsidRPr="002646CB" w:rsidRDefault="00721C26">
      <w:pPr>
        <w:spacing w:before="80" w:after="80" w:line="312" w:lineRule="auto"/>
        <w:textAlignment w:val="baseline"/>
        <w:rPr>
          <w:ins w:id="16839" w:author="박 진상" w:date="2019-10-09T14:29:00Z"/>
          <w:rFonts w:ascii="바탕" w:hAnsi="바탕"/>
          <w:lang w:val="en-US"/>
          <w:rPrChange w:id="16840" w:author="ETRI-김종원" w:date="2019-12-10T10:44:00Z">
            <w:rPr>
              <w:ins w:id="16841" w:author="박 진상" w:date="2019-10-09T14:29:00Z"/>
              <w:rFonts w:ascii="한양신명조" w:eastAsia="굴림" w:hAnsi="굴림" w:cs="굴림"/>
              <w:noProof w:val="0"/>
              <w:color w:val="000000"/>
              <w:spacing w:val="-14"/>
              <w:w w:val="97"/>
              <w:sz w:val="30"/>
              <w:szCs w:val="30"/>
              <w:lang w:val="en-US"/>
            </w:rPr>
          </w:rPrChange>
        </w:rPr>
        <w:pPrChange w:id="16842" w:author="박 진상" w:date="2019-10-09T14:33:00Z">
          <w:pPr>
            <w:spacing w:before="80" w:after="80" w:line="312" w:lineRule="auto"/>
            <w:ind w:left="1182" w:hanging="200"/>
            <w:textAlignment w:val="baseline"/>
          </w:pPr>
        </w:pPrChange>
      </w:pPr>
      <w:ins w:id="16843" w:author="박 진상" w:date="2019-10-09T14:29:00Z">
        <w:r w:rsidRPr="002646CB">
          <w:rPr>
            <w:rFonts w:ascii="바탕" w:hAnsi="바탕" w:hint="eastAsia"/>
            <w:lang w:val="en-US"/>
            <w:rPrChange w:id="16844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태양광</w:t>
        </w:r>
        <w:r w:rsidRPr="002646CB">
          <w:rPr>
            <w:rFonts w:ascii="바탕" w:hAnsi="바탕"/>
            <w:lang w:val="en-US"/>
            <w:rPrChange w:id="16845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발전의 변화가 계통에 미치는 불안정성을 해소하기 위한 방안으로 </w:t>
        </w:r>
      </w:ins>
      <w:ins w:id="16846" w:author="박 진상" w:date="2019-10-09T14:36:00Z">
        <w:r w:rsidR="003B7F41" w:rsidRPr="002646CB">
          <w:rPr>
            <w:rFonts w:ascii="바탕" w:hAnsi="바탕"/>
            <w:lang w:val="en-US"/>
            <w:rPrChange w:id="16847" w:author="ETRI-김종원" w:date="2019-12-10T10:44:00Z">
              <w:rPr>
                <w:lang w:val="en-US"/>
              </w:rPr>
            </w:rPrChange>
          </w:rPr>
          <w:t>PV</w:t>
        </w:r>
      </w:ins>
      <w:ins w:id="16848" w:author="박 진상" w:date="2019-10-09T14:29:00Z">
        <w:r w:rsidRPr="002646CB">
          <w:rPr>
            <w:rFonts w:ascii="바탕" w:hAnsi="바탕"/>
            <w:lang w:val="en-US"/>
            <w:rPrChange w:id="16849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-</w:t>
        </w:r>
      </w:ins>
      <w:ins w:id="16850" w:author="박 진상" w:date="2019-10-09T14:36:00Z">
        <w:r w:rsidR="003B7F41" w:rsidRPr="002646CB">
          <w:rPr>
            <w:rFonts w:ascii="바탕" w:hAnsi="바탕"/>
            <w:lang w:val="en-US"/>
            <w:rPrChange w:id="16851" w:author="ETRI-김종원" w:date="2019-12-10T10:44:00Z">
              <w:rPr>
                <w:lang w:val="en-US"/>
              </w:rPr>
            </w:rPrChange>
          </w:rPr>
          <w:t>EES</w:t>
        </w:r>
      </w:ins>
      <w:ins w:id="16852" w:author="박 진상" w:date="2019-10-09T14:29:00Z">
        <w:r w:rsidRPr="002646CB">
          <w:rPr>
            <w:rFonts w:ascii="바탕" w:hAnsi="바탕"/>
            <w:lang w:val="en-US"/>
            <w:rPrChange w:id="16853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연계 발전량을 계통의 발전계획에 반영하여 계획된 타겟을 추종하는 </w:t>
        </w:r>
      </w:ins>
      <w:ins w:id="16854" w:author="박 진상" w:date="2019-10-28T18:24:00Z">
        <w:r w:rsidR="00DC4888" w:rsidRPr="002646CB">
          <w:rPr>
            <w:rFonts w:ascii="바탕" w:hAnsi="바탕"/>
            <w:lang w:val="en-US"/>
          </w:rPr>
          <w:t>신뢰</w:t>
        </w:r>
      </w:ins>
      <w:ins w:id="16855" w:author="박 진상" w:date="2019-10-09T14:29:00Z">
        <w:r w:rsidRPr="002646CB">
          <w:rPr>
            <w:rFonts w:ascii="바탕" w:hAnsi="바탕"/>
            <w:lang w:val="en-US"/>
            <w:rPrChange w:id="16856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기반 E</w:t>
        </w:r>
      </w:ins>
      <w:ins w:id="16857" w:author="박 진상" w:date="2019-10-09T14:36:00Z">
        <w:r w:rsidR="003B7F41" w:rsidRPr="002646CB">
          <w:rPr>
            <w:rFonts w:ascii="바탕" w:hAnsi="바탕"/>
            <w:lang w:val="en-US"/>
            <w:rPrChange w:id="16858" w:author="ETRI-김종원" w:date="2019-12-10T10:44:00Z">
              <w:rPr>
                <w:lang w:val="en-US"/>
              </w:rPr>
            </w:rPrChange>
          </w:rPr>
          <w:t>ES</w:t>
        </w:r>
      </w:ins>
      <w:ins w:id="16859" w:author="박 진상" w:date="2019-10-09T14:29:00Z">
        <w:r w:rsidRPr="002646CB">
          <w:rPr>
            <w:rFonts w:ascii="바탕" w:hAnsi="바탕"/>
            <w:lang w:val="en-US"/>
            <w:rPrChange w:id="16860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운전을 통해 계통을 안정화시킬 수 있으며, 본 </w:t>
        </w:r>
      </w:ins>
      <w:ins w:id="16861" w:author="박 진상" w:date="2019-10-09T14:36:00Z">
        <w:r w:rsidR="003B7F41" w:rsidRPr="002646CB">
          <w:rPr>
            <w:rFonts w:ascii="바탕" w:hAnsi="바탕"/>
            <w:lang w:val="en-US"/>
            <w:rPrChange w:id="16862" w:author="ETRI-김종원" w:date="2019-12-10T10:44:00Z">
              <w:rPr>
                <w:lang w:val="en-US"/>
              </w:rPr>
            </w:rPrChange>
          </w:rPr>
          <w:t>PV-EES</w:t>
        </w:r>
      </w:ins>
      <w:ins w:id="16863" w:author="박 진상" w:date="2019-10-09T14:29:00Z">
        <w:r w:rsidRPr="002646CB">
          <w:rPr>
            <w:rFonts w:ascii="바탕" w:hAnsi="바탕"/>
            <w:lang w:val="en-US"/>
            <w:rPrChange w:id="16864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운영 시뮬레이션에서는 그리드 안정화 특성을 </w:t>
        </w:r>
      </w:ins>
      <w:ins w:id="16865" w:author="박 진상" w:date="2019-10-09T14:36:00Z">
        <w:r w:rsidR="003B7F41" w:rsidRPr="002646CB">
          <w:rPr>
            <w:rFonts w:ascii="바탕" w:hAnsi="바탕"/>
            <w:lang w:val="en-US"/>
            <w:rPrChange w:id="16866" w:author="ETRI-김종원" w:date="2019-12-10T10:44:00Z">
              <w:rPr>
                <w:lang w:val="en-US"/>
              </w:rPr>
            </w:rPrChange>
          </w:rPr>
          <w:t>PV-EES</w:t>
        </w:r>
      </w:ins>
      <w:ins w:id="16867" w:author="박 진상" w:date="2019-10-09T14:29:00Z">
        <w:r w:rsidRPr="002646CB">
          <w:rPr>
            <w:rFonts w:ascii="바탕" w:hAnsi="바탕" w:hint="eastAsia"/>
            <w:lang w:val="en-US"/>
            <w:rPrChange w:id="16868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의</w:t>
        </w:r>
        <w:r w:rsidRPr="002646CB">
          <w:rPr>
            <w:rFonts w:ascii="바탕" w:hAnsi="바탕"/>
            <w:lang w:val="en-US"/>
            <w:rPrChange w:id="16869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</w:ins>
      <w:ins w:id="16870" w:author="박 진상" w:date="2019-10-28T18:24:00Z">
        <w:r w:rsidR="00DC4888" w:rsidRPr="002646CB">
          <w:rPr>
            <w:rFonts w:ascii="바탕" w:hAnsi="바탕" w:hint="eastAsia"/>
            <w:lang w:val="en-US"/>
          </w:rPr>
          <w:t>신뢰</w:t>
        </w:r>
        <w:r w:rsidR="00DC4888" w:rsidRPr="002646CB">
          <w:rPr>
            <w:rFonts w:ascii="바탕" w:hAnsi="바탕"/>
            <w:lang w:val="en-US"/>
          </w:rPr>
          <w:t>와</w:t>
        </w:r>
      </w:ins>
      <w:ins w:id="16871" w:author="박 진상" w:date="2019-10-09T14:29:00Z">
        <w:r w:rsidRPr="002646CB">
          <w:rPr>
            <w:rFonts w:ascii="바탕" w:hAnsi="바탕"/>
            <w:lang w:val="en-US"/>
            <w:rPrChange w:id="16872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</w:ins>
      <w:ins w:id="16873" w:author="박 진상" w:date="2019-10-28T18:26:00Z">
        <w:r w:rsidR="00DC4888" w:rsidRPr="002646CB">
          <w:rPr>
            <w:rFonts w:ascii="바탕" w:hAnsi="바탕" w:hint="eastAsia"/>
            <w:lang w:val="en-US"/>
          </w:rPr>
          <w:t>변동지표</w:t>
        </w:r>
      </w:ins>
      <w:ins w:id="16874" w:author="박 진상" w:date="2019-10-09T14:29:00Z">
        <w:r w:rsidRPr="002646CB">
          <w:rPr>
            <w:rFonts w:ascii="바탕" w:hAnsi="바탕" w:hint="eastAsia"/>
            <w:lang w:val="en-US"/>
            <w:rPrChange w:id="16875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를</w:t>
        </w:r>
        <w:r w:rsidRPr="002646CB">
          <w:rPr>
            <w:rFonts w:ascii="바탕" w:hAnsi="바탕"/>
            <w:lang w:val="en-US"/>
            <w:rPrChange w:id="16876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6877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통해서</w:t>
        </w:r>
        <w:r w:rsidRPr="002646CB">
          <w:rPr>
            <w:rFonts w:ascii="바탕" w:hAnsi="바탕"/>
            <w:lang w:val="en-US"/>
            <w:rPrChange w:id="16878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6879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나타</w:t>
        </w:r>
      </w:ins>
      <w:ins w:id="16880" w:author="박 진상" w:date="2019-10-09T14:30:00Z">
        <w:r w:rsidRPr="002646CB">
          <w:rPr>
            <w:rFonts w:ascii="바탕" w:hAnsi="바탕" w:hint="eastAsia"/>
            <w:lang w:val="en-US"/>
            <w:rPrChange w:id="16881" w:author="ETRI-김종원" w:date="2019-12-10T10:44:00Z">
              <w:rPr>
                <w:rFonts w:hint="eastAsia"/>
                <w:lang w:val="en-US"/>
              </w:rPr>
            </w:rPrChange>
          </w:rPr>
          <w:t>낸다</w:t>
        </w:r>
        <w:r w:rsidRPr="002646CB">
          <w:rPr>
            <w:rFonts w:ascii="바탕" w:hAnsi="바탕"/>
            <w:lang w:val="en-US"/>
            <w:rPrChange w:id="16882" w:author="ETRI-김종원" w:date="2019-12-10T10:44:00Z">
              <w:rPr>
                <w:lang w:val="en-US"/>
              </w:rPr>
            </w:rPrChange>
          </w:rPr>
          <w:t xml:space="preserve">. </w:t>
        </w:r>
      </w:ins>
    </w:p>
    <w:p w14:paraId="1BB6BFDB" w14:textId="77777777" w:rsidR="00CB0B14" w:rsidRPr="002646CB" w:rsidRDefault="00CB0B14" w:rsidP="00721C26">
      <w:pPr>
        <w:spacing w:before="80" w:after="80" w:line="312" w:lineRule="auto"/>
        <w:textAlignment w:val="baseline"/>
        <w:rPr>
          <w:ins w:id="16883" w:author="박 진상" w:date="2019-10-09T14:34:00Z"/>
          <w:rFonts w:ascii="바탕" w:hAnsi="바탕"/>
          <w:lang w:val="en-US"/>
          <w:rPrChange w:id="16884" w:author="ETRI-김종원" w:date="2019-12-10T10:44:00Z">
            <w:rPr>
              <w:ins w:id="16885" w:author="박 진상" w:date="2019-10-09T14:34:00Z"/>
              <w:lang w:val="en-US"/>
            </w:rPr>
          </w:rPrChange>
        </w:rPr>
      </w:pPr>
    </w:p>
    <w:p w14:paraId="7993D62C" w14:textId="57D10764" w:rsidR="00721C26" w:rsidRPr="002646CB" w:rsidRDefault="003B7F41">
      <w:pPr>
        <w:spacing w:before="80" w:after="80" w:line="312" w:lineRule="auto"/>
        <w:textAlignment w:val="baseline"/>
        <w:rPr>
          <w:ins w:id="16886" w:author="박 진상" w:date="2019-10-09T14:29:00Z"/>
          <w:rFonts w:ascii="바탕" w:hAnsi="바탕"/>
          <w:lang w:val="en-US"/>
          <w:rPrChange w:id="16887" w:author="ETRI-김종원" w:date="2019-12-10T10:44:00Z">
            <w:rPr>
              <w:ins w:id="16888" w:author="박 진상" w:date="2019-10-09T14:29:00Z"/>
              <w:rFonts w:ascii="한양신명조" w:eastAsia="굴림" w:hAnsi="굴림" w:cs="굴림"/>
              <w:noProof w:val="0"/>
              <w:color w:val="000000"/>
              <w:spacing w:val="-14"/>
              <w:w w:val="97"/>
              <w:sz w:val="30"/>
              <w:szCs w:val="30"/>
              <w:lang w:val="en-US"/>
            </w:rPr>
          </w:rPrChange>
        </w:rPr>
        <w:pPrChange w:id="16889" w:author="박 진상" w:date="2019-10-09T14:33:00Z">
          <w:pPr>
            <w:spacing w:before="80" w:after="80" w:line="312" w:lineRule="auto"/>
            <w:ind w:left="1182" w:hanging="200"/>
            <w:textAlignment w:val="baseline"/>
          </w:pPr>
        </w:pPrChange>
      </w:pPr>
      <w:ins w:id="16890" w:author="박 진상" w:date="2019-10-09T14:36:00Z">
        <w:r w:rsidRPr="002646CB">
          <w:rPr>
            <w:rFonts w:ascii="바탕" w:hAnsi="바탕"/>
            <w:lang w:val="en-US"/>
            <w:rPrChange w:id="16891" w:author="ETRI-김종원" w:date="2019-12-10T10:44:00Z">
              <w:rPr>
                <w:lang w:val="en-US"/>
              </w:rPr>
            </w:rPrChange>
          </w:rPr>
          <w:t>PV-EES</w:t>
        </w:r>
      </w:ins>
      <w:ins w:id="16892" w:author="박 진상" w:date="2019-10-09T14:29:00Z">
        <w:r w:rsidR="00721C26" w:rsidRPr="002646CB">
          <w:rPr>
            <w:rFonts w:ascii="바탕" w:hAnsi="바탕" w:hint="eastAsia"/>
            <w:lang w:val="en-US"/>
            <w:rPrChange w:id="16893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의</w:t>
        </w:r>
        <w:r w:rsidR="00721C26" w:rsidRPr="002646CB">
          <w:rPr>
            <w:rFonts w:ascii="바탕" w:hAnsi="바탕"/>
            <w:lang w:val="en-US"/>
            <w:rPrChange w:id="16894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출력계획을 의미하는 출력 </w:t>
        </w:r>
      </w:ins>
      <w:ins w:id="16895" w:author="박 진상" w:date="2019-10-09T14:37:00Z">
        <w:r w:rsidRPr="002646CB">
          <w:rPr>
            <w:rFonts w:ascii="바탕" w:hAnsi="바탕" w:hint="eastAsia"/>
            <w:lang w:val="en-US"/>
            <w:rPrChange w:id="16896" w:author="ETRI-김종원" w:date="2019-12-10T10:44:00Z">
              <w:rPr>
                <w:rFonts w:hint="eastAsia"/>
                <w:lang w:val="en-US"/>
              </w:rPr>
            </w:rPrChange>
          </w:rPr>
          <w:t>목표값</w:t>
        </w:r>
      </w:ins>
      <w:ins w:id="16897" w:author="박 진상" w:date="2019-10-09T14:29:00Z">
        <w:r w:rsidR="00721C26" w:rsidRPr="002646CB">
          <w:rPr>
            <w:rFonts w:ascii="바탕" w:hAnsi="바탕" w:hint="eastAsia"/>
            <w:lang w:val="en-US"/>
            <w:rPrChange w:id="16898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은</w:t>
        </w:r>
        <w:r w:rsidR="00721C26" w:rsidRPr="002646CB">
          <w:rPr>
            <w:rFonts w:ascii="바탕" w:hAnsi="바탕"/>
            <w:lang w:val="en-US"/>
            <w:rPrChange w:id="16899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6900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발전량</w:t>
        </w:r>
        <w:r w:rsidR="00721C26" w:rsidRPr="002646CB">
          <w:rPr>
            <w:rFonts w:ascii="바탕" w:hAnsi="바탕"/>
            <w:lang w:val="en-US"/>
            <w:rPrChange w:id="16901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</w:ins>
      <w:ins w:id="16902" w:author="ETRI-김종원" w:date="2019-12-03T09:22:00Z">
        <w:r w:rsidR="00630E17" w:rsidRPr="002646CB">
          <w:rPr>
            <w:rFonts w:ascii="바탕" w:hAnsi="바탕" w:hint="eastAsia"/>
            <w:lang w:val="en-US"/>
          </w:rPr>
          <w:t>예측에</w:t>
        </w:r>
        <w:r w:rsidR="00630E17" w:rsidRPr="002646CB">
          <w:rPr>
            <w:rFonts w:ascii="바탕" w:hAnsi="바탕"/>
            <w:lang w:val="en-US"/>
          </w:rPr>
          <w:t xml:space="preserve"> 기반하여 입찰하는 것으로 </w:t>
        </w:r>
      </w:ins>
      <w:ins w:id="16903" w:author="박 진상" w:date="2019-10-09T14:29:00Z">
        <w:del w:id="16904" w:author="ETRI-김종원" w:date="2019-12-03T09:22:00Z">
          <w:r w:rsidR="00721C26" w:rsidRPr="002646CB" w:rsidDel="00630E17">
            <w:rPr>
              <w:rFonts w:ascii="바탕" w:hAnsi="바탕" w:hint="eastAsia"/>
              <w:lang w:val="en-US"/>
              <w:rPrChange w:id="16905" w:author="ETRI-김종원" w:date="2019-12-10T10:44:00Z">
                <w:rPr>
                  <w:rFonts w:ascii="휴먼명조" w:eastAsia="휴먼명조" w:hAnsi="굴림" w:cs="굴림" w:hint="eastAsia"/>
                  <w:noProof w:val="0"/>
                  <w:color w:val="000000"/>
                  <w:spacing w:val="-14"/>
                  <w:w w:val="97"/>
                  <w:sz w:val="22"/>
                  <w:szCs w:val="22"/>
                  <w:lang w:val="en-US"/>
                </w:rPr>
              </w:rPrChange>
            </w:rPr>
            <w:delText>예측을</w:delText>
          </w:r>
          <w:r w:rsidR="00721C26" w:rsidRPr="002646CB" w:rsidDel="00630E17">
            <w:rPr>
              <w:rFonts w:ascii="바탕" w:hAnsi="바탕"/>
              <w:lang w:val="en-US"/>
              <w:rPrChange w:id="16906" w:author="ETRI-김종원" w:date="2019-12-10T10:44:00Z">
                <w:rPr>
                  <w:rFonts w:ascii="휴먼명조" w:eastAsia="휴먼명조" w:hAnsi="굴림" w:cs="굴림"/>
                  <w:noProof w:val="0"/>
                  <w:color w:val="000000"/>
                  <w:spacing w:val="-14"/>
                  <w:w w:val="97"/>
                  <w:sz w:val="22"/>
                  <w:szCs w:val="22"/>
                  <w:lang w:val="en-US"/>
                </w:rPr>
              </w:rPrChange>
            </w:rPr>
            <w:delText xml:space="preserve"> </w:delText>
          </w:r>
          <w:r w:rsidR="00721C26" w:rsidRPr="002646CB" w:rsidDel="00630E17">
            <w:rPr>
              <w:rFonts w:ascii="바탕" w:hAnsi="바탕" w:hint="eastAsia"/>
              <w:lang w:val="en-US"/>
              <w:rPrChange w:id="16907" w:author="ETRI-김종원" w:date="2019-12-10T10:44:00Z">
                <w:rPr>
                  <w:rFonts w:ascii="휴먼명조" w:eastAsia="휴먼명조" w:hAnsi="굴림" w:cs="굴림" w:hint="eastAsia"/>
                  <w:noProof w:val="0"/>
                  <w:color w:val="000000"/>
                  <w:spacing w:val="-14"/>
                  <w:w w:val="97"/>
                  <w:sz w:val="22"/>
                  <w:szCs w:val="22"/>
                  <w:lang w:val="en-US"/>
                </w:rPr>
              </w:rPrChange>
            </w:rPr>
            <w:delText>통해</w:delText>
          </w:r>
          <w:r w:rsidR="00721C26" w:rsidRPr="002646CB" w:rsidDel="00630E17">
            <w:rPr>
              <w:rFonts w:ascii="바탕" w:hAnsi="바탕"/>
              <w:lang w:val="en-US"/>
              <w:rPrChange w:id="16908" w:author="ETRI-김종원" w:date="2019-12-10T10:44:00Z">
                <w:rPr>
                  <w:rFonts w:ascii="휴먼명조" w:eastAsia="휴먼명조" w:hAnsi="굴림" w:cs="굴림"/>
                  <w:noProof w:val="0"/>
                  <w:color w:val="000000"/>
                  <w:spacing w:val="-14"/>
                  <w:w w:val="97"/>
                  <w:sz w:val="22"/>
                  <w:szCs w:val="22"/>
                  <w:lang w:val="en-US"/>
                </w:rPr>
              </w:rPrChange>
            </w:rPr>
            <w:delText xml:space="preserve"> </w:delText>
          </w:r>
          <w:r w:rsidR="00721C26" w:rsidRPr="002646CB" w:rsidDel="00630E17">
            <w:rPr>
              <w:rFonts w:ascii="바탕" w:hAnsi="바탕" w:hint="eastAsia"/>
              <w:lang w:val="en-US"/>
              <w:rPrChange w:id="16909" w:author="ETRI-김종원" w:date="2019-12-10T10:44:00Z">
                <w:rPr>
                  <w:rFonts w:ascii="휴먼명조" w:eastAsia="휴먼명조" w:hAnsi="굴림" w:cs="굴림" w:hint="eastAsia"/>
                  <w:noProof w:val="0"/>
                  <w:color w:val="000000"/>
                  <w:spacing w:val="-14"/>
                  <w:w w:val="97"/>
                  <w:sz w:val="22"/>
                  <w:szCs w:val="22"/>
                  <w:lang w:val="en-US"/>
                </w:rPr>
              </w:rPrChange>
            </w:rPr>
            <w:delText>항상</w:delText>
          </w:r>
          <w:r w:rsidR="00721C26" w:rsidRPr="002646CB" w:rsidDel="00630E17">
            <w:rPr>
              <w:rFonts w:ascii="바탕" w:hAnsi="바탕"/>
              <w:lang w:val="en-US"/>
              <w:rPrChange w:id="16910" w:author="ETRI-김종원" w:date="2019-12-10T10:44:00Z">
                <w:rPr>
                  <w:rFonts w:ascii="휴먼명조" w:eastAsia="휴먼명조" w:hAnsi="굴림" w:cs="굴림"/>
                  <w:noProof w:val="0"/>
                  <w:color w:val="000000"/>
                  <w:spacing w:val="-14"/>
                  <w:w w:val="97"/>
                  <w:sz w:val="22"/>
                  <w:szCs w:val="22"/>
                  <w:lang w:val="en-US"/>
                </w:rPr>
              </w:rPrChange>
            </w:rPr>
            <w:delText xml:space="preserve"> </w:delText>
          </w:r>
          <w:r w:rsidR="00721C26" w:rsidRPr="002646CB" w:rsidDel="00630E17">
            <w:rPr>
              <w:rFonts w:ascii="바탕" w:hAnsi="바탕" w:hint="eastAsia"/>
              <w:lang w:val="en-US"/>
              <w:rPrChange w:id="16911" w:author="ETRI-김종원" w:date="2019-12-10T10:44:00Z">
                <w:rPr>
                  <w:rFonts w:ascii="휴먼명조" w:eastAsia="휴먼명조" w:hAnsi="굴림" w:cs="굴림" w:hint="eastAsia"/>
                  <w:noProof w:val="0"/>
                  <w:color w:val="000000"/>
                  <w:spacing w:val="-14"/>
                  <w:w w:val="97"/>
                  <w:sz w:val="22"/>
                  <w:szCs w:val="22"/>
                  <w:lang w:val="en-US"/>
                </w:rPr>
              </w:rPrChange>
            </w:rPr>
            <w:delText>생성하는</w:delText>
          </w:r>
          <w:r w:rsidR="00721C26" w:rsidRPr="002646CB" w:rsidDel="00630E17">
            <w:rPr>
              <w:rFonts w:ascii="바탕" w:hAnsi="바탕"/>
              <w:lang w:val="en-US"/>
              <w:rPrChange w:id="16912" w:author="ETRI-김종원" w:date="2019-12-10T10:44:00Z">
                <w:rPr>
                  <w:rFonts w:ascii="휴먼명조" w:eastAsia="휴먼명조" w:hAnsi="굴림" w:cs="굴림"/>
                  <w:noProof w:val="0"/>
                  <w:color w:val="000000"/>
                  <w:spacing w:val="-14"/>
                  <w:w w:val="97"/>
                  <w:sz w:val="22"/>
                  <w:szCs w:val="22"/>
                  <w:lang w:val="en-US"/>
                </w:rPr>
              </w:rPrChange>
            </w:rPr>
            <w:delText xml:space="preserve"> </w:delText>
          </w:r>
          <w:r w:rsidR="00721C26" w:rsidRPr="002646CB" w:rsidDel="00630E17">
            <w:rPr>
              <w:rFonts w:ascii="바탕" w:hAnsi="바탕" w:hint="eastAsia"/>
              <w:lang w:val="en-US"/>
              <w:rPrChange w:id="16913" w:author="ETRI-김종원" w:date="2019-12-10T10:44:00Z">
                <w:rPr>
                  <w:rFonts w:ascii="휴먼명조" w:eastAsia="휴먼명조" w:hAnsi="굴림" w:cs="굴림" w:hint="eastAsia"/>
                  <w:noProof w:val="0"/>
                  <w:color w:val="000000"/>
                  <w:spacing w:val="-14"/>
                  <w:w w:val="97"/>
                  <w:sz w:val="22"/>
                  <w:szCs w:val="22"/>
                  <w:lang w:val="en-US"/>
                </w:rPr>
              </w:rPrChange>
            </w:rPr>
            <w:delText>것을</w:delText>
          </w:r>
          <w:r w:rsidR="00721C26" w:rsidRPr="002646CB" w:rsidDel="00630E17">
            <w:rPr>
              <w:rFonts w:ascii="바탕" w:hAnsi="바탕"/>
              <w:lang w:val="en-US"/>
              <w:rPrChange w:id="16914" w:author="ETRI-김종원" w:date="2019-12-10T10:44:00Z">
                <w:rPr>
                  <w:rFonts w:ascii="휴먼명조" w:eastAsia="휴먼명조" w:hAnsi="굴림" w:cs="굴림"/>
                  <w:noProof w:val="0"/>
                  <w:color w:val="000000"/>
                  <w:spacing w:val="-14"/>
                  <w:w w:val="97"/>
                  <w:sz w:val="22"/>
                  <w:szCs w:val="22"/>
                  <w:lang w:val="en-US"/>
                </w:rPr>
              </w:rPrChange>
            </w:rPr>
            <w:delText xml:space="preserve"> </w:delText>
          </w:r>
        </w:del>
        <w:r w:rsidR="00721C26" w:rsidRPr="002646CB">
          <w:rPr>
            <w:rFonts w:ascii="바탕" w:hAnsi="바탕" w:hint="eastAsia"/>
            <w:lang w:val="en-US"/>
            <w:rPrChange w:id="16915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가정하며</w:t>
        </w:r>
        <w:r w:rsidR="00721C26" w:rsidRPr="002646CB">
          <w:rPr>
            <w:rFonts w:ascii="바탕" w:hAnsi="바탕"/>
            <w:lang w:val="en-US"/>
            <w:rPrChange w:id="16916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, </w:t>
        </w:r>
        <w:r w:rsidR="00721C26" w:rsidRPr="002646CB">
          <w:rPr>
            <w:rFonts w:ascii="바탕" w:hAnsi="바탕" w:hint="eastAsia"/>
            <w:lang w:val="en-US"/>
            <w:rPrChange w:id="16917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시뮬레이션</w:t>
        </w:r>
        <w:r w:rsidR="00721C26" w:rsidRPr="002646CB">
          <w:rPr>
            <w:rFonts w:ascii="바탕" w:hAnsi="바탕"/>
            <w:lang w:val="en-US"/>
            <w:rPrChange w:id="16918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6919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시</w:t>
        </w:r>
        <w:r w:rsidR="00721C26" w:rsidRPr="002646CB">
          <w:rPr>
            <w:rFonts w:ascii="바탕" w:hAnsi="바탕"/>
            <w:lang w:val="en-US"/>
            <w:rPrChange w:id="16920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E</w:t>
        </w:r>
      </w:ins>
      <w:ins w:id="16921" w:author="박 진상" w:date="2019-10-09T14:37:00Z">
        <w:r w:rsidRPr="002646CB">
          <w:rPr>
            <w:rFonts w:ascii="바탕" w:hAnsi="바탕"/>
            <w:lang w:val="en-US"/>
            <w:rPrChange w:id="16922" w:author="ETRI-김종원" w:date="2019-12-10T10:44:00Z">
              <w:rPr>
                <w:lang w:val="en-US"/>
              </w:rPr>
            </w:rPrChange>
          </w:rPr>
          <w:t>ES</w:t>
        </w:r>
      </w:ins>
      <w:ins w:id="16923" w:author="박 진상" w:date="2019-10-09T14:29:00Z">
        <w:r w:rsidR="00721C26" w:rsidRPr="002646CB">
          <w:rPr>
            <w:rFonts w:ascii="바탕" w:hAnsi="바탕" w:hint="eastAsia"/>
            <w:lang w:val="en-US"/>
            <w:rPrChange w:id="16924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의</w:t>
        </w:r>
        <w:r w:rsidR="00721C26" w:rsidRPr="002646CB">
          <w:rPr>
            <w:rFonts w:ascii="바탕" w:hAnsi="바탕"/>
            <w:lang w:val="en-US"/>
            <w:rPrChange w:id="16925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6926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타겟</w:t>
        </w:r>
        <w:r w:rsidR="00721C26" w:rsidRPr="002646CB">
          <w:rPr>
            <w:rFonts w:ascii="바탕" w:hAnsi="바탕"/>
            <w:lang w:val="en-US"/>
            <w:rPrChange w:id="16927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6928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추종운전의</w:t>
        </w:r>
        <w:r w:rsidR="00721C26" w:rsidRPr="002646CB">
          <w:rPr>
            <w:rFonts w:ascii="바탕" w:hAnsi="바탕"/>
            <w:lang w:val="en-US"/>
            <w:rPrChange w:id="16929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6930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여부와</w:t>
        </w:r>
        <w:r w:rsidR="00721C26" w:rsidRPr="002646CB">
          <w:rPr>
            <w:rFonts w:ascii="바탕" w:hAnsi="바탕"/>
            <w:lang w:val="en-US"/>
            <w:rPrChange w:id="16931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6932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무관하게</w:t>
        </w:r>
        <w:r w:rsidR="00721C26" w:rsidRPr="002646CB">
          <w:rPr>
            <w:rFonts w:ascii="바탕" w:hAnsi="바탕"/>
            <w:lang w:val="en-US"/>
            <w:rPrChange w:id="16933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</w:ins>
      <w:ins w:id="16934" w:author="박 진상" w:date="2019-10-28T18:24:00Z">
        <w:r w:rsidR="00DC4888" w:rsidRPr="002646CB">
          <w:rPr>
            <w:rFonts w:ascii="바탕" w:hAnsi="바탕" w:hint="eastAsia"/>
            <w:lang w:val="en-US"/>
          </w:rPr>
          <w:t>신뢰</w:t>
        </w:r>
        <w:r w:rsidR="00DC4888" w:rsidRPr="002646CB">
          <w:rPr>
            <w:rFonts w:ascii="바탕" w:hAnsi="바탕"/>
            <w:lang w:val="en-US"/>
          </w:rPr>
          <w:t>와</w:t>
        </w:r>
      </w:ins>
      <w:ins w:id="16935" w:author="박 진상" w:date="2019-10-09T14:29:00Z">
        <w:r w:rsidR="00721C26" w:rsidRPr="002646CB">
          <w:rPr>
            <w:rFonts w:ascii="바탕" w:hAnsi="바탕"/>
            <w:lang w:val="en-US"/>
            <w:rPrChange w:id="16936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</w:ins>
      <w:ins w:id="16937" w:author="박 진상" w:date="2019-10-28T18:24:00Z">
        <w:r w:rsidR="00DC4888" w:rsidRPr="002646CB">
          <w:rPr>
            <w:rFonts w:ascii="바탕" w:hAnsi="바탕" w:hint="eastAsia"/>
            <w:lang w:val="en-US"/>
          </w:rPr>
          <w:t>변동</w:t>
        </w:r>
      </w:ins>
      <w:ins w:id="16938" w:author="박 진상" w:date="2019-10-09T14:29:00Z">
        <w:r w:rsidR="00721C26" w:rsidRPr="002646CB">
          <w:rPr>
            <w:rFonts w:ascii="바탕" w:hAnsi="바탕" w:hint="eastAsia"/>
            <w:lang w:val="en-US"/>
            <w:rPrChange w:id="16939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을</w:t>
        </w:r>
        <w:r w:rsidR="00721C26" w:rsidRPr="002646CB">
          <w:rPr>
            <w:rFonts w:ascii="바탕" w:hAnsi="바탕"/>
            <w:lang w:val="en-US"/>
            <w:rPrChange w:id="16940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6941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평가함에</w:t>
        </w:r>
        <w:r w:rsidR="00721C26" w:rsidRPr="002646CB">
          <w:rPr>
            <w:rFonts w:ascii="바탕" w:hAnsi="바탕"/>
            <w:lang w:val="en-US"/>
            <w:rPrChange w:id="16942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6943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따라</w:t>
        </w:r>
        <w:r w:rsidR="00721C26" w:rsidRPr="002646CB">
          <w:rPr>
            <w:rFonts w:ascii="바탕" w:hAnsi="바탕"/>
            <w:lang w:val="en-US"/>
            <w:rPrChange w:id="16944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, </w:t>
        </w:r>
      </w:ins>
      <w:ins w:id="16945" w:author="박 진상" w:date="2019-10-28T18:24:00Z">
        <w:r w:rsidR="00DC4888" w:rsidRPr="002646CB">
          <w:rPr>
            <w:rFonts w:ascii="바탕" w:hAnsi="바탕" w:hint="eastAsia"/>
            <w:lang w:val="en-US"/>
          </w:rPr>
          <w:t>신뢰</w:t>
        </w:r>
      </w:ins>
      <w:ins w:id="16946" w:author="박 진상" w:date="2019-10-09T14:29:00Z">
        <w:r w:rsidR="00721C26" w:rsidRPr="002646CB">
          <w:rPr>
            <w:rFonts w:ascii="바탕" w:hAnsi="바탕"/>
            <w:lang w:val="en-US"/>
            <w:rPrChange w:id="16947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6948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기반</w:t>
        </w:r>
        <w:r w:rsidR="00721C26" w:rsidRPr="002646CB">
          <w:rPr>
            <w:rFonts w:ascii="바탕" w:hAnsi="바탕"/>
            <w:lang w:val="en-US"/>
            <w:rPrChange w:id="16949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E</w:t>
        </w:r>
      </w:ins>
      <w:ins w:id="16950" w:author="박 진상" w:date="2019-10-09T14:37:00Z">
        <w:r w:rsidRPr="002646CB">
          <w:rPr>
            <w:rFonts w:ascii="바탕" w:hAnsi="바탕"/>
            <w:lang w:val="en-US"/>
            <w:rPrChange w:id="16951" w:author="ETRI-김종원" w:date="2019-12-10T10:44:00Z">
              <w:rPr>
                <w:lang w:val="en-US"/>
              </w:rPr>
            </w:rPrChange>
          </w:rPr>
          <w:t>ES</w:t>
        </w:r>
      </w:ins>
      <w:ins w:id="16952" w:author="박 진상" w:date="2019-10-09T14:29:00Z">
        <w:r w:rsidR="00721C26" w:rsidRPr="002646CB">
          <w:rPr>
            <w:rFonts w:ascii="바탕" w:hAnsi="바탕"/>
            <w:lang w:val="en-US"/>
            <w:rPrChange w:id="16953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운전과 </w:t>
        </w:r>
      </w:ins>
      <w:ins w:id="16954" w:author="박 진상" w:date="2019-10-28T18:24:00Z">
        <w:r w:rsidR="00DC4888" w:rsidRPr="002646CB">
          <w:rPr>
            <w:rFonts w:ascii="바탕" w:hAnsi="바탕"/>
            <w:lang w:val="en-US"/>
          </w:rPr>
          <w:t>변동</w:t>
        </w:r>
      </w:ins>
      <w:ins w:id="16955" w:author="박 진상" w:date="2019-10-09T14:29:00Z">
        <w:r w:rsidR="00721C26" w:rsidRPr="002646CB">
          <w:rPr>
            <w:rFonts w:ascii="바탕" w:hAnsi="바탕"/>
            <w:lang w:val="en-US"/>
            <w:rPrChange w:id="16956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기반 E</w:t>
        </w:r>
      </w:ins>
      <w:ins w:id="16957" w:author="박 진상" w:date="2019-10-09T14:37:00Z">
        <w:r w:rsidRPr="002646CB">
          <w:rPr>
            <w:rFonts w:ascii="바탕" w:hAnsi="바탕"/>
            <w:lang w:val="en-US"/>
            <w:rPrChange w:id="16958" w:author="ETRI-김종원" w:date="2019-12-10T10:44:00Z">
              <w:rPr>
                <w:lang w:val="en-US"/>
              </w:rPr>
            </w:rPrChange>
          </w:rPr>
          <w:t>ES</w:t>
        </w:r>
      </w:ins>
      <w:ins w:id="16959" w:author="박 진상" w:date="2019-10-09T14:29:00Z">
        <w:r w:rsidR="00721C26" w:rsidRPr="002646CB">
          <w:rPr>
            <w:rFonts w:ascii="바탕" w:hAnsi="바탕"/>
            <w:lang w:val="en-US"/>
            <w:rPrChange w:id="16960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운전의 경우 각각 </w:t>
        </w:r>
      </w:ins>
      <w:ins w:id="16961" w:author="박 진상" w:date="2019-10-28T18:24:00Z">
        <w:r w:rsidR="00DC4888" w:rsidRPr="002646CB">
          <w:rPr>
            <w:rFonts w:ascii="바탕" w:hAnsi="바탕"/>
            <w:lang w:val="en-US"/>
          </w:rPr>
          <w:t>신뢰와</w:t>
        </w:r>
      </w:ins>
      <w:ins w:id="16962" w:author="박 진상" w:date="2019-10-09T14:29:00Z">
        <w:r w:rsidR="00721C26" w:rsidRPr="002646CB">
          <w:rPr>
            <w:rFonts w:ascii="바탕" w:hAnsi="바탕"/>
            <w:lang w:val="en-US"/>
            <w:rPrChange w:id="16963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</w:ins>
      <w:ins w:id="16964" w:author="박 진상" w:date="2019-10-28T18:26:00Z">
        <w:r w:rsidR="00DC4888" w:rsidRPr="002646CB">
          <w:rPr>
            <w:rFonts w:ascii="바탕" w:hAnsi="바탕"/>
            <w:lang w:val="en-US"/>
          </w:rPr>
          <w:t>변동지표</w:t>
        </w:r>
      </w:ins>
      <w:ins w:id="16965" w:author="박 진상" w:date="2019-10-09T14:29:00Z">
        <w:r w:rsidR="00721C26" w:rsidRPr="002646CB">
          <w:rPr>
            <w:rFonts w:ascii="바탕" w:hAnsi="바탕"/>
            <w:lang w:val="en-US"/>
            <w:rPrChange w:id="16966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를 통해 그리드 안정화 특성을 분석</w:t>
        </w:r>
      </w:ins>
      <w:ins w:id="16967" w:author="박 진상" w:date="2019-10-09T14:30:00Z">
        <w:r w:rsidR="00721C26" w:rsidRPr="002646CB">
          <w:rPr>
            <w:rFonts w:ascii="바탕" w:hAnsi="바탕" w:hint="eastAsia"/>
            <w:lang w:val="en-US"/>
            <w:rPrChange w:id="16968" w:author="ETRI-김종원" w:date="2019-12-10T10:44:00Z">
              <w:rPr>
                <w:rFonts w:hint="eastAsia"/>
                <w:lang w:val="en-US"/>
              </w:rPr>
            </w:rPrChange>
          </w:rPr>
          <w:t>한다</w:t>
        </w:r>
        <w:r w:rsidR="00721C26" w:rsidRPr="002646CB">
          <w:rPr>
            <w:rFonts w:ascii="바탕" w:hAnsi="바탕"/>
            <w:lang w:val="en-US"/>
            <w:rPrChange w:id="16969" w:author="ETRI-김종원" w:date="2019-12-10T10:44:00Z">
              <w:rPr>
                <w:lang w:val="en-US"/>
              </w:rPr>
            </w:rPrChange>
          </w:rPr>
          <w:t xml:space="preserve">. </w:t>
        </w:r>
      </w:ins>
    </w:p>
    <w:p w14:paraId="549ADB36" w14:textId="53D889F9" w:rsidR="00D00AD0" w:rsidRPr="002646CB" w:rsidRDefault="00D00AD0" w:rsidP="004E18D8">
      <w:pPr>
        <w:rPr>
          <w:ins w:id="16970" w:author="박 진상" w:date="2019-10-08T06:55:00Z"/>
          <w:rFonts w:ascii="바탕" w:hAnsi="바탕"/>
          <w:lang w:val="en-US"/>
          <w:rPrChange w:id="16971" w:author="ETRI-김종원" w:date="2019-12-10T10:44:00Z">
            <w:rPr>
              <w:ins w:id="16972" w:author="박 진상" w:date="2019-10-08T06:55:00Z"/>
              <w:lang w:val="en-US"/>
            </w:rPr>
          </w:rPrChange>
        </w:rPr>
      </w:pPr>
    </w:p>
    <w:p w14:paraId="3DABBAF3" w14:textId="669EA766" w:rsidR="00721C26" w:rsidRPr="002646CB" w:rsidRDefault="00DC4888">
      <w:pPr>
        <w:spacing w:before="80" w:after="80" w:line="312" w:lineRule="auto"/>
        <w:textAlignment w:val="baseline"/>
        <w:rPr>
          <w:ins w:id="16973" w:author="박 진상" w:date="2019-10-09T14:31:00Z"/>
          <w:rFonts w:ascii="바탕" w:hAnsi="바탕"/>
          <w:lang w:val="en-US"/>
          <w:rPrChange w:id="16974" w:author="ETRI-김종원" w:date="2019-12-10T10:44:00Z">
            <w:rPr>
              <w:ins w:id="16975" w:author="박 진상" w:date="2019-10-09T14:31:00Z"/>
              <w:rFonts w:ascii="한양신명조" w:eastAsia="굴림" w:hAnsi="굴림" w:cs="굴림"/>
              <w:noProof w:val="0"/>
              <w:color w:val="000000"/>
              <w:spacing w:val="-14"/>
              <w:w w:val="97"/>
              <w:sz w:val="30"/>
              <w:szCs w:val="30"/>
              <w:lang w:val="en-US"/>
            </w:rPr>
          </w:rPrChange>
        </w:rPr>
        <w:pPrChange w:id="16976" w:author="박 진상" w:date="2019-10-09T14:33:00Z">
          <w:pPr>
            <w:spacing w:before="80" w:after="80" w:line="312" w:lineRule="auto"/>
            <w:ind w:left="1212" w:hanging="216"/>
            <w:textAlignment w:val="baseline"/>
          </w:pPr>
        </w:pPrChange>
      </w:pPr>
      <w:ins w:id="16977" w:author="박 진상" w:date="2019-10-28T18:24:00Z">
        <w:r w:rsidRPr="002646CB">
          <w:rPr>
            <w:rFonts w:ascii="바탕" w:hAnsi="바탕" w:hint="eastAsia"/>
            <w:lang w:val="en-US"/>
          </w:rPr>
          <w:t>신뢰</w:t>
        </w:r>
        <w:r w:rsidRPr="002646CB">
          <w:rPr>
            <w:rFonts w:ascii="바탕" w:hAnsi="바탕"/>
            <w:lang w:val="en-US"/>
          </w:rPr>
          <w:t>와</w:t>
        </w:r>
      </w:ins>
      <w:ins w:id="16978" w:author="박 진상" w:date="2019-10-09T14:31:00Z">
        <w:r w:rsidR="00721C26" w:rsidRPr="002646CB">
          <w:rPr>
            <w:rFonts w:ascii="바탕" w:hAnsi="바탕"/>
            <w:lang w:val="en-US"/>
            <w:rPrChange w:id="16979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</w:ins>
      <w:ins w:id="16980" w:author="박 진상" w:date="2019-10-28T18:26:00Z">
        <w:r w:rsidRPr="002646CB">
          <w:rPr>
            <w:rFonts w:ascii="바탕" w:hAnsi="바탕" w:hint="eastAsia"/>
            <w:lang w:val="en-US"/>
          </w:rPr>
          <w:t>변동지표</w:t>
        </w:r>
      </w:ins>
      <w:ins w:id="16981" w:author="박 진상" w:date="2019-10-09T14:31:00Z">
        <w:r w:rsidR="00721C26" w:rsidRPr="002646CB">
          <w:rPr>
            <w:rFonts w:ascii="바탕" w:hAnsi="바탕" w:hint="eastAsia"/>
            <w:lang w:val="en-US"/>
            <w:rPrChange w:id="16982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는</w:t>
        </w:r>
        <w:r w:rsidR="00721C26" w:rsidRPr="002646CB">
          <w:rPr>
            <w:rFonts w:ascii="바탕" w:hAnsi="바탕"/>
            <w:lang w:val="en-US"/>
            <w:rPrChange w:id="16983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6984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각각</w:t>
        </w:r>
        <w:r w:rsidR="00721C26" w:rsidRPr="002646CB">
          <w:rPr>
            <w:rFonts w:ascii="바탕" w:hAnsi="바탕"/>
            <w:lang w:val="en-US"/>
            <w:rPrChange w:id="16985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6986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평균화</w:t>
        </w:r>
        <w:r w:rsidR="00721C26" w:rsidRPr="002646CB">
          <w:rPr>
            <w:rFonts w:ascii="바탕" w:hAnsi="바탕"/>
            <w:lang w:val="en-US"/>
            <w:rPrChange w:id="16987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6988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하기</w:t>
        </w:r>
        <w:r w:rsidR="00721C26" w:rsidRPr="002646CB">
          <w:rPr>
            <w:rFonts w:ascii="바탕" w:hAnsi="바탕"/>
            <w:lang w:val="en-US"/>
            <w:rPrChange w:id="16989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6990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전에는</w:t>
        </w:r>
        <w:r w:rsidR="00721C26" w:rsidRPr="002646CB">
          <w:rPr>
            <w:rFonts w:ascii="바탕" w:hAnsi="바탕"/>
            <w:lang w:val="en-US"/>
            <w:rPrChange w:id="16991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100% </w:t>
        </w:r>
        <w:r w:rsidR="00721C26" w:rsidRPr="002646CB">
          <w:rPr>
            <w:rFonts w:ascii="바탕" w:hAnsi="바탕" w:hint="eastAsia"/>
            <w:lang w:val="en-US"/>
            <w:rPrChange w:id="16992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이상의</w:t>
        </w:r>
        <w:r w:rsidR="00721C26" w:rsidRPr="002646CB">
          <w:rPr>
            <w:rFonts w:ascii="바탕" w:hAnsi="바탕"/>
            <w:lang w:val="en-US"/>
            <w:rPrChange w:id="16993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6994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값을</w:t>
        </w:r>
        <w:r w:rsidR="00721C26" w:rsidRPr="002646CB">
          <w:rPr>
            <w:rFonts w:ascii="바탕" w:hAnsi="바탕"/>
            <w:lang w:val="en-US"/>
            <w:rPrChange w:id="16995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6996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가질</w:t>
        </w:r>
        <w:r w:rsidR="00721C26" w:rsidRPr="002646CB">
          <w:rPr>
            <w:rFonts w:ascii="바탕" w:hAnsi="바탕"/>
            <w:lang w:val="en-US"/>
            <w:rPrChange w:id="16997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6998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수</w:t>
        </w:r>
        <w:r w:rsidR="00721C26" w:rsidRPr="002646CB">
          <w:rPr>
            <w:rFonts w:ascii="바탕" w:hAnsi="바탕"/>
            <w:lang w:val="en-US"/>
            <w:rPrChange w:id="16999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000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있으나</w:t>
        </w:r>
        <w:r w:rsidR="00721C26" w:rsidRPr="002646CB">
          <w:rPr>
            <w:rFonts w:ascii="바탕" w:hAnsi="바탕"/>
            <w:lang w:val="en-US"/>
            <w:rPrChange w:id="17001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, 1시간 </w:t>
        </w:r>
        <w:r w:rsidR="00721C26" w:rsidRPr="002646CB">
          <w:rPr>
            <w:rFonts w:ascii="바탕" w:hAnsi="바탕" w:hint="eastAsia"/>
            <w:lang w:val="en-US"/>
            <w:rPrChange w:id="17002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내에서</w:t>
        </w:r>
        <w:r w:rsidR="00721C26" w:rsidRPr="002646CB">
          <w:rPr>
            <w:rFonts w:ascii="바탕" w:hAnsi="바탕"/>
            <w:lang w:val="en-US"/>
            <w:rPrChange w:id="17003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004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평균화</w:t>
        </w:r>
        <w:r w:rsidR="00721C26" w:rsidRPr="002646CB">
          <w:rPr>
            <w:rFonts w:ascii="바탕" w:hAnsi="바탕"/>
            <w:lang w:val="en-US"/>
            <w:rPrChange w:id="17005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006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한</w:t>
        </w:r>
        <w:r w:rsidR="00721C26" w:rsidRPr="002646CB">
          <w:rPr>
            <w:rFonts w:ascii="바탕" w:hAnsi="바탕"/>
            <w:lang w:val="en-US"/>
            <w:rPrChange w:id="17007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008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값은</w:t>
        </w:r>
        <w:r w:rsidR="00721C26" w:rsidRPr="002646CB">
          <w:rPr>
            <w:rFonts w:ascii="바탕" w:hAnsi="바탕"/>
            <w:lang w:val="en-US"/>
            <w:rPrChange w:id="17009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100% </w:t>
        </w:r>
        <w:r w:rsidR="00721C26" w:rsidRPr="002646CB">
          <w:rPr>
            <w:rFonts w:ascii="바탕" w:hAnsi="바탕" w:hint="eastAsia"/>
            <w:lang w:val="en-US"/>
            <w:rPrChange w:id="17010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이상의</w:t>
        </w:r>
        <w:r w:rsidR="00721C26" w:rsidRPr="002646CB">
          <w:rPr>
            <w:rFonts w:ascii="바탕" w:hAnsi="바탕"/>
            <w:lang w:val="en-US"/>
            <w:rPrChange w:id="17011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012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값을</w:t>
        </w:r>
        <w:r w:rsidR="00721C26" w:rsidRPr="002646CB">
          <w:rPr>
            <w:rFonts w:ascii="바탕" w:hAnsi="바탕"/>
            <w:lang w:val="en-US"/>
            <w:rPrChange w:id="17013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014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가지지</w:t>
        </w:r>
        <w:r w:rsidR="00721C26" w:rsidRPr="002646CB">
          <w:rPr>
            <w:rFonts w:ascii="바탕" w:hAnsi="바탕"/>
            <w:lang w:val="en-US"/>
            <w:rPrChange w:id="17015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016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않도록</w:t>
        </w:r>
        <w:r w:rsidR="00721C26" w:rsidRPr="002646CB">
          <w:rPr>
            <w:rFonts w:ascii="바탕" w:hAnsi="바탕"/>
            <w:lang w:val="en-US"/>
            <w:rPrChange w:id="17017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018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제한하며</w:t>
        </w:r>
        <w:r w:rsidR="00721C26" w:rsidRPr="002646CB">
          <w:rPr>
            <w:rFonts w:ascii="바탕" w:hAnsi="바탕"/>
            <w:lang w:val="en-US"/>
            <w:rPrChange w:id="17019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, </w:t>
        </w:r>
        <w:r w:rsidR="00721C26" w:rsidRPr="002646CB">
          <w:rPr>
            <w:rFonts w:ascii="바탕" w:hAnsi="바탕" w:hint="eastAsia"/>
            <w:lang w:val="en-US"/>
            <w:rPrChange w:id="17020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지표의</w:t>
        </w:r>
        <w:r w:rsidR="00721C26" w:rsidRPr="002646CB">
          <w:rPr>
            <w:rFonts w:ascii="바탕" w:hAnsi="바탕"/>
            <w:lang w:val="en-US"/>
            <w:rPrChange w:id="17021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022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값이</w:t>
        </w:r>
        <w:r w:rsidR="00721C26" w:rsidRPr="002646CB">
          <w:rPr>
            <w:rFonts w:ascii="바탕" w:hAnsi="바탕"/>
            <w:lang w:val="en-US"/>
            <w:rPrChange w:id="17023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024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작을수록</w:t>
        </w:r>
        <w:r w:rsidR="00721C26" w:rsidRPr="002646CB">
          <w:rPr>
            <w:rFonts w:ascii="바탕" w:hAnsi="바탕"/>
            <w:lang w:val="en-US"/>
            <w:rPrChange w:id="17025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026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그리드</w:t>
        </w:r>
        <w:r w:rsidR="00721C26" w:rsidRPr="002646CB">
          <w:rPr>
            <w:rFonts w:ascii="바탕" w:hAnsi="바탕"/>
            <w:lang w:val="en-US"/>
            <w:rPrChange w:id="17027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028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안정화</w:t>
        </w:r>
        <w:r w:rsidR="00721C26" w:rsidRPr="002646CB">
          <w:rPr>
            <w:rFonts w:ascii="바탕" w:hAnsi="바탕"/>
            <w:lang w:val="en-US"/>
            <w:rPrChange w:id="17029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030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특성이</w:t>
        </w:r>
        <w:r w:rsidR="00721C26" w:rsidRPr="002646CB">
          <w:rPr>
            <w:rFonts w:ascii="바탕" w:hAnsi="바탕"/>
            <w:lang w:val="en-US"/>
            <w:rPrChange w:id="17031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032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좋은</w:t>
        </w:r>
        <w:r w:rsidR="00721C26" w:rsidRPr="002646CB">
          <w:rPr>
            <w:rFonts w:ascii="바탕" w:hAnsi="바탕"/>
            <w:lang w:val="en-US"/>
            <w:rPrChange w:id="17033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034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것을</w:t>
        </w:r>
        <w:r w:rsidR="00721C26" w:rsidRPr="002646CB">
          <w:rPr>
            <w:rFonts w:ascii="바탕" w:hAnsi="바탕"/>
            <w:lang w:val="en-US"/>
            <w:rPrChange w:id="17035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036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의미</w:t>
        </w:r>
      </w:ins>
      <w:ins w:id="17037" w:author="박 진상" w:date="2019-10-09T14:38:00Z">
        <w:r w:rsidR="003B7F41" w:rsidRPr="002646CB">
          <w:rPr>
            <w:rFonts w:ascii="바탕" w:hAnsi="바탕" w:cs="Cambria Math" w:hint="eastAsia"/>
            <w:lang w:val="en-US"/>
            <w:rPrChange w:id="17038" w:author="ETRI-김종원" w:date="2019-12-10T10:44:00Z">
              <w:rPr>
                <w:rFonts w:ascii="Cambria Math" w:hAnsi="Cambria Math" w:cs="Cambria Math" w:hint="eastAsia"/>
                <w:lang w:val="en-US"/>
              </w:rPr>
            </w:rPrChange>
          </w:rPr>
          <w:t>한다</w:t>
        </w:r>
        <w:r w:rsidR="003B7F41" w:rsidRPr="002646CB">
          <w:rPr>
            <w:rFonts w:ascii="바탕" w:hAnsi="바탕" w:cs="Cambria Math"/>
            <w:lang w:val="en-US"/>
            <w:rPrChange w:id="17039" w:author="ETRI-김종원" w:date="2019-12-10T10:44:00Z">
              <w:rPr>
                <w:rFonts w:ascii="Cambria Math" w:hAnsi="Cambria Math" w:cs="Cambria Math"/>
                <w:lang w:val="en-US"/>
              </w:rPr>
            </w:rPrChange>
          </w:rPr>
          <w:t xml:space="preserve">. </w:t>
        </w:r>
      </w:ins>
    </w:p>
    <w:p w14:paraId="5325AB25" w14:textId="3907B0DD" w:rsidR="00721C26" w:rsidRPr="002646CB" w:rsidRDefault="00721C26">
      <w:pPr>
        <w:spacing w:before="80" w:after="80" w:line="312" w:lineRule="auto"/>
        <w:textAlignment w:val="baseline"/>
        <w:rPr>
          <w:ins w:id="17040" w:author="박 진상" w:date="2019-10-09T14:31:00Z"/>
          <w:rFonts w:ascii="바탕" w:hAnsi="바탕"/>
          <w:rPrChange w:id="17041" w:author="ETRI-김종원" w:date="2019-12-10T10:44:00Z">
            <w:rPr>
              <w:ins w:id="17042" w:author="박 진상" w:date="2019-10-09T14:31:00Z"/>
              <w:rFonts w:ascii="한양신명조" w:eastAsia="굴림" w:hAnsi="굴림" w:cs="굴림"/>
              <w:spacing w:val="-14"/>
              <w:w w:val="97"/>
              <w:sz w:val="30"/>
              <w:szCs w:val="30"/>
            </w:rPr>
          </w:rPrChange>
        </w:rPr>
        <w:pPrChange w:id="17043" w:author="박 진상" w:date="2019-10-09T14:33:00Z">
          <w:pPr>
            <w:pStyle w:val="aa"/>
            <w:ind w:left="1200" w:hanging="208"/>
          </w:pPr>
        </w:pPrChange>
      </w:pPr>
      <w:ins w:id="17044" w:author="박 진상" w:date="2019-10-09T14:31:00Z">
        <w:r w:rsidRPr="002646CB">
          <w:rPr>
            <w:rFonts w:ascii="바탕" w:hAnsi="바탕" w:hint="eastAsia"/>
            <w:lang w:val="en-US"/>
            <w:rPrChange w:id="17045" w:author="ETRI-김종원" w:date="2019-12-10T10:44:00Z">
              <w:rPr>
                <w:rFonts w:ascii="휴먼명조" w:eastAsia="휴먼명조" w:hAnsi="굴림" w:cs="굴림" w:hint="eastAsia"/>
                <w:spacing w:val="-14"/>
                <w:w w:val="97"/>
                <w:sz w:val="22"/>
                <w:szCs w:val="22"/>
              </w:rPr>
            </w:rPrChange>
          </w:rPr>
          <w:t>시뮬레이션은</w:t>
        </w:r>
        <w:r w:rsidRPr="002646CB">
          <w:rPr>
            <w:rFonts w:ascii="바탕" w:hAnsi="바탕"/>
            <w:lang w:val="en-US"/>
            <w:rPrChange w:id="17046" w:author="ETRI-김종원" w:date="2019-12-10T10:44:00Z">
              <w:rPr>
                <w:rFonts w:ascii="휴먼명조" w:eastAsia="휴먼명조" w:hAnsi="굴림" w:cs="굴림"/>
                <w:spacing w:val="-14"/>
                <w:w w:val="97"/>
                <w:sz w:val="22"/>
                <w:szCs w:val="22"/>
              </w:rPr>
            </w:rPrChange>
          </w:rPr>
          <w:t xml:space="preserve"> </w:t>
        </w:r>
        <w:del w:id="17047" w:author="ETRI-김종원" w:date="2019-12-03T10:59:00Z">
          <w:r w:rsidRPr="002646CB" w:rsidDel="0019216A">
            <w:rPr>
              <w:rFonts w:ascii="바탕" w:hAnsi="바탕"/>
              <w:lang w:val="en-US"/>
              <w:rPrChange w:id="17048" w:author="ETRI-김종원" w:date="2019-12-10T10:44:00Z">
                <w:rPr>
                  <w:rFonts w:ascii="휴먼명조" w:eastAsia="휴먼명조" w:hAnsi="굴림" w:cs="굴림"/>
                  <w:spacing w:val="-14"/>
                  <w:w w:val="97"/>
                  <w:sz w:val="22"/>
                  <w:szCs w:val="22"/>
                </w:rPr>
              </w:rPrChange>
            </w:rPr>
            <w:delText xml:space="preserve">1년 </w:delText>
          </w:r>
          <w:r w:rsidRPr="002646CB" w:rsidDel="0019216A">
            <w:rPr>
              <w:rFonts w:ascii="바탕" w:hAnsi="바탕" w:hint="eastAsia"/>
              <w:lang w:val="en-US"/>
              <w:rPrChange w:id="17049" w:author="ETRI-김종원" w:date="2019-12-10T10:44:00Z">
                <w:rPr>
                  <w:rFonts w:ascii="휴먼명조" w:eastAsia="휴먼명조" w:hAnsi="굴림" w:cs="굴림" w:hint="eastAsia"/>
                  <w:spacing w:val="-14"/>
                  <w:w w:val="97"/>
                  <w:sz w:val="22"/>
                  <w:szCs w:val="22"/>
                </w:rPr>
              </w:rPrChange>
            </w:rPr>
            <w:delText>동안</w:delText>
          </w:r>
          <w:r w:rsidRPr="002646CB" w:rsidDel="0019216A">
            <w:rPr>
              <w:rFonts w:ascii="바탕" w:hAnsi="바탕"/>
              <w:lang w:val="en-US"/>
              <w:rPrChange w:id="17050" w:author="ETRI-김종원" w:date="2019-12-10T10:44:00Z">
                <w:rPr>
                  <w:rFonts w:ascii="휴먼명조" w:eastAsia="휴먼명조" w:hAnsi="굴림" w:cs="굴림"/>
                  <w:spacing w:val="-14"/>
                  <w:w w:val="97"/>
                  <w:sz w:val="22"/>
                  <w:szCs w:val="22"/>
                </w:rPr>
              </w:rPrChange>
            </w:rPr>
            <w:delText xml:space="preserve"> 1분 </w:delText>
          </w:r>
          <w:r w:rsidRPr="002646CB" w:rsidDel="0019216A">
            <w:rPr>
              <w:rFonts w:ascii="바탕" w:hAnsi="바탕" w:hint="eastAsia"/>
              <w:lang w:val="en-US"/>
              <w:rPrChange w:id="17051" w:author="ETRI-김종원" w:date="2019-12-10T10:44:00Z">
                <w:rPr>
                  <w:rFonts w:ascii="휴먼명조" w:eastAsia="휴먼명조" w:hAnsi="굴림" w:cs="굴림" w:hint="eastAsia"/>
                  <w:spacing w:val="-14"/>
                  <w:w w:val="97"/>
                  <w:sz w:val="22"/>
                  <w:szCs w:val="22"/>
                </w:rPr>
              </w:rPrChange>
            </w:rPr>
            <w:delText>단위로</w:delText>
          </w:r>
          <w:r w:rsidRPr="002646CB" w:rsidDel="0019216A">
            <w:rPr>
              <w:rFonts w:ascii="바탕" w:hAnsi="바탕"/>
              <w:lang w:val="en-US"/>
              <w:rPrChange w:id="17052" w:author="ETRI-김종원" w:date="2019-12-10T10:44:00Z">
                <w:rPr>
                  <w:rFonts w:ascii="휴먼명조" w:eastAsia="휴먼명조" w:hAnsi="굴림" w:cs="굴림"/>
                  <w:spacing w:val="-14"/>
                  <w:w w:val="97"/>
                  <w:sz w:val="22"/>
                  <w:szCs w:val="22"/>
                </w:rPr>
              </w:rPrChange>
            </w:rPr>
            <w:delText xml:space="preserve"> </w:delText>
          </w:r>
          <w:r w:rsidRPr="002646CB" w:rsidDel="0019216A">
            <w:rPr>
              <w:rFonts w:ascii="바탕" w:hAnsi="바탕" w:hint="eastAsia"/>
              <w:lang w:val="en-US"/>
              <w:rPrChange w:id="17053" w:author="ETRI-김종원" w:date="2019-12-10T10:44:00Z">
                <w:rPr>
                  <w:rFonts w:ascii="휴먼명조" w:eastAsia="휴먼명조" w:hAnsi="굴림" w:cs="굴림" w:hint="eastAsia"/>
                  <w:spacing w:val="-14"/>
                  <w:w w:val="97"/>
                  <w:sz w:val="22"/>
                  <w:szCs w:val="22"/>
                </w:rPr>
              </w:rPrChange>
            </w:rPr>
            <w:delText>이루어짐에</w:delText>
          </w:r>
          <w:r w:rsidRPr="002646CB" w:rsidDel="0019216A">
            <w:rPr>
              <w:rFonts w:ascii="바탕" w:hAnsi="바탕"/>
              <w:lang w:val="en-US"/>
              <w:rPrChange w:id="17054" w:author="ETRI-김종원" w:date="2019-12-10T10:44:00Z">
                <w:rPr>
                  <w:rFonts w:ascii="휴먼명조" w:eastAsia="휴먼명조" w:hAnsi="굴림" w:cs="굴림"/>
                  <w:spacing w:val="-14"/>
                  <w:w w:val="97"/>
                  <w:sz w:val="22"/>
                  <w:szCs w:val="22"/>
                </w:rPr>
              </w:rPrChange>
            </w:rPr>
            <w:delText xml:space="preserve"> </w:delText>
          </w:r>
          <w:r w:rsidRPr="002646CB" w:rsidDel="0019216A">
            <w:rPr>
              <w:rFonts w:ascii="바탕" w:hAnsi="바탕" w:hint="eastAsia"/>
              <w:lang w:val="en-US"/>
              <w:rPrChange w:id="17055" w:author="ETRI-김종원" w:date="2019-12-10T10:44:00Z">
                <w:rPr>
                  <w:rFonts w:ascii="휴먼명조" w:eastAsia="휴먼명조" w:hAnsi="굴림" w:cs="굴림" w:hint="eastAsia"/>
                  <w:spacing w:val="-14"/>
                  <w:w w:val="97"/>
                  <w:sz w:val="22"/>
                  <w:szCs w:val="22"/>
                </w:rPr>
              </w:rPrChange>
            </w:rPr>
            <w:delText>따라</w:delText>
          </w:r>
          <w:r w:rsidRPr="002646CB" w:rsidDel="0019216A">
            <w:rPr>
              <w:rFonts w:ascii="바탕" w:hAnsi="바탕"/>
              <w:lang w:val="en-US"/>
              <w:rPrChange w:id="17056" w:author="ETRI-김종원" w:date="2019-12-10T10:44:00Z">
                <w:rPr>
                  <w:rFonts w:ascii="휴먼명조" w:eastAsia="휴먼명조" w:hAnsi="굴림" w:cs="굴림"/>
                  <w:spacing w:val="-14"/>
                  <w:w w:val="97"/>
                  <w:sz w:val="22"/>
                  <w:szCs w:val="22"/>
                </w:rPr>
              </w:rPrChange>
            </w:rPr>
            <w:delText xml:space="preserve"> 1년 </w:delText>
          </w:r>
          <w:r w:rsidRPr="002646CB" w:rsidDel="0019216A">
            <w:rPr>
              <w:rFonts w:ascii="바탕" w:hAnsi="바탕" w:hint="eastAsia"/>
              <w:lang w:val="en-US"/>
              <w:rPrChange w:id="17057" w:author="ETRI-김종원" w:date="2019-12-10T10:44:00Z">
                <w:rPr>
                  <w:rFonts w:ascii="휴먼명조" w:eastAsia="휴먼명조" w:hAnsi="굴림" w:cs="굴림" w:hint="eastAsia"/>
                  <w:spacing w:val="-14"/>
                  <w:w w:val="97"/>
                  <w:sz w:val="22"/>
                  <w:szCs w:val="22"/>
                </w:rPr>
              </w:rPrChange>
            </w:rPr>
            <w:delText>동안</w:delText>
          </w:r>
          <w:r w:rsidRPr="002646CB" w:rsidDel="0019216A">
            <w:rPr>
              <w:rFonts w:ascii="바탕" w:hAnsi="바탕"/>
              <w:lang w:val="en-US"/>
              <w:rPrChange w:id="17058" w:author="ETRI-김종원" w:date="2019-12-10T10:44:00Z">
                <w:rPr>
                  <w:rFonts w:ascii="휴먼명조" w:eastAsia="휴먼명조" w:hAnsi="굴림" w:cs="굴림"/>
                  <w:spacing w:val="-14"/>
                  <w:w w:val="97"/>
                  <w:sz w:val="22"/>
                  <w:szCs w:val="22"/>
                </w:rPr>
              </w:rPrChange>
            </w:rPr>
            <w:delText xml:space="preserve"> </w:delText>
          </w:r>
          <w:r w:rsidRPr="002646CB" w:rsidDel="0019216A">
            <w:rPr>
              <w:rFonts w:ascii="바탕" w:hAnsi="바탕" w:hint="eastAsia"/>
              <w:lang w:val="en-US"/>
              <w:rPrChange w:id="17059" w:author="ETRI-김종원" w:date="2019-12-10T10:44:00Z">
                <w:rPr>
                  <w:rFonts w:ascii="휴먼명조" w:eastAsia="휴먼명조" w:hAnsi="굴림" w:cs="굴림" w:hint="eastAsia"/>
                  <w:spacing w:val="-14"/>
                  <w:w w:val="97"/>
                  <w:sz w:val="22"/>
                  <w:szCs w:val="22"/>
                </w:rPr>
              </w:rPrChange>
            </w:rPr>
            <w:delText>운영을</w:delText>
          </w:r>
          <w:r w:rsidRPr="002646CB" w:rsidDel="0019216A">
            <w:rPr>
              <w:rFonts w:ascii="바탕" w:hAnsi="바탕"/>
              <w:lang w:val="en-US"/>
              <w:rPrChange w:id="17060" w:author="ETRI-김종원" w:date="2019-12-10T10:44:00Z">
                <w:rPr>
                  <w:rFonts w:ascii="휴먼명조" w:eastAsia="휴먼명조" w:hAnsi="굴림" w:cs="굴림"/>
                  <w:spacing w:val="-14"/>
                  <w:w w:val="97"/>
                  <w:sz w:val="22"/>
                  <w:szCs w:val="22"/>
                </w:rPr>
              </w:rPrChange>
            </w:rPr>
            <w:delText xml:space="preserve"> </w:delText>
          </w:r>
          <w:r w:rsidRPr="002646CB" w:rsidDel="0019216A">
            <w:rPr>
              <w:rFonts w:ascii="바탕" w:hAnsi="바탕" w:hint="eastAsia"/>
              <w:lang w:val="en-US"/>
              <w:rPrChange w:id="17061" w:author="ETRI-김종원" w:date="2019-12-10T10:44:00Z">
                <w:rPr>
                  <w:rFonts w:ascii="휴먼명조" w:eastAsia="휴먼명조" w:hAnsi="굴림" w:cs="굴림" w:hint="eastAsia"/>
                  <w:spacing w:val="-14"/>
                  <w:w w:val="97"/>
                  <w:sz w:val="22"/>
                  <w:szCs w:val="22"/>
                </w:rPr>
              </w:rPrChange>
            </w:rPr>
            <w:delText>통한</w:delText>
          </w:r>
          <w:r w:rsidRPr="002646CB" w:rsidDel="0019216A">
            <w:rPr>
              <w:rFonts w:ascii="바탕" w:hAnsi="바탕"/>
              <w:lang w:val="en-US"/>
              <w:rPrChange w:id="17062" w:author="ETRI-김종원" w:date="2019-12-10T10:44:00Z">
                <w:rPr>
                  <w:rFonts w:ascii="휴먼명조" w:eastAsia="휴먼명조" w:hAnsi="굴림" w:cs="굴림"/>
                  <w:spacing w:val="-14"/>
                  <w:w w:val="97"/>
                  <w:sz w:val="22"/>
                  <w:szCs w:val="22"/>
                </w:rPr>
              </w:rPrChange>
            </w:rPr>
            <w:delText xml:space="preserve"> </w:delText>
          </w:r>
        </w:del>
      </w:ins>
      <w:ins w:id="17063" w:author="박 진상" w:date="2019-10-28T18:25:00Z">
        <w:r w:rsidR="00DC4888" w:rsidRPr="002646CB">
          <w:rPr>
            <w:rFonts w:ascii="바탕" w:hAnsi="바탕" w:hint="eastAsia"/>
            <w:lang w:val="en-US"/>
            <w:rPrChange w:id="17064" w:author="ETRI-김종원" w:date="2019-12-10T10:44:00Z">
              <w:rPr>
                <w:rFonts w:ascii="바탕" w:hAnsi="바탕" w:hint="eastAsia"/>
              </w:rPr>
            </w:rPrChange>
          </w:rPr>
          <w:t>신뢰지표</w:t>
        </w:r>
      </w:ins>
      <w:ins w:id="17065" w:author="박 진상" w:date="2019-10-09T14:31:00Z">
        <w:r w:rsidRPr="002646CB">
          <w:rPr>
            <w:rFonts w:ascii="바탕" w:hAnsi="바탕" w:hint="eastAsia"/>
            <w:lang w:val="en-US"/>
            <w:rPrChange w:id="17066" w:author="ETRI-김종원" w:date="2019-12-10T10:44:00Z">
              <w:rPr>
                <w:rFonts w:ascii="휴먼명조" w:eastAsia="휴먼명조" w:hAnsi="굴림" w:cs="굴림" w:hint="eastAsia"/>
                <w:spacing w:val="-14"/>
                <w:w w:val="97"/>
                <w:sz w:val="22"/>
                <w:szCs w:val="22"/>
              </w:rPr>
            </w:rPrChange>
          </w:rPr>
          <w:t>와</w:t>
        </w:r>
        <w:r w:rsidRPr="002646CB">
          <w:rPr>
            <w:rFonts w:ascii="바탕" w:hAnsi="바탕"/>
            <w:lang w:val="en-US"/>
            <w:rPrChange w:id="17067" w:author="ETRI-김종원" w:date="2019-12-10T10:44:00Z">
              <w:rPr>
                <w:rFonts w:ascii="휴먼명조" w:eastAsia="휴먼명조" w:hAnsi="굴림" w:cs="굴림"/>
                <w:spacing w:val="-14"/>
                <w:w w:val="97"/>
                <w:sz w:val="22"/>
                <w:szCs w:val="22"/>
              </w:rPr>
            </w:rPrChange>
          </w:rPr>
          <w:t xml:space="preserve"> </w:t>
        </w:r>
      </w:ins>
      <w:ins w:id="17068" w:author="박 진상" w:date="2019-10-28T18:26:00Z">
        <w:r w:rsidR="00DC4888" w:rsidRPr="002646CB">
          <w:rPr>
            <w:rFonts w:ascii="바탕" w:hAnsi="바탕" w:hint="eastAsia"/>
            <w:lang w:val="en-US"/>
            <w:rPrChange w:id="17069" w:author="ETRI-김종원" w:date="2019-12-10T10:44:00Z">
              <w:rPr>
                <w:rFonts w:ascii="바탕" w:hAnsi="바탕" w:hint="eastAsia"/>
              </w:rPr>
            </w:rPrChange>
          </w:rPr>
          <w:t>변동지표</w:t>
        </w:r>
      </w:ins>
      <w:ins w:id="17070" w:author="박 진상" w:date="2019-10-09T14:31:00Z">
        <w:r w:rsidRPr="002646CB">
          <w:rPr>
            <w:rFonts w:ascii="바탕" w:hAnsi="바탕" w:hint="eastAsia"/>
            <w:lang w:val="en-US"/>
            <w:rPrChange w:id="17071" w:author="ETRI-김종원" w:date="2019-12-10T10:44:00Z">
              <w:rPr>
                <w:rFonts w:ascii="휴먼명조" w:eastAsia="휴먼명조" w:hAnsi="굴림" w:cs="굴림" w:hint="eastAsia"/>
                <w:spacing w:val="-14"/>
                <w:w w:val="97"/>
                <w:sz w:val="22"/>
                <w:szCs w:val="22"/>
              </w:rPr>
            </w:rPrChange>
          </w:rPr>
          <w:t>를</w:t>
        </w:r>
        <w:r w:rsidRPr="002646CB">
          <w:rPr>
            <w:rFonts w:ascii="바탕" w:hAnsi="바탕"/>
            <w:lang w:val="en-US"/>
            <w:rPrChange w:id="17072" w:author="ETRI-김종원" w:date="2019-12-10T10:44:00Z">
              <w:rPr>
                <w:rFonts w:ascii="휴먼명조" w:eastAsia="휴먼명조" w:hAnsi="굴림" w:cs="굴림"/>
                <w:spacing w:val="-14"/>
                <w:w w:val="97"/>
                <w:sz w:val="22"/>
                <w:szCs w:val="22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7073" w:author="ETRI-김종원" w:date="2019-12-10T10:44:00Z">
              <w:rPr>
                <w:rFonts w:ascii="휴먼명조" w:eastAsia="휴먼명조" w:hAnsi="굴림" w:cs="굴림" w:hint="eastAsia"/>
                <w:spacing w:val="-14"/>
                <w:w w:val="97"/>
                <w:sz w:val="22"/>
                <w:szCs w:val="22"/>
              </w:rPr>
            </w:rPrChange>
          </w:rPr>
          <w:t>산출하여</w:t>
        </w:r>
        <w:r w:rsidRPr="002646CB">
          <w:rPr>
            <w:rFonts w:ascii="바탕" w:hAnsi="바탕"/>
            <w:lang w:val="en-US"/>
            <w:rPrChange w:id="17074" w:author="ETRI-김종원" w:date="2019-12-10T10:44:00Z">
              <w:rPr>
                <w:rFonts w:ascii="휴먼명조" w:eastAsia="휴먼명조" w:hAnsi="굴림" w:cs="굴림"/>
                <w:spacing w:val="-14"/>
                <w:w w:val="97"/>
                <w:sz w:val="22"/>
                <w:szCs w:val="22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7075" w:author="ETRI-김종원" w:date="2019-12-10T10:44:00Z">
              <w:rPr>
                <w:rFonts w:ascii="휴먼명조" w:eastAsia="휴먼명조" w:hAnsi="굴림" w:cs="굴림" w:hint="eastAsia"/>
                <w:spacing w:val="-14"/>
                <w:w w:val="97"/>
                <w:sz w:val="22"/>
                <w:szCs w:val="22"/>
              </w:rPr>
            </w:rPrChange>
          </w:rPr>
          <w:t>그리드</w:t>
        </w:r>
        <w:r w:rsidRPr="002646CB">
          <w:rPr>
            <w:rFonts w:ascii="바탕" w:hAnsi="바탕"/>
            <w:lang w:val="en-US"/>
            <w:rPrChange w:id="17076" w:author="ETRI-김종원" w:date="2019-12-10T10:44:00Z">
              <w:rPr>
                <w:rFonts w:ascii="휴먼명조" w:eastAsia="휴먼명조" w:hAnsi="굴림" w:cs="굴림"/>
                <w:spacing w:val="-14"/>
                <w:w w:val="97"/>
                <w:sz w:val="22"/>
                <w:szCs w:val="22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7077" w:author="ETRI-김종원" w:date="2019-12-10T10:44:00Z">
              <w:rPr>
                <w:rFonts w:ascii="휴먼명조" w:eastAsia="휴먼명조" w:hAnsi="굴림" w:cs="굴림" w:hint="eastAsia"/>
                <w:spacing w:val="-14"/>
                <w:w w:val="97"/>
                <w:sz w:val="22"/>
                <w:szCs w:val="22"/>
              </w:rPr>
            </w:rPrChange>
          </w:rPr>
          <w:t>안정화</w:t>
        </w:r>
        <w:r w:rsidRPr="002646CB">
          <w:rPr>
            <w:rFonts w:ascii="바탕" w:hAnsi="바탕"/>
            <w:lang w:val="en-US"/>
            <w:rPrChange w:id="17078" w:author="ETRI-김종원" w:date="2019-12-10T10:44:00Z">
              <w:rPr>
                <w:rFonts w:ascii="휴먼명조" w:eastAsia="휴먼명조" w:hAnsi="굴림" w:cs="굴림"/>
                <w:spacing w:val="-14"/>
                <w:w w:val="97"/>
                <w:sz w:val="22"/>
                <w:szCs w:val="22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7079" w:author="ETRI-김종원" w:date="2019-12-10T10:44:00Z">
              <w:rPr>
                <w:rFonts w:ascii="휴먼명조" w:eastAsia="휴먼명조" w:hAnsi="굴림" w:cs="굴림" w:hint="eastAsia"/>
                <w:spacing w:val="-14"/>
                <w:w w:val="97"/>
                <w:sz w:val="22"/>
                <w:szCs w:val="22"/>
              </w:rPr>
            </w:rPrChange>
          </w:rPr>
          <w:t>특성을</w:t>
        </w:r>
        <w:r w:rsidRPr="002646CB">
          <w:rPr>
            <w:rFonts w:ascii="바탕" w:hAnsi="바탕"/>
            <w:lang w:val="en-US"/>
            <w:rPrChange w:id="17080" w:author="ETRI-김종원" w:date="2019-12-10T10:44:00Z">
              <w:rPr>
                <w:rFonts w:ascii="휴먼명조" w:eastAsia="휴먼명조" w:hAnsi="굴림" w:cs="굴림"/>
                <w:spacing w:val="-14"/>
                <w:w w:val="97"/>
                <w:sz w:val="22"/>
                <w:szCs w:val="22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7081" w:author="ETRI-김종원" w:date="2019-12-10T10:44:00Z">
              <w:rPr>
                <w:rFonts w:ascii="휴먼명조" w:eastAsia="휴먼명조" w:hAnsi="굴림" w:cs="굴림" w:hint="eastAsia"/>
                <w:spacing w:val="-14"/>
                <w:w w:val="97"/>
                <w:sz w:val="22"/>
                <w:szCs w:val="22"/>
              </w:rPr>
            </w:rPrChange>
          </w:rPr>
          <w:t>분석할</w:t>
        </w:r>
        <w:r w:rsidRPr="002646CB">
          <w:rPr>
            <w:rFonts w:ascii="바탕" w:hAnsi="바탕"/>
            <w:lang w:val="en-US"/>
            <w:rPrChange w:id="17082" w:author="ETRI-김종원" w:date="2019-12-10T10:44:00Z">
              <w:rPr>
                <w:rFonts w:ascii="휴먼명조" w:eastAsia="휴먼명조" w:hAnsi="굴림" w:cs="굴림"/>
                <w:spacing w:val="-14"/>
                <w:w w:val="97"/>
                <w:sz w:val="22"/>
                <w:szCs w:val="22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7083" w:author="ETRI-김종원" w:date="2019-12-10T10:44:00Z">
              <w:rPr>
                <w:rFonts w:ascii="휴먼명조" w:eastAsia="휴먼명조" w:hAnsi="굴림" w:cs="굴림" w:hint="eastAsia"/>
                <w:spacing w:val="-14"/>
                <w:w w:val="97"/>
                <w:sz w:val="22"/>
                <w:szCs w:val="22"/>
              </w:rPr>
            </w:rPrChange>
          </w:rPr>
          <w:t>수</w:t>
        </w:r>
        <w:r w:rsidRPr="002646CB">
          <w:rPr>
            <w:rFonts w:ascii="바탕" w:hAnsi="바탕"/>
            <w:lang w:val="en-US"/>
            <w:rPrChange w:id="17084" w:author="ETRI-김종원" w:date="2019-12-10T10:44:00Z">
              <w:rPr>
                <w:rFonts w:ascii="휴먼명조" w:eastAsia="휴먼명조" w:hAnsi="굴림" w:cs="굴림"/>
                <w:spacing w:val="-14"/>
                <w:w w:val="97"/>
                <w:sz w:val="22"/>
                <w:szCs w:val="22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7085" w:author="ETRI-김종원" w:date="2019-12-10T10:44:00Z">
              <w:rPr>
                <w:rFonts w:ascii="휴먼명조" w:eastAsia="휴먼명조" w:hAnsi="굴림" w:cs="굴림" w:hint="eastAsia"/>
                <w:spacing w:val="-14"/>
                <w:w w:val="97"/>
                <w:sz w:val="22"/>
                <w:szCs w:val="22"/>
              </w:rPr>
            </w:rPrChange>
          </w:rPr>
          <w:t>있으며</w:t>
        </w:r>
        <w:r w:rsidRPr="002646CB">
          <w:rPr>
            <w:rFonts w:ascii="바탕" w:hAnsi="바탕"/>
            <w:lang w:val="en-US"/>
            <w:rPrChange w:id="17086" w:author="ETRI-김종원" w:date="2019-12-10T10:44:00Z">
              <w:rPr>
                <w:rFonts w:ascii="휴먼명조" w:eastAsia="휴먼명조" w:hAnsi="굴림" w:cs="굴림"/>
                <w:spacing w:val="-14"/>
                <w:w w:val="97"/>
                <w:sz w:val="22"/>
                <w:szCs w:val="22"/>
              </w:rPr>
            </w:rPrChange>
          </w:rPr>
          <w:t xml:space="preserve">, </w:t>
        </w:r>
        <w:r w:rsidRPr="002646CB">
          <w:rPr>
            <w:rFonts w:ascii="바탕" w:hAnsi="바탕" w:hint="eastAsia"/>
            <w:lang w:val="en-US"/>
            <w:rPrChange w:id="17087" w:author="ETRI-김종원" w:date="2019-12-10T10:44:00Z">
              <w:rPr>
                <w:rFonts w:ascii="휴먼명조" w:eastAsia="휴먼명조" w:hAnsi="굴림" w:cs="굴림" w:hint="eastAsia"/>
                <w:spacing w:val="-14"/>
                <w:w w:val="97"/>
                <w:sz w:val="22"/>
                <w:szCs w:val="22"/>
              </w:rPr>
            </w:rPrChange>
          </w:rPr>
          <w:t>태양광</w:t>
        </w:r>
        <w:r w:rsidRPr="002646CB">
          <w:rPr>
            <w:rFonts w:ascii="바탕" w:hAnsi="바탕"/>
            <w:lang w:val="en-US"/>
            <w:rPrChange w:id="17088" w:author="ETRI-김종원" w:date="2019-12-10T10:44:00Z">
              <w:rPr>
                <w:rFonts w:ascii="휴먼명조" w:eastAsia="휴먼명조" w:hAnsi="굴림" w:cs="굴림"/>
                <w:spacing w:val="-14"/>
                <w:w w:val="97"/>
                <w:sz w:val="22"/>
                <w:szCs w:val="22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7089" w:author="ETRI-김종원" w:date="2019-12-10T10:44:00Z">
              <w:rPr>
                <w:rFonts w:ascii="휴먼명조" w:eastAsia="휴먼명조" w:hAnsi="굴림" w:cs="굴림" w:hint="eastAsia"/>
                <w:spacing w:val="-14"/>
                <w:w w:val="97"/>
                <w:sz w:val="22"/>
                <w:szCs w:val="22"/>
              </w:rPr>
            </w:rPrChange>
          </w:rPr>
          <w:t>발전량</w:t>
        </w:r>
        <w:r w:rsidRPr="002646CB">
          <w:rPr>
            <w:rFonts w:ascii="바탕" w:hAnsi="바탕"/>
            <w:lang w:val="en-US"/>
            <w:rPrChange w:id="17090" w:author="ETRI-김종원" w:date="2019-12-10T10:44:00Z">
              <w:rPr>
                <w:rFonts w:ascii="휴먼명조" w:eastAsia="휴먼명조" w:hAnsi="굴림" w:cs="굴림"/>
                <w:spacing w:val="-14"/>
                <w:w w:val="97"/>
                <w:sz w:val="22"/>
                <w:szCs w:val="22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7091" w:author="ETRI-김종원" w:date="2019-12-10T10:44:00Z">
              <w:rPr>
                <w:rFonts w:ascii="휴먼명조" w:eastAsia="휴먼명조" w:hAnsi="굴림" w:cs="굴림" w:hint="eastAsia"/>
                <w:spacing w:val="-14"/>
                <w:w w:val="97"/>
                <w:sz w:val="22"/>
                <w:szCs w:val="22"/>
              </w:rPr>
            </w:rPrChange>
          </w:rPr>
          <w:t>및</w:t>
        </w:r>
        <w:r w:rsidRPr="002646CB">
          <w:rPr>
            <w:rFonts w:ascii="바탕" w:hAnsi="바탕"/>
            <w:lang w:val="en-US"/>
            <w:rPrChange w:id="17092" w:author="ETRI-김종원" w:date="2019-12-10T10:44:00Z">
              <w:rPr>
                <w:rFonts w:ascii="휴먼명조" w:eastAsia="휴먼명조" w:hAnsi="굴림" w:cs="굴림"/>
                <w:spacing w:val="-14"/>
                <w:w w:val="97"/>
                <w:sz w:val="22"/>
                <w:szCs w:val="22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7093" w:author="ETRI-김종원" w:date="2019-12-10T10:44:00Z">
              <w:rPr>
                <w:rFonts w:ascii="휴먼명조" w:eastAsia="휴먼명조" w:hAnsi="굴림" w:cs="굴림" w:hint="eastAsia"/>
                <w:spacing w:val="-14"/>
                <w:w w:val="97"/>
                <w:sz w:val="22"/>
                <w:szCs w:val="22"/>
              </w:rPr>
            </w:rPrChange>
          </w:rPr>
          <w:t>정책</w:t>
        </w:r>
        <w:r w:rsidRPr="002646CB">
          <w:rPr>
            <w:rFonts w:ascii="바탕" w:hAnsi="바탕"/>
            <w:lang w:val="en-US"/>
            <w:rPrChange w:id="17094" w:author="ETRI-김종원" w:date="2019-12-10T10:44:00Z">
              <w:rPr>
                <w:rFonts w:ascii="휴먼명조" w:eastAsia="휴먼명조" w:hAnsi="굴림" w:cs="굴림"/>
                <w:spacing w:val="-14"/>
                <w:w w:val="97"/>
                <w:sz w:val="22"/>
                <w:szCs w:val="22"/>
              </w:rPr>
            </w:rPrChange>
          </w:rPr>
          <w:t xml:space="preserve">, </w:t>
        </w:r>
        <w:r w:rsidRPr="002646CB">
          <w:rPr>
            <w:rFonts w:ascii="바탕" w:hAnsi="바탕" w:hint="eastAsia"/>
            <w:lang w:val="en-US"/>
            <w:rPrChange w:id="17095" w:author="ETRI-김종원" w:date="2019-12-10T10:44:00Z">
              <w:rPr>
                <w:rFonts w:ascii="휴먼명조" w:eastAsia="휴먼명조" w:hAnsi="굴림" w:cs="굴림" w:hint="eastAsia"/>
                <w:spacing w:val="-14"/>
                <w:w w:val="97"/>
                <w:sz w:val="22"/>
                <w:szCs w:val="22"/>
              </w:rPr>
            </w:rPrChange>
          </w:rPr>
          <w:t>파라</w:t>
        </w:r>
        <w:r w:rsidRPr="002646CB">
          <w:rPr>
            <w:rFonts w:ascii="바탕" w:hAnsi="바탕"/>
            <w:lang w:val="en-US"/>
            <w:rPrChange w:id="17096" w:author="ETRI-김종원" w:date="2019-12-10T10:44:00Z">
              <w:rPr>
                <w:rFonts w:ascii="휴먼명조" w:eastAsia="휴먼명조"/>
                <w:sz w:val="22"/>
                <w:szCs w:val="22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7097" w:author="ETRI-김종원" w:date="2019-12-10T10:44:00Z">
              <w:rPr>
                <w:rFonts w:ascii="휴먼명조" w:eastAsia="휴먼명조" w:hAnsi="굴림" w:cs="굴림" w:hint="eastAsia"/>
                <w:spacing w:val="-14"/>
                <w:w w:val="97"/>
                <w:sz w:val="22"/>
                <w:szCs w:val="22"/>
              </w:rPr>
            </w:rPrChange>
          </w:rPr>
          <w:t>미터</w:t>
        </w:r>
        <w:r w:rsidRPr="002646CB">
          <w:rPr>
            <w:rFonts w:ascii="바탕" w:hAnsi="바탕"/>
            <w:lang w:val="en-US"/>
            <w:rPrChange w:id="17098" w:author="ETRI-김종원" w:date="2019-12-10T10:44:00Z">
              <w:rPr>
                <w:rFonts w:ascii="휴먼명조" w:eastAsia="휴먼명조" w:hAnsi="굴림" w:cs="굴림"/>
                <w:spacing w:val="-14"/>
                <w:w w:val="97"/>
                <w:sz w:val="22"/>
                <w:szCs w:val="22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7099" w:author="ETRI-김종원" w:date="2019-12-10T10:44:00Z">
              <w:rPr>
                <w:rFonts w:ascii="휴먼명조" w:eastAsia="휴먼명조" w:hAnsi="굴림" w:cs="굴림" w:hint="eastAsia"/>
                <w:spacing w:val="-14"/>
                <w:w w:val="97"/>
                <w:sz w:val="22"/>
                <w:szCs w:val="22"/>
              </w:rPr>
            </w:rPrChange>
          </w:rPr>
          <w:t>등을</w:t>
        </w:r>
        <w:r w:rsidRPr="002646CB">
          <w:rPr>
            <w:rFonts w:ascii="바탕" w:hAnsi="바탕"/>
            <w:lang w:val="en-US"/>
            <w:rPrChange w:id="17100" w:author="ETRI-김종원" w:date="2019-12-10T10:44:00Z">
              <w:rPr>
                <w:rFonts w:ascii="휴먼명조" w:eastAsia="휴먼명조" w:hAnsi="굴림" w:cs="굴림"/>
                <w:spacing w:val="-14"/>
                <w:w w:val="97"/>
                <w:sz w:val="22"/>
                <w:szCs w:val="22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7101" w:author="ETRI-김종원" w:date="2019-12-10T10:44:00Z">
              <w:rPr>
                <w:rFonts w:ascii="휴먼명조" w:eastAsia="휴먼명조" w:hAnsi="굴림" w:cs="굴림" w:hint="eastAsia"/>
                <w:spacing w:val="-14"/>
                <w:w w:val="97"/>
                <w:sz w:val="22"/>
                <w:szCs w:val="22"/>
              </w:rPr>
            </w:rPrChange>
          </w:rPr>
          <w:t>동일한</w:t>
        </w:r>
        <w:r w:rsidRPr="002646CB">
          <w:rPr>
            <w:rFonts w:ascii="바탕" w:hAnsi="바탕"/>
            <w:lang w:val="en-US"/>
            <w:rPrChange w:id="17102" w:author="ETRI-김종원" w:date="2019-12-10T10:44:00Z">
              <w:rPr>
                <w:rFonts w:ascii="휴먼명조" w:eastAsia="휴먼명조" w:hAnsi="굴림" w:cs="굴림"/>
                <w:spacing w:val="-14"/>
                <w:w w:val="97"/>
                <w:sz w:val="22"/>
                <w:szCs w:val="22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7103" w:author="ETRI-김종원" w:date="2019-12-10T10:44:00Z">
              <w:rPr>
                <w:rFonts w:ascii="휴먼명조" w:eastAsia="휴먼명조" w:hAnsi="굴림" w:cs="굴림" w:hint="eastAsia"/>
                <w:spacing w:val="-14"/>
                <w:w w:val="97"/>
                <w:sz w:val="22"/>
                <w:szCs w:val="22"/>
              </w:rPr>
            </w:rPrChange>
          </w:rPr>
          <w:t>조건으로</w:t>
        </w:r>
        <w:r w:rsidRPr="002646CB">
          <w:rPr>
            <w:rFonts w:ascii="바탕" w:hAnsi="바탕"/>
            <w:lang w:val="en-US"/>
            <w:rPrChange w:id="17104" w:author="ETRI-김종원" w:date="2019-12-10T10:44:00Z">
              <w:rPr>
                <w:rFonts w:ascii="휴먼명조" w:eastAsia="휴먼명조" w:hAnsi="굴림" w:cs="굴림"/>
                <w:spacing w:val="-14"/>
                <w:w w:val="97"/>
                <w:sz w:val="22"/>
                <w:szCs w:val="22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7105" w:author="ETRI-김종원" w:date="2019-12-10T10:44:00Z">
              <w:rPr>
                <w:rFonts w:ascii="휴먼명조" w:eastAsia="휴먼명조" w:hAnsi="굴림" w:cs="굴림" w:hint="eastAsia"/>
                <w:spacing w:val="-14"/>
                <w:w w:val="97"/>
                <w:sz w:val="22"/>
                <w:szCs w:val="22"/>
              </w:rPr>
            </w:rPrChange>
          </w:rPr>
          <w:t>유지하되</w:t>
        </w:r>
        <w:r w:rsidRPr="002646CB">
          <w:rPr>
            <w:rFonts w:ascii="바탕" w:hAnsi="바탕"/>
            <w:lang w:val="en-US"/>
            <w:rPrChange w:id="17106" w:author="ETRI-김종원" w:date="2019-12-10T10:44:00Z">
              <w:rPr>
                <w:rFonts w:ascii="휴먼명조" w:eastAsia="휴먼명조" w:hAnsi="굴림" w:cs="굴림"/>
                <w:spacing w:val="-14"/>
                <w:w w:val="97"/>
                <w:sz w:val="22"/>
                <w:szCs w:val="22"/>
              </w:rPr>
            </w:rPrChange>
          </w:rPr>
          <w:t xml:space="preserve"> E</w:t>
        </w:r>
      </w:ins>
      <w:ins w:id="17107" w:author="박 진상" w:date="2019-10-09T14:38:00Z">
        <w:r w:rsidR="003B7F41" w:rsidRPr="002646CB">
          <w:rPr>
            <w:rFonts w:ascii="바탕" w:hAnsi="바탕"/>
            <w:lang w:val="en-US"/>
            <w:rPrChange w:id="17108" w:author="ETRI-김종원" w:date="2019-12-10T10:44:00Z">
              <w:rPr/>
            </w:rPrChange>
          </w:rPr>
          <w:t>E</w:t>
        </w:r>
      </w:ins>
      <w:ins w:id="17109" w:author="박 진상" w:date="2019-10-09T14:31:00Z">
        <w:r w:rsidRPr="002646CB">
          <w:rPr>
            <w:rFonts w:ascii="바탕" w:hAnsi="바탕"/>
            <w:lang w:val="en-US"/>
            <w:rPrChange w:id="17110" w:author="ETRI-김종원" w:date="2019-12-10T10:44:00Z">
              <w:rPr>
                <w:rFonts w:ascii="휴먼명조" w:eastAsia="휴먼명조" w:hAnsi="굴림" w:cs="굴림"/>
                <w:spacing w:val="-14"/>
                <w:w w:val="97"/>
                <w:sz w:val="22"/>
                <w:szCs w:val="22"/>
              </w:rPr>
            </w:rPrChange>
          </w:rPr>
          <w:t xml:space="preserve">S를 </w:t>
        </w:r>
        <w:r w:rsidRPr="002646CB">
          <w:rPr>
            <w:rFonts w:ascii="바탕" w:hAnsi="바탕" w:hint="eastAsia"/>
            <w:lang w:val="en-US"/>
            <w:rPrChange w:id="17111" w:author="ETRI-김종원" w:date="2019-12-10T10:44:00Z">
              <w:rPr>
                <w:rFonts w:ascii="휴먼명조" w:eastAsia="휴먼명조" w:hAnsi="굴림" w:cs="굴림" w:hint="eastAsia"/>
                <w:spacing w:val="-14"/>
                <w:w w:val="97"/>
                <w:sz w:val="22"/>
                <w:szCs w:val="22"/>
              </w:rPr>
            </w:rPrChange>
          </w:rPr>
          <w:t>구성하는</w:t>
        </w:r>
        <w:r w:rsidRPr="002646CB">
          <w:rPr>
            <w:rFonts w:ascii="바탕" w:hAnsi="바탕"/>
            <w:lang w:val="en-US"/>
            <w:rPrChange w:id="17112" w:author="ETRI-김종원" w:date="2019-12-10T10:44:00Z">
              <w:rPr>
                <w:rFonts w:ascii="휴먼명조" w:eastAsia="휴먼명조" w:hAnsi="굴림" w:cs="굴림"/>
                <w:spacing w:val="-14"/>
                <w:w w:val="97"/>
                <w:sz w:val="22"/>
                <w:szCs w:val="22"/>
              </w:rPr>
            </w:rPrChange>
          </w:rPr>
          <w:t xml:space="preserve"> PCS와 </w:t>
        </w:r>
        <w:r w:rsidRPr="002646CB">
          <w:rPr>
            <w:rFonts w:ascii="바탕" w:hAnsi="바탕" w:hint="eastAsia"/>
            <w:lang w:val="en-US"/>
            <w:rPrChange w:id="17113" w:author="ETRI-김종원" w:date="2019-12-10T10:44:00Z">
              <w:rPr>
                <w:rFonts w:ascii="휴먼명조" w:eastAsia="휴먼명조" w:hAnsi="굴림" w:cs="굴림" w:hint="eastAsia"/>
                <w:spacing w:val="-14"/>
                <w:w w:val="97"/>
                <w:sz w:val="22"/>
                <w:szCs w:val="22"/>
              </w:rPr>
            </w:rPrChange>
          </w:rPr>
          <w:t>배터리의</w:t>
        </w:r>
        <w:r w:rsidRPr="002646CB">
          <w:rPr>
            <w:rFonts w:ascii="바탕" w:hAnsi="바탕"/>
            <w:lang w:val="en-US"/>
            <w:rPrChange w:id="17114" w:author="ETRI-김종원" w:date="2019-12-10T10:44:00Z">
              <w:rPr>
                <w:rFonts w:ascii="휴먼명조" w:eastAsia="휴먼명조" w:hAnsi="굴림" w:cs="굴림"/>
                <w:spacing w:val="-14"/>
                <w:w w:val="97"/>
                <w:sz w:val="22"/>
                <w:szCs w:val="22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7115" w:author="ETRI-김종원" w:date="2019-12-10T10:44:00Z">
              <w:rPr>
                <w:rFonts w:ascii="휴먼명조" w:eastAsia="휴먼명조" w:hAnsi="굴림" w:cs="굴림" w:hint="eastAsia"/>
                <w:spacing w:val="-14"/>
                <w:w w:val="97"/>
                <w:sz w:val="22"/>
                <w:szCs w:val="22"/>
              </w:rPr>
            </w:rPrChange>
          </w:rPr>
          <w:t>용량을</w:t>
        </w:r>
        <w:r w:rsidRPr="002646CB">
          <w:rPr>
            <w:rFonts w:ascii="바탕" w:hAnsi="바탕"/>
            <w:lang w:val="en-US"/>
            <w:rPrChange w:id="17116" w:author="ETRI-김종원" w:date="2019-12-10T10:44:00Z">
              <w:rPr>
                <w:rFonts w:ascii="휴먼명조" w:eastAsia="휴먼명조" w:hAnsi="굴림" w:cs="굴림"/>
                <w:spacing w:val="-14"/>
                <w:w w:val="97"/>
                <w:sz w:val="22"/>
                <w:szCs w:val="22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7117" w:author="ETRI-김종원" w:date="2019-12-10T10:44:00Z">
              <w:rPr>
                <w:rFonts w:ascii="휴먼명조" w:eastAsia="휴먼명조" w:hAnsi="굴림" w:cs="굴림" w:hint="eastAsia"/>
                <w:spacing w:val="-14"/>
                <w:w w:val="97"/>
                <w:sz w:val="22"/>
                <w:szCs w:val="22"/>
              </w:rPr>
            </w:rPrChange>
          </w:rPr>
          <w:t>변화하여</w:t>
        </w:r>
        <w:r w:rsidRPr="002646CB">
          <w:rPr>
            <w:rFonts w:ascii="바탕" w:hAnsi="바탕"/>
            <w:lang w:val="en-US"/>
            <w:rPrChange w:id="17118" w:author="ETRI-김종원" w:date="2019-12-10T10:44:00Z">
              <w:rPr>
                <w:rFonts w:ascii="휴먼명조" w:eastAsia="휴먼명조" w:hAnsi="굴림" w:cs="굴림"/>
                <w:spacing w:val="-14"/>
                <w:w w:val="97"/>
                <w:sz w:val="22"/>
                <w:szCs w:val="22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7119" w:author="ETRI-김종원" w:date="2019-12-10T10:44:00Z">
              <w:rPr>
                <w:rFonts w:ascii="휴먼명조" w:eastAsia="휴먼명조" w:hAnsi="굴림" w:cs="굴림" w:hint="eastAsia"/>
                <w:spacing w:val="-14"/>
                <w:w w:val="97"/>
                <w:sz w:val="22"/>
                <w:szCs w:val="22"/>
              </w:rPr>
            </w:rPrChange>
          </w:rPr>
          <w:t>용량</w:t>
        </w:r>
        <w:r w:rsidRPr="002646CB">
          <w:rPr>
            <w:rFonts w:ascii="바탕" w:hAnsi="바탕"/>
            <w:lang w:val="en-US"/>
            <w:rPrChange w:id="17120" w:author="ETRI-김종원" w:date="2019-12-10T10:44:00Z">
              <w:rPr>
                <w:rFonts w:ascii="휴먼명조" w:eastAsia="휴먼명조" w:hAnsi="굴림" w:cs="굴림"/>
                <w:spacing w:val="-14"/>
                <w:w w:val="97"/>
                <w:sz w:val="22"/>
                <w:szCs w:val="22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7121" w:author="ETRI-김종원" w:date="2019-12-10T10:44:00Z">
              <w:rPr>
                <w:rFonts w:ascii="휴먼명조" w:eastAsia="휴먼명조" w:hAnsi="굴림" w:cs="굴림" w:hint="eastAsia"/>
                <w:spacing w:val="-14"/>
                <w:w w:val="97"/>
                <w:sz w:val="22"/>
                <w:szCs w:val="22"/>
              </w:rPr>
            </w:rPrChange>
          </w:rPr>
          <w:t>변화에</w:t>
        </w:r>
        <w:r w:rsidRPr="002646CB">
          <w:rPr>
            <w:rFonts w:ascii="바탕" w:hAnsi="바탕"/>
            <w:lang w:val="en-US"/>
            <w:rPrChange w:id="17122" w:author="ETRI-김종원" w:date="2019-12-10T10:44:00Z">
              <w:rPr>
                <w:rFonts w:ascii="휴먼명조" w:eastAsia="휴먼명조" w:hAnsi="굴림" w:cs="굴림"/>
                <w:spacing w:val="-14"/>
                <w:w w:val="97"/>
                <w:sz w:val="22"/>
                <w:szCs w:val="22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7123" w:author="ETRI-김종원" w:date="2019-12-10T10:44:00Z">
              <w:rPr>
                <w:rFonts w:ascii="휴먼명조" w:eastAsia="휴먼명조" w:hAnsi="굴림" w:cs="굴림" w:hint="eastAsia"/>
                <w:spacing w:val="-14"/>
                <w:w w:val="97"/>
                <w:sz w:val="22"/>
                <w:szCs w:val="22"/>
              </w:rPr>
            </w:rPrChange>
          </w:rPr>
          <w:t>따른</w:t>
        </w:r>
        <w:r w:rsidRPr="002646CB">
          <w:rPr>
            <w:rFonts w:ascii="바탕" w:hAnsi="바탕"/>
            <w:lang w:val="en-US"/>
            <w:rPrChange w:id="17124" w:author="ETRI-김종원" w:date="2019-12-10T10:44:00Z">
              <w:rPr>
                <w:rFonts w:ascii="휴먼명조" w:eastAsia="휴먼명조" w:hAnsi="굴림" w:cs="굴림"/>
                <w:spacing w:val="-14"/>
                <w:w w:val="97"/>
                <w:sz w:val="22"/>
                <w:szCs w:val="22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7125" w:author="ETRI-김종원" w:date="2019-12-10T10:44:00Z">
              <w:rPr>
                <w:rFonts w:ascii="휴먼명조" w:eastAsia="휴먼명조" w:hAnsi="굴림" w:cs="굴림" w:hint="eastAsia"/>
                <w:spacing w:val="-14"/>
                <w:w w:val="97"/>
                <w:sz w:val="22"/>
                <w:szCs w:val="22"/>
              </w:rPr>
            </w:rPrChange>
          </w:rPr>
          <w:t>그리드</w:t>
        </w:r>
        <w:r w:rsidRPr="002646CB">
          <w:rPr>
            <w:rFonts w:ascii="바탕" w:hAnsi="바탕"/>
            <w:lang w:val="en-US"/>
            <w:rPrChange w:id="17126" w:author="ETRI-김종원" w:date="2019-12-10T10:44:00Z">
              <w:rPr>
                <w:rFonts w:ascii="휴먼명조" w:eastAsia="휴먼명조" w:hAnsi="굴림" w:cs="굴림"/>
                <w:spacing w:val="-14"/>
                <w:w w:val="97"/>
                <w:sz w:val="22"/>
                <w:szCs w:val="22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7127" w:author="ETRI-김종원" w:date="2019-12-10T10:44:00Z">
              <w:rPr>
                <w:rFonts w:ascii="휴먼명조" w:eastAsia="휴먼명조" w:hAnsi="굴림" w:cs="굴림" w:hint="eastAsia"/>
                <w:spacing w:val="-14"/>
                <w:w w:val="97"/>
                <w:sz w:val="22"/>
                <w:szCs w:val="22"/>
              </w:rPr>
            </w:rPrChange>
          </w:rPr>
          <w:t>안정화</w:t>
        </w:r>
        <w:r w:rsidRPr="002646CB">
          <w:rPr>
            <w:rFonts w:ascii="바탕" w:hAnsi="바탕"/>
            <w:lang w:val="en-US"/>
            <w:rPrChange w:id="17128" w:author="ETRI-김종원" w:date="2019-12-10T10:44:00Z">
              <w:rPr>
                <w:rFonts w:ascii="휴먼명조" w:eastAsia="휴먼명조" w:hAnsi="굴림" w:cs="굴림"/>
                <w:spacing w:val="-14"/>
                <w:w w:val="97"/>
                <w:sz w:val="22"/>
                <w:szCs w:val="22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7129" w:author="ETRI-김종원" w:date="2019-12-10T10:44:00Z">
              <w:rPr>
                <w:rFonts w:ascii="휴먼명조" w:eastAsia="휴먼명조" w:hAnsi="굴림" w:cs="굴림" w:hint="eastAsia"/>
                <w:spacing w:val="-14"/>
                <w:w w:val="97"/>
                <w:sz w:val="22"/>
                <w:szCs w:val="22"/>
              </w:rPr>
            </w:rPrChange>
          </w:rPr>
          <w:t>특성을</w:t>
        </w:r>
        <w:r w:rsidRPr="002646CB">
          <w:rPr>
            <w:rFonts w:ascii="바탕" w:hAnsi="바탕"/>
            <w:lang w:val="en-US"/>
            <w:rPrChange w:id="17130" w:author="ETRI-김종원" w:date="2019-12-10T10:44:00Z">
              <w:rPr>
                <w:rFonts w:ascii="휴먼명조" w:eastAsia="휴먼명조" w:hAnsi="굴림" w:cs="굴림"/>
                <w:spacing w:val="-14"/>
                <w:w w:val="97"/>
                <w:sz w:val="22"/>
                <w:szCs w:val="22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7131" w:author="ETRI-김종원" w:date="2019-12-10T10:44:00Z">
              <w:rPr>
                <w:rFonts w:ascii="휴먼명조" w:eastAsia="휴먼명조" w:hAnsi="굴림" w:cs="굴림" w:hint="eastAsia"/>
                <w:spacing w:val="-14"/>
                <w:w w:val="97"/>
                <w:sz w:val="22"/>
                <w:szCs w:val="22"/>
              </w:rPr>
            </w:rPrChange>
          </w:rPr>
          <w:t>분석할</w:t>
        </w:r>
        <w:r w:rsidRPr="002646CB">
          <w:rPr>
            <w:rFonts w:ascii="바탕" w:hAnsi="바탕"/>
            <w:lang w:val="en-US"/>
            <w:rPrChange w:id="17132" w:author="ETRI-김종원" w:date="2019-12-10T10:44:00Z">
              <w:rPr>
                <w:rFonts w:ascii="휴먼명조" w:eastAsia="휴먼명조" w:hAnsi="굴림" w:cs="굴림"/>
                <w:spacing w:val="-14"/>
                <w:w w:val="97"/>
                <w:sz w:val="22"/>
                <w:szCs w:val="22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7133" w:author="ETRI-김종원" w:date="2019-12-10T10:44:00Z">
              <w:rPr>
                <w:rFonts w:ascii="휴먼명조" w:eastAsia="휴먼명조" w:hAnsi="굴림" w:cs="굴림" w:hint="eastAsia"/>
                <w:spacing w:val="-14"/>
                <w:w w:val="97"/>
                <w:sz w:val="22"/>
                <w:szCs w:val="22"/>
              </w:rPr>
            </w:rPrChange>
          </w:rPr>
          <w:t>수</w:t>
        </w:r>
        <w:r w:rsidRPr="002646CB">
          <w:rPr>
            <w:rFonts w:ascii="바탕" w:hAnsi="바탕"/>
            <w:lang w:val="en-US"/>
            <w:rPrChange w:id="17134" w:author="ETRI-김종원" w:date="2019-12-10T10:44:00Z">
              <w:rPr>
                <w:rFonts w:ascii="휴먼명조" w:eastAsia="휴먼명조" w:hAnsi="굴림" w:cs="굴림"/>
                <w:spacing w:val="-14"/>
                <w:w w:val="97"/>
                <w:sz w:val="22"/>
                <w:szCs w:val="22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7135" w:author="ETRI-김종원" w:date="2019-12-10T10:44:00Z">
              <w:rPr>
                <w:rFonts w:ascii="휴먼명조" w:eastAsia="휴먼명조" w:hAnsi="굴림" w:cs="굴림" w:hint="eastAsia"/>
                <w:spacing w:val="-14"/>
                <w:w w:val="97"/>
                <w:sz w:val="22"/>
                <w:szCs w:val="22"/>
              </w:rPr>
            </w:rPrChange>
          </w:rPr>
          <w:t>있도록</w:t>
        </w:r>
        <w:r w:rsidRPr="002646CB">
          <w:rPr>
            <w:rFonts w:ascii="바탕" w:hAnsi="바탕"/>
            <w:lang w:val="en-US"/>
            <w:rPrChange w:id="17136" w:author="ETRI-김종원" w:date="2019-12-10T10:44:00Z">
              <w:rPr>
                <w:rFonts w:ascii="휴먼명조" w:eastAsia="휴먼명조" w:hAnsi="굴림" w:cs="굴림"/>
                <w:spacing w:val="-14"/>
                <w:w w:val="97"/>
                <w:sz w:val="22"/>
                <w:szCs w:val="22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7137" w:author="ETRI-김종원" w:date="2019-12-10T10:44:00Z">
              <w:rPr>
                <w:rFonts w:ascii="휴먼명조" w:eastAsia="휴먼명조" w:hAnsi="굴림" w:cs="굴림" w:hint="eastAsia"/>
                <w:spacing w:val="-14"/>
                <w:w w:val="97"/>
                <w:sz w:val="22"/>
                <w:szCs w:val="22"/>
              </w:rPr>
            </w:rPrChange>
          </w:rPr>
          <w:t>기능을</w:t>
        </w:r>
        <w:r w:rsidRPr="002646CB">
          <w:rPr>
            <w:rFonts w:ascii="바탕" w:hAnsi="바탕"/>
            <w:lang w:val="en-US"/>
            <w:rPrChange w:id="17138" w:author="ETRI-김종원" w:date="2019-12-10T10:44:00Z">
              <w:rPr>
                <w:rFonts w:ascii="휴먼명조" w:eastAsia="휴먼명조" w:hAnsi="굴림" w:cs="굴림"/>
                <w:spacing w:val="-14"/>
                <w:w w:val="97"/>
                <w:sz w:val="22"/>
                <w:szCs w:val="22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7139" w:author="ETRI-김종원" w:date="2019-12-10T10:44:00Z">
              <w:rPr>
                <w:rFonts w:ascii="휴먼명조" w:eastAsia="휴먼명조" w:hAnsi="굴림" w:cs="굴림" w:hint="eastAsia"/>
                <w:spacing w:val="-14"/>
                <w:w w:val="97"/>
                <w:sz w:val="22"/>
                <w:szCs w:val="22"/>
              </w:rPr>
            </w:rPrChange>
          </w:rPr>
          <w:t>개발</w:t>
        </w:r>
      </w:ins>
      <w:ins w:id="17140" w:author="박 진상" w:date="2019-10-09T14:38:00Z">
        <w:r w:rsidR="003B7F41" w:rsidRPr="002646CB">
          <w:rPr>
            <w:rFonts w:ascii="바탕" w:hAnsi="바탕" w:hint="eastAsia"/>
            <w:lang w:val="en-US"/>
            <w:rPrChange w:id="17141" w:author="ETRI-김종원" w:date="2019-12-10T10:44:00Z">
              <w:rPr>
                <w:rFonts w:hint="eastAsia"/>
              </w:rPr>
            </w:rPrChange>
          </w:rPr>
          <w:t>한다</w:t>
        </w:r>
        <w:r w:rsidR="003B7F41" w:rsidRPr="002646CB">
          <w:rPr>
            <w:rFonts w:ascii="바탕" w:hAnsi="바탕"/>
            <w:lang w:val="en-US"/>
            <w:rPrChange w:id="17142" w:author="ETRI-김종원" w:date="2019-12-10T10:44:00Z">
              <w:rPr/>
            </w:rPrChange>
          </w:rPr>
          <w:t>.</w:t>
        </w:r>
      </w:ins>
    </w:p>
    <w:p w14:paraId="002FC290" w14:textId="77777777" w:rsidR="00721C26" w:rsidRPr="002646CB" w:rsidRDefault="00721C26">
      <w:pPr>
        <w:spacing w:before="80" w:after="80" w:line="312" w:lineRule="auto"/>
        <w:textAlignment w:val="baseline"/>
        <w:rPr>
          <w:ins w:id="17143" w:author="박 진상" w:date="2019-10-09T14:31:00Z"/>
          <w:rFonts w:ascii="바탕" w:hAnsi="바탕"/>
          <w:lang w:val="en-US"/>
          <w:rPrChange w:id="17144" w:author="ETRI-김종원" w:date="2019-12-10T10:44:00Z">
            <w:rPr>
              <w:ins w:id="17145" w:author="박 진상" w:date="2019-10-09T14:31:00Z"/>
              <w:rFonts w:ascii="한양신명조" w:eastAsia="굴림" w:hAnsi="굴림" w:cs="굴림"/>
              <w:noProof w:val="0"/>
              <w:color w:val="000000"/>
              <w:spacing w:val="-14"/>
              <w:w w:val="97"/>
              <w:sz w:val="30"/>
              <w:szCs w:val="30"/>
              <w:lang w:val="en-US"/>
            </w:rPr>
          </w:rPrChange>
        </w:rPr>
        <w:pPrChange w:id="17146" w:author="박 진상" w:date="2019-10-09T14:33:00Z">
          <w:pPr>
            <w:spacing w:before="80" w:after="80" w:line="312" w:lineRule="auto"/>
            <w:ind w:left="1200" w:hanging="208"/>
            <w:textAlignment w:val="baseline"/>
          </w:pPr>
        </w:pPrChange>
      </w:pPr>
    </w:p>
    <w:p w14:paraId="1D0DEFA4" w14:textId="57178DE7" w:rsidR="00D00AD0" w:rsidRPr="002646CB" w:rsidDel="00821412" w:rsidRDefault="00D00AD0" w:rsidP="004E18D8">
      <w:pPr>
        <w:rPr>
          <w:del w:id="17147" w:author="박 진상" w:date="2019-10-08T09:10:00Z"/>
          <w:lang w:val="en-US"/>
          <w:rPrChange w:id="17148" w:author="ETRI-김종원" w:date="2019-12-10T10:44:00Z">
            <w:rPr>
              <w:del w:id="17149" w:author="박 진상" w:date="2019-10-08T09:10:00Z"/>
            </w:rPr>
          </w:rPrChange>
        </w:rPr>
      </w:pPr>
    </w:p>
    <w:p w14:paraId="71DAB9A2" w14:textId="77777777" w:rsidR="003A525D" w:rsidRPr="002646CB" w:rsidRDefault="003A525D" w:rsidP="003A525D"/>
    <w:p w14:paraId="6F10662C" w14:textId="524E7C59" w:rsidR="003A525D" w:rsidRPr="002646CB" w:rsidDel="00D00AD0" w:rsidRDefault="00D00AD0">
      <w:pPr>
        <w:widowControl/>
        <w:wordWrap/>
        <w:autoSpaceDE/>
        <w:autoSpaceDN/>
        <w:spacing w:line="240" w:lineRule="auto"/>
        <w:jc w:val="left"/>
        <w:rPr>
          <w:del w:id="17150" w:author="박 진상" w:date="2019-10-08T06:13:00Z"/>
          <w:i/>
          <w:sz w:val="28"/>
        </w:rPr>
      </w:pPr>
      <w:ins w:id="17151" w:author="박 진상" w:date="2019-10-08T06:55:00Z">
        <w:r w:rsidRPr="00DD13A5">
          <w:rPr>
            <w:lang w:val="en-US"/>
          </w:rPr>
          <w:lastRenderedPageBreak/>
          <w:drawing>
            <wp:inline distT="0" distB="0" distL="0" distR="0" wp14:anchorId="2805417E" wp14:editId="391D5D8D">
              <wp:extent cx="5939790" cy="2052320"/>
              <wp:effectExtent l="0" t="0" r="3810" b="5080"/>
              <wp:docPr id="1" name="그림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39790" cy="20523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17152" w:author="박 진상" w:date="2019-10-08T06:13:00Z">
        <w:r w:rsidR="003A525D" w:rsidRPr="002646CB" w:rsidDel="00087689">
          <w:rPr>
            <w:rFonts w:hint="eastAsia"/>
            <w:i/>
            <w:sz w:val="28"/>
          </w:rPr>
          <w:delText>운</w:delText>
        </w:r>
        <w:r w:rsidR="00DC1A26" w:rsidRPr="002646CB" w:rsidDel="00087689">
          <w:rPr>
            <w:rFonts w:hint="eastAsia"/>
            <w:i/>
            <w:sz w:val="28"/>
          </w:rPr>
          <w:delText>전</w:delText>
        </w:r>
        <w:r w:rsidR="003A525D" w:rsidRPr="002646CB" w:rsidDel="00087689">
          <w:rPr>
            <w:i/>
            <w:sz w:val="28"/>
          </w:rPr>
          <w:delText xml:space="preserve"> </w:delText>
        </w:r>
        <w:r w:rsidR="003A525D" w:rsidRPr="002646CB" w:rsidDel="00087689">
          <w:rPr>
            <w:rFonts w:hint="eastAsia"/>
            <w:i/>
            <w:sz w:val="28"/>
          </w:rPr>
          <w:delText>및</w:delText>
        </w:r>
        <w:r w:rsidR="003A525D" w:rsidRPr="002646CB" w:rsidDel="00087689">
          <w:rPr>
            <w:i/>
            <w:sz w:val="28"/>
          </w:rPr>
          <w:delText xml:space="preserve"> </w:delText>
        </w:r>
        <w:r w:rsidR="003A525D" w:rsidRPr="002646CB" w:rsidDel="00087689">
          <w:rPr>
            <w:rFonts w:hint="eastAsia"/>
            <w:i/>
            <w:sz w:val="28"/>
          </w:rPr>
          <w:delText>관련</w:delText>
        </w:r>
        <w:r w:rsidR="003A525D" w:rsidRPr="002646CB" w:rsidDel="00087689">
          <w:rPr>
            <w:i/>
            <w:sz w:val="28"/>
          </w:rPr>
          <w:delText xml:space="preserve"> </w:delText>
        </w:r>
        <w:r w:rsidR="003A525D" w:rsidRPr="002646CB" w:rsidDel="00087689">
          <w:rPr>
            <w:rFonts w:hint="eastAsia"/>
            <w:i/>
            <w:sz w:val="28"/>
          </w:rPr>
          <w:delText>기술</w:delText>
        </w:r>
        <w:r w:rsidR="003A525D" w:rsidRPr="002646CB" w:rsidDel="00087689">
          <w:rPr>
            <w:i/>
            <w:sz w:val="28"/>
          </w:rPr>
          <w:delText xml:space="preserve"> </w:delText>
        </w:r>
        <w:r w:rsidR="003A525D" w:rsidRPr="002646CB" w:rsidDel="00087689">
          <w:rPr>
            <w:rFonts w:hint="eastAsia"/>
            <w:i/>
            <w:sz w:val="28"/>
          </w:rPr>
          <w:delText>문제</w:delText>
        </w:r>
        <w:r w:rsidR="003A525D" w:rsidRPr="002646CB" w:rsidDel="00087689">
          <w:rPr>
            <w:i/>
            <w:sz w:val="28"/>
          </w:rPr>
          <w:delText>:</w:delText>
        </w:r>
      </w:del>
    </w:p>
    <w:p w14:paraId="324D2DEC" w14:textId="55E77633" w:rsidR="00D00AD0" w:rsidRPr="002646CB" w:rsidRDefault="00D00AD0" w:rsidP="003A525D">
      <w:pPr>
        <w:rPr>
          <w:ins w:id="17153" w:author="박 진상" w:date="2019-10-08T06:55:00Z"/>
          <w:i/>
          <w:sz w:val="28"/>
        </w:rPr>
      </w:pPr>
    </w:p>
    <w:p w14:paraId="70AA6E63" w14:textId="26665743" w:rsidR="00721C26" w:rsidRPr="002646CB" w:rsidRDefault="00721C26" w:rsidP="00721C26">
      <w:pPr>
        <w:wordWrap/>
        <w:spacing w:before="80" w:after="80" w:line="312" w:lineRule="auto"/>
        <w:ind w:left="1250" w:hanging="234"/>
        <w:jc w:val="center"/>
        <w:textAlignment w:val="baseline"/>
        <w:rPr>
          <w:ins w:id="17154" w:author="박 진상" w:date="2019-10-09T14:32:00Z"/>
          <w:rFonts w:ascii="바탕" w:hAnsi="바탕" w:cs="굴림"/>
          <w:noProof w:val="0"/>
          <w:spacing w:val="-14"/>
          <w:w w:val="97"/>
          <w:sz w:val="30"/>
          <w:szCs w:val="30"/>
          <w:lang w:val="en-US"/>
          <w:rPrChange w:id="17155" w:author="ETRI-김종원" w:date="2019-12-10T10:44:00Z">
            <w:rPr>
              <w:ins w:id="17156" w:author="박 진상" w:date="2019-10-09T14:32:00Z"/>
              <w:rFonts w:ascii="한양신명조" w:eastAsia="굴림" w:hAnsi="굴림" w:cs="굴림"/>
              <w:noProof w:val="0"/>
              <w:color w:val="000000"/>
              <w:spacing w:val="-14"/>
              <w:w w:val="97"/>
              <w:sz w:val="30"/>
              <w:szCs w:val="30"/>
              <w:lang w:val="en-US"/>
            </w:rPr>
          </w:rPrChange>
        </w:rPr>
      </w:pPr>
      <w:ins w:id="17157" w:author="박 진상" w:date="2019-10-09T14:32:00Z">
        <w:r w:rsidRPr="002646CB">
          <w:rPr>
            <w:rFonts w:ascii="바탕" w:hAnsi="바탕" w:cs="굴림"/>
            <w:noProof w:val="0"/>
            <w:spacing w:val="-14"/>
            <w:w w:val="97"/>
            <w:sz w:val="22"/>
            <w:szCs w:val="22"/>
            <w:lang w:val="en-US"/>
            <w:rPrChange w:id="17158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&lt;E</w:t>
        </w:r>
      </w:ins>
      <w:ins w:id="17159" w:author="박 진상" w:date="2019-10-09T14:38:00Z">
        <w:r w:rsidR="003B7F41" w:rsidRPr="002646CB">
          <w:rPr>
            <w:rFonts w:ascii="바탕" w:hAnsi="바탕" w:cs="굴림"/>
            <w:noProof w:val="0"/>
            <w:spacing w:val="-14"/>
            <w:w w:val="97"/>
            <w:sz w:val="22"/>
            <w:szCs w:val="22"/>
            <w:lang w:val="en-US"/>
            <w:rPrChange w:id="17160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E</w:t>
        </w:r>
      </w:ins>
      <w:ins w:id="17161" w:author="박 진상" w:date="2019-10-09T14:32:00Z">
        <w:r w:rsidRPr="002646CB">
          <w:rPr>
            <w:rFonts w:ascii="바탕" w:hAnsi="바탕" w:cs="굴림"/>
            <w:noProof w:val="0"/>
            <w:spacing w:val="-14"/>
            <w:w w:val="97"/>
            <w:sz w:val="22"/>
            <w:szCs w:val="22"/>
            <w:lang w:val="en-US"/>
            <w:rPrChange w:id="17162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S </w:t>
        </w:r>
        <w:r w:rsidRPr="002646CB">
          <w:rPr>
            <w:rFonts w:ascii="바탕" w:hAnsi="바탕" w:cs="굴림" w:hint="eastAsia"/>
            <w:noProof w:val="0"/>
            <w:spacing w:val="-14"/>
            <w:w w:val="97"/>
            <w:sz w:val="22"/>
            <w:szCs w:val="22"/>
            <w:lang w:val="en-US"/>
            <w:rPrChange w:id="17163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용량</w:t>
        </w:r>
        <w:r w:rsidRPr="002646CB">
          <w:rPr>
            <w:rFonts w:ascii="바탕" w:hAnsi="바탕" w:cs="굴림"/>
            <w:noProof w:val="0"/>
            <w:spacing w:val="-14"/>
            <w:w w:val="97"/>
            <w:sz w:val="22"/>
            <w:szCs w:val="22"/>
            <w:lang w:val="en-US"/>
            <w:rPrChange w:id="17164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cs="굴림" w:hint="eastAsia"/>
            <w:noProof w:val="0"/>
            <w:spacing w:val="-14"/>
            <w:w w:val="97"/>
            <w:sz w:val="22"/>
            <w:szCs w:val="22"/>
            <w:lang w:val="en-US"/>
            <w:rPrChange w:id="17165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변화에</w:t>
        </w:r>
        <w:r w:rsidRPr="002646CB">
          <w:rPr>
            <w:rFonts w:ascii="바탕" w:hAnsi="바탕" w:cs="굴림"/>
            <w:noProof w:val="0"/>
            <w:spacing w:val="-14"/>
            <w:w w:val="97"/>
            <w:sz w:val="22"/>
            <w:szCs w:val="22"/>
            <w:lang w:val="en-US"/>
            <w:rPrChange w:id="17166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cs="굴림" w:hint="eastAsia"/>
            <w:noProof w:val="0"/>
            <w:spacing w:val="-14"/>
            <w:w w:val="97"/>
            <w:sz w:val="22"/>
            <w:szCs w:val="22"/>
            <w:lang w:val="en-US"/>
            <w:rPrChange w:id="17167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따른</w:t>
        </w:r>
        <w:r w:rsidRPr="002646CB">
          <w:rPr>
            <w:rFonts w:ascii="바탕" w:hAnsi="바탕" w:cs="굴림"/>
            <w:noProof w:val="0"/>
            <w:spacing w:val="-14"/>
            <w:w w:val="97"/>
            <w:sz w:val="22"/>
            <w:szCs w:val="22"/>
            <w:lang w:val="en-US"/>
            <w:rPrChange w:id="17168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cs="굴림" w:hint="eastAsia"/>
            <w:noProof w:val="0"/>
            <w:spacing w:val="-14"/>
            <w:w w:val="97"/>
            <w:sz w:val="22"/>
            <w:szCs w:val="22"/>
            <w:lang w:val="en-US"/>
            <w:rPrChange w:id="17169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그리드</w:t>
        </w:r>
        <w:r w:rsidRPr="002646CB">
          <w:rPr>
            <w:rFonts w:ascii="바탕" w:hAnsi="바탕" w:cs="굴림"/>
            <w:noProof w:val="0"/>
            <w:spacing w:val="-14"/>
            <w:w w:val="97"/>
            <w:sz w:val="22"/>
            <w:szCs w:val="22"/>
            <w:lang w:val="en-US"/>
            <w:rPrChange w:id="17170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cs="굴림" w:hint="eastAsia"/>
            <w:noProof w:val="0"/>
            <w:spacing w:val="-14"/>
            <w:w w:val="97"/>
            <w:sz w:val="22"/>
            <w:szCs w:val="22"/>
            <w:lang w:val="en-US"/>
            <w:rPrChange w:id="17171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안정화</w:t>
        </w:r>
        <w:r w:rsidRPr="002646CB">
          <w:rPr>
            <w:rFonts w:ascii="바탕" w:hAnsi="바탕" w:cs="굴림"/>
            <w:noProof w:val="0"/>
            <w:spacing w:val="-14"/>
            <w:w w:val="97"/>
            <w:sz w:val="22"/>
            <w:szCs w:val="22"/>
            <w:lang w:val="en-US"/>
            <w:rPrChange w:id="17172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cs="굴림" w:hint="eastAsia"/>
            <w:noProof w:val="0"/>
            <w:spacing w:val="-14"/>
            <w:w w:val="97"/>
            <w:sz w:val="22"/>
            <w:szCs w:val="22"/>
            <w:lang w:val="en-US"/>
            <w:rPrChange w:id="17173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지표</w:t>
        </w:r>
        <w:r w:rsidRPr="002646CB">
          <w:rPr>
            <w:rFonts w:ascii="바탕" w:hAnsi="바탕" w:cs="굴림"/>
            <w:noProof w:val="0"/>
            <w:spacing w:val="-14"/>
            <w:w w:val="97"/>
            <w:sz w:val="22"/>
            <w:szCs w:val="22"/>
            <w:lang w:val="en-US"/>
            <w:rPrChange w:id="17174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cs="굴림" w:hint="eastAsia"/>
            <w:noProof w:val="0"/>
            <w:spacing w:val="-14"/>
            <w:w w:val="97"/>
            <w:sz w:val="22"/>
            <w:szCs w:val="22"/>
            <w:lang w:val="en-US"/>
            <w:rPrChange w:id="17175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변화</w:t>
        </w:r>
        <w:r w:rsidRPr="002646CB">
          <w:rPr>
            <w:rFonts w:ascii="바탕" w:hAnsi="바탕" w:cs="굴림"/>
            <w:noProof w:val="0"/>
            <w:spacing w:val="-14"/>
            <w:w w:val="97"/>
            <w:sz w:val="22"/>
            <w:szCs w:val="22"/>
            <w:lang w:val="en-US"/>
            <w:rPrChange w:id="17176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: (좌) </w:t>
        </w:r>
      </w:ins>
      <w:ins w:id="17177" w:author="박 진상" w:date="2019-10-28T18:25:00Z">
        <w:r w:rsidR="00DC4888" w:rsidRPr="002646CB">
          <w:rPr>
            <w:rFonts w:ascii="바탕" w:hAnsi="바탕" w:cs="굴림" w:hint="eastAsia"/>
            <w:noProof w:val="0"/>
            <w:spacing w:val="-14"/>
            <w:w w:val="97"/>
            <w:sz w:val="22"/>
            <w:szCs w:val="22"/>
            <w:lang w:val="en-US"/>
            <w:rPrChange w:id="17178" w:author="ETRI-김종원" w:date="2019-12-10T10:44:00Z">
              <w:rPr>
                <w:rFonts w:ascii="바탕" w:hAnsi="바탕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신뢰지표</w:t>
        </w:r>
      </w:ins>
      <w:ins w:id="17179" w:author="박 진상" w:date="2019-10-09T14:32:00Z">
        <w:r w:rsidRPr="002646CB">
          <w:rPr>
            <w:rFonts w:ascii="바탕" w:hAnsi="바탕" w:cs="굴림"/>
            <w:noProof w:val="0"/>
            <w:spacing w:val="-14"/>
            <w:w w:val="97"/>
            <w:sz w:val="22"/>
            <w:szCs w:val="22"/>
            <w:lang w:val="en-US"/>
            <w:rPrChange w:id="17180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, (우) </w:t>
        </w:r>
      </w:ins>
      <w:ins w:id="17181" w:author="박 진상" w:date="2019-10-28T18:26:00Z">
        <w:r w:rsidR="00DC4888" w:rsidRPr="002646CB">
          <w:rPr>
            <w:rFonts w:ascii="바탕" w:hAnsi="바탕" w:cs="굴림" w:hint="eastAsia"/>
            <w:noProof w:val="0"/>
            <w:spacing w:val="-14"/>
            <w:w w:val="97"/>
            <w:sz w:val="22"/>
            <w:szCs w:val="22"/>
            <w:lang w:val="en-US"/>
            <w:rPrChange w:id="17182" w:author="ETRI-김종원" w:date="2019-12-10T10:44:00Z">
              <w:rPr>
                <w:rFonts w:ascii="바탕" w:hAnsi="바탕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변동지표</w:t>
        </w:r>
      </w:ins>
      <w:ins w:id="17183" w:author="박 진상" w:date="2019-10-09T14:32:00Z">
        <w:r w:rsidRPr="002646CB">
          <w:rPr>
            <w:rFonts w:ascii="바탕" w:hAnsi="바탕" w:cs="굴림"/>
            <w:noProof w:val="0"/>
            <w:spacing w:val="-14"/>
            <w:w w:val="97"/>
            <w:sz w:val="22"/>
            <w:szCs w:val="22"/>
            <w:lang w:val="en-US"/>
            <w:rPrChange w:id="17184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&gt;</w:t>
        </w:r>
      </w:ins>
    </w:p>
    <w:p w14:paraId="2BAE5699" w14:textId="0169446C" w:rsidR="00D00AD0" w:rsidRPr="002646CB" w:rsidRDefault="00D00AD0" w:rsidP="003A525D">
      <w:pPr>
        <w:rPr>
          <w:ins w:id="17185" w:author="박 진상" w:date="2019-10-08T06:56:00Z"/>
          <w:rFonts w:ascii="바탕" w:hAnsi="바탕"/>
          <w:i/>
          <w:sz w:val="28"/>
          <w:lang w:val="en-US"/>
          <w:rPrChange w:id="17186" w:author="ETRI-김종원" w:date="2019-12-10T10:44:00Z">
            <w:rPr>
              <w:ins w:id="17187" w:author="박 진상" w:date="2019-10-08T06:56:00Z"/>
              <w:i/>
              <w:sz w:val="28"/>
            </w:rPr>
          </w:rPrChange>
        </w:rPr>
      </w:pPr>
    </w:p>
    <w:p w14:paraId="291C587B" w14:textId="0E3E43C2" w:rsidR="00721C26" w:rsidRPr="002646CB" w:rsidRDefault="00721C26">
      <w:pPr>
        <w:spacing w:before="80" w:after="80" w:line="312" w:lineRule="auto"/>
        <w:textAlignment w:val="baseline"/>
        <w:rPr>
          <w:ins w:id="17188" w:author="박 진상" w:date="2019-10-09T14:32:00Z"/>
          <w:rFonts w:ascii="바탕" w:hAnsi="바탕"/>
          <w:lang w:val="en-US"/>
          <w:rPrChange w:id="17189" w:author="ETRI-김종원" w:date="2019-12-10T10:44:00Z">
            <w:rPr>
              <w:ins w:id="17190" w:author="박 진상" w:date="2019-10-09T14:32:00Z"/>
              <w:rFonts w:ascii="한양신명조" w:eastAsia="굴림" w:hAnsi="굴림" w:cs="굴림"/>
              <w:noProof w:val="0"/>
              <w:color w:val="000000"/>
              <w:spacing w:val="-14"/>
              <w:w w:val="97"/>
              <w:sz w:val="30"/>
              <w:szCs w:val="30"/>
              <w:lang w:val="en-US"/>
            </w:rPr>
          </w:rPrChange>
        </w:rPr>
        <w:pPrChange w:id="17191" w:author="박 진상" w:date="2019-10-09T14:33:00Z">
          <w:pPr>
            <w:spacing w:before="80" w:after="80" w:line="312" w:lineRule="auto"/>
            <w:ind w:left="1250" w:hanging="234"/>
            <w:textAlignment w:val="baseline"/>
          </w:pPr>
        </w:pPrChange>
      </w:pPr>
      <w:ins w:id="17192" w:author="박 진상" w:date="2019-10-09T14:32:00Z">
        <w:r w:rsidRPr="002646CB">
          <w:rPr>
            <w:rFonts w:ascii="바탕" w:hAnsi="바탕" w:hint="eastAsia"/>
            <w:lang w:val="en-US"/>
            <w:rPrChange w:id="17193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위</w:t>
        </w:r>
        <w:r w:rsidRPr="002646CB">
          <w:rPr>
            <w:rFonts w:ascii="바탕" w:hAnsi="바탕"/>
            <w:lang w:val="en-US"/>
            <w:rPrChange w:id="17194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7195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그림은</w:t>
        </w:r>
        <w:r w:rsidRPr="002646CB">
          <w:rPr>
            <w:rFonts w:ascii="바탕" w:hAnsi="바탕"/>
            <w:lang w:val="en-US"/>
            <w:rPrChange w:id="17196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120kW </w:t>
        </w:r>
        <w:r w:rsidRPr="002646CB">
          <w:rPr>
            <w:rFonts w:ascii="바탕" w:hAnsi="바탕" w:hint="eastAsia"/>
            <w:lang w:val="en-US"/>
            <w:rPrChange w:id="17197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용량의</w:t>
        </w:r>
        <w:r w:rsidRPr="002646CB">
          <w:rPr>
            <w:rFonts w:ascii="바탕" w:hAnsi="바탕"/>
            <w:lang w:val="en-US"/>
            <w:rPrChange w:id="17198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7199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태양광</w:t>
        </w:r>
        <w:r w:rsidRPr="002646CB">
          <w:rPr>
            <w:rFonts w:ascii="바탕" w:hAnsi="바탕"/>
            <w:lang w:val="en-US"/>
            <w:rPrChange w:id="17200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7201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발전을</w:t>
        </w:r>
        <w:r w:rsidRPr="002646CB">
          <w:rPr>
            <w:rFonts w:ascii="바탕" w:hAnsi="바탕"/>
            <w:lang w:val="en-US"/>
            <w:rPrChange w:id="17202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7203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대상으로</w:t>
        </w:r>
        <w:r w:rsidRPr="002646CB">
          <w:rPr>
            <w:rFonts w:ascii="바탕" w:hAnsi="바탕"/>
            <w:lang w:val="en-US"/>
            <w:rPrChange w:id="17204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7205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태양광</w:t>
        </w:r>
        <w:r w:rsidRPr="002646CB">
          <w:rPr>
            <w:rFonts w:ascii="바탕" w:hAnsi="바탕"/>
            <w:lang w:val="en-US"/>
            <w:rPrChange w:id="17206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7207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보조용</w:t>
        </w:r>
        <w:r w:rsidRPr="002646CB">
          <w:rPr>
            <w:rFonts w:ascii="바탕" w:hAnsi="바탕"/>
            <w:lang w:val="en-US"/>
            <w:rPrChange w:id="17208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</w:ins>
      <w:ins w:id="17209" w:author="박 진상" w:date="2019-10-28T18:24:00Z">
        <w:r w:rsidR="00DC4888" w:rsidRPr="002646CB">
          <w:rPr>
            <w:rFonts w:ascii="바탕" w:hAnsi="바탕" w:hint="eastAsia"/>
            <w:lang w:val="en-US"/>
          </w:rPr>
          <w:t>신뢰</w:t>
        </w:r>
      </w:ins>
      <w:ins w:id="17210" w:author="박 진상" w:date="2019-10-09T14:32:00Z">
        <w:r w:rsidRPr="002646CB">
          <w:rPr>
            <w:rFonts w:ascii="바탕" w:hAnsi="바탕"/>
            <w:lang w:val="en-US"/>
            <w:rPrChange w:id="17211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7212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기반</w:t>
        </w:r>
        <w:r w:rsidRPr="002646CB">
          <w:rPr>
            <w:rFonts w:ascii="바탕" w:hAnsi="바탕"/>
            <w:lang w:val="en-US"/>
            <w:rPrChange w:id="17213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E</w:t>
        </w:r>
      </w:ins>
      <w:ins w:id="17214" w:author="박 진상" w:date="2019-10-09T14:39:00Z">
        <w:r w:rsidR="003B7F41" w:rsidRPr="002646CB">
          <w:rPr>
            <w:rFonts w:ascii="바탕" w:hAnsi="바탕"/>
            <w:lang w:val="en-US"/>
            <w:rPrChange w:id="17215" w:author="ETRI-김종원" w:date="2019-12-10T10:44:00Z">
              <w:rPr>
                <w:lang w:val="en-US"/>
              </w:rPr>
            </w:rPrChange>
          </w:rPr>
          <w:t>E</w:t>
        </w:r>
      </w:ins>
      <w:ins w:id="17216" w:author="박 진상" w:date="2019-10-09T14:32:00Z">
        <w:r w:rsidRPr="002646CB">
          <w:rPr>
            <w:rFonts w:ascii="바탕" w:hAnsi="바탕"/>
            <w:lang w:val="en-US"/>
            <w:rPrChange w:id="17217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S </w:t>
        </w:r>
        <w:r w:rsidRPr="002646CB">
          <w:rPr>
            <w:rFonts w:ascii="바탕" w:hAnsi="바탕" w:hint="eastAsia"/>
            <w:lang w:val="en-US"/>
            <w:rPrChange w:id="17218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운전</w:t>
        </w:r>
        <w:r w:rsidRPr="002646CB">
          <w:rPr>
            <w:rFonts w:ascii="바탕" w:hAnsi="바탕"/>
            <w:lang w:val="en-US"/>
            <w:rPrChange w:id="17219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7220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정책으로</w:t>
        </w:r>
        <w:r w:rsidRPr="002646CB">
          <w:rPr>
            <w:rFonts w:ascii="바탕" w:hAnsi="바탕"/>
            <w:lang w:val="en-US"/>
            <w:rPrChange w:id="17221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E</w:t>
        </w:r>
      </w:ins>
      <w:ins w:id="17222" w:author="박 진상" w:date="2019-10-09T14:39:00Z">
        <w:r w:rsidR="003B7F41" w:rsidRPr="002646CB">
          <w:rPr>
            <w:rFonts w:ascii="바탕" w:hAnsi="바탕"/>
            <w:lang w:val="en-US"/>
            <w:rPrChange w:id="17223" w:author="ETRI-김종원" w:date="2019-12-10T10:44:00Z">
              <w:rPr>
                <w:lang w:val="en-US"/>
              </w:rPr>
            </w:rPrChange>
          </w:rPr>
          <w:t>E</w:t>
        </w:r>
      </w:ins>
      <w:ins w:id="17224" w:author="박 진상" w:date="2019-10-09T14:32:00Z">
        <w:r w:rsidRPr="002646CB">
          <w:rPr>
            <w:rFonts w:ascii="바탕" w:hAnsi="바탕"/>
            <w:lang w:val="en-US"/>
            <w:rPrChange w:id="17225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S를 운전하여 PCS 용량을 10kW부터 60kW까지, 배터리 용량은 20kWh부터 160kWh까지 변화한 시뮬레이션을 통해 얻은 </w:t>
        </w:r>
      </w:ins>
      <w:ins w:id="17226" w:author="박 진상" w:date="2019-10-28T18:24:00Z">
        <w:r w:rsidR="00DC4888" w:rsidRPr="002646CB">
          <w:rPr>
            <w:rFonts w:ascii="바탕" w:hAnsi="바탕"/>
            <w:lang w:val="en-US"/>
          </w:rPr>
          <w:t>신뢰</w:t>
        </w:r>
      </w:ins>
      <w:ins w:id="17227" w:author="박 진상" w:date="2019-10-09T14:32:00Z">
        <w:r w:rsidRPr="002646CB">
          <w:rPr>
            <w:rFonts w:ascii="바탕" w:hAnsi="바탕"/>
            <w:lang w:val="en-US"/>
            <w:rPrChange w:id="17228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및 </w:t>
        </w:r>
      </w:ins>
      <w:ins w:id="17229" w:author="박 진상" w:date="2019-10-28T18:26:00Z">
        <w:r w:rsidR="00DC4888" w:rsidRPr="002646CB">
          <w:rPr>
            <w:rFonts w:ascii="바탕" w:hAnsi="바탕"/>
            <w:lang w:val="en-US"/>
          </w:rPr>
          <w:t>변동지표</w:t>
        </w:r>
      </w:ins>
      <w:ins w:id="17230" w:author="박 진상" w:date="2019-10-09T14:32:00Z">
        <w:r w:rsidRPr="002646CB">
          <w:rPr>
            <w:rFonts w:ascii="바탕" w:hAnsi="바탕"/>
            <w:lang w:val="en-US"/>
            <w:rPrChange w:id="17231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변화를 나타낸 것으로서, 출력 </w:t>
        </w:r>
      </w:ins>
      <w:ins w:id="17232" w:author="박 진상" w:date="2019-10-09T14:39:00Z">
        <w:r w:rsidR="003B7F41" w:rsidRPr="002646CB">
          <w:rPr>
            <w:rFonts w:ascii="바탕" w:hAnsi="바탕" w:hint="eastAsia"/>
            <w:lang w:val="en-US"/>
            <w:rPrChange w:id="17233" w:author="ETRI-김종원" w:date="2019-12-10T10:44:00Z">
              <w:rPr>
                <w:rFonts w:hint="eastAsia"/>
                <w:lang w:val="en-US"/>
              </w:rPr>
            </w:rPrChange>
          </w:rPr>
          <w:t>목표값</w:t>
        </w:r>
      </w:ins>
      <w:ins w:id="17234" w:author="박 진상" w:date="2019-10-09T14:32:00Z">
        <w:r w:rsidRPr="002646CB">
          <w:rPr>
            <w:rFonts w:ascii="바탕" w:hAnsi="바탕" w:hint="eastAsia"/>
            <w:lang w:val="en-US"/>
            <w:rPrChange w:id="17235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이</w:t>
        </w:r>
        <w:r w:rsidRPr="002646CB">
          <w:rPr>
            <w:rFonts w:ascii="바탕" w:hAnsi="바탕"/>
            <w:lang w:val="en-US"/>
            <w:rPrChange w:id="17236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0으로 </w:t>
        </w:r>
        <w:r w:rsidRPr="002646CB">
          <w:rPr>
            <w:rFonts w:ascii="바탕" w:hAnsi="바탕" w:hint="eastAsia"/>
            <w:lang w:val="en-US"/>
            <w:rPrChange w:id="17237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설정된</w:t>
        </w:r>
        <w:r w:rsidRPr="002646CB">
          <w:rPr>
            <w:rFonts w:ascii="바탕" w:hAnsi="바탕"/>
            <w:lang w:val="en-US"/>
            <w:rPrChange w:id="17238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7239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이른</w:t>
        </w:r>
        <w:r w:rsidRPr="002646CB">
          <w:rPr>
            <w:rFonts w:ascii="바탕" w:hAnsi="바탕"/>
            <w:lang w:val="en-US"/>
            <w:rPrChange w:id="17240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7241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아침과</w:t>
        </w:r>
        <w:r w:rsidRPr="002646CB">
          <w:rPr>
            <w:rFonts w:ascii="바탕" w:hAnsi="바탕"/>
            <w:lang w:val="en-US"/>
            <w:rPrChange w:id="17242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7243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늦은</w:t>
        </w:r>
        <w:r w:rsidRPr="002646CB">
          <w:rPr>
            <w:rFonts w:ascii="바탕" w:hAnsi="바탕"/>
            <w:lang w:val="en-US"/>
            <w:rPrChange w:id="17244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7245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밤</w:t>
        </w:r>
        <w:r w:rsidRPr="002646CB">
          <w:rPr>
            <w:rFonts w:ascii="바탕" w:hAnsi="바탕"/>
            <w:lang w:val="en-US"/>
            <w:rPrChange w:id="17246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7247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시간대를</w:t>
        </w:r>
        <w:r w:rsidRPr="002646CB">
          <w:rPr>
            <w:rFonts w:ascii="바탕" w:hAnsi="바탕"/>
            <w:lang w:val="en-US"/>
            <w:rPrChange w:id="17248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7249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제외하여</w:t>
        </w:r>
        <w:r w:rsidRPr="002646CB">
          <w:rPr>
            <w:rFonts w:ascii="바탕" w:hAnsi="바탕"/>
            <w:lang w:val="en-US"/>
            <w:rPrChange w:id="17250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1년간 </w:t>
        </w:r>
        <w:r w:rsidRPr="002646CB">
          <w:rPr>
            <w:rFonts w:ascii="바탕" w:hAnsi="바탕" w:hint="eastAsia"/>
            <w:lang w:val="en-US"/>
            <w:rPrChange w:id="17251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운전하여</w:t>
        </w:r>
        <w:r w:rsidRPr="002646CB">
          <w:rPr>
            <w:rFonts w:ascii="바탕" w:hAnsi="바탕"/>
            <w:lang w:val="en-US"/>
            <w:rPrChange w:id="17252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1시간 </w:t>
        </w:r>
        <w:r w:rsidRPr="002646CB">
          <w:rPr>
            <w:rFonts w:ascii="바탕" w:hAnsi="바탕" w:hint="eastAsia"/>
            <w:lang w:val="en-US"/>
            <w:rPrChange w:id="17253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단위로</w:t>
        </w:r>
        <w:r w:rsidRPr="002646CB">
          <w:rPr>
            <w:rFonts w:ascii="바탕" w:hAnsi="바탕"/>
            <w:lang w:val="en-US"/>
            <w:rPrChange w:id="17254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7255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얻은</w:t>
        </w:r>
        <w:r w:rsidRPr="002646CB">
          <w:rPr>
            <w:rFonts w:ascii="바탕" w:hAnsi="바탕"/>
            <w:lang w:val="en-US"/>
            <w:rPrChange w:id="17256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7257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지표를</w:t>
        </w:r>
        <w:r w:rsidRPr="002646CB">
          <w:rPr>
            <w:rFonts w:ascii="바탕" w:hAnsi="바탕"/>
            <w:lang w:val="en-US"/>
            <w:rPrChange w:id="17258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1년 </w:t>
        </w:r>
        <w:r w:rsidRPr="002646CB">
          <w:rPr>
            <w:rFonts w:ascii="바탕" w:hAnsi="바탕" w:hint="eastAsia"/>
            <w:lang w:val="en-US"/>
            <w:rPrChange w:id="17259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내에</w:t>
        </w:r>
        <w:r w:rsidRPr="002646CB">
          <w:rPr>
            <w:rFonts w:ascii="바탕" w:hAnsi="바탕"/>
            <w:lang w:val="en-US"/>
            <w:rPrChange w:id="17260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7261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평균한</w:t>
        </w:r>
        <w:r w:rsidRPr="002646CB">
          <w:rPr>
            <w:rFonts w:ascii="바탕" w:hAnsi="바탕"/>
            <w:lang w:val="en-US"/>
            <w:rPrChange w:id="17262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7263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값을</w:t>
        </w:r>
        <w:r w:rsidRPr="002646CB">
          <w:rPr>
            <w:rFonts w:ascii="바탕" w:hAnsi="바탕"/>
            <w:lang w:val="en-US"/>
            <w:rPrChange w:id="17264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7265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의미하며</w:t>
        </w:r>
        <w:r w:rsidRPr="002646CB">
          <w:rPr>
            <w:rFonts w:ascii="바탕" w:hAnsi="바탕"/>
            <w:lang w:val="en-US"/>
            <w:rPrChange w:id="17266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, </w:t>
        </w:r>
        <w:r w:rsidRPr="002646CB">
          <w:rPr>
            <w:rFonts w:ascii="바탕" w:hAnsi="바탕" w:hint="eastAsia"/>
            <w:lang w:val="en-US"/>
            <w:rPrChange w:id="17267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지표값이</w:t>
        </w:r>
        <w:r w:rsidRPr="002646CB">
          <w:rPr>
            <w:rFonts w:ascii="바탕" w:hAnsi="바탕"/>
            <w:lang w:val="en-US"/>
            <w:rPrChange w:id="17268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7269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낮을수록</w:t>
        </w:r>
        <w:r w:rsidRPr="002646CB">
          <w:rPr>
            <w:rFonts w:ascii="바탕" w:hAnsi="바탕"/>
            <w:lang w:val="en-US"/>
            <w:rPrChange w:id="17270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7271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안정화</w:t>
        </w:r>
        <w:r w:rsidRPr="002646CB">
          <w:rPr>
            <w:rFonts w:ascii="바탕" w:hAnsi="바탕"/>
            <w:lang w:val="en-US"/>
            <w:rPrChange w:id="17272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7273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특성이</w:t>
        </w:r>
        <w:r w:rsidRPr="002646CB">
          <w:rPr>
            <w:rFonts w:ascii="바탕" w:hAnsi="바탕"/>
            <w:lang w:val="en-US"/>
            <w:rPrChange w:id="17274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7275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좋은</w:t>
        </w:r>
        <w:r w:rsidRPr="002646CB">
          <w:rPr>
            <w:rFonts w:ascii="바탕" w:hAnsi="바탕"/>
            <w:lang w:val="en-US"/>
            <w:rPrChange w:id="17276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7277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것을</w:t>
        </w:r>
        <w:r w:rsidRPr="002646CB">
          <w:rPr>
            <w:rFonts w:ascii="바탕" w:hAnsi="바탕"/>
            <w:lang w:val="en-US"/>
            <w:rPrChange w:id="17278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Pr="002646CB">
          <w:rPr>
            <w:rFonts w:ascii="바탕" w:hAnsi="바탕" w:hint="eastAsia"/>
            <w:lang w:val="en-US"/>
            <w:rPrChange w:id="17279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의미</w:t>
        </w:r>
      </w:ins>
      <w:ins w:id="17280" w:author="박 진상" w:date="2019-10-09T14:39:00Z">
        <w:r w:rsidR="003B7F41" w:rsidRPr="002646CB">
          <w:rPr>
            <w:rFonts w:ascii="바탕" w:hAnsi="바탕" w:hint="eastAsia"/>
            <w:lang w:val="en-US"/>
            <w:rPrChange w:id="17281" w:author="ETRI-김종원" w:date="2019-12-10T10:44:00Z">
              <w:rPr>
                <w:rFonts w:hint="eastAsia"/>
                <w:lang w:val="en-US"/>
              </w:rPr>
            </w:rPrChange>
          </w:rPr>
          <w:t>한다</w:t>
        </w:r>
        <w:r w:rsidR="003B7F41" w:rsidRPr="002646CB">
          <w:rPr>
            <w:rFonts w:ascii="바탕" w:hAnsi="바탕"/>
            <w:lang w:val="en-US"/>
            <w:rPrChange w:id="17282" w:author="ETRI-김종원" w:date="2019-12-10T10:44:00Z">
              <w:rPr>
                <w:lang w:val="en-US"/>
              </w:rPr>
            </w:rPrChange>
          </w:rPr>
          <w:t>.</w:t>
        </w:r>
      </w:ins>
    </w:p>
    <w:p w14:paraId="5189369A" w14:textId="77777777" w:rsidR="00CB0B14" w:rsidRPr="002646CB" w:rsidRDefault="00CB0B14" w:rsidP="00721C26">
      <w:pPr>
        <w:spacing w:before="80" w:after="80" w:line="312" w:lineRule="auto"/>
        <w:textAlignment w:val="baseline"/>
        <w:rPr>
          <w:ins w:id="17283" w:author="박 진상" w:date="2019-10-09T14:34:00Z"/>
          <w:rFonts w:ascii="바탕" w:hAnsi="바탕"/>
          <w:lang w:val="en-US"/>
          <w:rPrChange w:id="17284" w:author="ETRI-김종원" w:date="2019-12-10T10:44:00Z">
            <w:rPr>
              <w:ins w:id="17285" w:author="박 진상" w:date="2019-10-09T14:34:00Z"/>
              <w:lang w:val="en-US"/>
            </w:rPr>
          </w:rPrChange>
        </w:rPr>
      </w:pPr>
    </w:p>
    <w:p w14:paraId="3F7B3330" w14:textId="26C31809" w:rsidR="00721C26" w:rsidRPr="002646CB" w:rsidRDefault="00DC4888">
      <w:pPr>
        <w:spacing w:before="80" w:after="80" w:line="312" w:lineRule="auto"/>
        <w:textAlignment w:val="baseline"/>
        <w:rPr>
          <w:ins w:id="17286" w:author="박 진상" w:date="2019-10-09T14:32:00Z"/>
          <w:rFonts w:ascii="바탕" w:hAnsi="바탕"/>
          <w:lang w:val="en-US"/>
          <w:rPrChange w:id="17287" w:author="ETRI-김종원" w:date="2019-12-10T10:44:00Z">
            <w:rPr>
              <w:ins w:id="17288" w:author="박 진상" w:date="2019-10-09T14:32:00Z"/>
              <w:rFonts w:ascii="한양신명조" w:eastAsia="굴림" w:hAnsi="굴림" w:cs="굴림"/>
              <w:noProof w:val="0"/>
              <w:color w:val="000000"/>
              <w:spacing w:val="-14"/>
              <w:w w:val="97"/>
              <w:sz w:val="30"/>
              <w:szCs w:val="30"/>
              <w:lang w:val="en-US"/>
            </w:rPr>
          </w:rPrChange>
        </w:rPr>
        <w:pPrChange w:id="17289" w:author="박 진상" w:date="2019-10-09T14:33:00Z">
          <w:pPr>
            <w:spacing w:before="80" w:after="80" w:line="312" w:lineRule="auto"/>
            <w:ind w:left="1250" w:hanging="234"/>
            <w:textAlignment w:val="baseline"/>
          </w:pPr>
        </w:pPrChange>
      </w:pPr>
      <w:ins w:id="17290" w:author="박 진상" w:date="2019-10-28T18:25:00Z">
        <w:r w:rsidRPr="002646CB">
          <w:rPr>
            <w:rFonts w:ascii="바탕" w:hAnsi="바탕" w:hint="eastAsia"/>
            <w:lang w:val="en-US"/>
          </w:rPr>
          <w:t>신뢰지표</w:t>
        </w:r>
      </w:ins>
      <w:ins w:id="17291" w:author="박 진상" w:date="2019-10-09T14:32:00Z">
        <w:r w:rsidR="00721C26" w:rsidRPr="002646CB">
          <w:rPr>
            <w:rFonts w:ascii="바탕" w:hAnsi="바탕" w:hint="eastAsia"/>
            <w:lang w:val="en-US"/>
            <w:rPrChange w:id="17292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의</w:t>
        </w:r>
        <w:r w:rsidR="00721C26" w:rsidRPr="002646CB">
          <w:rPr>
            <w:rFonts w:ascii="바탕" w:hAnsi="바탕"/>
            <w:lang w:val="en-US"/>
            <w:rPrChange w:id="17293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294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경우</w:t>
        </w:r>
        <w:r w:rsidR="00721C26" w:rsidRPr="002646CB">
          <w:rPr>
            <w:rFonts w:ascii="바탕" w:hAnsi="바탕"/>
            <w:lang w:val="en-US"/>
            <w:rPrChange w:id="17295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296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태양광</w:t>
        </w:r>
        <w:r w:rsidR="00721C26" w:rsidRPr="002646CB">
          <w:rPr>
            <w:rFonts w:ascii="바탕" w:hAnsi="바탕"/>
            <w:lang w:val="en-US"/>
            <w:rPrChange w:id="17297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298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발전량</w:t>
        </w:r>
        <w:r w:rsidR="00721C26" w:rsidRPr="002646CB">
          <w:rPr>
            <w:rFonts w:ascii="바탕" w:hAnsi="바탕"/>
            <w:lang w:val="en-US"/>
            <w:rPrChange w:id="17299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300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예측이</w:t>
        </w:r>
        <w:r w:rsidR="00721C26" w:rsidRPr="002646CB">
          <w:rPr>
            <w:rFonts w:ascii="바탕" w:hAnsi="바탕"/>
            <w:lang w:val="en-US"/>
            <w:rPrChange w:id="17301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302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틀리더라도</w:t>
        </w:r>
        <w:r w:rsidR="00721C26" w:rsidRPr="002646CB">
          <w:rPr>
            <w:rFonts w:ascii="바탕" w:hAnsi="바탕"/>
            <w:lang w:val="en-US"/>
            <w:rPrChange w:id="17303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304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오랜</w:t>
        </w:r>
        <w:r w:rsidR="00721C26" w:rsidRPr="002646CB">
          <w:rPr>
            <w:rFonts w:ascii="바탕" w:hAnsi="바탕"/>
            <w:lang w:val="en-US"/>
            <w:rPrChange w:id="17305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306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시간</w:t>
        </w:r>
        <w:r w:rsidR="00721C26" w:rsidRPr="002646CB">
          <w:rPr>
            <w:rFonts w:ascii="바탕" w:hAnsi="바탕"/>
            <w:lang w:val="en-US"/>
            <w:rPrChange w:id="17307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308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동안</w:t>
        </w:r>
        <w:r w:rsidR="00721C26" w:rsidRPr="002646CB">
          <w:rPr>
            <w:rFonts w:ascii="바탕" w:hAnsi="바탕"/>
            <w:lang w:val="en-US"/>
            <w:rPrChange w:id="17309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310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타겟을</w:t>
        </w:r>
        <w:r w:rsidR="00721C26" w:rsidRPr="002646CB">
          <w:rPr>
            <w:rFonts w:ascii="바탕" w:hAnsi="바탕"/>
            <w:lang w:val="en-US"/>
            <w:rPrChange w:id="17311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312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추종할</w:t>
        </w:r>
        <w:r w:rsidR="00721C26" w:rsidRPr="002646CB">
          <w:rPr>
            <w:rFonts w:ascii="바탕" w:hAnsi="바탕"/>
            <w:lang w:val="en-US"/>
            <w:rPrChange w:id="17313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314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수</w:t>
        </w:r>
        <w:r w:rsidR="00721C26" w:rsidRPr="002646CB">
          <w:rPr>
            <w:rFonts w:ascii="바탕" w:hAnsi="바탕"/>
            <w:lang w:val="en-US"/>
            <w:rPrChange w:id="17315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316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있기</w:t>
        </w:r>
        <w:r w:rsidR="00721C26" w:rsidRPr="002646CB">
          <w:rPr>
            <w:rFonts w:ascii="바탕" w:hAnsi="바탕"/>
            <w:lang w:val="en-US"/>
            <w:rPrChange w:id="17317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318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때문에</w:t>
        </w:r>
        <w:r w:rsidR="00721C26" w:rsidRPr="002646CB">
          <w:rPr>
            <w:rFonts w:ascii="바탕" w:hAnsi="바탕"/>
            <w:lang w:val="en-US"/>
            <w:rPrChange w:id="17319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320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배터리의</w:t>
        </w:r>
        <w:r w:rsidR="00721C26" w:rsidRPr="002646CB">
          <w:rPr>
            <w:rFonts w:ascii="바탕" w:hAnsi="바탕"/>
            <w:lang w:val="en-US"/>
            <w:rPrChange w:id="17321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322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용량이</w:t>
        </w:r>
        <w:r w:rsidR="00721C26" w:rsidRPr="002646CB">
          <w:rPr>
            <w:rFonts w:ascii="바탕" w:hAnsi="바탕"/>
            <w:lang w:val="en-US"/>
            <w:rPrChange w:id="17323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324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증가할수록</w:t>
        </w:r>
        <w:r w:rsidR="00721C26" w:rsidRPr="002646CB">
          <w:rPr>
            <w:rFonts w:ascii="바탕" w:hAnsi="바탕"/>
            <w:lang w:val="en-US"/>
            <w:rPrChange w:id="17325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</w:ins>
      <w:ins w:id="17326" w:author="박 진상" w:date="2019-10-28T18:24:00Z">
        <w:r w:rsidRPr="002646CB">
          <w:rPr>
            <w:rFonts w:ascii="바탕" w:hAnsi="바탕" w:hint="eastAsia"/>
            <w:lang w:val="en-US"/>
          </w:rPr>
          <w:t>신뢰</w:t>
        </w:r>
        <w:r w:rsidRPr="002646CB">
          <w:rPr>
            <w:rFonts w:ascii="바탕" w:hAnsi="바탕"/>
            <w:lang w:val="en-US"/>
          </w:rPr>
          <w:t>가</w:t>
        </w:r>
      </w:ins>
      <w:ins w:id="17327" w:author="박 진상" w:date="2019-10-09T14:32:00Z">
        <w:r w:rsidR="00721C26" w:rsidRPr="002646CB">
          <w:rPr>
            <w:rFonts w:ascii="바탕" w:hAnsi="바탕"/>
            <w:lang w:val="en-US"/>
            <w:rPrChange w:id="17328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329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높게</w:t>
        </w:r>
        <w:r w:rsidR="00721C26" w:rsidRPr="002646CB">
          <w:rPr>
            <w:rFonts w:ascii="바탕" w:hAnsi="바탕"/>
            <w:lang w:val="en-US"/>
            <w:rPrChange w:id="17330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331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나타나며</w:t>
        </w:r>
        <w:r w:rsidR="00721C26" w:rsidRPr="002646CB">
          <w:rPr>
            <w:rFonts w:ascii="바탕" w:hAnsi="바탕"/>
            <w:lang w:val="en-US"/>
            <w:rPrChange w:id="17332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, </w:t>
        </w:r>
        <w:r w:rsidR="00721C26" w:rsidRPr="002646CB">
          <w:rPr>
            <w:rFonts w:ascii="바탕" w:hAnsi="바탕" w:hint="eastAsia"/>
            <w:lang w:val="en-US"/>
            <w:rPrChange w:id="17333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부가</w:t>
        </w:r>
        <w:r w:rsidR="00721C26" w:rsidRPr="002646CB">
          <w:rPr>
            <w:rFonts w:ascii="바탕" w:hAnsi="바탕"/>
            <w:lang w:val="en-US"/>
            <w:rPrChange w:id="17334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REC용 </w:t>
        </w:r>
      </w:ins>
      <w:ins w:id="17335" w:author="박 진상" w:date="2019-10-28T18:24:00Z">
        <w:r w:rsidRPr="002646CB">
          <w:rPr>
            <w:rFonts w:ascii="바탕" w:hAnsi="바탕" w:hint="eastAsia"/>
            <w:lang w:val="en-US"/>
          </w:rPr>
          <w:t>신뢰</w:t>
        </w:r>
      </w:ins>
      <w:ins w:id="17336" w:author="박 진상" w:date="2019-10-09T14:32:00Z">
        <w:r w:rsidR="00721C26" w:rsidRPr="002646CB">
          <w:rPr>
            <w:rFonts w:ascii="바탕" w:hAnsi="바탕"/>
            <w:lang w:val="en-US"/>
            <w:rPrChange w:id="17337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338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기반</w:t>
        </w:r>
        <w:r w:rsidR="00721C26" w:rsidRPr="002646CB">
          <w:rPr>
            <w:rFonts w:ascii="바탕" w:hAnsi="바탕"/>
            <w:lang w:val="en-US"/>
            <w:rPrChange w:id="17339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E</w:t>
        </w:r>
      </w:ins>
      <w:ins w:id="17340" w:author="박 진상" w:date="2019-10-09T14:40:00Z">
        <w:r w:rsidR="003B7F41" w:rsidRPr="002646CB">
          <w:rPr>
            <w:rFonts w:ascii="바탕" w:hAnsi="바탕"/>
            <w:lang w:val="en-US"/>
            <w:rPrChange w:id="17341" w:author="ETRI-김종원" w:date="2019-12-10T10:44:00Z">
              <w:rPr>
                <w:lang w:val="en-US"/>
              </w:rPr>
            </w:rPrChange>
          </w:rPr>
          <w:t>E</w:t>
        </w:r>
      </w:ins>
      <w:ins w:id="17342" w:author="박 진상" w:date="2019-10-09T14:32:00Z">
        <w:r w:rsidR="00721C26" w:rsidRPr="002646CB">
          <w:rPr>
            <w:rFonts w:ascii="바탕" w:hAnsi="바탕"/>
            <w:lang w:val="en-US"/>
            <w:rPrChange w:id="17343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S </w:t>
        </w:r>
        <w:r w:rsidR="00721C26" w:rsidRPr="002646CB">
          <w:rPr>
            <w:rFonts w:ascii="바탕" w:hAnsi="바탕" w:hint="eastAsia"/>
            <w:lang w:val="en-US"/>
            <w:rPrChange w:id="17344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운전과</w:t>
        </w:r>
        <w:r w:rsidR="00721C26" w:rsidRPr="002646CB">
          <w:rPr>
            <w:rFonts w:ascii="바탕" w:hAnsi="바탕"/>
            <w:lang w:val="en-US"/>
            <w:rPrChange w:id="17345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346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다르게</w:t>
        </w:r>
        <w:r w:rsidR="00721C26" w:rsidRPr="002646CB">
          <w:rPr>
            <w:rFonts w:ascii="바탕" w:hAnsi="바탕"/>
            <w:lang w:val="en-US"/>
            <w:rPrChange w:id="17347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348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태양광</w:t>
        </w:r>
        <w:r w:rsidR="00721C26" w:rsidRPr="002646CB">
          <w:rPr>
            <w:rFonts w:ascii="바탕" w:hAnsi="바탕"/>
            <w:lang w:val="en-US"/>
            <w:rPrChange w:id="17349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350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보조용</w:t>
        </w:r>
        <w:r w:rsidR="00721C26" w:rsidRPr="002646CB">
          <w:rPr>
            <w:rFonts w:ascii="바탕" w:hAnsi="바탕"/>
            <w:lang w:val="en-US"/>
            <w:rPrChange w:id="17351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</w:ins>
      <w:ins w:id="17352" w:author="박 진상" w:date="2019-10-28T18:24:00Z">
        <w:r w:rsidRPr="002646CB">
          <w:rPr>
            <w:rFonts w:ascii="바탕" w:hAnsi="바탕" w:hint="eastAsia"/>
            <w:lang w:val="en-US"/>
          </w:rPr>
          <w:t>신뢰</w:t>
        </w:r>
      </w:ins>
      <w:ins w:id="17353" w:author="박 진상" w:date="2019-10-09T14:32:00Z">
        <w:r w:rsidR="00721C26" w:rsidRPr="002646CB">
          <w:rPr>
            <w:rFonts w:ascii="바탕" w:hAnsi="바탕"/>
            <w:lang w:val="en-US"/>
            <w:rPrChange w:id="17354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355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기반</w:t>
        </w:r>
        <w:r w:rsidR="00721C26" w:rsidRPr="002646CB">
          <w:rPr>
            <w:rFonts w:ascii="바탕" w:hAnsi="바탕"/>
            <w:lang w:val="en-US"/>
            <w:rPrChange w:id="17356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E</w:t>
        </w:r>
      </w:ins>
      <w:ins w:id="17357" w:author="박 진상" w:date="2019-10-09T14:40:00Z">
        <w:r w:rsidR="003B7F41" w:rsidRPr="002646CB">
          <w:rPr>
            <w:rFonts w:ascii="바탕" w:hAnsi="바탕"/>
            <w:lang w:val="en-US"/>
            <w:rPrChange w:id="17358" w:author="ETRI-김종원" w:date="2019-12-10T10:44:00Z">
              <w:rPr>
                <w:lang w:val="en-US"/>
              </w:rPr>
            </w:rPrChange>
          </w:rPr>
          <w:t>E</w:t>
        </w:r>
      </w:ins>
      <w:ins w:id="17359" w:author="박 진상" w:date="2019-10-09T14:32:00Z">
        <w:r w:rsidR="00721C26" w:rsidRPr="002646CB">
          <w:rPr>
            <w:rFonts w:ascii="바탕" w:hAnsi="바탕"/>
            <w:lang w:val="en-US"/>
            <w:rPrChange w:id="17360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S </w:t>
        </w:r>
        <w:r w:rsidR="00721C26" w:rsidRPr="002646CB">
          <w:rPr>
            <w:rFonts w:ascii="바탕" w:hAnsi="바탕" w:hint="eastAsia"/>
            <w:lang w:val="en-US"/>
            <w:rPrChange w:id="17361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운전은</w:t>
        </w:r>
        <w:r w:rsidR="00721C26" w:rsidRPr="002646CB">
          <w:rPr>
            <w:rFonts w:ascii="바탕" w:hAnsi="바탕"/>
            <w:lang w:val="en-US"/>
            <w:rPrChange w:id="17362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PCS의 </w:t>
        </w:r>
        <w:r w:rsidR="00721C26" w:rsidRPr="002646CB">
          <w:rPr>
            <w:rFonts w:ascii="바탕" w:hAnsi="바탕" w:hint="eastAsia"/>
            <w:lang w:val="en-US"/>
            <w:rPrChange w:id="17363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높은</w:t>
        </w:r>
        <w:r w:rsidR="00721C26" w:rsidRPr="002646CB">
          <w:rPr>
            <w:rFonts w:ascii="바탕" w:hAnsi="바탕"/>
            <w:lang w:val="en-US"/>
            <w:rPrChange w:id="17364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365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출력을</w:t>
        </w:r>
        <w:r w:rsidR="00721C26" w:rsidRPr="002646CB">
          <w:rPr>
            <w:rFonts w:ascii="바탕" w:hAnsi="바탕"/>
            <w:lang w:val="en-US"/>
            <w:rPrChange w:id="17366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367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요구하지</w:t>
        </w:r>
        <w:r w:rsidR="00721C26" w:rsidRPr="002646CB">
          <w:rPr>
            <w:rFonts w:ascii="바탕" w:hAnsi="바탕"/>
            <w:lang w:val="en-US"/>
            <w:rPrChange w:id="17368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369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않으므로</w:t>
        </w:r>
        <w:r w:rsidR="00721C26" w:rsidRPr="002646CB">
          <w:rPr>
            <w:rFonts w:ascii="바탕" w:hAnsi="바탕"/>
            <w:lang w:val="en-US"/>
            <w:rPrChange w:id="17370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, PCS가 </w:t>
        </w:r>
        <w:r w:rsidR="00721C26" w:rsidRPr="002646CB">
          <w:rPr>
            <w:rFonts w:ascii="바탕" w:hAnsi="바탕" w:hint="eastAsia"/>
            <w:lang w:val="en-US"/>
            <w:rPrChange w:id="17371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매우</w:t>
        </w:r>
        <w:r w:rsidR="00721C26" w:rsidRPr="002646CB">
          <w:rPr>
            <w:rFonts w:ascii="바탕" w:hAnsi="바탕"/>
            <w:lang w:val="en-US"/>
            <w:rPrChange w:id="17372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373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낮은</w:t>
        </w:r>
        <w:r w:rsidR="00721C26" w:rsidRPr="002646CB">
          <w:rPr>
            <w:rFonts w:ascii="바탕" w:hAnsi="바탕"/>
            <w:lang w:val="en-US"/>
            <w:rPrChange w:id="17374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375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경우를</w:t>
        </w:r>
        <w:r w:rsidR="00721C26" w:rsidRPr="002646CB">
          <w:rPr>
            <w:rFonts w:ascii="바탕" w:hAnsi="바탕"/>
            <w:lang w:val="en-US"/>
            <w:rPrChange w:id="17376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377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제외하면</w:t>
        </w:r>
        <w:r w:rsidR="00721C26" w:rsidRPr="002646CB">
          <w:rPr>
            <w:rFonts w:ascii="바탕" w:hAnsi="바탕"/>
            <w:lang w:val="en-US"/>
            <w:rPrChange w:id="17378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PCS </w:t>
        </w:r>
        <w:r w:rsidR="00721C26" w:rsidRPr="002646CB">
          <w:rPr>
            <w:rFonts w:ascii="바탕" w:hAnsi="바탕" w:hint="eastAsia"/>
            <w:lang w:val="en-US"/>
            <w:rPrChange w:id="17379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용량</w:t>
        </w:r>
        <w:r w:rsidR="00721C26" w:rsidRPr="002646CB">
          <w:rPr>
            <w:rFonts w:ascii="바탕" w:hAnsi="바탕"/>
            <w:lang w:val="en-US"/>
            <w:rPrChange w:id="17380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381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변화에</w:t>
        </w:r>
        <w:r w:rsidR="00721C26" w:rsidRPr="002646CB">
          <w:rPr>
            <w:rFonts w:ascii="바탕" w:hAnsi="바탕"/>
            <w:lang w:val="en-US"/>
            <w:rPrChange w:id="17382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383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크게</w:t>
        </w:r>
        <w:r w:rsidR="00721C26" w:rsidRPr="002646CB">
          <w:rPr>
            <w:rFonts w:ascii="바탕" w:hAnsi="바탕"/>
            <w:lang w:val="en-US"/>
            <w:rPrChange w:id="17384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385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영향을</w:t>
        </w:r>
        <w:r w:rsidR="00721C26" w:rsidRPr="002646CB">
          <w:rPr>
            <w:rFonts w:ascii="바탕" w:hAnsi="바탕"/>
            <w:lang w:val="en-US"/>
            <w:rPrChange w:id="17386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387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받지</w:t>
        </w:r>
        <w:r w:rsidR="00721C26" w:rsidRPr="002646CB">
          <w:rPr>
            <w:rFonts w:ascii="바탕" w:hAnsi="바탕"/>
            <w:lang w:val="en-US"/>
            <w:rPrChange w:id="17388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389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않는</w:t>
        </w:r>
        <w:r w:rsidR="00721C26" w:rsidRPr="002646CB">
          <w:rPr>
            <w:rFonts w:ascii="바탕" w:hAnsi="바탕"/>
            <w:lang w:val="en-US"/>
            <w:rPrChange w:id="17390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391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결과를</w:t>
        </w:r>
        <w:r w:rsidR="00721C26" w:rsidRPr="002646CB">
          <w:rPr>
            <w:rFonts w:ascii="바탕" w:hAnsi="바탕"/>
            <w:lang w:val="en-US"/>
            <w:rPrChange w:id="17392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393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보</w:t>
        </w:r>
      </w:ins>
      <w:ins w:id="17394" w:author="박 진상" w:date="2019-10-09T14:40:00Z">
        <w:r w:rsidR="003B7F41" w:rsidRPr="002646CB">
          <w:rPr>
            <w:rFonts w:ascii="바탕" w:hAnsi="바탕" w:hint="eastAsia"/>
            <w:lang w:val="en-US"/>
            <w:rPrChange w:id="17395" w:author="ETRI-김종원" w:date="2019-12-10T10:44:00Z">
              <w:rPr>
                <w:rFonts w:hint="eastAsia"/>
                <w:lang w:val="en-US"/>
              </w:rPr>
            </w:rPrChange>
          </w:rPr>
          <w:t>여준다</w:t>
        </w:r>
        <w:r w:rsidR="003B7F41" w:rsidRPr="002646CB">
          <w:rPr>
            <w:rFonts w:ascii="바탕" w:hAnsi="바탕"/>
            <w:lang w:val="en-US"/>
            <w:rPrChange w:id="17396" w:author="ETRI-김종원" w:date="2019-12-10T10:44:00Z">
              <w:rPr>
                <w:lang w:val="en-US"/>
              </w:rPr>
            </w:rPrChange>
          </w:rPr>
          <w:t xml:space="preserve">. </w:t>
        </w:r>
      </w:ins>
    </w:p>
    <w:p w14:paraId="21E6EA4F" w14:textId="77777777" w:rsidR="00CB0B14" w:rsidRPr="002646CB" w:rsidRDefault="00CB0B14" w:rsidP="00721C26">
      <w:pPr>
        <w:spacing w:before="80" w:after="80" w:line="312" w:lineRule="auto"/>
        <w:textAlignment w:val="baseline"/>
        <w:rPr>
          <w:ins w:id="17397" w:author="박 진상" w:date="2019-10-09T14:34:00Z"/>
          <w:rFonts w:ascii="바탕" w:hAnsi="바탕"/>
          <w:lang w:val="en-US"/>
          <w:rPrChange w:id="17398" w:author="ETRI-김종원" w:date="2019-12-10T10:44:00Z">
            <w:rPr>
              <w:ins w:id="17399" w:author="박 진상" w:date="2019-10-09T14:34:00Z"/>
              <w:lang w:val="en-US"/>
            </w:rPr>
          </w:rPrChange>
        </w:rPr>
      </w:pPr>
    </w:p>
    <w:p w14:paraId="74677D5E" w14:textId="04CCD0CD" w:rsidR="00721C26" w:rsidRPr="002646CB" w:rsidRDefault="00DC4888">
      <w:pPr>
        <w:spacing w:before="80" w:after="80" w:line="312" w:lineRule="auto"/>
        <w:textAlignment w:val="baseline"/>
        <w:rPr>
          <w:ins w:id="17400" w:author="박 진상" w:date="2019-10-09T14:32:00Z"/>
          <w:rFonts w:ascii="바탕" w:hAnsi="바탕"/>
          <w:lang w:val="en-US"/>
          <w:rPrChange w:id="17401" w:author="ETRI-김종원" w:date="2019-12-10T10:44:00Z">
            <w:rPr>
              <w:ins w:id="17402" w:author="박 진상" w:date="2019-10-09T14:32:00Z"/>
              <w:rFonts w:ascii="한양신명조" w:eastAsia="굴림" w:hAnsi="굴림" w:cs="굴림"/>
              <w:noProof w:val="0"/>
              <w:color w:val="000000"/>
              <w:spacing w:val="-14"/>
              <w:w w:val="97"/>
              <w:sz w:val="30"/>
              <w:szCs w:val="30"/>
              <w:lang w:val="en-US"/>
            </w:rPr>
          </w:rPrChange>
        </w:rPr>
        <w:pPrChange w:id="17403" w:author="박 진상" w:date="2019-10-09T14:33:00Z">
          <w:pPr>
            <w:spacing w:before="80" w:after="80" w:line="312" w:lineRule="auto"/>
            <w:ind w:left="1250" w:hanging="234"/>
            <w:textAlignment w:val="baseline"/>
          </w:pPr>
        </w:pPrChange>
      </w:pPr>
      <w:ins w:id="17404" w:author="박 진상" w:date="2019-10-28T18:26:00Z">
        <w:r w:rsidRPr="002646CB">
          <w:rPr>
            <w:rFonts w:ascii="바탕" w:hAnsi="바탕" w:hint="eastAsia"/>
            <w:lang w:val="en-US"/>
          </w:rPr>
          <w:t>변동지표</w:t>
        </w:r>
      </w:ins>
      <w:ins w:id="17405" w:author="박 진상" w:date="2019-10-09T14:32:00Z">
        <w:r w:rsidR="00721C26" w:rsidRPr="002646CB">
          <w:rPr>
            <w:rFonts w:ascii="바탕" w:hAnsi="바탕" w:hint="eastAsia"/>
            <w:lang w:val="en-US"/>
            <w:rPrChange w:id="17406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의</w:t>
        </w:r>
        <w:r w:rsidR="00721C26" w:rsidRPr="002646CB">
          <w:rPr>
            <w:rFonts w:ascii="바탕" w:hAnsi="바탕"/>
            <w:lang w:val="en-US"/>
            <w:rPrChange w:id="17407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408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경우</w:t>
        </w:r>
        <w:r w:rsidR="00721C26" w:rsidRPr="002646CB">
          <w:rPr>
            <w:rFonts w:ascii="바탕" w:hAnsi="바탕"/>
            <w:lang w:val="en-US"/>
            <w:rPrChange w:id="17409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410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타겟을</w:t>
        </w:r>
        <w:r w:rsidR="00721C26" w:rsidRPr="002646CB">
          <w:rPr>
            <w:rFonts w:ascii="바탕" w:hAnsi="바탕"/>
            <w:lang w:val="en-US"/>
            <w:rPrChange w:id="17411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412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추종하는</w:t>
        </w:r>
        <w:r w:rsidR="00721C26" w:rsidRPr="002646CB">
          <w:rPr>
            <w:rFonts w:ascii="바탕" w:hAnsi="바탕"/>
            <w:lang w:val="en-US"/>
            <w:rPrChange w:id="17413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</w:ins>
      <w:ins w:id="17414" w:author="박 진상" w:date="2019-10-28T18:24:00Z">
        <w:r w:rsidRPr="002646CB">
          <w:rPr>
            <w:rFonts w:ascii="바탕" w:hAnsi="바탕" w:hint="eastAsia"/>
            <w:lang w:val="en-US"/>
          </w:rPr>
          <w:t>신뢰</w:t>
        </w:r>
        <w:r w:rsidRPr="002646CB">
          <w:rPr>
            <w:rFonts w:ascii="바탕" w:hAnsi="바탕"/>
            <w:lang w:val="en-US"/>
          </w:rPr>
          <w:t>가</w:t>
        </w:r>
      </w:ins>
      <w:ins w:id="17415" w:author="박 진상" w:date="2019-10-09T14:32:00Z">
        <w:r w:rsidR="00721C26" w:rsidRPr="002646CB">
          <w:rPr>
            <w:rFonts w:ascii="바탕" w:hAnsi="바탕"/>
            <w:lang w:val="en-US"/>
            <w:rPrChange w:id="17416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417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잘</w:t>
        </w:r>
        <w:r w:rsidR="00721C26" w:rsidRPr="002646CB">
          <w:rPr>
            <w:rFonts w:ascii="바탕" w:hAnsi="바탕"/>
            <w:lang w:val="en-US"/>
            <w:rPrChange w:id="17418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419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지켜지면</w:t>
        </w:r>
        <w:r w:rsidR="00721C26" w:rsidRPr="002646CB">
          <w:rPr>
            <w:rFonts w:ascii="바탕" w:hAnsi="바탕"/>
            <w:lang w:val="en-US"/>
            <w:rPrChange w:id="17420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</w:ins>
      <w:ins w:id="17421" w:author="박 진상" w:date="2019-10-28T18:26:00Z">
        <w:r w:rsidRPr="002646CB">
          <w:rPr>
            <w:rFonts w:ascii="바탕" w:hAnsi="바탕" w:hint="eastAsia"/>
            <w:lang w:val="en-US"/>
          </w:rPr>
          <w:t>변동지표</w:t>
        </w:r>
      </w:ins>
      <w:ins w:id="17422" w:author="박 진상" w:date="2019-10-09T14:32:00Z">
        <w:r w:rsidR="00721C26" w:rsidRPr="002646CB">
          <w:rPr>
            <w:rFonts w:ascii="바탕" w:hAnsi="바탕" w:hint="eastAsia"/>
            <w:lang w:val="en-US"/>
            <w:rPrChange w:id="17423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도</w:t>
        </w:r>
        <w:r w:rsidR="00721C26" w:rsidRPr="002646CB">
          <w:rPr>
            <w:rFonts w:ascii="바탕" w:hAnsi="바탕"/>
            <w:lang w:val="en-US"/>
            <w:rPrChange w:id="17424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425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좋게</w:t>
        </w:r>
        <w:r w:rsidR="00721C26" w:rsidRPr="002646CB">
          <w:rPr>
            <w:rFonts w:ascii="바탕" w:hAnsi="바탕"/>
            <w:lang w:val="en-US"/>
            <w:rPrChange w:id="17426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427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나오기</w:t>
        </w:r>
        <w:r w:rsidR="00721C26" w:rsidRPr="002646CB">
          <w:rPr>
            <w:rFonts w:ascii="바탕" w:hAnsi="바탕"/>
            <w:lang w:val="en-US"/>
            <w:rPrChange w:id="17428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429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때문에</w:t>
        </w:r>
        <w:r w:rsidR="00721C26" w:rsidRPr="002646CB">
          <w:rPr>
            <w:rFonts w:ascii="바탕" w:hAnsi="바탕"/>
            <w:lang w:val="en-US"/>
            <w:rPrChange w:id="17430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431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배터리의</w:t>
        </w:r>
        <w:r w:rsidR="00721C26" w:rsidRPr="002646CB">
          <w:rPr>
            <w:rFonts w:ascii="바탕" w:hAnsi="바탕"/>
            <w:lang w:val="en-US"/>
            <w:rPrChange w:id="17432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433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용량이</w:t>
        </w:r>
        <w:r w:rsidR="00721C26" w:rsidRPr="002646CB">
          <w:rPr>
            <w:rFonts w:ascii="바탕" w:hAnsi="바탕"/>
            <w:lang w:val="en-US"/>
            <w:rPrChange w:id="17434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435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클수록</w:t>
        </w:r>
        <w:r w:rsidR="00721C26" w:rsidRPr="002646CB">
          <w:rPr>
            <w:rFonts w:ascii="바탕" w:hAnsi="바탕"/>
            <w:lang w:val="en-US"/>
            <w:rPrChange w:id="17436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</w:ins>
      <w:ins w:id="17437" w:author="박 진상" w:date="2019-10-28T18:26:00Z">
        <w:r w:rsidRPr="002646CB">
          <w:rPr>
            <w:rFonts w:ascii="바탕" w:hAnsi="바탕" w:hint="eastAsia"/>
            <w:lang w:val="en-US"/>
          </w:rPr>
          <w:t>변동지표</w:t>
        </w:r>
      </w:ins>
      <w:ins w:id="17438" w:author="박 진상" w:date="2019-10-09T14:32:00Z">
        <w:r w:rsidR="00721C26" w:rsidRPr="002646CB">
          <w:rPr>
            <w:rFonts w:ascii="바탕" w:hAnsi="바탕" w:hint="eastAsia"/>
            <w:lang w:val="en-US"/>
            <w:rPrChange w:id="17439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가</w:t>
        </w:r>
        <w:r w:rsidR="00721C26" w:rsidRPr="002646CB">
          <w:rPr>
            <w:rFonts w:ascii="바탕" w:hAnsi="바탕"/>
            <w:lang w:val="en-US"/>
            <w:rPrChange w:id="17440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441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좋게</w:t>
        </w:r>
        <w:r w:rsidR="00721C26" w:rsidRPr="002646CB">
          <w:rPr>
            <w:rFonts w:ascii="바탕" w:hAnsi="바탕"/>
            <w:lang w:val="en-US"/>
            <w:rPrChange w:id="17442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443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나오며</w:t>
        </w:r>
        <w:r w:rsidR="00721C26" w:rsidRPr="002646CB">
          <w:rPr>
            <w:rFonts w:ascii="바탕" w:hAnsi="바탕"/>
            <w:lang w:val="en-US"/>
            <w:rPrChange w:id="17444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, </w:t>
        </w:r>
        <w:r w:rsidR="00721C26" w:rsidRPr="002646CB">
          <w:rPr>
            <w:rFonts w:ascii="바탕" w:hAnsi="바탕" w:hint="eastAsia"/>
            <w:lang w:val="en-US"/>
            <w:rPrChange w:id="17445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태양광</w:t>
        </w:r>
        <w:r w:rsidR="00721C26" w:rsidRPr="002646CB">
          <w:rPr>
            <w:rFonts w:ascii="바탕" w:hAnsi="바탕"/>
            <w:lang w:val="en-US"/>
            <w:rPrChange w:id="17446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447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발전의</w:t>
        </w:r>
        <w:r w:rsidR="00721C26" w:rsidRPr="002646CB">
          <w:rPr>
            <w:rFonts w:ascii="바탕" w:hAnsi="바탕"/>
            <w:lang w:val="en-US"/>
            <w:rPrChange w:id="17448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449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급격한</w:t>
        </w:r>
        <w:r w:rsidR="00721C26" w:rsidRPr="002646CB">
          <w:rPr>
            <w:rFonts w:ascii="바탕" w:hAnsi="바탕"/>
            <w:lang w:val="en-US"/>
            <w:rPrChange w:id="17450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451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변화를</w:t>
        </w:r>
        <w:r w:rsidR="00721C26" w:rsidRPr="002646CB">
          <w:rPr>
            <w:rFonts w:ascii="바탕" w:hAnsi="바탕"/>
            <w:lang w:val="en-US"/>
            <w:rPrChange w:id="17452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453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잡기에</w:t>
        </w:r>
        <w:r w:rsidR="00721C26" w:rsidRPr="002646CB">
          <w:rPr>
            <w:rFonts w:ascii="바탕" w:hAnsi="바탕"/>
            <w:lang w:val="en-US"/>
            <w:rPrChange w:id="17454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PCS의 </w:t>
        </w:r>
        <w:r w:rsidR="00721C26" w:rsidRPr="002646CB">
          <w:rPr>
            <w:rFonts w:ascii="바탕" w:hAnsi="바탕" w:hint="eastAsia"/>
            <w:lang w:val="en-US"/>
            <w:rPrChange w:id="17455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큰</w:t>
        </w:r>
        <w:r w:rsidR="00721C26" w:rsidRPr="002646CB">
          <w:rPr>
            <w:rFonts w:ascii="바탕" w:hAnsi="바탕"/>
            <w:lang w:val="en-US"/>
            <w:rPrChange w:id="17456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457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용량이</w:t>
        </w:r>
        <w:r w:rsidR="00721C26" w:rsidRPr="002646CB">
          <w:rPr>
            <w:rFonts w:ascii="바탕" w:hAnsi="바탕"/>
            <w:lang w:val="en-US"/>
            <w:rPrChange w:id="17458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459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요구되므로</w:t>
        </w:r>
        <w:r w:rsidR="00721C26" w:rsidRPr="002646CB">
          <w:rPr>
            <w:rFonts w:ascii="바탕" w:hAnsi="바탕"/>
            <w:lang w:val="en-US"/>
            <w:rPrChange w:id="17460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PCS의 </w:t>
        </w:r>
        <w:r w:rsidR="00721C26" w:rsidRPr="002646CB">
          <w:rPr>
            <w:rFonts w:ascii="바탕" w:hAnsi="바탕" w:hint="eastAsia"/>
            <w:lang w:val="en-US"/>
            <w:rPrChange w:id="17461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용량이</w:t>
        </w:r>
        <w:r w:rsidR="00721C26" w:rsidRPr="002646CB">
          <w:rPr>
            <w:rFonts w:ascii="바탕" w:hAnsi="바탕"/>
            <w:lang w:val="en-US"/>
            <w:rPrChange w:id="17462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463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클수록</w:t>
        </w:r>
        <w:r w:rsidR="00721C26" w:rsidRPr="002646CB">
          <w:rPr>
            <w:rFonts w:ascii="바탕" w:hAnsi="바탕"/>
            <w:lang w:val="en-US"/>
            <w:rPrChange w:id="17464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</w:ins>
      <w:ins w:id="17465" w:author="박 진상" w:date="2019-10-28T18:26:00Z">
        <w:r w:rsidRPr="002646CB">
          <w:rPr>
            <w:rFonts w:ascii="바탕" w:hAnsi="바탕" w:hint="eastAsia"/>
            <w:lang w:val="en-US"/>
          </w:rPr>
          <w:t>변동지표</w:t>
        </w:r>
      </w:ins>
      <w:ins w:id="17466" w:author="박 진상" w:date="2019-10-09T14:32:00Z">
        <w:r w:rsidR="00721C26" w:rsidRPr="002646CB">
          <w:rPr>
            <w:rFonts w:ascii="바탕" w:hAnsi="바탕" w:hint="eastAsia"/>
            <w:lang w:val="en-US"/>
            <w:rPrChange w:id="17467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가</w:t>
        </w:r>
        <w:r w:rsidR="00721C26" w:rsidRPr="002646CB">
          <w:rPr>
            <w:rFonts w:ascii="바탕" w:hAnsi="바탕"/>
            <w:lang w:val="en-US"/>
            <w:rPrChange w:id="17468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469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높게</w:t>
        </w:r>
        <w:r w:rsidR="00721C26" w:rsidRPr="002646CB">
          <w:rPr>
            <w:rFonts w:ascii="바탕" w:hAnsi="바탕"/>
            <w:lang w:val="en-US"/>
            <w:rPrChange w:id="17470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471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나타나는</w:t>
        </w:r>
        <w:r w:rsidR="00721C26" w:rsidRPr="002646CB">
          <w:rPr>
            <w:rFonts w:ascii="바탕" w:hAnsi="바탕"/>
            <w:lang w:val="en-US"/>
            <w:rPrChange w:id="17472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473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경향을</w:t>
        </w:r>
        <w:r w:rsidR="00721C26" w:rsidRPr="002646CB">
          <w:rPr>
            <w:rFonts w:ascii="바탕" w:hAnsi="바탕"/>
            <w:lang w:val="en-US"/>
            <w:rPrChange w:id="17474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475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보</w:t>
        </w:r>
      </w:ins>
      <w:ins w:id="17476" w:author="박 진상" w:date="2019-10-09T14:40:00Z">
        <w:r w:rsidR="003B7F41" w:rsidRPr="002646CB">
          <w:rPr>
            <w:rFonts w:ascii="바탕" w:hAnsi="바탕" w:hint="eastAsia"/>
            <w:lang w:val="en-US"/>
            <w:rPrChange w:id="17477" w:author="ETRI-김종원" w:date="2019-12-10T10:44:00Z">
              <w:rPr>
                <w:rFonts w:hint="eastAsia"/>
                <w:lang w:val="en-US"/>
              </w:rPr>
            </w:rPrChange>
          </w:rPr>
          <w:t>인다</w:t>
        </w:r>
        <w:r w:rsidR="003B7F41" w:rsidRPr="002646CB">
          <w:rPr>
            <w:rFonts w:ascii="바탕" w:hAnsi="바탕"/>
            <w:lang w:val="en-US"/>
            <w:rPrChange w:id="17478" w:author="ETRI-김종원" w:date="2019-12-10T10:44:00Z">
              <w:rPr>
                <w:lang w:val="en-US"/>
              </w:rPr>
            </w:rPrChange>
          </w:rPr>
          <w:t xml:space="preserve">. </w:t>
        </w:r>
      </w:ins>
    </w:p>
    <w:p w14:paraId="3E02365C" w14:textId="77777777" w:rsidR="00CB0B14" w:rsidRPr="002646CB" w:rsidRDefault="00CB0B14" w:rsidP="00721C26">
      <w:pPr>
        <w:spacing w:before="80" w:after="80" w:line="312" w:lineRule="auto"/>
        <w:textAlignment w:val="baseline"/>
        <w:rPr>
          <w:ins w:id="17479" w:author="박 진상" w:date="2019-10-09T14:34:00Z"/>
          <w:rFonts w:ascii="바탕" w:hAnsi="바탕"/>
          <w:lang w:val="en-US"/>
          <w:rPrChange w:id="17480" w:author="ETRI-김종원" w:date="2019-12-10T10:44:00Z">
            <w:rPr>
              <w:ins w:id="17481" w:author="박 진상" w:date="2019-10-09T14:34:00Z"/>
              <w:lang w:val="en-US"/>
            </w:rPr>
          </w:rPrChange>
        </w:rPr>
      </w:pPr>
    </w:p>
    <w:p w14:paraId="4141838C" w14:textId="4B932BF0" w:rsidR="00721C26" w:rsidRPr="002646CB" w:rsidRDefault="00DC4888" w:rsidP="00721C26">
      <w:pPr>
        <w:spacing w:before="80" w:after="80" w:line="312" w:lineRule="auto"/>
        <w:textAlignment w:val="baseline"/>
        <w:rPr>
          <w:ins w:id="17482" w:author="박 진상" w:date="2019-10-09T14:45:00Z"/>
          <w:rFonts w:ascii="바탕" w:hAnsi="바탕"/>
          <w:lang w:val="en-US"/>
        </w:rPr>
      </w:pPr>
      <w:ins w:id="17483" w:author="박 진상" w:date="2019-10-28T18:25:00Z">
        <w:r w:rsidRPr="002646CB">
          <w:rPr>
            <w:rFonts w:ascii="바탕" w:hAnsi="바탕" w:hint="eastAsia"/>
            <w:lang w:val="en-US"/>
          </w:rPr>
          <w:t>신뢰지표</w:t>
        </w:r>
      </w:ins>
      <w:ins w:id="17484" w:author="박 진상" w:date="2019-10-09T14:32:00Z">
        <w:r w:rsidR="00721C26" w:rsidRPr="002646CB">
          <w:rPr>
            <w:rFonts w:ascii="바탕" w:hAnsi="바탕"/>
            <w:lang w:val="en-US"/>
            <w:rPrChange w:id="17485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와 </w:t>
        </w:r>
      </w:ins>
      <w:ins w:id="17486" w:author="박 진상" w:date="2019-10-28T18:26:00Z">
        <w:r w:rsidRPr="002646CB">
          <w:rPr>
            <w:rFonts w:ascii="바탕" w:hAnsi="바탕"/>
            <w:lang w:val="en-US"/>
          </w:rPr>
          <w:t>변동지표</w:t>
        </w:r>
      </w:ins>
      <w:ins w:id="17487" w:author="박 진상" w:date="2019-10-09T14:32:00Z">
        <w:r w:rsidR="00721C26" w:rsidRPr="002646CB">
          <w:rPr>
            <w:rFonts w:ascii="바탕" w:hAnsi="바탕"/>
            <w:lang w:val="en-US"/>
            <w:rPrChange w:id="17488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는 1시간 단위로 계산이 이루어지며 1시간 단위로 의미를 가지기 때문에 시뮬레이션 결과에서 하나의 값으로 </w:t>
        </w:r>
      </w:ins>
      <w:ins w:id="17489" w:author="박 진상" w:date="2019-10-09T14:40:00Z">
        <w:r w:rsidR="003B7F41" w:rsidRPr="002646CB">
          <w:rPr>
            <w:rFonts w:ascii="바탕" w:hAnsi="바탕"/>
            <w:lang w:val="en-US"/>
            <w:rPrChange w:id="17490" w:author="ETRI-김종원" w:date="2019-12-10T10:44:00Z">
              <w:rPr>
                <w:lang w:val="en-US"/>
              </w:rPr>
            </w:rPrChange>
          </w:rPr>
          <w:t>PV-EES</w:t>
        </w:r>
      </w:ins>
      <w:ins w:id="17491" w:author="박 진상" w:date="2019-10-09T14:32:00Z">
        <w:r w:rsidR="00721C26" w:rsidRPr="002646CB">
          <w:rPr>
            <w:rFonts w:ascii="바탕" w:hAnsi="바탕" w:hint="eastAsia"/>
            <w:lang w:val="en-US"/>
            <w:rPrChange w:id="17492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의</w:t>
        </w:r>
        <w:r w:rsidR="00721C26" w:rsidRPr="002646CB">
          <w:rPr>
            <w:rFonts w:ascii="바탕" w:hAnsi="바탕"/>
            <w:lang w:val="en-US"/>
            <w:rPrChange w:id="17493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494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그리드</w:t>
        </w:r>
        <w:r w:rsidR="00721C26" w:rsidRPr="002646CB">
          <w:rPr>
            <w:rFonts w:ascii="바탕" w:hAnsi="바탕"/>
            <w:lang w:val="en-US"/>
            <w:rPrChange w:id="17495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496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안정화</w:t>
        </w:r>
        <w:r w:rsidR="00721C26" w:rsidRPr="002646CB">
          <w:rPr>
            <w:rFonts w:ascii="바탕" w:hAnsi="바탕"/>
            <w:lang w:val="en-US"/>
            <w:rPrChange w:id="17497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498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특성을</w:t>
        </w:r>
        <w:r w:rsidR="00721C26" w:rsidRPr="002646CB">
          <w:rPr>
            <w:rFonts w:ascii="바탕" w:hAnsi="바탕"/>
            <w:lang w:val="en-US"/>
            <w:rPrChange w:id="17499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500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나타내기에는</w:t>
        </w:r>
        <w:r w:rsidR="00721C26" w:rsidRPr="002646CB">
          <w:rPr>
            <w:rFonts w:ascii="바탕" w:hAnsi="바탕"/>
            <w:lang w:val="en-US"/>
            <w:rPrChange w:id="17501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502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부족함이</w:t>
        </w:r>
        <w:r w:rsidR="00721C26" w:rsidRPr="002646CB">
          <w:rPr>
            <w:rFonts w:ascii="바탕" w:hAnsi="바탕"/>
            <w:lang w:val="en-US"/>
            <w:rPrChange w:id="17503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504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있으나</w:t>
        </w:r>
        <w:r w:rsidR="00721C26" w:rsidRPr="002646CB">
          <w:rPr>
            <w:rFonts w:ascii="바탕" w:hAnsi="바탕"/>
            <w:lang w:val="en-US"/>
            <w:rPrChange w:id="17505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, </w:t>
        </w:r>
        <w:r w:rsidR="00721C26" w:rsidRPr="002646CB">
          <w:rPr>
            <w:rFonts w:ascii="바탕" w:hAnsi="바탕" w:hint="eastAsia"/>
            <w:lang w:val="en-US"/>
            <w:rPrChange w:id="17506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지표를</w:t>
        </w:r>
        <w:r w:rsidR="00721C26" w:rsidRPr="002646CB">
          <w:rPr>
            <w:rFonts w:ascii="바탕" w:hAnsi="바탕"/>
            <w:lang w:val="en-US"/>
            <w:rPrChange w:id="17507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508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산정할</w:t>
        </w:r>
        <w:r w:rsidR="00721C26" w:rsidRPr="002646CB">
          <w:rPr>
            <w:rFonts w:ascii="바탕" w:hAnsi="바탕"/>
            <w:lang w:val="en-US"/>
            <w:rPrChange w:id="17509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510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수</w:t>
        </w:r>
        <w:r w:rsidR="00721C26" w:rsidRPr="002646CB">
          <w:rPr>
            <w:rFonts w:ascii="바탕" w:hAnsi="바탕"/>
            <w:lang w:val="en-US"/>
            <w:rPrChange w:id="17511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512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없는</w:t>
        </w:r>
        <w:r w:rsidR="00721C26" w:rsidRPr="002646CB">
          <w:rPr>
            <w:rFonts w:ascii="바탕" w:hAnsi="바탕"/>
            <w:lang w:val="en-US"/>
            <w:rPrChange w:id="17513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514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시간대를</w:t>
        </w:r>
        <w:r w:rsidR="00721C26" w:rsidRPr="002646CB">
          <w:rPr>
            <w:rFonts w:ascii="바탕" w:hAnsi="바탕"/>
            <w:lang w:val="en-US"/>
            <w:rPrChange w:id="17515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516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제외하고</w:t>
        </w:r>
        <w:r w:rsidR="00721C26" w:rsidRPr="002646CB">
          <w:rPr>
            <w:rFonts w:ascii="바탕" w:hAnsi="바탕"/>
            <w:lang w:val="en-US"/>
            <w:rPrChange w:id="17517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1년 </w:t>
        </w:r>
        <w:r w:rsidR="00721C26" w:rsidRPr="002646CB">
          <w:rPr>
            <w:rFonts w:ascii="바탕" w:hAnsi="바탕" w:hint="eastAsia"/>
            <w:lang w:val="en-US"/>
            <w:rPrChange w:id="17518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내에</w:t>
        </w:r>
        <w:r w:rsidR="00721C26" w:rsidRPr="002646CB">
          <w:rPr>
            <w:rFonts w:ascii="바탕" w:hAnsi="바탕"/>
            <w:lang w:val="en-US"/>
            <w:rPrChange w:id="17519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520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평균화</w:t>
        </w:r>
        <w:r w:rsidR="00721C26" w:rsidRPr="002646CB">
          <w:rPr>
            <w:rFonts w:ascii="바탕" w:hAnsi="바탕"/>
            <w:lang w:val="en-US"/>
            <w:rPrChange w:id="17521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522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하여</w:t>
        </w:r>
        <w:r w:rsidR="00721C26" w:rsidRPr="002646CB">
          <w:rPr>
            <w:rFonts w:ascii="바탕" w:hAnsi="바탕"/>
            <w:lang w:val="en-US"/>
            <w:rPrChange w:id="17523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524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특정</w:t>
        </w:r>
        <w:r w:rsidR="00721C26" w:rsidRPr="002646CB">
          <w:rPr>
            <w:rFonts w:ascii="바탕" w:hAnsi="바탕"/>
            <w:lang w:val="en-US"/>
            <w:rPrChange w:id="17525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E</w:t>
        </w:r>
      </w:ins>
      <w:ins w:id="17526" w:author="박 진상" w:date="2019-10-09T14:48:00Z">
        <w:r w:rsidR="00A7689A" w:rsidRPr="002646CB">
          <w:rPr>
            <w:rFonts w:ascii="바탕" w:hAnsi="바탕"/>
            <w:lang w:val="en-US"/>
          </w:rPr>
          <w:t>E</w:t>
        </w:r>
      </w:ins>
      <w:ins w:id="17527" w:author="박 진상" w:date="2019-10-09T14:32:00Z">
        <w:r w:rsidR="00721C26" w:rsidRPr="002646CB">
          <w:rPr>
            <w:rFonts w:ascii="바탕" w:hAnsi="바탕"/>
            <w:lang w:val="en-US"/>
            <w:rPrChange w:id="17528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S </w:t>
        </w:r>
        <w:r w:rsidR="00721C26" w:rsidRPr="002646CB">
          <w:rPr>
            <w:rFonts w:ascii="바탕" w:hAnsi="바탕" w:hint="eastAsia"/>
            <w:lang w:val="en-US"/>
            <w:rPrChange w:id="17529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용량에</w:t>
        </w:r>
        <w:r w:rsidR="00721C26" w:rsidRPr="002646CB">
          <w:rPr>
            <w:rFonts w:ascii="바탕" w:hAnsi="바탕"/>
            <w:lang w:val="en-US"/>
            <w:rPrChange w:id="17530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531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대한</w:t>
        </w:r>
        <w:r w:rsidR="00721C26" w:rsidRPr="002646CB">
          <w:rPr>
            <w:rFonts w:ascii="바탕" w:hAnsi="바탕"/>
            <w:lang w:val="en-US"/>
            <w:rPrChange w:id="17532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533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그리드</w:t>
        </w:r>
        <w:r w:rsidR="00721C26" w:rsidRPr="002646CB">
          <w:rPr>
            <w:rFonts w:ascii="바탕" w:hAnsi="바탕"/>
            <w:lang w:val="en-US"/>
            <w:rPrChange w:id="17534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535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안정화</w:t>
        </w:r>
        <w:r w:rsidR="00721C26" w:rsidRPr="002646CB">
          <w:rPr>
            <w:rFonts w:ascii="바탕" w:hAnsi="바탕"/>
            <w:lang w:val="en-US"/>
            <w:rPrChange w:id="17536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537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특성값으로</w:t>
        </w:r>
        <w:r w:rsidR="00721C26" w:rsidRPr="002646CB">
          <w:rPr>
            <w:rFonts w:ascii="바탕" w:hAnsi="바탕"/>
            <w:lang w:val="en-US"/>
            <w:rPrChange w:id="17538" w:author="ETRI-김종원" w:date="2019-12-10T10:44:00Z">
              <w:rPr>
                <w:rFonts w:ascii="휴먼명조" w:eastAsia="휴먼명조" w:hAnsi="굴림" w:cs="굴림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 xml:space="preserve"> </w:t>
        </w:r>
        <w:r w:rsidR="00721C26" w:rsidRPr="002646CB">
          <w:rPr>
            <w:rFonts w:ascii="바탕" w:hAnsi="바탕" w:hint="eastAsia"/>
            <w:lang w:val="en-US"/>
            <w:rPrChange w:id="17539" w:author="ETRI-김종원" w:date="2019-12-10T10:44:00Z">
              <w:rPr>
                <w:rFonts w:ascii="휴먼명조" w:eastAsia="휴먼명조" w:hAnsi="굴림" w:cs="굴림" w:hint="eastAsia"/>
                <w:noProof w:val="0"/>
                <w:color w:val="000000"/>
                <w:spacing w:val="-14"/>
                <w:w w:val="97"/>
                <w:sz w:val="22"/>
                <w:szCs w:val="22"/>
                <w:lang w:val="en-US"/>
              </w:rPr>
            </w:rPrChange>
          </w:rPr>
          <w:t>사용</w:t>
        </w:r>
      </w:ins>
      <w:ins w:id="17540" w:author="박 진상" w:date="2019-10-09T14:41:00Z">
        <w:r w:rsidR="003B7F41" w:rsidRPr="002646CB">
          <w:rPr>
            <w:rFonts w:ascii="바탕" w:hAnsi="바탕" w:hint="eastAsia"/>
            <w:lang w:val="en-US"/>
            <w:rPrChange w:id="17541" w:author="ETRI-김종원" w:date="2019-12-10T10:44:00Z">
              <w:rPr>
                <w:rFonts w:hint="eastAsia"/>
                <w:lang w:val="en-US"/>
              </w:rPr>
            </w:rPrChange>
          </w:rPr>
          <w:t>할</w:t>
        </w:r>
        <w:r w:rsidR="003B7F41" w:rsidRPr="002646CB">
          <w:rPr>
            <w:rFonts w:ascii="바탕" w:hAnsi="바탕"/>
            <w:lang w:val="en-US"/>
            <w:rPrChange w:id="17542" w:author="ETRI-김종원" w:date="2019-12-10T10:44:00Z">
              <w:rPr>
                <w:lang w:val="en-US"/>
              </w:rPr>
            </w:rPrChange>
          </w:rPr>
          <w:t xml:space="preserve"> </w:t>
        </w:r>
        <w:r w:rsidR="003B7F41" w:rsidRPr="002646CB">
          <w:rPr>
            <w:rFonts w:ascii="바탕" w:hAnsi="바탕" w:hint="eastAsia"/>
            <w:lang w:val="en-US"/>
            <w:rPrChange w:id="17543" w:author="ETRI-김종원" w:date="2019-12-10T10:44:00Z">
              <w:rPr>
                <w:rFonts w:hint="eastAsia"/>
                <w:lang w:val="en-US"/>
              </w:rPr>
            </w:rPrChange>
          </w:rPr>
          <w:t>수</w:t>
        </w:r>
        <w:r w:rsidR="003B7F41" w:rsidRPr="002646CB">
          <w:rPr>
            <w:rFonts w:ascii="바탕" w:hAnsi="바탕"/>
            <w:lang w:val="en-US"/>
            <w:rPrChange w:id="17544" w:author="ETRI-김종원" w:date="2019-12-10T10:44:00Z">
              <w:rPr>
                <w:lang w:val="en-US"/>
              </w:rPr>
            </w:rPrChange>
          </w:rPr>
          <w:t xml:space="preserve"> </w:t>
        </w:r>
        <w:r w:rsidR="003B7F41" w:rsidRPr="002646CB">
          <w:rPr>
            <w:rFonts w:ascii="바탕" w:hAnsi="바탕" w:hint="eastAsia"/>
            <w:lang w:val="en-US"/>
            <w:rPrChange w:id="17545" w:author="ETRI-김종원" w:date="2019-12-10T10:44:00Z">
              <w:rPr>
                <w:rFonts w:hint="eastAsia"/>
                <w:lang w:val="en-US"/>
              </w:rPr>
            </w:rPrChange>
          </w:rPr>
          <w:t>있다</w:t>
        </w:r>
        <w:r w:rsidR="003B7F41" w:rsidRPr="002646CB">
          <w:rPr>
            <w:rFonts w:ascii="바탕" w:hAnsi="바탕"/>
            <w:lang w:val="en-US"/>
            <w:rPrChange w:id="17546" w:author="ETRI-김종원" w:date="2019-12-10T10:44:00Z">
              <w:rPr>
                <w:lang w:val="en-US"/>
              </w:rPr>
            </w:rPrChange>
          </w:rPr>
          <w:t xml:space="preserve">. </w:t>
        </w:r>
      </w:ins>
    </w:p>
    <w:p w14:paraId="03CB22F1" w14:textId="23082A6E" w:rsidR="00A7689A" w:rsidRPr="002646CB" w:rsidRDefault="00A7689A" w:rsidP="00721C26">
      <w:pPr>
        <w:spacing w:before="80" w:after="80" w:line="312" w:lineRule="auto"/>
        <w:textAlignment w:val="baseline"/>
        <w:rPr>
          <w:ins w:id="17547" w:author="박 진상" w:date="2019-10-09T14:45:00Z"/>
          <w:rFonts w:ascii="바탕" w:hAnsi="바탕"/>
          <w:lang w:val="en-US"/>
        </w:rPr>
      </w:pPr>
    </w:p>
    <w:p w14:paraId="0B507E41" w14:textId="5B41137F" w:rsidR="00A7689A" w:rsidRPr="002646CB" w:rsidRDefault="00A7689A">
      <w:pPr>
        <w:spacing w:before="80" w:after="80" w:line="312" w:lineRule="auto"/>
        <w:textAlignment w:val="baseline"/>
        <w:rPr>
          <w:ins w:id="17548" w:author="박 진상" w:date="2019-10-09T14:32:00Z"/>
          <w:rFonts w:ascii="바탕" w:hAnsi="바탕"/>
          <w:lang w:val="en-US"/>
          <w:rPrChange w:id="17549" w:author="ETRI-김종원" w:date="2019-12-10T10:44:00Z">
            <w:rPr>
              <w:ins w:id="17550" w:author="박 진상" w:date="2019-10-09T14:32:00Z"/>
              <w:rFonts w:ascii="한양신명조" w:eastAsia="굴림" w:hAnsi="굴림" w:cs="굴림"/>
              <w:noProof w:val="0"/>
              <w:color w:val="000000"/>
              <w:spacing w:val="-14"/>
              <w:w w:val="97"/>
              <w:sz w:val="30"/>
              <w:szCs w:val="30"/>
              <w:lang w:val="en-US"/>
            </w:rPr>
          </w:rPrChange>
        </w:rPr>
        <w:pPrChange w:id="17551" w:author="박 진상" w:date="2019-10-09T14:33:00Z">
          <w:pPr>
            <w:spacing w:before="80" w:after="80" w:line="312" w:lineRule="auto"/>
            <w:ind w:left="1250" w:hanging="234"/>
            <w:textAlignment w:val="baseline"/>
          </w:pPr>
        </w:pPrChange>
      </w:pPr>
      <w:ins w:id="17552" w:author="박 진상" w:date="2019-10-09T14:45:00Z">
        <w:r w:rsidRPr="002646CB">
          <w:rPr>
            <w:rFonts w:ascii="바탕" w:hAnsi="바탕" w:hint="eastAsia"/>
            <w:lang w:val="en-US"/>
          </w:rPr>
          <w:t>이러한</w:t>
        </w:r>
        <w:r w:rsidRPr="002646CB">
          <w:rPr>
            <w:rFonts w:ascii="바탕" w:hAnsi="바탕"/>
            <w:lang w:val="en-US"/>
          </w:rPr>
          <w:t xml:space="preserve"> 그리드 </w:t>
        </w:r>
      </w:ins>
      <w:ins w:id="17553" w:author="박 진상" w:date="2019-10-28T18:24:00Z">
        <w:r w:rsidR="00DC4888" w:rsidRPr="002646CB">
          <w:rPr>
            <w:rFonts w:ascii="바탕" w:hAnsi="바탕" w:hint="eastAsia"/>
            <w:lang w:val="en-US"/>
          </w:rPr>
          <w:t>신뢰</w:t>
        </w:r>
        <w:r w:rsidR="00DC4888" w:rsidRPr="002646CB">
          <w:rPr>
            <w:rFonts w:ascii="바탕" w:hAnsi="바탕"/>
            <w:lang w:val="en-US"/>
          </w:rPr>
          <w:t>와</w:t>
        </w:r>
      </w:ins>
      <w:ins w:id="17554" w:author="박 진상" w:date="2019-10-09T14:45:00Z">
        <w:r w:rsidRPr="002646CB">
          <w:rPr>
            <w:rFonts w:ascii="바탕" w:hAnsi="바탕"/>
            <w:lang w:val="en-US"/>
          </w:rPr>
          <w:t xml:space="preserve"> </w:t>
        </w:r>
      </w:ins>
      <w:ins w:id="17555" w:author="박 진상" w:date="2019-10-28T18:26:00Z">
        <w:r w:rsidR="00DC4888" w:rsidRPr="002646CB">
          <w:rPr>
            <w:rFonts w:ascii="바탕" w:hAnsi="바탕" w:hint="eastAsia"/>
            <w:lang w:val="en-US"/>
          </w:rPr>
          <w:t>변동지표</w:t>
        </w:r>
      </w:ins>
      <w:ins w:id="17556" w:author="박 진상" w:date="2019-10-09T14:45:00Z">
        <w:r w:rsidRPr="002646CB">
          <w:rPr>
            <w:rFonts w:ascii="바탕" w:hAnsi="바탕" w:hint="eastAsia"/>
            <w:lang w:val="en-US"/>
          </w:rPr>
          <w:t>를</w:t>
        </w:r>
        <w:r w:rsidRPr="002646CB">
          <w:rPr>
            <w:rFonts w:ascii="바탕" w:hAnsi="바탕"/>
            <w:lang w:val="en-US"/>
          </w:rPr>
          <w:t xml:space="preserve"> </w:t>
        </w:r>
        <w:r w:rsidRPr="002646CB">
          <w:rPr>
            <w:rFonts w:ascii="바탕" w:hAnsi="바탕" w:hint="eastAsia"/>
            <w:lang w:val="en-US"/>
          </w:rPr>
          <w:t>활용함으로써</w:t>
        </w:r>
        <w:r w:rsidRPr="002646CB">
          <w:rPr>
            <w:rFonts w:ascii="바탕" w:hAnsi="바탕"/>
            <w:lang w:val="en-US"/>
          </w:rPr>
          <w:t xml:space="preserve"> </w:t>
        </w:r>
        <w:r w:rsidRPr="002646CB">
          <w:rPr>
            <w:rFonts w:ascii="바탕" w:hAnsi="바탕" w:hint="eastAsia"/>
            <w:lang w:val="en-US"/>
          </w:rPr>
          <w:t>상호연관성</w:t>
        </w:r>
        <w:r w:rsidRPr="002646CB">
          <w:rPr>
            <w:rFonts w:ascii="바탕" w:hAnsi="바탕"/>
            <w:lang w:val="en-US"/>
          </w:rPr>
          <w:t xml:space="preserve"> </w:t>
        </w:r>
        <w:r w:rsidRPr="002646CB">
          <w:rPr>
            <w:rFonts w:ascii="바탕" w:hAnsi="바탕" w:hint="eastAsia"/>
            <w:lang w:val="en-US"/>
          </w:rPr>
          <w:t>분석에</w:t>
        </w:r>
        <w:r w:rsidRPr="002646CB">
          <w:rPr>
            <w:rFonts w:ascii="바탕" w:hAnsi="바탕"/>
            <w:lang w:val="en-US"/>
          </w:rPr>
          <w:t xml:space="preserve"> </w:t>
        </w:r>
        <w:r w:rsidRPr="002646CB">
          <w:rPr>
            <w:rFonts w:ascii="바탕" w:hAnsi="바탕" w:hint="eastAsia"/>
            <w:lang w:val="en-US"/>
          </w:rPr>
          <w:t>따른</w:t>
        </w:r>
        <w:r w:rsidRPr="002646CB">
          <w:rPr>
            <w:rFonts w:ascii="바탕" w:hAnsi="바탕"/>
            <w:lang w:val="en-US"/>
          </w:rPr>
          <w:t xml:space="preserve"> </w:t>
        </w:r>
        <w:r w:rsidRPr="002646CB">
          <w:rPr>
            <w:rFonts w:ascii="바탕" w:hAnsi="바탕" w:hint="eastAsia"/>
            <w:lang w:val="en-US"/>
          </w:rPr>
          <w:t>수익지표</w:t>
        </w:r>
        <w:r w:rsidRPr="002646CB">
          <w:rPr>
            <w:rFonts w:ascii="바탕" w:hAnsi="바탕"/>
            <w:lang w:val="en-US"/>
          </w:rPr>
          <w:t xml:space="preserve"> </w:t>
        </w:r>
        <w:r w:rsidRPr="002646CB">
          <w:rPr>
            <w:rFonts w:ascii="바탕" w:hAnsi="바탕" w:hint="eastAsia"/>
            <w:lang w:val="en-US"/>
          </w:rPr>
          <w:t>경향성을</w:t>
        </w:r>
        <w:r w:rsidRPr="002646CB">
          <w:rPr>
            <w:rFonts w:ascii="바탕" w:hAnsi="바탕"/>
            <w:lang w:val="en-US"/>
          </w:rPr>
          <w:t xml:space="preserve"> 산출할 수 있고 </w:t>
        </w:r>
      </w:ins>
      <w:ins w:id="17557" w:author="박 진상" w:date="2019-10-09T14:46:00Z">
        <w:r w:rsidRPr="002646CB">
          <w:rPr>
            <w:rFonts w:ascii="바탕" w:hAnsi="바탕"/>
            <w:lang w:val="en-US"/>
          </w:rPr>
          <w:t xml:space="preserve">EES </w:t>
        </w:r>
        <w:r w:rsidRPr="002646CB">
          <w:rPr>
            <w:rFonts w:ascii="바탕" w:hAnsi="바탕" w:hint="eastAsia"/>
            <w:lang w:val="en-US"/>
          </w:rPr>
          <w:t>용량에</w:t>
        </w:r>
        <w:r w:rsidRPr="002646CB">
          <w:rPr>
            <w:rFonts w:ascii="바탕" w:hAnsi="바탕"/>
            <w:lang w:val="en-US"/>
          </w:rPr>
          <w:t xml:space="preserve"> </w:t>
        </w:r>
        <w:r w:rsidRPr="002646CB">
          <w:rPr>
            <w:rFonts w:ascii="바탕" w:hAnsi="바탕" w:hint="eastAsia"/>
            <w:lang w:val="en-US"/>
          </w:rPr>
          <w:t>따른</w:t>
        </w:r>
        <w:r w:rsidRPr="002646CB">
          <w:rPr>
            <w:rFonts w:ascii="바탕" w:hAnsi="바탕"/>
            <w:lang w:val="en-US"/>
          </w:rPr>
          <w:t xml:space="preserve"> </w:t>
        </w:r>
        <w:r w:rsidRPr="002646CB">
          <w:rPr>
            <w:rFonts w:ascii="바탕" w:hAnsi="바탕" w:hint="eastAsia"/>
            <w:lang w:val="en-US"/>
          </w:rPr>
          <w:t>수익</w:t>
        </w:r>
        <w:r w:rsidRPr="002646CB">
          <w:rPr>
            <w:rFonts w:ascii="바탕" w:hAnsi="바탕"/>
            <w:lang w:val="en-US"/>
          </w:rPr>
          <w:t xml:space="preserve"> </w:t>
        </w:r>
        <w:r w:rsidRPr="002646CB">
          <w:rPr>
            <w:rFonts w:ascii="바탕" w:hAnsi="바탕" w:hint="eastAsia"/>
            <w:lang w:val="en-US"/>
          </w:rPr>
          <w:t>및</w:t>
        </w:r>
        <w:r w:rsidRPr="002646CB">
          <w:rPr>
            <w:rFonts w:ascii="바탕" w:hAnsi="바탕"/>
            <w:lang w:val="en-US"/>
          </w:rPr>
          <w:t xml:space="preserve"> </w:t>
        </w:r>
        <w:r w:rsidRPr="002646CB">
          <w:rPr>
            <w:rFonts w:ascii="바탕" w:hAnsi="바탕" w:hint="eastAsia"/>
            <w:lang w:val="en-US"/>
          </w:rPr>
          <w:t>수익변화</w:t>
        </w:r>
        <w:r w:rsidRPr="002646CB">
          <w:rPr>
            <w:rFonts w:ascii="바탕" w:hAnsi="바탕"/>
            <w:lang w:val="en-US"/>
          </w:rPr>
          <w:t xml:space="preserve"> </w:t>
        </w:r>
        <w:r w:rsidRPr="002646CB">
          <w:rPr>
            <w:rFonts w:ascii="바탕" w:hAnsi="바탕" w:hint="eastAsia"/>
            <w:lang w:val="en-US"/>
          </w:rPr>
          <w:t>경향성을</w:t>
        </w:r>
        <w:r w:rsidRPr="002646CB">
          <w:rPr>
            <w:rFonts w:ascii="바탕" w:hAnsi="바탕"/>
            <w:lang w:val="en-US"/>
          </w:rPr>
          <w:t xml:space="preserve"> </w:t>
        </w:r>
        <w:r w:rsidRPr="002646CB">
          <w:rPr>
            <w:rFonts w:ascii="바탕" w:hAnsi="바탕" w:hint="eastAsia"/>
            <w:lang w:val="en-US"/>
          </w:rPr>
          <w:t>확인</w:t>
        </w:r>
        <w:r w:rsidRPr="002646CB">
          <w:rPr>
            <w:rFonts w:ascii="바탕" w:hAnsi="바탕"/>
            <w:lang w:val="en-US"/>
          </w:rPr>
          <w:t xml:space="preserve"> </w:t>
        </w:r>
        <w:r w:rsidRPr="002646CB">
          <w:rPr>
            <w:rFonts w:ascii="바탕" w:hAnsi="바탕" w:hint="eastAsia"/>
            <w:lang w:val="en-US"/>
          </w:rPr>
          <w:t>할</w:t>
        </w:r>
        <w:r w:rsidRPr="002646CB">
          <w:rPr>
            <w:rFonts w:ascii="바탕" w:hAnsi="바탕"/>
            <w:lang w:val="en-US"/>
          </w:rPr>
          <w:t xml:space="preserve"> </w:t>
        </w:r>
        <w:r w:rsidRPr="002646CB">
          <w:rPr>
            <w:rFonts w:ascii="바탕" w:hAnsi="바탕" w:hint="eastAsia"/>
            <w:lang w:val="en-US"/>
          </w:rPr>
          <w:t>수</w:t>
        </w:r>
        <w:r w:rsidRPr="002646CB">
          <w:rPr>
            <w:rFonts w:ascii="바탕" w:hAnsi="바탕"/>
            <w:lang w:val="en-US"/>
          </w:rPr>
          <w:t xml:space="preserve"> </w:t>
        </w:r>
        <w:r w:rsidRPr="002646CB">
          <w:rPr>
            <w:rFonts w:ascii="바탕" w:hAnsi="바탕" w:hint="eastAsia"/>
            <w:lang w:val="en-US"/>
          </w:rPr>
          <w:t>있다</w:t>
        </w:r>
        <w:r w:rsidRPr="002646CB">
          <w:rPr>
            <w:rFonts w:ascii="바탕" w:hAnsi="바탕"/>
            <w:lang w:val="en-US"/>
          </w:rPr>
          <w:t xml:space="preserve">. </w:t>
        </w:r>
      </w:ins>
    </w:p>
    <w:p w14:paraId="780F9442" w14:textId="3AADE875" w:rsidR="00D00AD0" w:rsidRPr="002646CB" w:rsidRDefault="00D00AD0" w:rsidP="003A525D">
      <w:pPr>
        <w:rPr>
          <w:ins w:id="17558" w:author="박 진상" w:date="2019-10-08T06:55:00Z"/>
          <w:rFonts w:ascii="바탕" w:hAnsi="바탕"/>
          <w:i/>
          <w:sz w:val="28"/>
          <w:rPrChange w:id="17559" w:author="ETRI-김종원" w:date="2019-12-10T10:44:00Z">
            <w:rPr>
              <w:ins w:id="17560" w:author="박 진상" w:date="2019-10-08T06:55:00Z"/>
              <w:i/>
              <w:sz w:val="28"/>
            </w:rPr>
          </w:rPrChange>
        </w:rPr>
      </w:pPr>
    </w:p>
    <w:p w14:paraId="632CA822" w14:textId="4C4B1764" w:rsidR="00D2456E" w:rsidRPr="002646CB" w:rsidDel="00087689" w:rsidRDefault="00D2456E" w:rsidP="003A525D">
      <w:pPr>
        <w:rPr>
          <w:del w:id="17561" w:author="박 진상" w:date="2019-10-08T06:13:00Z"/>
        </w:rPr>
      </w:pPr>
    </w:p>
    <w:p w14:paraId="433B0DD2" w14:textId="2484ECEA" w:rsidR="003A525D" w:rsidRPr="002646CB" w:rsidDel="00087689" w:rsidRDefault="003A525D" w:rsidP="003A525D">
      <w:pPr>
        <w:rPr>
          <w:del w:id="17562" w:author="박 진상" w:date="2019-10-08T06:13:00Z"/>
        </w:rPr>
      </w:pPr>
      <w:del w:id="17563" w:author="박 진상" w:date="2019-10-08T06:13:00Z">
        <w:r w:rsidRPr="002646CB" w:rsidDel="00087689">
          <w:rPr>
            <w:rFonts w:hint="eastAsia"/>
          </w:rPr>
          <w:delText>이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유스케이스는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총</w:delText>
        </w:r>
        <w:r w:rsidRPr="002646CB" w:rsidDel="00087689">
          <w:delText xml:space="preserve"> 6</w:delText>
        </w:r>
        <w:r w:rsidR="00064367" w:rsidRPr="002646CB" w:rsidDel="00087689">
          <w:rPr>
            <w:lang w:val="en-US"/>
          </w:rPr>
          <w:delText> </w:delText>
        </w:r>
        <w:r w:rsidRPr="002646CB" w:rsidDel="00087689">
          <w:rPr>
            <w:rFonts w:hint="eastAsia"/>
          </w:rPr>
          <w:delText>개의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시나리오</w:delText>
        </w:r>
        <w:r w:rsidR="00AF6F89" w:rsidRPr="002646CB" w:rsidDel="00087689">
          <w:rPr>
            <w:rFonts w:hint="eastAsia"/>
          </w:rPr>
          <w:delText>로</w:delText>
        </w:r>
        <w:r w:rsidR="00AF6F89" w:rsidRPr="002646CB" w:rsidDel="00087689">
          <w:delText xml:space="preserve"> </w:delText>
        </w:r>
        <w:r w:rsidR="00AF6F89" w:rsidRPr="002646CB" w:rsidDel="00087689">
          <w:rPr>
            <w:rFonts w:hint="eastAsia"/>
          </w:rPr>
          <w:delText>구성되어</w:delText>
        </w:r>
        <w:r w:rsidR="00AF6F89" w:rsidRPr="002646CB" w:rsidDel="00087689">
          <w:delText xml:space="preserve"> </w:delText>
        </w:r>
        <w:r w:rsidR="00AF6F89" w:rsidRPr="002646CB" w:rsidDel="00087689">
          <w:rPr>
            <w:rFonts w:hint="eastAsia"/>
          </w:rPr>
          <w:delText>있다</w:delText>
        </w:r>
        <w:r w:rsidR="00AF6F89" w:rsidRPr="002646CB" w:rsidDel="00087689">
          <w:delText>.</w:delText>
        </w:r>
      </w:del>
    </w:p>
    <w:p w14:paraId="4B8E1997" w14:textId="1A819CE2" w:rsidR="00700996" w:rsidRPr="002646CB" w:rsidDel="00087689" w:rsidRDefault="00700996" w:rsidP="003A525D">
      <w:pPr>
        <w:rPr>
          <w:del w:id="17564" w:author="박 진상" w:date="2019-10-08T06:13:00Z"/>
        </w:rPr>
      </w:pPr>
    </w:p>
    <w:p w14:paraId="257889B4" w14:textId="337F2663" w:rsidR="003A525D" w:rsidRPr="002646CB" w:rsidDel="00087689" w:rsidRDefault="00AF6F89" w:rsidP="00737668">
      <w:pPr>
        <w:pStyle w:val="af6"/>
        <w:numPr>
          <w:ilvl w:val="2"/>
          <w:numId w:val="23"/>
        </w:numPr>
        <w:ind w:leftChars="0"/>
        <w:rPr>
          <w:del w:id="17565" w:author="박 진상" w:date="2019-10-08T06:13:00Z"/>
        </w:rPr>
      </w:pPr>
      <w:del w:id="17566" w:author="박 진상" w:date="2019-10-08T06:13:00Z">
        <w:r w:rsidRPr="002646CB" w:rsidDel="00087689">
          <w:rPr>
            <w:rFonts w:hint="eastAsia"/>
          </w:rPr>
          <w:delText>시나리오</w:delText>
        </w:r>
        <w:r w:rsidRPr="002646CB" w:rsidDel="00087689">
          <w:delText xml:space="preserve"> 1 :</w:delText>
        </w:r>
        <w:r w:rsidR="003A525D" w:rsidRPr="002646CB" w:rsidDel="00087689">
          <w:delText xml:space="preserve"> </w:delText>
        </w:r>
        <w:r w:rsidR="00064367" w:rsidRPr="002646CB" w:rsidDel="00087689">
          <w:rPr>
            <w:rFonts w:hint="eastAsia"/>
          </w:rPr>
          <w:delText>독립</w:delText>
        </w:r>
        <w:r w:rsidR="009211F0" w:rsidRPr="002646CB" w:rsidDel="00087689">
          <w:rPr>
            <w:rFonts w:hint="eastAsia"/>
          </w:rPr>
          <w:delText>운전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모드</w:delText>
        </w:r>
        <w:r w:rsidR="003A525D" w:rsidRPr="002646CB" w:rsidDel="00087689">
          <w:delText xml:space="preserve"> </w:delText>
        </w:r>
        <w:r w:rsidR="009211F0" w:rsidRPr="002646CB" w:rsidDel="00087689">
          <w:rPr>
            <w:rFonts w:hint="eastAsia"/>
          </w:rPr>
          <w:delText>전환</w:delText>
        </w:r>
        <w:r w:rsidR="003A525D" w:rsidRPr="002646CB" w:rsidDel="00087689">
          <w:delText>(</w:delText>
        </w:r>
        <w:r w:rsidR="003A525D" w:rsidRPr="002646CB" w:rsidDel="00087689">
          <w:rPr>
            <w:rFonts w:hint="eastAsia"/>
          </w:rPr>
          <w:delText>시나리오</w:delText>
        </w:r>
        <w:r w:rsidR="003A525D" w:rsidRPr="002646CB" w:rsidDel="00087689">
          <w:delText xml:space="preserve"> 1)</w:delText>
        </w:r>
      </w:del>
    </w:p>
    <w:p w14:paraId="7D60B260" w14:textId="4D013F83" w:rsidR="003A525D" w:rsidRPr="002646CB" w:rsidDel="00087689" w:rsidRDefault="00AF6F89" w:rsidP="00AF6F89">
      <w:pPr>
        <w:pStyle w:val="af6"/>
        <w:numPr>
          <w:ilvl w:val="2"/>
          <w:numId w:val="23"/>
        </w:numPr>
        <w:ind w:leftChars="0"/>
        <w:rPr>
          <w:del w:id="17567" w:author="박 진상" w:date="2019-10-08T06:13:00Z"/>
        </w:rPr>
      </w:pPr>
      <w:del w:id="17568" w:author="박 진상" w:date="2019-10-08T06:13:00Z">
        <w:r w:rsidRPr="002646CB" w:rsidDel="00087689">
          <w:rPr>
            <w:rFonts w:hint="eastAsia"/>
          </w:rPr>
          <w:delText>시나리오</w:delText>
        </w:r>
        <w:r w:rsidRPr="002646CB" w:rsidDel="00087689">
          <w:delText xml:space="preserve"> 2 : </w:delText>
        </w:r>
        <w:r w:rsidR="003A525D" w:rsidRPr="002646CB" w:rsidDel="00087689">
          <w:rPr>
            <w:rFonts w:hint="eastAsia"/>
          </w:rPr>
          <w:delText>공급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중단이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계획되거나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계통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장애가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예상되는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경우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예방적인</w:delText>
        </w:r>
        <w:r w:rsidR="003A525D" w:rsidRPr="002646CB" w:rsidDel="00087689">
          <w:delText xml:space="preserve"> </w:delText>
        </w:r>
        <w:r w:rsidR="00064367" w:rsidRPr="002646CB" w:rsidDel="00087689">
          <w:rPr>
            <w:rFonts w:hint="eastAsia"/>
          </w:rPr>
          <w:delText>독립</w:delText>
        </w:r>
        <w:r w:rsidR="00077FD3" w:rsidRPr="002646CB" w:rsidDel="00087689">
          <w:rPr>
            <w:rFonts w:hint="eastAsia"/>
          </w:rPr>
          <w:delText>운전</w:delText>
        </w:r>
      </w:del>
    </w:p>
    <w:p w14:paraId="6B0A3B44" w14:textId="5301BE00" w:rsidR="00AF6F89" w:rsidRPr="002646CB" w:rsidDel="00087689" w:rsidRDefault="00AF6F89" w:rsidP="00AF6F89">
      <w:pPr>
        <w:pStyle w:val="af6"/>
        <w:numPr>
          <w:ilvl w:val="2"/>
          <w:numId w:val="23"/>
        </w:numPr>
        <w:ind w:leftChars="0"/>
        <w:rPr>
          <w:del w:id="17569" w:author="박 진상" w:date="2019-10-08T06:13:00Z"/>
        </w:rPr>
      </w:pPr>
      <w:del w:id="17570" w:author="박 진상" w:date="2019-10-08T06:13:00Z">
        <w:r w:rsidRPr="002646CB" w:rsidDel="00087689">
          <w:rPr>
            <w:rFonts w:hint="eastAsia"/>
          </w:rPr>
          <w:delText>시나리로</w:delText>
        </w:r>
        <w:r w:rsidRPr="002646CB" w:rsidDel="00087689">
          <w:delText xml:space="preserve"> 3 : </w:delText>
        </w:r>
        <w:r w:rsidRPr="002646CB" w:rsidDel="00087689">
          <w:rPr>
            <w:rFonts w:hint="eastAsia"/>
          </w:rPr>
          <w:delText>계</w:delText>
        </w:r>
        <w:r w:rsidR="003A525D" w:rsidRPr="002646CB" w:rsidDel="00087689">
          <w:rPr>
            <w:rFonts w:hint="eastAsia"/>
          </w:rPr>
          <w:delText>획되지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않은</w:delText>
        </w:r>
        <w:r w:rsidR="003A525D" w:rsidRPr="002646CB" w:rsidDel="00087689">
          <w:delText xml:space="preserve"> </w:delText>
        </w:r>
        <w:r w:rsidR="00FE3106" w:rsidRPr="002646CB" w:rsidDel="00087689">
          <w:rPr>
            <w:rFonts w:hint="eastAsia"/>
          </w:rPr>
          <w:delText>계통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오류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발생시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자동화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된</w:delText>
        </w:r>
        <w:r w:rsidR="003A525D" w:rsidRPr="002646CB" w:rsidDel="00087689">
          <w:delText xml:space="preserve"> </w:delText>
        </w:r>
        <w:r w:rsidR="00077FD3" w:rsidRPr="002646CB" w:rsidDel="00087689">
          <w:rPr>
            <w:rFonts w:hint="eastAsia"/>
          </w:rPr>
          <w:delText>독립운전</w:delText>
        </w:r>
        <w:r w:rsidR="00077FD3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계획</w:delText>
        </w:r>
      </w:del>
    </w:p>
    <w:p w14:paraId="268EEF80" w14:textId="1C760C8E" w:rsidR="003A525D" w:rsidRPr="002646CB" w:rsidDel="00087689" w:rsidRDefault="00AF6F89" w:rsidP="00AF6F89">
      <w:pPr>
        <w:pStyle w:val="af6"/>
        <w:numPr>
          <w:ilvl w:val="2"/>
          <w:numId w:val="23"/>
        </w:numPr>
        <w:ind w:leftChars="0"/>
        <w:rPr>
          <w:del w:id="17571" w:author="박 진상" w:date="2019-10-08T06:13:00Z"/>
        </w:rPr>
      </w:pPr>
      <w:del w:id="17572" w:author="박 진상" w:date="2019-10-08T06:13:00Z">
        <w:r w:rsidRPr="002646CB" w:rsidDel="00087689">
          <w:rPr>
            <w:rFonts w:hint="eastAsia"/>
          </w:rPr>
          <w:delText>시나리오</w:delText>
        </w:r>
        <w:r w:rsidRPr="002646CB" w:rsidDel="00087689">
          <w:delText xml:space="preserve"> 4 : </w:delText>
        </w:r>
        <w:r w:rsidRPr="002646CB" w:rsidDel="00087689">
          <w:rPr>
            <w:rFonts w:hint="eastAsia"/>
          </w:rPr>
          <w:delText>자</w:delText>
        </w:r>
        <w:r w:rsidR="00BD1382" w:rsidRPr="002646CB" w:rsidDel="00087689">
          <w:rPr>
            <w:rFonts w:hint="eastAsia"/>
          </w:rPr>
          <w:delText>체</w:delText>
        </w:r>
        <w:r w:rsidR="003A525D" w:rsidRPr="002646CB" w:rsidDel="00087689">
          <w:rPr>
            <w:rFonts w:hint="eastAsia"/>
          </w:rPr>
          <w:delText>기동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오류가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발생한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후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재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공급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부하로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복구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시작</w:delText>
        </w:r>
      </w:del>
    </w:p>
    <w:p w14:paraId="5486CC47" w14:textId="4B07A7E0" w:rsidR="003A525D" w:rsidRPr="002646CB" w:rsidDel="00087689" w:rsidRDefault="00AF6F89" w:rsidP="00737668">
      <w:pPr>
        <w:pStyle w:val="af6"/>
        <w:numPr>
          <w:ilvl w:val="2"/>
          <w:numId w:val="23"/>
        </w:numPr>
        <w:ind w:leftChars="0"/>
        <w:rPr>
          <w:del w:id="17573" w:author="박 진상" w:date="2019-10-08T06:13:00Z"/>
        </w:rPr>
      </w:pPr>
      <w:del w:id="17574" w:author="박 진상" w:date="2019-10-08T06:13:00Z">
        <w:r w:rsidRPr="002646CB" w:rsidDel="00087689">
          <w:rPr>
            <w:rFonts w:hint="eastAsia"/>
          </w:rPr>
          <w:delText>시나리오</w:delText>
        </w:r>
        <w:r w:rsidRPr="002646CB" w:rsidDel="00087689">
          <w:delText xml:space="preserve"> 5 : </w:delText>
        </w:r>
        <w:r w:rsidR="00064367" w:rsidRPr="002646CB" w:rsidDel="00087689">
          <w:rPr>
            <w:rFonts w:hint="eastAsia"/>
          </w:rPr>
          <w:delText>독립</w:delText>
        </w:r>
        <w:r w:rsidRPr="002646CB" w:rsidDel="00087689">
          <w:rPr>
            <w:rFonts w:hint="eastAsia"/>
          </w:rPr>
          <w:delText>운전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모드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유지</w:delText>
        </w:r>
      </w:del>
    </w:p>
    <w:p w14:paraId="5257AFC6" w14:textId="6D2C9B1E" w:rsidR="003A525D" w:rsidRPr="002646CB" w:rsidDel="00087689" w:rsidRDefault="00AF6F89" w:rsidP="00737668">
      <w:pPr>
        <w:pStyle w:val="af6"/>
        <w:numPr>
          <w:ilvl w:val="2"/>
          <w:numId w:val="23"/>
        </w:numPr>
        <w:ind w:leftChars="0"/>
        <w:rPr>
          <w:del w:id="17575" w:author="박 진상" w:date="2019-10-08T06:13:00Z"/>
        </w:rPr>
      </w:pPr>
      <w:del w:id="17576" w:author="박 진상" w:date="2019-10-08T06:13:00Z">
        <w:r w:rsidRPr="002646CB" w:rsidDel="00087689">
          <w:rPr>
            <w:rFonts w:hint="eastAsia"/>
          </w:rPr>
          <w:delText>시나리오</w:delText>
        </w:r>
        <w:r w:rsidRPr="002646CB" w:rsidDel="00087689">
          <w:delText xml:space="preserve"> 6 :</w:delText>
        </w:r>
        <w:r w:rsidR="003A525D" w:rsidRPr="002646CB" w:rsidDel="00087689">
          <w:delText xml:space="preserve"> </w:delText>
        </w:r>
        <w:r w:rsidRPr="002646CB" w:rsidDel="00087689">
          <w:rPr>
            <w:rFonts w:hint="eastAsia"/>
          </w:rPr>
          <w:delText>주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계통</w:delText>
        </w:r>
        <w:r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재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연</w:delText>
        </w:r>
        <w:r w:rsidR="00A933ED" w:rsidRPr="002646CB" w:rsidDel="00087689">
          <w:rPr>
            <w:rFonts w:hint="eastAsia"/>
          </w:rPr>
          <w:delText>계</w:delText>
        </w:r>
      </w:del>
    </w:p>
    <w:p w14:paraId="08FF1759" w14:textId="6347B0E0" w:rsidR="003A525D" w:rsidRPr="002646CB" w:rsidDel="00087689" w:rsidRDefault="003A525D" w:rsidP="003A525D">
      <w:pPr>
        <w:rPr>
          <w:del w:id="17577" w:author="박 진상" w:date="2019-10-08T06:13:00Z"/>
        </w:rPr>
      </w:pPr>
    </w:p>
    <w:p w14:paraId="3D2F71B2" w14:textId="480B6901" w:rsidR="003A525D" w:rsidRPr="002646CB" w:rsidDel="00087689" w:rsidRDefault="003A525D" w:rsidP="003A525D">
      <w:pPr>
        <w:rPr>
          <w:del w:id="17578" w:author="박 진상" w:date="2019-10-08T06:13:00Z"/>
        </w:rPr>
      </w:pPr>
      <w:del w:id="17579" w:author="박 진상" w:date="2019-10-08T06:13:00Z">
        <w:r w:rsidRPr="002646CB" w:rsidDel="00087689">
          <w:rPr>
            <w:rFonts w:ascii="돋움" w:eastAsia="돋움" w:hAnsi="돋움"/>
            <w:b/>
          </w:rPr>
          <w:delText>시나리오</w:delText>
        </w:r>
        <w:r w:rsidR="00AF6F89" w:rsidRPr="002646CB" w:rsidDel="00087689">
          <w:rPr>
            <w:lang w:val="en-US"/>
          </w:rPr>
          <w:delText> </w:delText>
        </w:r>
        <w:r w:rsidRPr="002646CB" w:rsidDel="00087689">
          <w:delText>2</w:delText>
        </w:r>
        <w:r w:rsidRPr="002646CB" w:rsidDel="00087689">
          <w:rPr>
            <w:rFonts w:hint="eastAsia"/>
          </w:rPr>
          <w:delText>는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계획된</w:delText>
        </w:r>
        <w:r w:rsidRPr="002646CB" w:rsidDel="00087689">
          <w:delText xml:space="preserve"> </w:delText>
        </w:r>
        <w:r w:rsidR="00A60637" w:rsidRPr="002646CB" w:rsidDel="00087689">
          <w:rPr>
            <w:rFonts w:hint="eastAsia"/>
          </w:rPr>
          <w:delText>계통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중단에만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적용할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수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있다</w:delText>
        </w:r>
        <w:r w:rsidRPr="002646CB" w:rsidDel="00087689">
          <w:delText xml:space="preserve">. </w:delText>
        </w:r>
        <w:r w:rsidRPr="002646CB" w:rsidDel="00087689">
          <w:rPr>
            <w:rFonts w:hint="eastAsia"/>
          </w:rPr>
          <w:delText>이는</w:delText>
        </w:r>
        <w:r w:rsidRPr="002646CB" w:rsidDel="00087689">
          <w:delText xml:space="preserve"> </w:delText>
        </w:r>
        <w:r w:rsidR="00255132" w:rsidRPr="002646CB" w:rsidDel="00087689">
          <w:rPr>
            <w:rFonts w:hint="eastAsia"/>
          </w:rPr>
          <w:delText>정</w:delText>
        </w:r>
        <w:r w:rsidR="00077FD3" w:rsidRPr="002646CB" w:rsidDel="00087689">
          <w:rPr>
            <w:rFonts w:hint="eastAsia"/>
          </w:rPr>
          <w:delText>기적</w:delText>
        </w:r>
        <w:r w:rsidR="00255132" w:rsidRPr="002646CB" w:rsidDel="00087689">
          <w:rPr>
            <w:rFonts w:hint="eastAsia"/>
          </w:rPr>
          <w:delText>인</w:delText>
        </w:r>
        <w:r w:rsidR="00255132" w:rsidRPr="002646CB" w:rsidDel="00087689">
          <w:delText xml:space="preserve"> </w:delText>
        </w:r>
        <w:r w:rsidRPr="002646CB" w:rsidDel="00087689">
          <w:rPr>
            <w:rFonts w:hint="eastAsia"/>
          </w:rPr>
          <w:delText>유지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보수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계획</w:delText>
        </w:r>
        <w:r w:rsidR="00077FD3" w:rsidRPr="002646CB" w:rsidDel="00087689">
          <w:delText>,</w:delText>
        </w:r>
        <w:r w:rsidRPr="002646CB" w:rsidDel="00087689">
          <w:delText xml:space="preserve"> </w:delText>
        </w:r>
        <w:r w:rsidR="00077FD3" w:rsidRPr="002646CB" w:rsidDel="00087689">
          <w:rPr>
            <w:rFonts w:hint="eastAsia"/>
          </w:rPr>
          <w:delText>계통</w:delText>
        </w:r>
        <w:r w:rsidRPr="002646CB" w:rsidDel="00087689">
          <w:rPr>
            <w:rFonts w:hint="eastAsia"/>
          </w:rPr>
          <w:delText>에서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발생할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수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있는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장애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또는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제약에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대한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예상</w:delText>
        </w:r>
        <w:r w:rsidR="007D2DFF" w:rsidRPr="002646CB" w:rsidDel="00087689">
          <w:delText xml:space="preserve"> </w:delText>
        </w:r>
        <w:r w:rsidR="007D2DFF" w:rsidRPr="002646CB" w:rsidDel="00087689">
          <w:rPr>
            <w:rFonts w:hint="eastAsia"/>
          </w:rPr>
          <w:delText>가능한</w:delText>
        </w:r>
        <w:r w:rsidR="007D2DFF" w:rsidRPr="002646CB" w:rsidDel="00087689">
          <w:delText xml:space="preserve"> </w:delText>
        </w:r>
        <w:r w:rsidR="007D2DFF" w:rsidRPr="002646CB" w:rsidDel="00087689">
          <w:rPr>
            <w:rFonts w:hint="eastAsia"/>
          </w:rPr>
          <w:delText>경우이다</w:delText>
        </w:r>
        <w:r w:rsidR="007D2DFF" w:rsidRPr="002646CB" w:rsidDel="00087689">
          <w:delText xml:space="preserve">. </w:delText>
        </w:r>
        <w:r w:rsidRPr="002646CB" w:rsidDel="00087689">
          <w:delText>(</w:delText>
        </w:r>
        <w:r w:rsidR="007D2DFF" w:rsidRPr="002646CB" w:rsidDel="00087689">
          <w:rPr>
            <w:rFonts w:hint="eastAsia"/>
          </w:rPr>
          <w:delText>지상</w:delText>
        </w:r>
        <w:r w:rsidR="007D2DFF" w:rsidRPr="002646CB" w:rsidDel="00087689">
          <w:delText xml:space="preserve"> </w:delText>
        </w:r>
        <w:r w:rsidR="007D2DFF" w:rsidRPr="002646CB" w:rsidDel="00087689">
          <w:rPr>
            <w:rFonts w:hint="eastAsia"/>
          </w:rPr>
          <w:delText>가공선로를</w:delText>
        </w:r>
        <w:r w:rsidR="007D2DFF" w:rsidRPr="002646CB" w:rsidDel="00087689">
          <w:delText xml:space="preserve"> </w:delText>
        </w:r>
        <w:r w:rsidRPr="002646CB" w:rsidDel="00087689">
          <w:rPr>
            <w:rFonts w:hint="eastAsia"/>
          </w:rPr>
          <w:delText>손상시킬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수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있는</w:delText>
        </w:r>
        <w:r w:rsidRPr="002646CB" w:rsidDel="00087689">
          <w:delText xml:space="preserve"> </w:delText>
        </w:r>
        <w:r w:rsidR="007D2DFF" w:rsidRPr="002646CB" w:rsidDel="00087689">
          <w:rPr>
            <w:rFonts w:hint="eastAsia"/>
          </w:rPr>
          <w:delText>자연재해</w:delText>
        </w:r>
        <w:r w:rsidR="007D2DFF" w:rsidRPr="002646CB" w:rsidDel="00087689">
          <w:delText>(</w:delText>
        </w:r>
        <w:r w:rsidRPr="002646CB" w:rsidDel="00087689">
          <w:rPr>
            <w:rFonts w:hint="eastAsia"/>
          </w:rPr>
          <w:delText>폭풍</w:delText>
        </w:r>
        <w:r w:rsidR="007D2DFF" w:rsidRPr="002646CB" w:rsidDel="00087689">
          <w:delText>)</w:delText>
        </w:r>
        <w:r w:rsidRPr="002646CB" w:rsidDel="00087689">
          <w:delText xml:space="preserve">, </w:delText>
        </w:r>
        <w:r w:rsidR="00A60637" w:rsidRPr="002646CB" w:rsidDel="00087689">
          <w:rPr>
            <w:rFonts w:hint="eastAsia"/>
          </w:rPr>
          <w:delText>태양광</w:delText>
        </w:r>
        <w:r w:rsidR="00A60637" w:rsidRPr="002646CB" w:rsidDel="00087689">
          <w:delText xml:space="preserve"> </w:delText>
        </w:r>
        <w:r w:rsidR="00A60637" w:rsidRPr="002646CB" w:rsidDel="00087689">
          <w:rPr>
            <w:rFonts w:hint="eastAsia"/>
          </w:rPr>
          <w:delText>발전</w:delText>
        </w:r>
        <w:r w:rsidR="007D2DFF" w:rsidRPr="002646CB" w:rsidDel="00087689">
          <w:rPr>
            <w:rFonts w:hint="eastAsia"/>
          </w:rPr>
          <w:delText>전력과</w:delText>
        </w:r>
        <w:r w:rsidR="007D2DFF" w:rsidRPr="002646CB" w:rsidDel="00087689">
          <w:delText xml:space="preserve"> </w:delText>
        </w:r>
        <w:r w:rsidR="007D2DFF" w:rsidRPr="002646CB" w:rsidDel="00087689">
          <w:rPr>
            <w:rFonts w:hint="eastAsia"/>
          </w:rPr>
          <w:delText>같은</w:delText>
        </w:r>
        <w:r w:rsidR="007D2DFF" w:rsidRPr="002646CB" w:rsidDel="00087689">
          <w:delText xml:space="preserve"> </w:delText>
        </w:r>
        <w:r w:rsidR="007D2DFF" w:rsidRPr="002646CB" w:rsidDel="00087689">
          <w:rPr>
            <w:rFonts w:hint="eastAsia"/>
          </w:rPr>
          <w:delText>간헐적인</w:delText>
        </w:r>
        <w:r w:rsidR="007D2DFF" w:rsidRPr="002646CB" w:rsidDel="00087689">
          <w:delText xml:space="preserve"> </w:delText>
        </w:r>
        <w:r w:rsidR="007D2DFF" w:rsidRPr="002646CB" w:rsidDel="00087689">
          <w:rPr>
            <w:rFonts w:hint="eastAsia"/>
          </w:rPr>
          <w:delText>특성의</w:delText>
        </w:r>
        <w:r w:rsidR="007D2DFF" w:rsidRPr="002646CB" w:rsidDel="00087689">
          <w:delText xml:space="preserve"> </w:delText>
        </w:r>
        <w:r w:rsidR="007D2DFF" w:rsidRPr="002646CB" w:rsidDel="00087689">
          <w:rPr>
            <w:rFonts w:hint="eastAsia"/>
          </w:rPr>
          <w:delText>전력이</w:delText>
        </w:r>
        <w:r w:rsidR="007D2DFF" w:rsidRPr="002646CB" w:rsidDel="00087689">
          <w:delText xml:space="preserve"> </w:delText>
        </w:r>
        <w:r w:rsidR="007D2DFF" w:rsidRPr="002646CB" w:rsidDel="00087689">
          <w:rPr>
            <w:rFonts w:hint="eastAsia"/>
          </w:rPr>
          <w:delText>계통에</w:delText>
        </w:r>
        <w:r w:rsidRPr="002646CB" w:rsidDel="00087689">
          <w:delText xml:space="preserve"> </w:delText>
        </w:r>
        <w:r w:rsidR="007D2DFF" w:rsidRPr="002646CB" w:rsidDel="00087689">
          <w:rPr>
            <w:rFonts w:hint="eastAsia"/>
          </w:rPr>
          <w:delText>공급됨</w:delText>
        </w:r>
        <w:r w:rsidRPr="002646CB" w:rsidDel="00087689">
          <w:rPr>
            <w:rFonts w:hint="eastAsia"/>
          </w:rPr>
          <w:delText>으로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인</w:delText>
        </w:r>
        <w:r w:rsidR="007D2DFF" w:rsidRPr="002646CB" w:rsidDel="00087689">
          <w:rPr>
            <w:rFonts w:hint="eastAsia"/>
          </w:rPr>
          <w:delText>한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전압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제한</w:delText>
        </w:r>
        <w:r w:rsidR="007D2DFF" w:rsidRPr="002646CB" w:rsidDel="00087689">
          <w:delText xml:space="preserve"> </w:delText>
        </w:r>
        <w:r w:rsidR="007D2DFF" w:rsidRPr="002646CB" w:rsidDel="00087689">
          <w:rPr>
            <w:rFonts w:hint="eastAsia"/>
          </w:rPr>
          <w:delText>범위의</w:delText>
        </w:r>
        <w:r w:rsidR="007D2DFF" w:rsidRPr="002646CB" w:rsidDel="00087689">
          <w:delText xml:space="preserve"> </w:delText>
        </w:r>
        <w:r w:rsidR="007D2DFF" w:rsidRPr="002646CB" w:rsidDel="00087689">
          <w:rPr>
            <w:rFonts w:hint="eastAsia"/>
          </w:rPr>
          <w:delText>초과가</w:delText>
        </w:r>
        <w:r w:rsidR="007D2DFF" w:rsidRPr="002646CB" w:rsidDel="00087689">
          <w:delText xml:space="preserve"> </w:delText>
        </w:r>
        <w:r w:rsidR="007D2DFF" w:rsidRPr="002646CB" w:rsidDel="00087689">
          <w:rPr>
            <w:rFonts w:hint="eastAsia"/>
          </w:rPr>
          <w:delText>예상되는</w:delText>
        </w:r>
        <w:r w:rsidR="007D2DFF" w:rsidRPr="002646CB" w:rsidDel="00087689">
          <w:delText xml:space="preserve"> </w:delText>
        </w:r>
        <w:r w:rsidR="007D2DFF" w:rsidRPr="002646CB" w:rsidDel="00087689">
          <w:rPr>
            <w:rFonts w:hint="eastAsia"/>
          </w:rPr>
          <w:delText>경우</w:delText>
        </w:r>
        <w:r w:rsidR="007D2DFF" w:rsidRPr="002646CB" w:rsidDel="00087689">
          <w:delText xml:space="preserve"> </w:delText>
        </w:r>
        <w:r w:rsidR="007D2DFF" w:rsidRPr="002646CB" w:rsidDel="00087689">
          <w:rPr>
            <w:rFonts w:hint="eastAsia"/>
          </w:rPr>
          <w:delText>등</w:delText>
        </w:r>
        <w:r w:rsidRPr="002646CB" w:rsidDel="00087689">
          <w:delText>)</w:delText>
        </w:r>
      </w:del>
    </w:p>
    <w:p w14:paraId="602994A0" w14:textId="78C8323D" w:rsidR="003A525D" w:rsidRPr="002646CB" w:rsidDel="00087689" w:rsidRDefault="003A525D" w:rsidP="003A525D">
      <w:pPr>
        <w:rPr>
          <w:del w:id="17580" w:author="박 진상" w:date="2019-10-08T06:13:00Z"/>
        </w:rPr>
      </w:pPr>
    </w:p>
    <w:p w14:paraId="3637AB99" w14:textId="3D28114C" w:rsidR="003A525D" w:rsidRPr="002646CB" w:rsidDel="00087689" w:rsidRDefault="00AF6F89" w:rsidP="003A525D">
      <w:pPr>
        <w:rPr>
          <w:del w:id="17581" w:author="박 진상" w:date="2019-10-08T06:13:00Z"/>
        </w:rPr>
      </w:pPr>
      <w:del w:id="17582" w:author="박 진상" w:date="2019-10-08T06:13:00Z">
        <w:r w:rsidRPr="002646CB" w:rsidDel="00087689">
          <w:rPr>
            <w:rFonts w:ascii="돋움" w:eastAsia="돋움" w:hAnsi="돋움"/>
            <w:b/>
          </w:rPr>
          <w:delText>시나리오</w:delText>
        </w:r>
        <w:r w:rsidRPr="002646CB" w:rsidDel="00087689">
          <w:rPr>
            <w:lang w:val="en-US"/>
          </w:rPr>
          <w:delText> </w:delText>
        </w:r>
        <w:r w:rsidR="003A525D" w:rsidRPr="002646CB" w:rsidDel="00087689">
          <w:delText>3</w:delText>
        </w:r>
        <w:r w:rsidR="003A525D" w:rsidRPr="002646CB" w:rsidDel="00087689">
          <w:rPr>
            <w:rFonts w:hint="eastAsia"/>
          </w:rPr>
          <w:delText>과</w:delText>
        </w:r>
        <w:r w:rsidR="003A525D" w:rsidRPr="002646CB" w:rsidDel="00087689">
          <w:delText xml:space="preserve"> 4</w:delText>
        </w:r>
        <w:r w:rsidR="003A525D" w:rsidRPr="002646CB" w:rsidDel="00087689">
          <w:rPr>
            <w:rFonts w:hint="eastAsia"/>
          </w:rPr>
          <w:delText>는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계획되지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않은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정전이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발생할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때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적용된다</w:delText>
        </w:r>
        <w:r w:rsidR="003A525D" w:rsidRPr="002646CB" w:rsidDel="00087689">
          <w:delText xml:space="preserve">. </w:delText>
        </w:r>
        <w:r w:rsidR="003A525D" w:rsidRPr="002646CB" w:rsidDel="00087689">
          <w:rPr>
            <w:rFonts w:hint="eastAsia"/>
          </w:rPr>
          <w:delText>두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시나리오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사이의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선택은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마이크로그리드의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기술적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능력에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달려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있다</w:delText>
        </w:r>
        <w:r w:rsidR="003A525D" w:rsidRPr="002646CB" w:rsidDel="00087689">
          <w:delText xml:space="preserve">. </w:delText>
        </w:r>
        <w:r w:rsidR="003A525D" w:rsidRPr="002646CB" w:rsidDel="00087689">
          <w:rPr>
            <w:rFonts w:hint="eastAsia"/>
          </w:rPr>
          <w:delText>자동화된</w:delText>
        </w:r>
        <w:r w:rsidR="003A525D" w:rsidRPr="002646CB" w:rsidDel="00087689">
          <w:delText xml:space="preserve"> </w:delText>
        </w:r>
        <w:r w:rsidR="00064367" w:rsidRPr="002646CB" w:rsidDel="00087689">
          <w:rPr>
            <w:rFonts w:hint="eastAsia"/>
            <w:rPrChange w:id="1758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독립</w:delText>
        </w:r>
        <w:r w:rsidR="0008666F" w:rsidRPr="002646CB" w:rsidDel="00087689">
          <w:rPr>
            <w:rFonts w:hint="eastAsia"/>
          </w:rPr>
          <w:delText>운전</w:delText>
        </w:r>
        <w:r w:rsidR="0008666F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계획은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기술적으로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더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복잡하기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때문에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더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많은</w:delText>
        </w:r>
        <w:r w:rsidR="003A525D" w:rsidRPr="002646CB" w:rsidDel="00087689">
          <w:delText xml:space="preserve"> </w:delText>
        </w:r>
        <w:r w:rsidR="00057894" w:rsidRPr="002646CB" w:rsidDel="00087689">
          <w:rPr>
            <w:rFonts w:hint="eastAsia"/>
          </w:rPr>
          <w:delText>장치</w:delText>
        </w:r>
        <w:r w:rsidR="003A525D" w:rsidRPr="002646CB" w:rsidDel="00087689">
          <w:rPr>
            <w:rFonts w:hint="eastAsia"/>
          </w:rPr>
          <w:delText>와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투자가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필요하다</w:delText>
        </w:r>
        <w:r w:rsidR="003A525D" w:rsidRPr="002646CB" w:rsidDel="00087689">
          <w:delText xml:space="preserve">. </w:delText>
        </w:r>
        <w:r w:rsidR="00064367" w:rsidRPr="002646CB" w:rsidDel="00087689">
          <w:rPr>
            <w:rFonts w:hint="eastAsia"/>
            <w:rPrChange w:id="1758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독립</w:delText>
        </w:r>
        <w:r w:rsidR="009211F0" w:rsidRPr="002646CB" w:rsidDel="00087689">
          <w:rPr>
            <w:rFonts w:hint="eastAsia"/>
          </w:rPr>
          <w:delText>운전</w:delText>
        </w:r>
        <w:r w:rsidR="003A525D" w:rsidRPr="002646CB" w:rsidDel="00087689">
          <w:delText xml:space="preserve"> </w:delText>
        </w:r>
        <w:r w:rsidR="0008666F" w:rsidRPr="002646CB" w:rsidDel="00087689">
          <w:rPr>
            <w:rFonts w:hint="eastAsia"/>
          </w:rPr>
          <w:delText>모드</w:delText>
        </w:r>
        <w:r w:rsidR="0008666F" w:rsidRPr="002646CB" w:rsidDel="00087689">
          <w:delText xml:space="preserve"> </w:delText>
        </w:r>
        <w:r w:rsidR="009211F0" w:rsidRPr="002646CB" w:rsidDel="00087689">
          <w:rPr>
            <w:rFonts w:hint="eastAsia"/>
          </w:rPr>
          <w:delText>전환</w:delText>
        </w:r>
        <w:r w:rsidR="003A525D" w:rsidRPr="002646CB" w:rsidDel="00087689">
          <w:rPr>
            <w:rFonts w:hint="eastAsia"/>
          </w:rPr>
          <w:delText>과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도중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그리고</w:delText>
        </w:r>
        <w:r w:rsidR="003A525D" w:rsidRPr="002646CB" w:rsidDel="00087689">
          <w:delText xml:space="preserve"> </w:delText>
        </w:r>
        <w:r w:rsidR="00255D3C" w:rsidRPr="002646CB" w:rsidDel="00087689">
          <w:rPr>
            <w:rFonts w:hint="eastAsia"/>
          </w:rPr>
          <w:delText>주</w:delText>
        </w:r>
        <w:r w:rsidR="00255D3C" w:rsidRPr="002646CB" w:rsidDel="00087689">
          <w:delText xml:space="preserve"> </w:delText>
        </w:r>
        <w:r w:rsidR="00255D3C" w:rsidRPr="002646CB" w:rsidDel="00087689">
          <w:rPr>
            <w:rFonts w:hint="eastAsia"/>
          </w:rPr>
          <w:delText>계통</w:delText>
        </w:r>
        <w:r w:rsidR="003A525D" w:rsidRPr="002646CB" w:rsidDel="00087689">
          <w:rPr>
            <w:rFonts w:hint="eastAsia"/>
          </w:rPr>
          <w:delText>의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재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연</w:delText>
        </w:r>
        <w:r w:rsidR="00A92B61" w:rsidRPr="002646CB" w:rsidDel="00087689">
          <w:rPr>
            <w:rFonts w:hint="eastAsia"/>
          </w:rPr>
          <w:delText>계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과정은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모든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경우에서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동일하다</w:delText>
        </w:r>
        <w:r w:rsidR="003A525D" w:rsidRPr="002646CB" w:rsidDel="00087689">
          <w:delText xml:space="preserve">. </w:delText>
        </w:r>
      </w:del>
    </w:p>
    <w:p w14:paraId="10BECE86" w14:textId="452C547F" w:rsidR="00DE2C69" w:rsidRPr="002646CB" w:rsidDel="00087689" w:rsidRDefault="00DE2C69" w:rsidP="003A525D">
      <w:pPr>
        <w:rPr>
          <w:del w:id="17585" w:author="박 진상" w:date="2019-10-08T06:13:00Z"/>
        </w:rPr>
      </w:pPr>
    </w:p>
    <w:p w14:paraId="0305982A" w14:textId="155BD4C8" w:rsidR="003A525D" w:rsidRPr="002646CB" w:rsidDel="00087689" w:rsidRDefault="00AD77AA" w:rsidP="003A525D">
      <w:pPr>
        <w:pStyle w:val="KSDTA1"/>
        <w:rPr>
          <w:del w:id="17586" w:author="박 진상" w:date="2019-10-08T06:13:00Z"/>
          <w:lang w:eastAsia="ko-KR"/>
        </w:rPr>
      </w:pPr>
      <w:del w:id="17587" w:author="박 진상" w:date="2019-10-08T06:13:00Z">
        <w:r w:rsidRPr="002646CB" w:rsidDel="00087689">
          <w:rPr>
            <w:rFonts w:hint="eastAsia"/>
            <w:b w:val="0"/>
          </w:rPr>
          <w:delText>시나리오</w:delText>
        </w:r>
        <w:r w:rsidRPr="002646CB" w:rsidDel="00087689">
          <w:rPr>
            <w:b w:val="0"/>
          </w:rPr>
          <w:delText xml:space="preserve"> 1 : </w:delText>
        </w:r>
        <w:r w:rsidR="00DB2BCC" w:rsidRPr="002646CB" w:rsidDel="00087689">
          <w:rPr>
            <w:rFonts w:hint="eastAsia"/>
            <w:b w:val="0"/>
          </w:rPr>
          <w:delText>독립운전</w:delText>
        </w:r>
        <w:r w:rsidR="00AF6F89" w:rsidRPr="002646CB" w:rsidDel="00087689">
          <w:rPr>
            <w:b w:val="0"/>
          </w:rPr>
          <w:delText xml:space="preserve"> </w:delText>
        </w:r>
        <w:r w:rsidR="00AF6F89" w:rsidRPr="002646CB" w:rsidDel="00087689">
          <w:rPr>
            <w:rFonts w:hint="eastAsia"/>
            <w:b w:val="0"/>
          </w:rPr>
          <w:delText>모드</w:delText>
        </w:r>
        <w:r w:rsidR="00DB2BCC" w:rsidRPr="002646CB" w:rsidDel="00087689">
          <w:rPr>
            <w:b w:val="0"/>
          </w:rPr>
          <w:delText xml:space="preserve"> </w:delText>
        </w:r>
        <w:r w:rsidR="00DB2BCC" w:rsidRPr="002646CB" w:rsidDel="00087689">
          <w:rPr>
            <w:rFonts w:hint="eastAsia"/>
            <w:b w:val="0"/>
          </w:rPr>
          <w:delText>전환</w:delText>
        </w:r>
      </w:del>
    </w:p>
    <w:p w14:paraId="08AB408E" w14:textId="7EFEAB8F" w:rsidR="003A525D" w:rsidRPr="002646CB" w:rsidDel="00087689" w:rsidRDefault="003A525D" w:rsidP="003A525D">
      <w:pPr>
        <w:rPr>
          <w:del w:id="17588" w:author="박 진상" w:date="2019-10-08T06:13:00Z"/>
        </w:rPr>
      </w:pPr>
    </w:p>
    <w:p w14:paraId="258F5E0F" w14:textId="19D0D4E2" w:rsidR="007D2DFF" w:rsidRPr="002646CB" w:rsidDel="00087689" w:rsidRDefault="003A525D" w:rsidP="003A525D">
      <w:pPr>
        <w:rPr>
          <w:del w:id="17589" w:author="박 진상" w:date="2019-10-08T06:13:00Z"/>
        </w:rPr>
      </w:pPr>
      <w:del w:id="17590" w:author="박 진상" w:date="2019-10-08T06:13:00Z">
        <w:r w:rsidRPr="002646CB" w:rsidDel="00087689">
          <w:rPr>
            <w:rFonts w:hint="eastAsia"/>
          </w:rPr>
          <w:delText>마이크로그리드가</w:delText>
        </w:r>
        <w:r w:rsidRPr="002646CB" w:rsidDel="00087689">
          <w:delText xml:space="preserve"> </w:delText>
        </w:r>
        <w:r w:rsidR="00A933ED" w:rsidRPr="002646CB" w:rsidDel="00087689">
          <w:rPr>
            <w:rFonts w:hint="eastAsia"/>
          </w:rPr>
          <w:delText>주</w:delText>
        </w:r>
        <w:r w:rsidR="00A933ED" w:rsidRPr="002646CB" w:rsidDel="00087689">
          <w:delText xml:space="preserve"> </w:delText>
        </w:r>
        <w:r w:rsidR="00A933ED" w:rsidRPr="002646CB" w:rsidDel="00087689">
          <w:rPr>
            <w:rFonts w:hint="eastAsia"/>
          </w:rPr>
          <w:delText>계통</w:delText>
        </w:r>
        <w:r w:rsidRPr="002646CB" w:rsidDel="00087689">
          <w:rPr>
            <w:rFonts w:hint="eastAsia"/>
          </w:rPr>
          <w:delText>에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연</w:delText>
        </w:r>
        <w:r w:rsidR="00A92B61" w:rsidRPr="002646CB" w:rsidDel="00087689">
          <w:rPr>
            <w:rFonts w:hint="eastAsia"/>
          </w:rPr>
          <w:delText>계</w:delText>
        </w:r>
        <w:r w:rsidRPr="002646CB" w:rsidDel="00087689">
          <w:rPr>
            <w:rFonts w:hint="eastAsia"/>
          </w:rPr>
          <w:delText>되면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정상적인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작동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조건에서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마이크로그리드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관리자는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마이크로그리드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내부의</w:delText>
        </w:r>
        <w:r w:rsidRPr="002646CB" w:rsidDel="00087689">
          <w:delText xml:space="preserve"> </w:delText>
        </w:r>
        <w:r w:rsidR="00A933ED" w:rsidRPr="002646CB" w:rsidDel="00087689">
          <w:rPr>
            <w:rFonts w:hint="eastAsia"/>
          </w:rPr>
          <w:delText>주</w:delText>
        </w:r>
        <w:r w:rsidR="00A933ED" w:rsidRPr="002646CB" w:rsidDel="00087689">
          <w:delText xml:space="preserve"> </w:delText>
        </w:r>
        <w:r w:rsidR="00A933ED" w:rsidRPr="002646CB" w:rsidDel="00087689">
          <w:rPr>
            <w:rFonts w:hint="eastAsia"/>
          </w:rPr>
          <w:delText>계통과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다른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발전기</w:delText>
        </w:r>
        <w:r w:rsidRPr="002646CB" w:rsidDel="00087689">
          <w:delText xml:space="preserve">, </w:delText>
        </w:r>
        <w:r w:rsidR="00A933ED" w:rsidRPr="002646CB" w:rsidDel="00087689">
          <w:delText>EES</w:delText>
        </w:r>
        <w:r w:rsidRPr="002646CB" w:rsidDel="00087689">
          <w:rPr>
            <w:rFonts w:hint="eastAsia"/>
          </w:rPr>
          <w:delText>시스템</w:delText>
        </w:r>
        <w:r w:rsidRPr="002646CB" w:rsidDel="00087689">
          <w:delText xml:space="preserve">, </w:delText>
        </w:r>
        <w:r w:rsidRPr="002646CB" w:rsidDel="00087689">
          <w:rPr>
            <w:rFonts w:hint="eastAsia"/>
          </w:rPr>
          <w:delText>제어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가능한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부하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및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기타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유연성의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상태를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모니터링</w:delText>
        </w:r>
        <w:r w:rsidR="007D2DFF" w:rsidRPr="002646CB" w:rsidDel="00087689">
          <w:rPr>
            <w:rFonts w:hint="eastAsia"/>
          </w:rPr>
          <w:delText>함으로서</w:delText>
        </w:r>
        <w:r w:rsidR="007D2DFF" w:rsidRPr="002646CB" w:rsidDel="00087689">
          <w:delText xml:space="preserve"> </w:delText>
        </w:r>
        <w:r w:rsidRPr="002646CB" w:rsidDel="00087689">
          <w:rPr>
            <w:rFonts w:hint="eastAsia"/>
          </w:rPr>
          <w:delText>중단이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발생할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수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있으며</w:delText>
        </w:r>
        <w:r w:rsidRPr="002646CB" w:rsidDel="00087689">
          <w:delText xml:space="preserve">, </w:delText>
        </w:r>
        <w:r w:rsidR="007D2DFF" w:rsidRPr="002646CB" w:rsidDel="00087689">
          <w:rPr>
            <w:rFonts w:hint="eastAsia"/>
          </w:rPr>
          <w:delText>개</w:delText>
        </w:r>
        <w:r w:rsidR="00700996" w:rsidRPr="002646CB" w:rsidDel="00087689">
          <w:rPr>
            <w:rFonts w:hint="eastAsia"/>
          </w:rPr>
          <w:delText>별적으로</w:delText>
        </w:r>
        <w:r w:rsidR="00700996" w:rsidRPr="002646CB" w:rsidDel="00087689">
          <w:delText xml:space="preserve"> </w:delText>
        </w:r>
        <w:r w:rsidRPr="002646CB" w:rsidDel="00087689">
          <w:rPr>
            <w:rFonts w:hint="eastAsia"/>
          </w:rPr>
          <w:delText>지속</w:delText>
        </w:r>
        <w:r w:rsidRPr="002646CB" w:rsidDel="00087689">
          <w:delText xml:space="preserve"> </w:delText>
        </w:r>
        <w:r w:rsidR="007D2DFF" w:rsidRPr="002646CB" w:rsidDel="00087689">
          <w:rPr>
            <w:rFonts w:hint="eastAsia"/>
          </w:rPr>
          <w:delText>가능</w:delText>
        </w:r>
        <w:r w:rsidR="007D2DFF" w:rsidRPr="002646CB" w:rsidDel="00087689">
          <w:delText xml:space="preserve"> </w:delText>
        </w:r>
        <w:r w:rsidRPr="002646CB" w:rsidDel="00087689">
          <w:rPr>
            <w:rFonts w:hint="eastAsia"/>
          </w:rPr>
          <w:delText>기간을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평가할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수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있다</w:delText>
        </w:r>
        <w:r w:rsidRPr="002646CB" w:rsidDel="00087689">
          <w:delText xml:space="preserve">. </w:delText>
        </w:r>
      </w:del>
    </w:p>
    <w:p w14:paraId="6A6DC990" w14:textId="7B839353" w:rsidR="007D2DFF" w:rsidRPr="002646CB" w:rsidDel="00087689" w:rsidRDefault="007D2DFF" w:rsidP="003A525D">
      <w:pPr>
        <w:rPr>
          <w:del w:id="17591" w:author="박 진상" w:date="2019-10-08T06:13:00Z"/>
        </w:rPr>
      </w:pPr>
    </w:p>
    <w:p w14:paraId="2CD82B08" w14:textId="4AE34DD6" w:rsidR="003A525D" w:rsidRPr="002646CB" w:rsidDel="00087689" w:rsidRDefault="003A525D" w:rsidP="003A525D">
      <w:pPr>
        <w:rPr>
          <w:del w:id="17592" w:author="박 진상" w:date="2019-10-08T06:13:00Z"/>
        </w:rPr>
      </w:pPr>
      <w:del w:id="17593" w:author="박 진상" w:date="2019-10-08T06:13:00Z">
        <w:r w:rsidRPr="002646CB" w:rsidDel="00087689">
          <w:rPr>
            <w:rFonts w:hint="eastAsia"/>
          </w:rPr>
          <w:delText>마이크로그리드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관리자는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마이크로그리드의</w:delText>
        </w:r>
        <w:r w:rsidRPr="002646CB" w:rsidDel="00087689">
          <w:delText xml:space="preserve"> </w:delText>
        </w:r>
        <w:r w:rsidR="00DB2BCC" w:rsidRPr="002646CB" w:rsidDel="00087689">
          <w:rPr>
            <w:rFonts w:hint="eastAsia"/>
          </w:rPr>
          <w:delText>독립</w:delText>
        </w:r>
        <w:r w:rsidR="009211F0" w:rsidRPr="002646CB" w:rsidDel="00087689">
          <w:rPr>
            <w:rFonts w:hint="eastAsia"/>
          </w:rPr>
          <w:delText>운전</w:delText>
        </w:r>
        <w:r w:rsidRPr="002646CB" w:rsidDel="00087689">
          <w:rPr>
            <w:rFonts w:hint="eastAsia"/>
          </w:rPr>
          <w:delText>에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대한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가능성에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대해</w:delText>
        </w:r>
        <w:r w:rsidRPr="002646CB" w:rsidDel="00087689">
          <w:delText xml:space="preserve"> </w:delText>
        </w:r>
        <w:r w:rsidR="00C849B5" w:rsidRPr="002646CB" w:rsidDel="00087689">
          <w:rPr>
            <w:rFonts w:hint="eastAsia"/>
          </w:rPr>
          <w:delText>전기사업자</w:delText>
        </w:r>
        <w:r w:rsidRPr="002646CB" w:rsidDel="00087689">
          <w:rPr>
            <w:rFonts w:hint="eastAsia"/>
          </w:rPr>
          <w:delText>에게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실시간으로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알려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준다</w:delText>
        </w:r>
        <w:r w:rsidRPr="002646CB" w:rsidDel="00087689">
          <w:delText xml:space="preserve">. </w:delText>
        </w:r>
        <w:r w:rsidRPr="002646CB" w:rsidDel="00087689">
          <w:rPr>
            <w:rFonts w:hint="eastAsia"/>
          </w:rPr>
          <w:delText>배전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마이크로그리드의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경우</w:delText>
        </w:r>
        <w:r w:rsidRPr="002646CB" w:rsidDel="00087689">
          <w:delText xml:space="preserve">, </w:delText>
        </w:r>
        <w:r w:rsidR="00C849B5" w:rsidRPr="002646CB" w:rsidDel="00087689">
          <w:rPr>
            <w:rFonts w:hint="eastAsia"/>
          </w:rPr>
          <w:delText>전기사업자</w:delText>
        </w:r>
        <w:r w:rsidRPr="002646CB" w:rsidDel="00087689">
          <w:rPr>
            <w:rFonts w:hint="eastAsia"/>
          </w:rPr>
          <w:delText>는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정전이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발생할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경우</w:delText>
        </w:r>
        <w:r w:rsidRPr="002646CB" w:rsidDel="00087689">
          <w:delText xml:space="preserve"> </w:delText>
        </w:r>
        <w:r w:rsidR="00DB2BCC" w:rsidRPr="002646CB" w:rsidDel="00087689">
          <w:rPr>
            <w:rFonts w:hint="eastAsia"/>
          </w:rPr>
          <w:delText>독립</w:delText>
        </w:r>
        <w:r w:rsidR="009211F0" w:rsidRPr="002646CB" w:rsidDel="00087689">
          <w:rPr>
            <w:rFonts w:hint="eastAsia"/>
          </w:rPr>
          <w:delText>운전</w:delText>
        </w:r>
        <w:r w:rsidR="0008666F" w:rsidRPr="002646CB" w:rsidDel="00087689">
          <w:delText xml:space="preserve"> </w:delText>
        </w:r>
        <w:r w:rsidR="0008666F" w:rsidRPr="002646CB" w:rsidDel="00087689">
          <w:rPr>
            <w:rFonts w:hint="eastAsia"/>
          </w:rPr>
          <w:delText>모</w:delText>
        </w:r>
        <w:r w:rsidR="007D2DFF" w:rsidRPr="002646CB" w:rsidDel="00087689">
          <w:rPr>
            <w:rFonts w:hint="eastAsia"/>
          </w:rPr>
          <w:delText>드</w:delText>
        </w:r>
        <w:r w:rsidR="0008666F" w:rsidRPr="002646CB" w:rsidDel="00087689">
          <w:delText xml:space="preserve"> </w:delText>
        </w:r>
        <w:r w:rsidR="0008666F" w:rsidRPr="002646CB" w:rsidDel="00087689">
          <w:rPr>
            <w:rFonts w:hint="eastAsia"/>
          </w:rPr>
          <w:delText>상태로</w:delText>
        </w:r>
        <w:r w:rsidR="007D2DFF" w:rsidRPr="002646CB" w:rsidDel="00087689">
          <w:rPr>
            <w:rFonts w:hint="eastAsia"/>
          </w:rPr>
          <w:delText>의</w:delText>
        </w:r>
        <w:r w:rsidR="007D2DFF" w:rsidRPr="002646CB" w:rsidDel="00087689">
          <w:delText xml:space="preserve"> </w:delText>
        </w:r>
        <w:r w:rsidR="007D2DFF" w:rsidRPr="002646CB" w:rsidDel="00087689">
          <w:rPr>
            <w:rFonts w:hint="eastAsia"/>
          </w:rPr>
          <w:delText>전환을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인가한다</w:delText>
        </w:r>
        <w:r w:rsidRPr="002646CB" w:rsidDel="00087689">
          <w:delText xml:space="preserve">. </w:delText>
        </w:r>
      </w:del>
    </w:p>
    <w:p w14:paraId="7BF79926" w14:textId="0D2DF392" w:rsidR="003A525D" w:rsidRPr="002646CB" w:rsidDel="00087689" w:rsidRDefault="003A525D" w:rsidP="003A525D">
      <w:pPr>
        <w:rPr>
          <w:del w:id="17594" w:author="박 진상" w:date="2019-10-08T06:13:00Z"/>
        </w:rPr>
      </w:pPr>
    </w:p>
    <w:p w14:paraId="64BB5428" w14:textId="0F03E4AA" w:rsidR="003A525D" w:rsidRPr="002646CB" w:rsidDel="00087689" w:rsidRDefault="007D2DFF" w:rsidP="003A525D">
      <w:pPr>
        <w:rPr>
          <w:del w:id="17595" w:author="박 진상" w:date="2019-10-08T06:13:00Z"/>
        </w:rPr>
      </w:pPr>
      <w:del w:id="17596" w:author="박 진상" w:date="2019-10-08T06:13:00Z">
        <w:r w:rsidRPr="002646CB" w:rsidDel="00087689">
          <w:rPr>
            <w:rFonts w:hint="eastAsia"/>
          </w:rPr>
          <w:delText>또한</w:delText>
        </w:r>
        <w:r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마이크로그리드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관리자는</w:delText>
        </w:r>
        <w:r w:rsidR="003A525D" w:rsidRPr="002646CB" w:rsidDel="00087689">
          <w:delText xml:space="preserve"> </w:delText>
        </w:r>
        <w:r w:rsidRPr="002646CB" w:rsidDel="00087689">
          <w:rPr>
            <w:rFonts w:hint="eastAsia"/>
          </w:rPr>
          <w:delText>주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계통과</w:delText>
        </w:r>
        <w:r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다른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발전기</w:delText>
        </w:r>
        <w:r w:rsidR="003A525D" w:rsidRPr="002646CB" w:rsidDel="00087689">
          <w:delText xml:space="preserve">, </w:delText>
        </w:r>
        <w:r w:rsidR="00A933ED" w:rsidRPr="002646CB" w:rsidDel="00087689">
          <w:delText>EES</w:delText>
        </w:r>
        <w:r w:rsidR="003A525D" w:rsidRPr="002646CB" w:rsidDel="00087689">
          <w:rPr>
            <w:rFonts w:hint="eastAsia"/>
          </w:rPr>
          <w:delText>시스템</w:delText>
        </w:r>
        <w:r w:rsidR="003A525D" w:rsidRPr="002646CB" w:rsidDel="00087689">
          <w:delText xml:space="preserve">, </w:delText>
        </w:r>
        <w:r w:rsidR="003A525D" w:rsidRPr="002646CB" w:rsidDel="00087689">
          <w:rPr>
            <w:rFonts w:hint="eastAsia"/>
          </w:rPr>
          <w:delText>제어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가능한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부하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및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기타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유연성을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준비하</w:delText>
        </w:r>
        <w:r w:rsidRPr="002646CB" w:rsidDel="00087689">
          <w:rPr>
            <w:rFonts w:hint="eastAsia"/>
          </w:rPr>
          <w:delText>고</w:delText>
        </w:r>
        <w:r w:rsidR="003A525D" w:rsidRPr="002646CB" w:rsidDel="00087689">
          <w:delText xml:space="preserve"> </w:delText>
        </w:r>
        <w:r w:rsidRPr="002646CB" w:rsidDel="00087689">
          <w:rPr>
            <w:rFonts w:hint="eastAsia"/>
          </w:rPr>
          <w:delText>사용이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필요한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경우</w:delText>
        </w:r>
        <w:r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다른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유스케이스와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협력하여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최적의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상태에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있도록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한다</w:delText>
        </w:r>
        <w:r w:rsidR="003A525D" w:rsidRPr="002646CB" w:rsidDel="00087689">
          <w:delText xml:space="preserve">. </w:delText>
        </w:r>
        <w:r w:rsidR="003A525D" w:rsidRPr="002646CB" w:rsidDel="00087689">
          <w:rPr>
            <w:rFonts w:hint="eastAsia"/>
          </w:rPr>
          <w:delText>예를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들어</w:delText>
        </w:r>
        <w:r w:rsidR="003A525D" w:rsidRPr="002646CB" w:rsidDel="00087689">
          <w:delText xml:space="preserve">, </w:delText>
        </w:r>
        <w:r w:rsidR="00A933ED" w:rsidRPr="002646CB" w:rsidDel="00087689">
          <w:delText>EES</w:delText>
        </w:r>
        <w:r w:rsidR="003A525D" w:rsidRPr="002646CB" w:rsidDel="00087689">
          <w:rPr>
            <w:rFonts w:hint="eastAsia"/>
          </w:rPr>
          <w:delText>시스템의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일정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기간은</w:delText>
        </w:r>
        <w:r w:rsidR="003A525D" w:rsidRPr="002646CB" w:rsidDel="00087689">
          <w:delText xml:space="preserve"> </w:delText>
        </w:r>
        <w:r w:rsidR="00DB2BCC" w:rsidRPr="002646CB" w:rsidDel="00087689">
          <w:rPr>
            <w:rFonts w:hint="eastAsia"/>
          </w:rPr>
          <w:delText>독립</w:delText>
        </w:r>
        <w:r w:rsidR="009211F0" w:rsidRPr="002646CB" w:rsidDel="00087689">
          <w:rPr>
            <w:rFonts w:hint="eastAsia"/>
          </w:rPr>
          <w:delText>운전을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활성화하기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위해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예약될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수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있으며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다른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유스케이스에는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사용되지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않을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수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있다</w:delText>
        </w:r>
        <w:r w:rsidR="003A525D" w:rsidRPr="002646CB" w:rsidDel="00087689">
          <w:delText xml:space="preserve">. </w:delText>
        </w:r>
        <w:r w:rsidR="003A525D" w:rsidRPr="002646CB" w:rsidDel="00087689">
          <w:rPr>
            <w:rFonts w:hint="eastAsia"/>
          </w:rPr>
          <w:delText>발전기</w:delText>
        </w:r>
        <w:r w:rsidR="003A525D" w:rsidRPr="002646CB" w:rsidDel="00087689">
          <w:delText xml:space="preserve">, </w:delText>
        </w:r>
        <w:r w:rsidR="00A933ED" w:rsidRPr="002646CB" w:rsidDel="00087689">
          <w:delText>EES</w:delText>
        </w:r>
        <w:r w:rsidR="003A525D" w:rsidRPr="002646CB" w:rsidDel="00087689">
          <w:rPr>
            <w:rFonts w:hint="eastAsia"/>
          </w:rPr>
          <w:delText>시스템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또는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제어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가능한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부하를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준비하기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위해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마이크로그리드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관리자는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직접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제어하거나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시스템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관리자</w:delText>
        </w:r>
        <w:r w:rsidR="003A525D" w:rsidRPr="002646CB" w:rsidDel="00087689">
          <w:delText>(</w:delText>
        </w:r>
        <w:r w:rsidR="00DD1A59" w:rsidRPr="002646CB" w:rsidDel="00087689">
          <w:delText xml:space="preserve">DER </w:delText>
        </w:r>
        <w:r w:rsidR="003A525D" w:rsidRPr="002646CB" w:rsidDel="00087689">
          <w:rPr>
            <w:rFonts w:hint="eastAsia"/>
          </w:rPr>
          <w:delText>운영자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또는</w:delText>
        </w:r>
        <w:r w:rsidR="003A525D" w:rsidRPr="002646CB" w:rsidDel="00087689">
          <w:delText xml:space="preserve"> EES</w:delText>
        </w:r>
        <w:r w:rsidR="00D8216E" w:rsidRPr="002646CB" w:rsidDel="00087689">
          <w:rPr>
            <w:rFonts w:hint="eastAsia"/>
          </w:rPr>
          <w:delText>시스템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운영자</w:delText>
        </w:r>
        <w:r w:rsidR="003A525D" w:rsidRPr="002646CB" w:rsidDel="00087689">
          <w:delText>)</w:delText>
        </w:r>
        <w:r w:rsidR="003A525D" w:rsidRPr="002646CB" w:rsidDel="00087689">
          <w:rPr>
            <w:rFonts w:hint="eastAsia"/>
          </w:rPr>
          <w:delText>를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통</w:delText>
        </w:r>
        <w:r w:rsidR="00A933ED" w:rsidRPr="002646CB" w:rsidDel="00087689">
          <w:rPr>
            <w:rFonts w:hint="eastAsia"/>
          </w:rPr>
          <w:delText>해</w:delText>
        </w:r>
        <w:r w:rsidR="00A933ED" w:rsidRPr="002646CB" w:rsidDel="00087689">
          <w:delText xml:space="preserve"> </w:delText>
        </w:r>
        <w:r w:rsidR="00A933ED" w:rsidRPr="002646CB" w:rsidDel="00087689">
          <w:rPr>
            <w:rFonts w:hint="eastAsia"/>
          </w:rPr>
          <w:delText>제어</w:delText>
        </w:r>
        <w:r w:rsidR="003A525D" w:rsidRPr="002646CB" w:rsidDel="00087689">
          <w:rPr>
            <w:rFonts w:hint="eastAsia"/>
          </w:rPr>
          <w:delText>할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수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있다</w:delText>
        </w:r>
        <w:r w:rsidR="003A525D" w:rsidRPr="002646CB" w:rsidDel="00087689">
          <w:delText>.</w:delText>
        </w:r>
      </w:del>
    </w:p>
    <w:p w14:paraId="2BC904F0" w14:textId="2368105F" w:rsidR="007D2DFF" w:rsidRPr="002646CB" w:rsidDel="00087689" w:rsidRDefault="007D2DFF" w:rsidP="003A525D">
      <w:pPr>
        <w:rPr>
          <w:del w:id="17597" w:author="박 진상" w:date="2019-10-08T06:13:00Z"/>
        </w:rPr>
      </w:pPr>
    </w:p>
    <w:p w14:paraId="019862D1" w14:textId="095F4258" w:rsidR="003A525D" w:rsidRPr="002646CB" w:rsidDel="00087689" w:rsidRDefault="00DB2BCC" w:rsidP="003A525D">
      <w:pPr>
        <w:rPr>
          <w:del w:id="17598" w:author="박 진상" w:date="2019-10-08T06:13:00Z"/>
        </w:rPr>
      </w:pPr>
      <w:del w:id="17599" w:author="박 진상" w:date="2019-10-08T06:13:00Z">
        <w:r w:rsidRPr="002646CB" w:rsidDel="00087689">
          <w:rPr>
            <w:rFonts w:hint="eastAsia"/>
          </w:rPr>
          <w:delText>독립</w:delText>
        </w:r>
        <w:r w:rsidR="009211F0" w:rsidRPr="002646CB" w:rsidDel="00087689">
          <w:rPr>
            <w:rFonts w:hint="eastAsia"/>
          </w:rPr>
          <w:delText>운전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기간의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준비와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평가는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마이크로그리드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내부의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소비와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생산에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대한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예측을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고려한다</w:delText>
        </w:r>
        <w:r w:rsidR="003A525D" w:rsidRPr="002646CB" w:rsidDel="00087689">
          <w:delText>.</w:delText>
        </w:r>
      </w:del>
    </w:p>
    <w:p w14:paraId="4E13AF10" w14:textId="2680F1AD" w:rsidR="00DE2C69" w:rsidRPr="002646CB" w:rsidDel="00087689" w:rsidRDefault="00DE2C69" w:rsidP="003A525D">
      <w:pPr>
        <w:rPr>
          <w:del w:id="17600" w:author="박 진상" w:date="2019-10-08T06:13:00Z"/>
        </w:rPr>
      </w:pPr>
    </w:p>
    <w:p w14:paraId="642FC90F" w14:textId="73BFF94C" w:rsidR="003A525D" w:rsidRPr="002646CB" w:rsidDel="00087689" w:rsidRDefault="00AD77AA" w:rsidP="003A525D">
      <w:pPr>
        <w:pStyle w:val="KSDTA1"/>
        <w:rPr>
          <w:del w:id="17601" w:author="박 진상" w:date="2019-10-08T06:13:00Z"/>
        </w:rPr>
      </w:pPr>
      <w:del w:id="17602" w:author="박 진상" w:date="2019-10-08T06:13:00Z">
        <w:r w:rsidRPr="002646CB" w:rsidDel="00087689">
          <w:rPr>
            <w:rFonts w:hint="eastAsia"/>
            <w:b w:val="0"/>
          </w:rPr>
          <w:delText>시나리오</w:delText>
        </w:r>
        <w:r w:rsidRPr="002646CB" w:rsidDel="00087689">
          <w:rPr>
            <w:b w:val="0"/>
          </w:rPr>
          <w:delText xml:space="preserve"> 2 : </w:delText>
        </w:r>
        <w:r w:rsidRPr="002646CB" w:rsidDel="00087689">
          <w:rPr>
            <w:rFonts w:hint="eastAsia"/>
            <w:b w:val="0"/>
          </w:rPr>
          <w:delText>예방</w:delText>
        </w:r>
        <w:r w:rsidRPr="002646CB" w:rsidDel="00087689">
          <w:rPr>
            <w:b w:val="0"/>
          </w:rPr>
          <w:delText xml:space="preserve"> </w:delText>
        </w:r>
        <w:r w:rsidRPr="002646CB" w:rsidDel="00087689">
          <w:rPr>
            <w:rFonts w:hint="eastAsia"/>
            <w:b w:val="0"/>
          </w:rPr>
          <w:delText>독립운전</w:delText>
        </w:r>
      </w:del>
    </w:p>
    <w:p w14:paraId="18413E5C" w14:textId="26CBC867" w:rsidR="003A525D" w:rsidRPr="002646CB" w:rsidDel="00087689" w:rsidRDefault="003A525D" w:rsidP="003A525D">
      <w:pPr>
        <w:rPr>
          <w:del w:id="17603" w:author="박 진상" w:date="2019-10-08T06:13:00Z"/>
        </w:rPr>
      </w:pPr>
    </w:p>
    <w:p w14:paraId="1A021735" w14:textId="4E89FABE" w:rsidR="003A525D" w:rsidRPr="002646CB" w:rsidDel="00087689" w:rsidRDefault="003A525D" w:rsidP="003A525D">
      <w:pPr>
        <w:rPr>
          <w:del w:id="17604" w:author="박 진상" w:date="2019-10-08T06:13:00Z"/>
        </w:rPr>
      </w:pPr>
      <w:del w:id="17605" w:author="박 진상" w:date="2019-10-08T06:13:00Z">
        <w:r w:rsidRPr="002646CB" w:rsidDel="00087689">
          <w:rPr>
            <w:rFonts w:hint="eastAsia"/>
          </w:rPr>
          <w:delText>예방</w:delText>
        </w:r>
        <w:r w:rsidRPr="002646CB" w:rsidDel="00087689">
          <w:delText xml:space="preserve"> </w:delText>
        </w:r>
        <w:r w:rsidR="00077FD3" w:rsidRPr="002646CB" w:rsidDel="00087689">
          <w:rPr>
            <w:rFonts w:hint="eastAsia"/>
          </w:rPr>
          <w:delText>독립</w:delText>
        </w:r>
        <w:r w:rsidRPr="002646CB" w:rsidDel="00087689">
          <w:rPr>
            <w:rFonts w:hint="eastAsia"/>
          </w:rPr>
          <w:delText>운전은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다음과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같은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사건</w:delText>
        </w:r>
        <w:r w:rsidR="00C73F56" w:rsidRPr="002646CB" w:rsidDel="00087689">
          <w:rPr>
            <w:rFonts w:hint="eastAsia"/>
          </w:rPr>
          <w:delText>들에</w:delText>
        </w:r>
        <w:r w:rsidR="00C73F56" w:rsidRPr="002646CB" w:rsidDel="00087689">
          <w:delText xml:space="preserve"> </w:delText>
        </w:r>
        <w:r w:rsidR="00C73F56" w:rsidRPr="002646CB" w:rsidDel="00087689">
          <w:rPr>
            <w:rFonts w:hint="eastAsia"/>
          </w:rPr>
          <w:delText>의해서</w:delText>
        </w:r>
        <w:r w:rsidR="00C73F56" w:rsidRPr="002646CB" w:rsidDel="00087689">
          <w:delText xml:space="preserve"> </w:delText>
        </w:r>
        <w:r w:rsidR="00C73F56" w:rsidRPr="002646CB" w:rsidDel="00087689">
          <w:rPr>
            <w:rFonts w:hint="eastAsia"/>
          </w:rPr>
          <w:delText>운전될</w:delText>
        </w:r>
        <w:r w:rsidR="00C73F56" w:rsidRPr="002646CB" w:rsidDel="00087689">
          <w:delText xml:space="preserve"> </w:delText>
        </w:r>
        <w:r w:rsidR="00C73F56" w:rsidRPr="002646CB" w:rsidDel="00087689">
          <w:rPr>
            <w:rFonts w:hint="eastAsia"/>
          </w:rPr>
          <w:delText>수</w:delText>
        </w:r>
        <w:r w:rsidR="00C73F56" w:rsidRPr="002646CB" w:rsidDel="00087689">
          <w:delText xml:space="preserve"> </w:delText>
        </w:r>
        <w:r w:rsidR="00C73F56" w:rsidRPr="002646CB" w:rsidDel="00087689">
          <w:rPr>
            <w:rFonts w:hint="eastAsia"/>
          </w:rPr>
          <w:delText>있다</w:delText>
        </w:r>
        <w:r w:rsidR="00C73F56" w:rsidRPr="002646CB" w:rsidDel="00087689">
          <w:delText xml:space="preserve">. </w:delText>
        </w:r>
      </w:del>
    </w:p>
    <w:p w14:paraId="5D41002E" w14:textId="1E65276A" w:rsidR="003A525D" w:rsidRPr="002646CB" w:rsidDel="00087689" w:rsidRDefault="003A525D" w:rsidP="003A525D">
      <w:pPr>
        <w:rPr>
          <w:del w:id="17606" w:author="박 진상" w:date="2019-10-08T06:13:00Z"/>
        </w:rPr>
      </w:pPr>
    </w:p>
    <w:p w14:paraId="21B0B9D5" w14:textId="60383FC4" w:rsidR="003A525D" w:rsidRPr="002646CB" w:rsidDel="00087689" w:rsidRDefault="003A525D" w:rsidP="003A525D">
      <w:pPr>
        <w:rPr>
          <w:del w:id="17607" w:author="박 진상" w:date="2019-10-08T06:13:00Z"/>
        </w:rPr>
      </w:pPr>
      <w:del w:id="17608" w:author="박 진상" w:date="2019-10-08T06:13:00Z">
        <w:r w:rsidRPr="002646CB" w:rsidDel="00087689">
          <w:rPr>
            <w:rFonts w:hint="eastAsia"/>
          </w:rPr>
          <w:delText>배전용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마이크로그리드의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경우</w:delText>
        </w:r>
        <w:r w:rsidRPr="002646CB" w:rsidDel="00087689">
          <w:delText xml:space="preserve">, </w:delText>
        </w:r>
        <w:r w:rsidR="00C849B5" w:rsidRPr="002646CB" w:rsidDel="00087689">
          <w:rPr>
            <w:rFonts w:hint="eastAsia"/>
          </w:rPr>
          <w:delText>전기사업자</w:delText>
        </w:r>
        <w:r w:rsidRPr="002646CB" w:rsidDel="00087689">
          <w:rPr>
            <w:rFonts w:hint="eastAsia"/>
          </w:rPr>
          <w:delText>는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마이크로그리드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관리자에게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다음과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같은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이유로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예방</w:delText>
        </w:r>
        <w:r w:rsidRPr="002646CB" w:rsidDel="00087689">
          <w:delText xml:space="preserve"> </w:delText>
        </w:r>
        <w:r w:rsidR="00077FD3" w:rsidRPr="002646CB" w:rsidDel="00087689">
          <w:rPr>
            <w:rFonts w:hint="eastAsia"/>
          </w:rPr>
          <w:delText>독립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운전을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해야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함을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알린다</w:delText>
        </w:r>
        <w:r w:rsidRPr="002646CB" w:rsidDel="00087689">
          <w:delText>.</w:delText>
        </w:r>
      </w:del>
    </w:p>
    <w:p w14:paraId="13D5E10C" w14:textId="68F3331E" w:rsidR="00700996" w:rsidRPr="002646CB" w:rsidDel="00087689" w:rsidRDefault="00700996" w:rsidP="003A525D">
      <w:pPr>
        <w:rPr>
          <w:del w:id="17609" w:author="박 진상" w:date="2019-10-08T06:13:00Z"/>
        </w:rPr>
      </w:pPr>
    </w:p>
    <w:p w14:paraId="0F273379" w14:textId="4FDDB1B2" w:rsidR="003A525D" w:rsidRPr="002646CB" w:rsidDel="00087689" w:rsidRDefault="003A525D" w:rsidP="00737668">
      <w:pPr>
        <w:pStyle w:val="af6"/>
        <w:numPr>
          <w:ilvl w:val="0"/>
          <w:numId w:val="24"/>
        </w:numPr>
        <w:ind w:leftChars="0"/>
        <w:rPr>
          <w:del w:id="17610" w:author="박 진상" w:date="2019-10-08T06:13:00Z"/>
        </w:rPr>
      </w:pPr>
      <w:del w:id="17611" w:author="박 진상" w:date="2019-10-08T06:13:00Z">
        <w:r w:rsidRPr="002646CB" w:rsidDel="00087689">
          <w:rPr>
            <w:rFonts w:hint="eastAsia"/>
          </w:rPr>
          <w:delText>마이크로그리드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영역에서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공급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중단을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야기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할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수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있는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네트워크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운영</w:delText>
        </w:r>
      </w:del>
    </w:p>
    <w:p w14:paraId="6DEE5F94" w14:textId="13C59968" w:rsidR="003A525D" w:rsidRPr="002646CB" w:rsidDel="00087689" w:rsidRDefault="003A525D" w:rsidP="00737668">
      <w:pPr>
        <w:pStyle w:val="af6"/>
        <w:numPr>
          <w:ilvl w:val="0"/>
          <w:numId w:val="24"/>
        </w:numPr>
        <w:ind w:leftChars="0"/>
        <w:rPr>
          <w:del w:id="17612" w:author="박 진상" w:date="2019-10-08T06:13:00Z"/>
        </w:rPr>
      </w:pPr>
      <w:del w:id="17613" w:author="박 진상" w:date="2019-10-08T06:13:00Z">
        <w:r w:rsidRPr="002646CB" w:rsidDel="00087689">
          <w:rPr>
            <w:rFonts w:hint="eastAsia"/>
          </w:rPr>
          <w:delText>기후</w:delText>
        </w:r>
        <w:r w:rsidRPr="002646CB" w:rsidDel="00087689">
          <w:delText xml:space="preserve"> </w:delText>
        </w:r>
        <w:r w:rsidR="00F610EF" w:rsidRPr="002646CB" w:rsidDel="00087689">
          <w:rPr>
            <w:rFonts w:hint="eastAsia"/>
          </w:rPr>
          <w:delText>변화</w:delText>
        </w:r>
        <w:r w:rsidR="00C73F56" w:rsidRPr="002646CB" w:rsidDel="00087689">
          <w:delText xml:space="preserve"> </w:delText>
        </w:r>
        <w:r w:rsidRPr="002646CB" w:rsidDel="00087689">
          <w:rPr>
            <w:rFonts w:hint="eastAsia"/>
          </w:rPr>
          <w:delText>또는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네트워크의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제약으로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인해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예상되는</w:delText>
        </w:r>
        <w:r w:rsidRPr="002646CB" w:rsidDel="00087689">
          <w:delText xml:space="preserve"> </w:delText>
        </w:r>
        <w:r w:rsidR="00C73F56" w:rsidRPr="002646CB" w:rsidDel="00087689">
          <w:rPr>
            <w:rFonts w:hint="eastAsia"/>
          </w:rPr>
          <w:delText>전력망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오류</w:delText>
        </w:r>
        <w:r w:rsidRPr="002646CB" w:rsidDel="00087689">
          <w:delText>.</w:delText>
        </w:r>
      </w:del>
    </w:p>
    <w:p w14:paraId="6CD59A90" w14:textId="1E9ADC63" w:rsidR="003417F7" w:rsidRPr="002646CB" w:rsidDel="00087689" w:rsidRDefault="003417F7" w:rsidP="003A525D">
      <w:pPr>
        <w:rPr>
          <w:del w:id="17614" w:author="박 진상" w:date="2019-10-08T06:13:00Z"/>
        </w:rPr>
      </w:pPr>
    </w:p>
    <w:p w14:paraId="5997726F" w14:textId="36264951" w:rsidR="003A525D" w:rsidRPr="002646CB" w:rsidDel="00087689" w:rsidRDefault="00C849B5" w:rsidP="003A525D">
      <w:pPr>
        <w:rPr>
          <w:del w:id="17615" w:author="박 진상" w:date="2019-10-08T06:13:00Z"/>
        </w:rPr>
      </w:pPr>
      <w:del w:id="17616" w:author="박 진상" w:date="2019-10-08T06:13:00Z">
        <w:r w:rsidRPr="002646CB" w:rsidDel="00087689">
          <w:rPr>
            <w:rFonts w:hint="eastAsia"/>
          </w:rPr>
          <w:delText>전기사업자</w:delText>
        </w:r>
        <w:r w:rsidR="003A525D" w:rsidRPr="002646CB" w:rsidDel="00087689">
          <w:rPr>
            <w:rFonts w:hint="eastAsia"/>
          </w:rPr>
          <w:delText>는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마이크로그리드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관리자에게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이</w:delText>
        </w:r>
        <w:r w:rsidR="003A525D" w:rsidRPr="002646CB" w:rsidDel="00087689">
          <w:delText xml:space="preserve"> </w:delText>
        </w:r>
        <w:r w:rsidR="00F610EF" w:rsidRPr="002646CB" w:rsidDel="00087689">
          <w:rPr>
            <w:rFonts w:hint="eastAsia"/>
          </w:rPr>
          <w:delText>예방</w:delText>
        </w:r>
        <w:r w:rsidR="00F610EF" w:rsidRPr="002646CB" w:rsidDel="00087689">
          <w:delText xml:space="preserve"> </w:delText>
        </w:r>
        <w:r w:rsidR="00077FD3" w:rsidRPr="002646CB" w:rsidDel="00087689">
          <w:rPr>
            <w:rFonts w:hint="eastAsia"/>
          </w:rPr>
          <w:delText>독립</w:delText>
        </w:r>
        <w:r w:rsidR="00F610EF" w:rsidRPr="002646CB" w:rsidDel="00087689">
          <w:rPr>
            <w:rFonts w:hint="eastAsia"/>
          </w:rPr>
          <w:delText>운전</w:delText>
        </w:r>
        <w:r w:rsidR="003A525D" w:rsidRPr="002646CB" w:rsidDel="00087689">
          <w:rPr>
            <w:rFonts w:hint="eastAsia"/>
          </w:rPr>
          <w:delText>의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시작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시간과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지속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시간을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알린다</w:delText>
        </w:r>
        <w:r w:rsidR="003A525D" w:rsidRPr="002646CB" w:rsidDel="00087689">
          <w:delText xml:space="preserve">. </w:delText>
        </w:r>
      </w:del>
    </w:p>
    <w:p w14:paraId="220DEA5D" w14:textId="75D76FD4" w:rsidR="003A525D" w:rsidRPr="002646CB" w:rsidDel="00087689" w:rsidRDefault="003A525D" w:rsidP="003A525D">
      <w:pPr>
        <w:rPr>
          <w:del w:id="17617" w:author="박 진상" w:date="2019-10-08T06:13:00Z"/>
        </w:rPr>
      </w:pPr>
    </w:p>
    <w:p w14:paraId="0AE4A3B1" w14:textId="3C336A28" w:rsidR="003A525D" w:rsidRPr="002646CB" w:rsidDel="00087689" w:rsidRDefault="003A525D" w:rsidP="003A525D">
      <w:pPr>
        <w:rPr>
          <w:del w:id="17618" w:author="박 진상" w:date="2019-10-08T06:13:00Z"/>
        </w:rPr>
      </w:pPr>
      <w:del w:id="17619" w:author="박 진상" w:date="2019-10-08T06:13:00Z">
        <w:r w:rsidRPr="002646CB" w:rsidDel="00087689">
          <w:rPr>
            <w:rFonts w:hint="eastAsia"/>
          </w:rPr>
          <w:delText>시설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마이크로그리드의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경우</w:delText>
        </w:r>
        <w:r w:rsidRPr="002646CB" w:rsidDel="00087689">
          <w:delText xml:space="preserve">, </w:delText>
        </w:r>
        <w:r w:rsidRPr="002646CB" w:rsidDel="00087689">
          <w:rPr>
            <w:rFonts w:hint="eastAsia"/>
          </w:rPr>
          <w:delText>사설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네트워크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사업자는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다음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정보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중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하나를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받으면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예방</w:delText>
        </w:r>
        <w:r w:rsidRPr="002646CB" w:rsidDel="00087689">
          <w:delText xml:space="preserve"> </w:delText>
        </w:r>
        <w:r w:rsidR="00077FD3" w:rsidRPr="002646CB" w:rsidDel="00087689">
          <w:rPr>
            <w:rFonts w:hint="eastAsia"/>
          </w:rPr>
          <w:delText>독립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운전을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결정할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수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있다</w:delText>
        </w:r>
        <w:r w:rsidRPr="002646CB" w:rsidDel="00087689">
          <w:delText>.</w:delText>
        </w:r>
      </w:del>
    </w:p>
    <w:p w14:paraId="00686FBB" w14:textId="1B7C5295" w:rsidR="00700996" w:rsidRPr="002646CB" w:rsidDel="00087689" w:rsidRDefault="00700996" w:rsidP="003A525D">
      <w:pPr>
        <w:rPr>
          <w:del w:id="17620" w:author="박 진상" w:date="2019-10-08T06:13:00Z"/>
        </w:rPr>
      </w:pPr>
    </w:p>
    <w:p w14:paraId="419315C7" w14:textId="41991FC3" w:rsidR="003A525D" w:rsidRPr="002646CB" w:rsidDel="00087689" w:rsidRDefault="00C849B5" w:rsidP="00737668">
      <w:pPr>
        <w:pStyle w:val="af6"/>
        <w:numPr>
          <w:ilvl w:val="0"/>
          <w:numId w:val="22"/>
        </w:numPr>
        <w:ind w:leftChars="154" w:left="566" w:hangingChars="129" w:hanging="258"/>
        <w:rPr>
          <w:del w:id="17621" w:author="박 진상" w:date="2019-10-08T06:13:00Z"/>
        </w:rPr>
      </w:pPr>
      <w:del w:id="17622" w:author="박 진상" w:date="2019-10-08T06:13:00Z">
        <w:r w:rsidRPr="002646CB" w:rsidDel="00087689">
          <w:rPr>
            <w:rFonts w:hint="eastAsia"/>
          </w:rPr>
          <w:delText>전기사업자</w:delText>
        </w:r>
        <w:r w:rsidR="003A525D" w:rsidRPr="002646CB" w:rsidDel="00087689">
          <w:rPr>
            <w:rFonts w:hint="eastAsia"/>
          </w:rPr>
          <w:delText>는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시설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구역에서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공급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중단을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야기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할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수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있는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네트워크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운영에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대해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알려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준다</w:delText>
        </w:r>
        <w:r w:rsidR="003A525D" w:rsidRPr="002646CB" w:rsidDel="00087689">
          <w:delText>.</w:delText>
        </w:r>
      </w:del>
    </w:p>
    <w:p w14:paraId="42B739A7" w14:textId="252D1276" w:rsidR="003A525D" w:rsidRPr="002646CB" w:rsidDel="00087689" w:rsidRDefault="00C849B5" w:rsidP="00737668">
      <w:pPr>
        <w:pStyle w:val="af6"/>
        <w:numPr>
          <w:ilvl w:val="0"/>
          <w:numId w:val="22"/>
        </w:numPr>
        <w:ind w:leftChars="154" w:left="566" w:hangingChars="129" w:hanging="258"/>
        <w:rPr>
          <w:del w:id="17623" w:author="박 진상" w:date="2019-10-08T06:13:00Z"/>
        </w:rPr>
      </w:pPr>
      <w:del w:id="17624" w:author="박 진상" w:date="2019-10-08T06:13:00Z">
        <w:r w:rsidRPr="002646CB" w:rsidDel="00087689">
          <w:rPr>
            <w:rFonts w:hint="eastAsia"/>
          </w:rPr>
          <w:delText>전기사업자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또는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일기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예보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제공자는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기후</w:delText>
        </w:r>
        <w:r w:rsidR="003A525D" w:rsidRPr="002646CB" w:rsidDel="00087689">
          <w:delText xml:space="preserve"> </w:delText>
        </w:r>
        <w:r w:rsidR="00F610EF" w:rsidRPr="002646CB" w:rsidDel="00087689">
          <w:rPr>
            <w:rFonts w:hint="eastAsia"/>
          </w:rPr>
          <w:delText>변화</w:delText>
        </w:r>
        <w:r w:rsidR="003A525D" w:rsidRPr="002646CB" w:rsidDel="00087689">
          <w:rPr>
            <w:rFonts w:hint="eastAsia"/>
          </w:rPr>
          <w:delText>로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인해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예상되는</w:delText>
        </w:r>
        <w:r w:rsidR="003A525D" w:rsidRPr="002646CB" w:rsidDel="00087689">
          <w:delText xml:space="preserve"> </w:delText>
        </w:r>
        <w:r w:rsidR="00C73F56" w:rsidRPr="002646CB" w:rsidDel="00087689">
          <w:rPr>
            <w:rFonts w:hint="eastAsia"/>
          </w:rPr>
          <w:delText>전력망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장애를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알려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준다</w:delText>
        </w:r>
        <w:r w:rsidR="003A525D" w:rsidRPr="002646CB" w:rsidDel="00087689">
          <w:delText>.</w:delText>
        </w:r>
      </w:del>
    </w:p>
    <w:p w14:paraId="0A2B930A" w14:textId="3C6720C4" w:rsidR="003A525D" w:rsidRPr="002646CB" w:rsidDel="00087689" w:rsidRDefault="00C849B5" w:rsidP="00737668">
      <w:pPr>
        <w:pStyle w:val="af6"/>
        <w:numPr>
          <w:ilvl w:val="0"/>
          <w:numId w:val="22"/>
        </w:numPr>
        <w:ind w:leftChars="154" w:left="566" w:hangingChars="129" w:hanging="258"/>
        <w:rPr>
          <w:del w:id="17625" w:author="박 진상" w:date="2019-10-08T06:13:00Z"/>
        </w:rPr>
      </w:pPr>
      <w:del w:id="17626" w:author="박 진상" w:date="2019-10-08T06:13:00Z">
        <w:r w:rsidRPr="002646CB" w:rsidDel="00087689">
          <w:rPr>
            <w:rFonts w:hint="eastAsia"/>
          </w:rPr>
          <w:delText>전기사업자</w:delText>
        </w:r>
        <w:r w:rsidR="003A525D" w:rsidRPr="002646CB" w:rsidDel="00087689">
          <w:rPr>
            <w:rFonts w:hint="eastAsia"/>
          </w:rPr>
          <w:delText>는</w:delText>
        </w:r>
        <w:r w:rsidR="003A525D" w:rsidRPr="002646CB" w:rsidDel="00087689">
          <w:delText xml:space="preserve"> </w:delText>
        </w:r>
        <w:r w:rsidR="00C73F56" w:rsidRPr="002646CB" w:rsidDel="00087689">
          <w:rPr>
            <w:rFonts w:hint="eastAsia"/>
          </w:rPr>
          <w:delText>전력망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제약으로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인해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예상되는</w:delText>
        </w:r>
        <w:r w:rsidR="003A525D" w:rsidRPr="002646CB" w:rsidDel="00087689">
          <w:delText xml:space="preserve"> </w:delText>
        </w:r>
        <w:r w:rsidR="00C73F56" w:rsidRPr="002646CB" w:rsidDel="00087689">
          <w:rPr>
            <w:rFonts w:hint="eastAsia"/>
          </w:rPr>
          <w:delText>전력망</w:delText>
        </w:r>
        <w:r w:rsidR="003A525D" w:rsidRPr="002646CB" w:rsidDel="00087689">
          <w:delText xml:space="preserve"> </w:delText>
        </w:r>
        <w:r w:rsidR="00C73F56" w:rsidRPr="002646CB" w:rsidDel="00087689">
          <w:rPr>
            <w:rFonts w:hint="eastAsia"/>
          </w:rPr>
          <w:delText>고장</w:delText>
        </w:r>
        <w:r w:rsidR="003A525D" w:rsidRPr="002646CB" w:rsidDel="00087689">
          <w:rPr>
            <w:rFonts w:hint="eastAsia"/>
          </w:rPr>
          <w:delText>에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대해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알려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준다</w:delText>
        </w:r>
        <w:r w:rsidR="003A525D" w:rsidRPr="002646CB" w:rsidDel="00087689">
          <w:delText xml:space="preserve">. </w:delText>
        </w:r>
      </w:del>
    </w:p>
    <w:p w14:paraId="44B4922B" w14:textId="55178248" w:rsidR="003A525D" w:rsidRPr="002646CB" w:rsidDel="00087689" w:rsidRDefault="003A525D" w:rsidP="00737668">
      <w:pPr>
        <w:pStyle w:val="af6"/>
        <w:numPr>
          <w:ilvl w:val="0"/>
          <w:numId w:val="22"/>
        </w:numPr>
        <w:ind w:leftChars="154" w:left="566" w:hangingChars="129" w:hanging="258"/>
        <w:rPr>
          <w:del w:id="17627" w:author="박 진상" w:date="2019-10-08T06:13:00Z"/>
        </w:rPr>
      </w:pPr>
      <w:del w:id="17628" w:author="박 진상" w:date="2019-10-08T06:13:00Z">
        <w:r w:rsidRPr="002646CB" w:rsidDel="00087689">
          <w:rPr>
            <w:rFonts w:hint="eastAsia"/>
          </w:rPr>
          <w:delText>사설망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운영자는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시장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가격에서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주어진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기간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동안</w:delText>
        </w:r>
        <w:r w:rsidRPr="002646CB" w:rsidDel="00087689">
          <w:delText xml:space="preserve"> </w:delText>
        </w:r>
        <w:r w:rsidR="00DB2BCC" w:rsidRPr="002646CB" w:rsidDel="00087689">
          <w:rPr>
            <w:rFonts w:hint="eastAsia"/>
          </w:rPr>
          <w:delText>독립</w:delText>
        </w:r>
        <w:r w:rsidR="009211F0" w:rsidRPr="002646CB" w:rsidDel="00087689">
          <w:rPr>
            <w:rFonts w:hint="eastAsia"/>
          </w:rPr>
          <w:delText>운전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모드로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가는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것이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덜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비쌀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것이라고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계산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한다</w:delText>
        </w:r>
        <w:r w:rsidRPr="002646CB" w:rsidDel="00087689">
          <w:delText xml:space="preserve">. </w:delText>
        </w:r>
      </w:del>
    </w:p>
    <w:p w14:paraId="5E58438D" w14:textId="01EDD8AE" w:rsidR="003A525D" w:rsidRPr="002646CB" w:rsidDel="00087689" w:rsidRDefault="003A525D" w:rsidP="003A525D">
      <w:pPr>
        <w:rPr>
          <w:del w:id="17629" w:author="박 진상" w:date="2019-10-08T06:13:00Z"/>
        </w:rPr>
      </w:pPr>
    </w:p>
    <w:p w14:paraId="50071839" w14:textId="38786060" w:rsidR="00C73F56" w:rsidRPr="002646CB" w:rsidDel="00087689" w:rsidRDefault="003A525D" w:rsidP="003A525D">
      <w:pPr>
        <w:rPr>
          <w:del w:id="17630" w:author="박 진상" w:date="2019-10-08T06:13:00Z"/>
        </w:rPr>
      </w:pPr>
      <w:del w:id="17631" w:author="박 진상" w:date="2019-10-08T06:13:00Z">
        <w:r w:rsidRPr="002646CB" w:rsidDel="00087689">
          <w:rPr>
            <w:rFonts w:hint="eastAsia"/>
          </w:rPr>
          <w:delText>다른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유스케이스와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연계하여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마이크로그리드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관리자는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다른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발전기</w:delText>
        </w:r>
        <w:r w:rsidRPr="002646CB" w:rsidDel="00087689">
          <w:delText xml:space="preserve">, </w:delText>
        </w:r>
        <w:r w:rsidR="00A933ED" w:rsidRPr="002646CB" w:rsidDel="00087689">
          <w:delText>EES</w:delText>
        </w:r>
        <w:r w:rsidRPr="002646CB" w:rsidDel="00087689">
          <w:rPr>
            <w:rFonts w:hint="eastAsia"/>
          </w:rPr>
          <w:delText>시스템</w:delText>
        </w:r>
        <w:r w:rsidRPr="002646CB" w:rsidDel="00087689">
          <w:delText xml:space="preserve">, </w:delText>
        </w:r>
        <w:r w:rsidRPr="002646CB" w:rsidDel="00087689">
          <w:rPr>
            <w:rFonts w:hint="eastAsia"/>
          </w:rPr>
          <w:delText>제어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가능한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부하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및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기타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유연성을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준비하여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시스템이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전체</w:delText>
        </w:r>
        <w:r w:rsidRPr="002646CB" w:rsidDel="00087689">
          <w:delText xml:space="preserve"> </w:delText>
        </w:r>
        <w:r w:rsidR="00F610EF" w:rsidRPr="002646CB" w:rsidDel="00087689">
          <w:rPr>
            <w:rFonts w:hint="eastAsia"/>
          </w:rPr>
          <w:delText>예방</w:delText>
        </w:r>
        <w:r w:rsidR="00F610EF" w:rsidRPr="002646CB" w:rsidDel="00087689">
          <w:delText xml:space="preserve"> </w:delText>
        </w:r>
        <w:r w:rsidR="00077FD3" w:rsidRPr="002646CB" w:rsidDel="00087689">
          <w:rPr>
            <w:rFonts w:hint="eastAsia"/>
          </w:rPr>
          <w:delText>독립</w:delText>
        </w:r>
        <w:r w:rsidR="00F610EF" w:rsidRPr="002646CB" w:rsidDel="00087689">
          <w:rPr>
            <w:rFonts w:hint="eastAsia"/>
          </w:rPr>
          <w:delText>운전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기간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동안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분리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될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수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있도록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한다</w:delText>
        </w:r>
        <w:r w:rsidRPr="002646CB" w:rsidDel="00087689">
          <w:delText xml:space="preserve">. </w:delText>
        </w:r>
      </w:del>
    </w:p>
    <w:p w14:paraId="56D7F416" w14:textId="7D162195" w:rsidR="00C73F56" w:rsidRPr="002646CB" w:rsidDel="00087689" w:rsidRDefault="00C73F56" w:rsidP="003A525D">
      <w:pPr>
        <w:rPr>
          <w:del w:id="17632" w:author="박 진상" w:date="2019-10-08T06:13:00Z"/>
        </w:rPr>
      </w:pPr>
    </w:p>
    <w:p w14:paraId="7B246072" w14:textId="46C15119" w:rsidR="003A525D" w:rsidRPr="002646CB" w:rsidDel="00087689" w:rsidRDefault="003A525D" w:rsidP="003A525D">
      <w:pPr>
        <w:rPr>
          <w:del w:id="17633" w:author="박 진상" w:date="2019-10-08T06:13:00Z"/>
        </w:rPr>
      </w:pPr>
      <w:del w:id="17634" w:author="박 진상" w:date="2019-10-08T06:13:00Z">
        <w:r w:rsidRPr="002646CB" w:rsidDel="00087689">
          <w:rPr>
            <w:rFonts w:hint="eastAsia"/>
          </w:rPr>
          <w:delText>마이크로그리드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관리자는</w:delText>
        </w:r>
        <w:r w:rsidRPr="002646CB" w:rsidDel="00087689">
          <w:delText xml:space="preserve"> </w:delText>
        </w:r>
        <w:r w:rsidR="00C849B5" w:rsidRPr="002646CB" w:rsidDel="00087689">
          <w:rPr>
            <w:rFonts w:hint="eastAsia"/>
          </w:rPr>
          <w:delText>전기사업자</w:delText>
        </w:r>
        <w:r w:rsidRPr="002646CB" w:rsidDel="00087689">
          <w:rPr>
            <w:rFonts w:hint="eastAsia"/>
          </w:rPr>
          <w:delText>에게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마이크로그리드의</w:delText>
        </w:r>
        <w:r w:rsidRPr="002646CB" w:rsidDel="00087689">
          <w:delText xml:space="preserve"> </w:delText>
        </w:r>
        <w:r w:rsidR="00DB2BCC" w:rsidRPr="002646CB" w:rsidDel="00087689">
          <w:rPr>
            <w:rFonts w:hint="eastAsia"/>
          </w:rPr>
          <w:delText>독립</w:delText>
        </w:r>
        <w:r w:rsidR="009211F0" w:rsidRPr="002646CB" w:rsidDel="00087689">
          <w:rPr>
            <w:rFonts w:hint="eastAsia"/>
          </w:rPr>
          <w:delText>운전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가능성에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대해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알려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준다</w:delText>
        </w:r>
        <w:r w:rsidRPr="002646CB" w:rsidDel="00087689">
          <w:delText xml:space="preserve">. </w:delText>
        </w:r>
      </w:del>
    </w:p>
    <w:p w14:paraId="3D94E8A7" w14:textId="015108B3" w:rsidR="003A525D" w:rsidRPr="002646CB" w:rsidDel="00087689" w:rsidRDefault="003A525D" w:rsidP="003A525D">
      <w:pPr>
        <w:rPr>
          <w:del w:id="17635" w:author="박 진상" w:date="2019-10-08T06:13:00Z"/>
        </w:rPr>
      </w:pPr>
    </w:p>
    <w:p w14:paraId="14AE3699" w14:textId="1FC63C38" w:rsidR="003A525D" w:rsidRPr="002646CB" w:rsidDel="00087689" w:rsidRDefault="00F610EF" w:rsidP="003A525D">
      <w:pPr>
        <w:rPr>
          <w:del w:id="17636" w:author="박 진상" w:date="2019-10-08T06:13:00Z"/>
        </w:rPr>
      </w:pPr>
      <w:del w:id="17637" w:author="박 진상" w:date="2019-10-08T06:13:00Z">
        <w:r w:rsidRPr="002646CB" w:rsidDel="00087689">
          <w:rPr>
            <w:rFonts w:hint="eastAsia"/>
          </w:rPr>
          <w:delText>예방</w:delText>
        </w:r>
        <w:r w:rsidRPr="002646CB" w:rsidDel="00087689">
          <w:delText xml:space="preserve"> </w:delText>
        </w:r>
        <w:r w:rsidR="00077FD3" w:rsidRPr="002646CB" w:rsidDel="00087689">
          <w:rPr>
            <w:rFonts w:hint="eastAsia"/>
          </w:rPr>
          <w:delText>독립</w:delText>
        </w:r>
        <w:r w:rsidRPr="002646CB" w:rsidDel="00087689">
          <w:rPr>
            <w:rFonts w:hint="eastAsia"/>
          </w:rPr>
          <w:delText>운전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시작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시간</w:delText>
        </w:r>
        <w:r w:rsidR="003A525D" w:rsidRPr="002646CB" w:rsidDel="00087689">
          <w:delText xml:space="preserve"> (</w:delText>
        </w:r>
        <w:r w:rsidR="003A525D" w:rsidRPr="002646CB" w:rsidDel="00087689">
          <w:rPr>
            <w:rFonts w:hint="eastAsia"/>
          </w:rPr>
          <w:delText>실제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또는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예상</w:delText>
        </w:r>
        <w:r w:rsidR="003A525D" w:rsidRPr="002646CB" w:rsidDel="00087689">
          <w:delText xml:space="preserve">) </w:delText>
        </w:r>
        <w:r w:rsidR="003A525D" w:rsidRPr="002646CB" w:rsidDel="00087689">
          <w:rPr>
            <w:rFonts w:hint="eastAsia"/>
          </w:rPr>
          <w:delText>이전에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마이크로그리드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관리자는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다른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발전기</w:delText>
        </w:r>
        <w:r w:rsidR="003A525D" w:rsidRPr="002646CB" w:rsidDel="00087689">
          <w:delText xml:space="preserve">, </w:delText>
        </w:r>
        <w:r w:rsidR="003A525D" w:rsidRPr="002646CB" w:rsidDel="00087689">
          <w:rPr>
            <w:rFonts w:hint="eastAsia"/>
          </w:rPr>
          <w:delText>저장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시스템</w:delText>
        </w:r>
        <w:r w:rsidR="003A525D" w:rsidRPr="002646CB" w:rsidDel="00087689">
          <w:delText xml:space="preserve">, </w:delText>
        </w:r>
        <w:r w:rsidR="003A525D" w:rsidRPr="002646CB" w:rsidDel="00087689">
          <w:rPr>
            <w:rFonts w:hint="eastAsia"/>
          </w:rPr>
          <w:delText>제어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가능한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부하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및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기타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유연성의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작동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모드를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제어하고</w:delText>
        </w:r>
        <w:r w:rsidR="003A525D" w:rsidRPr="002646CB" w:rsidDel="00087689">
          <w:delText xml:space="preserve">, </w:delText>
        </w:r>
        <w:r w:rsidR="00DC1A26" w:rsidRPr="002646CB" w:rsidDel="00087689">
          <w:rPr>
            <w:rFonts w:hint="eastAsia"/>
          </w:rPr>
          <w:delText>주</w:delText>
        </w:r>
        <w:r w:rsidR="00DC1A26" w:rsidRPr="002646CB" w:rsidDel="00087689">
          <w:delText xml:space="preserve"> </w:delText>
        </w:r>
        <w:r w:rsidR="00DC1A26" w:rsidRPr="002646CB" w:rsidDel="00087689">
          <w:rPr>
            <w:rFonts w:hint="eastAsia"/>
          </w:rPr>
          <w:delText>계통</w:delText>
        </w:r>
        <w:r w:rsidR="003A525D" w:rsidRPr="002646CB" w:rsidDel="00087689">
          <w:rPr>
            <w:rFonts w:hint="eastAsia"/>
          </w:rPr>
          <w:delText>에서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마이크로그리드를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물리적으로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분리하고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동시에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관련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자원을</w:delText>
        </w:r>
        <w:r w:rsidR="003A525D" w:rsidRPr="002646CB" w:rsidDel="00087689">
          <w:delText xml:space="preserve"> </w:delText>
        </w:r>
        <w:r w:rsidR="00DB2BCC" w:rsidRPr="002646CB" w:rsidDel="00087689">
          <w:rPr>
            <w:rFonts w:hint="eastAsia"/>
          </w:rPr>
          <w:delText>독립</w:delText>
        </w:r>
        <w:r w:rsidR="009211F0" w:rsidRPr="002646CB" w:rsidDel="00087689">
          <w:rPr>
            <w:rFonts w:hint="eastAsia"/>
          </w:rPr>
          <w:delText>운전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모드로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전환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한다</w:delText>
        </w:r>
        <w:r w:rsidR="003A525D" w:rsidRPr="002646CB" w:rsidDel="00087689">
          <w:delText xml:space="preserve">. </w:delText>
        </w:r>
      </w:del>
    </w:p>
    <w:p w14:paraId="7A713C95" w14:textId="1301011F" w:rsidR="00DE2C69" w:rsidRPr="002646CB" w:rsidDel="00087689" w:rsidRDefault="00DE2C69" w:rsidP="003A525D">
      <w:pPr>
        <w:rPr>
          <w:del w:id="17638" w:author="박 진상" w:date="2019-10-08T06:13:00Z"/>
        </w:rPr>
      </w:pPr>
    </w:p>
    <w:p w14:paraId="652E1863" w14:textId="76C3E523" w:rsidR="003A525D" w:rsidRPr="002646CB" w:rsidDel="00087689" w:rsidRDefault="00AD77AA" w:rsidP="003A525D">
      <w:pPr>
        <w:pStyle w:val="KSDTA1"/>
        <w:rPr>
          <w:del w:id="17639" w:author="박 진상" w:date="2019-10-08T06:13:00Z"/>
          <w:lang w:eastAsia="ko-KR"/>
        </w:rPr>
      </w:pPr>
      <w:del w:id="17640" w:author="박 진상" w:date="2019-10-08T06:13:00Z">
        <w:r w:rsidRPr="002646CB" w:rsidDel="00087689">
          <w:rPr>
            <w:rFonts w:hint="eastAsia"/>
            <w:b w:val="0"/>
          </w:rPr>
          <w:delText>시나리오</w:delText>
        </w:r>
        <w:r w:rsidRPr="002646CB" w:rsidDel="00087689">
          <w:rPr>
            <w:b w:val="0"/>
          </w:rPr>
          <w:delText xml:space="preserve"> 3 : </w:delText>
        </w:r>
        <w:r w:rsidRPr="002646CB" w:rsidDel="00087689">
          <w:rPr>
            <w:rFonts w:hint="eastAsia"/>
            <w:b w:val="0"/>
          </w:rPr>
          <w:delText>자동</w:delText>
        </w:r>
        <w:r w:rsidRPr="002646CB" w:rsidDel="00087689">
          <w:rPr>
            <w:b w:val="0"/>
          </w:rPr>
          <w:delText xml:space="preserve"> </w:delText>
        </w:r>
        <w:r w:rsidRPr="002646CB" w:rsidDel="00087689">
          <w:rPr>
            <w:rFonts w:hint="eastAsia"/>
            <w:b w:val="0"/>
          </w:rPr>
          <w:delText>독립운전</w:delText>
        </w:r>
      </w:del>
    </w:p>
    <w:p w14:paraId="346A7C56" w14:textId="543A5A69" w:rsidR="003A525D" w:rsidRPr="002646CB" w:rsidDel="00087689" w:rsidRDefault="003A525D" w:rsidP="003A525D">
      <w:pPr>
        <w:rPr>
          <w:del w:id="17641" w:author="박 진상" w:date="2019-10-08T06:13:00Z"/>
        </w:rPr>
      </w:pPr>
    </w:p>
    <w:p w14:paraId="7430B812" w14:textId="64462FA5" w:rsidR="003A525D" w:rsidRPr="002646CB" w:rsidDel="00087689" w:rsidRDefault="003A525D" w:rsidP="003A525D">
      <w:pPr>
        <w:rPr>
          <w:del w:id="17642" w:author="박 진상" w:date="2019-10-08T06:13:00Z"/>
        </w:rPr>
      </w:pPr>
      <w:del w:id="17643" w:author="박 진상" w:date="2019-10-08T06:13:00Z">
        <w:r w:rsidRPr="002646CB" w:rsidDel="00087689">
          <w:rPr>
            <w:rFonts w:hint="eastAsia"/>
          </w:rPr>
          <w:delText>주어진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시간에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예기치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않은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정전이</w:delText>
        </w:r>
        <w:r w:rsidRPr="002646CB" w:rsidDel="00087689">
          <w:delText xml:space="preserve"> </w:delText>
        </w:r>
        <w:r w:rsidR="00DC1A26" w:rsidRPr="002646CB" w:rsidDel="00087689">
          <w:rPr>
            <w:rFonts w:hint="eastAsia"/>
          </w:rPr>
          <w:delText>주</w:delText>
        </w:r>
        <w:r w:rsidR="00DC1A26" w:rsidRPr="002646CB" w:rsidDel="00087689">
          <w:delText xml:space="preserve"> </w:delText>
        </w:r>
        <w:r w:rsidR="00DC1A26" w:rsidRPr="002646CB" w:rsidDel="00087689">
          <w:rPr>
            <w:rFonts w:hint="eastAsia"/>
          </w:rPr>
          <w:delText>계통</w:delText>
        </w:r>
        <w:r w:rsidRPr="002646CB" w:rsidDel="00087689">
          <w:rPr>
            <w:rFonts w:hint="eastAsia"/>
          </w:rPr>
          <w:delText>에서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발생하고</w:delText>
        </w:r>
        <w:r w:rsidRPr="002646CB" w:rsidDel="00087689">
          <w:delText xml:space="preserve"> </w:delText>
        </w:r>
        <w:r w:rsidR="009979F7" w:rsidRPr="002646CB" w:rsidDel="00087689">
          <w:rPr>
            <w:rFonts w:hint="eastAsia"/>
          </w:rPr>
          <w:delText>이를</w:delText>
        </w:r>
        <w:r w:rsidR="009979F7" w:rsidRPr="002646CB" w:rsidDel="00087689">
          <w:delText xml:space="preserve"> </w:delText>
        </w:r>
        <w:r w:rsidRPr="002646CB" w:rsidDel="00087689">
          <w:rPr>
            <w:rFonts w:hint="eastAsia"/>
          </w:rPr>
          <w:delText>마이크로그리드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관리자가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감지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한다</w:delText>
        </w:r>
        <w:r w:rsidRPr="002646CB" w:rsidDel="00087689">
          <w:delText xml:space="preserve">. </w:delText>
        </w:r>
        <w:r w:rsidRPr="002646CB" w:rsidDel="00087689">
          <w:rPr>
            <w:rFonts w:hint="eastAsia"/>
          </w:rPr>
          <w:delText>조건이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가능하면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마이크로그리드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관리자는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다른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발전기</w:delText>
        </w:r>
        <w:r w:rsidRPr="002646CB" w:rsidDel="00087689">
          <w:delText xml:space="preserve">, </w:delText>
        </w:r>
        <w:r w:rsidR="00A933ED" w:rsidRPr="002646CB" w:rsidDel="00087689">
          <w:delText>EES</w:delText>
        </w:r>
        <w:r w:rsidRPr="002646CB" w:rsidDel="00087689">
          <w:rPr>
            <w:rFonts w:hint="eastAsia"/>
          </w:rPr>
          <w:delText>시스템</w:delText>
        </w:r>
        <w:r w:rsidRPr="002646CB" w:rsidDel="00087689">
          <w:delText xml:space="preserve">, </w:delText>
        </w:r>
        <w:r w:rsidRPr="002646CB" w:rsidDel="00087689">
          <w:rPr>
            <w:rFonts w:hint="eastAsia"/>
          </w:rPr>
          <w:delText>제어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가능한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부하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및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기타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유연성의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작동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모드를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제어하고</w:delText>
        </w:r>
        <w:r w:rsidRPr="002646CB" w:rsidDel="00087689">
          <w:delText xml:space="preserve">, </w:delText>
        </w:r>
        <w:r w:rsidR="00DC1A26" w:rsidRPr="002646CB" w:rsidDel="00087689">
          <w:rPr>
            <w:rFonts w:hint="eastAsia"/>
          </w:rPr>
          <w:delText>주</w:delText>
        </w:r>
        <w:r w:rsidR="00DC1A26" w:rsidRPr="002646CB" w:rsidDel="00087689">
          <w:delText xml:space="preserve"> </w:delText>
        </w:r>
        <w:r w:rsidR="00DC1A26" w:rsidRPr="002646CB" w:rsidDel="00087689">
          <w:rPr>
            <w:rFonts w:hint="eastAsia"/>
          </w:rPr>
          <w:delText>계통</w:delText>
        </w:r>
        <w:r w:rsidRPr="002646CB" w:rsidDel="00087689">
          <w:rPr>
            <w:rFonts w:hint="eastAsia"/>
          </w:rPr>
          <w:delText>에서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마이크로그리드를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물리적으로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분리하고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관련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자원을</w:delText>
        </w:r>
        <w:r w:rsidRPr="002646CB" w:rsidDel="00087689">
          <w:delText xml:space="preserve"> </w:delText>
        </w:r>
        <w:r w:rsidR="00DB2BCC" w:rsidRPr="002646CB" w:rsidDel="00087689">
          <w:rPr>
            <w:rFonts w:hint="eastAsia"/>
          </w:rPr>
          <w:delText>독립</w:delText>
        </w:r>
        <w:r w:rsidR="009211F0" w:rsidRPr="002646CB" w:rsidDel="00087689">
          <w:rPr>
            <w:rFonts w:hint="eastAsia"/>
          </w:rPr>
          <w:delText>운전</w:delText>
        </w:r>
        <w:r w:rsidR="0008666F" w:rsidRPr="002646CB" w:rsidDel="00087689">
          <w:delText xml:space="preserve"> </w:delText>
        </w:r>
        <w:r w:rsidR="0008666F" w:rsidRPr="002646CB" w:rsidDel="00087689">
          <w:rPr>
            <w:rFonts w:hint="eastAsia"/>
          </w:rPr>
          <w:delText>모드</w:delText>
        </w:r>
        <w:r w:rsidR="009211F0" w:rsidRPr="002646CB" w:rsidDel="00087689">
          <w:rPr>
            <w:rFonts w:hint="eastAsia"/>
          </w:rPr>
          <w:delText>로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전환하여</w:delText>
        </w:r>
        <w:r w:rsidRPr="002646CB" w:rsidDel="00087689">
          <w:delText xml:space="preserve"> </w:delText>
        </w:r>
        <w:r w:rsidR="00DB2BCC" w:rsidRPr="002646CB" w:rsidDel="00087689">
          <w:rPr>
            <w:rFonts w:hint="eastAsia"/>
          </w:rPr>
          <w:delText>독립</w:delText>
        </w:r>
        <w:r w:rsidRPr="002646CB" w:rsidDel="00087689">
          <w:rPr>
            <w:rFonts w:hint="eastAsia"/>
          </w:rPr>
          <w:delText>운전을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시작한다</w:delText>
        </w:r>
        <w:r w:rsidRPr="002646CB" w:rsidDel="00087689">
          <w:delText xml:space="preserve">. </w:delText>
        </w:r>
      </w:del>
    </w:p>
    <w:p w14:paraId="0C1279A9" w14:textId="739EA6ED" w:rsidR="003A525D" w:rsidRPr="002646CB" w:rsidDel="00087689" w:rsidRDefault="003A525D" w:rsidP="003A525D">
      <w:pPr>
        <w:rPr>
          <w:del w:id="17644" w:author="박 진상" w:date="2019-10-08T06:13:00Z"/>
        </w:rPr>
      </w:pPr>
    </w:p>
    <w:p w14:paraId="3BD20A42" w14:textId="5E78FDE2" w:rsidR="003A525D" w:rsidRPr="002646CB" w:rsidDel="00087689" w:rsidRDefault="003A525D" w:rsidP="003A525D">
      <w:pPr>
        <w:rPr>
          <w:del w:id="17645" w:author="박 진상" w:date="2019-10-08T06:13:00Z"/>
        </w:rPr>
      </w:pPr>
      <w:del w:id="17646" w:author="박 진상" w:date="2019-10-08T06:13:00Z">
        <w:r w:rsidRPr="002646CB" w:rsidDel="00087689">
          <w:rPr>
            <w:rFonts w:hint="eastAsia"/>
          </w:rPr>
          <w:delText>마이크로그리드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관리자는</w:delText>
        </w:r>
        <w:r w:rsidRPr="002646CB" w:rsidDel="00087689">
          <w:delText xml:space="preserve"> </w:delText>
        </w:r>
        <w:r w:rsidR="00C849B5" w:rsidRPr="002646CB" w:rsidDel="00087689">
          <w:rPr>
            <w:rFonts w:hint="eastAsia"/>
          </w:rPr>
          <w:delText>전기사업자</w:delText>
        </w:r>
        <w:r w:rsidRPr="002646CB" w:rsidDel="00087689">
          <w:rPr>
            <w:rFonts w:hint="eastAsia"/>
          </w:rPr>
          <w:delText>에게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마이크로그리드의</w:delText>
        </w:r>
        <w:r w:rsidRPr="002646CB" w:rsidDel="00087689">
          <w:delText xml:space="preserve"> </w:delText>
        </w:r>
        <w:r w:rsidR="00DB2BCC" w:rsidRPr="002646CB" w:rsidDel="00087689">
          <w:rPr>
            <w:rFonts w:hint="eastAsia"/>
          </w:rPr>
          <w:delText>독립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상태와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가능한</w:delText>
        </w:r>
        <w:r w:rsidRPr="002646CB" w:rsidDel="00087689">
          <w:delText xml:space="preserve"> </w:delText>
        </w:r>
        <w:r w:rsidR="00DB2BCC" w:rsidRPr="002646CB" w:rsidDel="00087689">
          <w:rPr>
            <w:rFonts w:hint="eastAsia"/>
          </w:rPr>
          <w:delText>독립</w:delText>
        </w:r>
        <w:r w:rsidR="009211F0" w:rsidRPr="002646CB" w:rsidDel="00087689">
          <w:rPr>
            <w:rFonts w:hint="eastAsia"/>
          </w:rPr>
          <w:delText>운전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기간에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대해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알려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준다</w:delText>
        </w:r>
        <w:r w:rsidR="00255D3C" w:rsidRPr="002646CB" w:rsidDel="00087689">
          <w:delText>.</w:delText>
        </w:r>
      </w:del>
    </w:p>
    <w:p w14:paraId="450E0560" w14:textId="62B0BCBD" w:rsidR="00DD1A59" w:rsidRPr="002646CB" w:rsidDel="00087689" w:rsidRDefault="00DD1A59" w:rsidP="003A525D">
      <w:pPr>
        <w:rPr>
          <w:del w:id="17647" w:author="박 진상" w:date="2019-10-08T06:13:00Z"/>
        </w:rPr>
      </w:pPr>
    </w:p>
    <w:p w14:paraId="4FD75CF8" w14:textId="50DABF83" w:rsidR="003A525D" w:rsidRPr="002646CB" w:rsidDel="00087689" w:rsidRDefault="00AD77AA">
      <w:pPr>
        <w:pStyle w:val="KSDTA1"/>
        <w:rPr>
          <w:del w:id="17648" w:author="박 진상" w:date="2019-10-08T06:13:00Z"/>
          <w:lang w:eastAsia="ko-KR"/>
        </w:rPr>
      </w:pPr>
      <w:bookmarkStart w:id="17649" w:name="_Toc500753037"/>
      <w:del w:id="17650" w:author="박 진상" w:date="2019-10-08T06:13:00Z">
        <w:r w:rsidRPr="002646CB" w:rsidDel="00087689">
          <w:rPr>
            <w:rFonts w:hint="eastAsia"/>
            <w:b w:val="0"/>
          </w:rPr>
          <w:delText>시나리오</w:delText>
        </w:r>
        <w:r w:rsidRPr="002646CB" w:rsidDel="00087689">
          <w:rPr>
            <w:b w:val="0"/>
          </w:rPr>
          <w:delText xml:space="preserve"> 4 :</w:delText>
        </w:r>
        <w:bookmarkEnd w:id="17649"/>
        <w:r w:rsidRPr="002646CB" w:rsidDel="00087689">
          <w:rPr>
            <w:b w:val="0"/>
          </w:rPr>
          <w:delText xml:space="preserve"> </w:delText>
        </w:r>
        <w:r w:rsidR="003417F7" w:rsidRPr="002646CB" w:rsidDel="00087689">
          <w:rPr>
            <w:rFonts w:hint="eastAsia"/>
            <w:b w:val="0"/>
          </w:rPr>
          <w:delText>자체</w:delText>
        </w:r>
        <w:r w:rsidR="00E168CD" w:rsidRPr="002646CB" w:rsidDel="00087689">
          <w:rPr>
            <w:b w:val="0"/>
          </w:rPr>
          <w:delText xml:space="preserve"> </w:delText>
        </w:r>
        <w:r w:rsidR="003A525D" w:rsidRPr="002646CB" w:rsidDel="00087689">
          <w:rPr>
            <w:rFonts w:hint="eastAsia"/>
            <w:b w:val="0"/>
          </w:rPr>
          <w:delText>기동</w:delText>
        </w:r>
        <w:r w:rsidR="003A525D" w:rsidRPr="002646CB" w:rsidDel="00087689">
          <w:rPr>
            <w:b w:val="0"/>
          </w:rPr>
          <w:delText xml:space="preserve"> </w:delText>
        </w:r>
        <w:r w:rsidR="003A525D" w:rsidRPr="002646CB" w:rsidDel="00087689">
          <w:rPr>
            <w:rFonts w:hint="eastAsia"/>
            <w:b w:val="0"/>
          </w:rPr>
          <w:delText>복구</w:delText>
        </w:r>
      </w:del>
    </w:p>
    <w:p w14:paraId="141685E4" w14:textId="72F1E2FF" w:rsidR="003A525D" w:rsidRPr="002646CB" w:rsidDel="00087689" w:rsidRDefault="003A525D" w:rsidP="003A525D">
      <w:pPr>
        <w:rPr>
          <w:del w:id="17651" w:author="박 진상" w:date="2019-10-08T06:13:00Z"/>
        </w:rPr>
      </w:pPr>
    </w:p>
    <w:p w14:paraId="3F1B2F9B" w14:textId="4041E122" w:rsidR="005B2C81" w:rsidRPr="002646CB" w:rsidDel="00087689" w:rsidRDefault="003A525D" w:rsidP="003A525D">
      <w:pPr>
        <w:rPr>
          <w:del w:id="17652" w:author="박 진상" w:date="2019-10-08T06:13:00Z"/>
        </w:rPr>
      </w:pPr>
      <w:del w:id="17653" w:author="박 진상" w:date="2019-10-08T06:13:00Z">
        <w:r w:rsidRPr="002646CB" w:rsidDel="00087689">
          <w:rPr>
            <w:rFonts w:hint="eastAsia"/>
          </w:rPr>
          <w:delText>주어진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시간에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예기치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않은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정전이</w:delText>
        </w:r>
        <w:r w:rsidR="00DC1A26" w:rsidRPr="002646CB" w:rsidDel="00087689">
          <w:delText xml:space="preserve"> </w:delText>
        </w:r>
        <w:r w:rsidR="00DC1A26" w:rsidRPr="002646CB" w:rsidDel="00087689">
          <w:rPr>
            <w:rFonts w:hint="eastAsia"/>
          </w:rPr>
          <w:delText>주</w:delText>
        </w:r>
        <w:r w:rsidR="00DC1A26" w:rsidRPr="002646CB" w:rsidDel="00087689">
          <w:delText xml:space="preserve"> </w:delText>
        </w:r>
        <w:r w:rsidR="00DC1A26" w:rsidRPr="002646CB" w:rsidDel="00087689">
          <w:rPr>
            <w:rFonts w:hint="eastAsia"/>
          </w:rPr>
          <w:delText>계통</w:delText>
        </w:r>
        <w:r w:rsidRPr="002646CB" w:rsidDel="00087689">
          <w:rPr>
            <w:rFonts w:hint="eastAsia"/>
          </w:rPr>
          <w:delText>에서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발생하고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마이크로그리드가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자동으로</w:delText>
        </w:r>
        <w:r w:rsidRPr="002646CB" w:rsidDel="00087689">
          <w:delText xml:space="preserve"> </w:delText>
        </w:r>
        <w:r w:rsidR="00DB2BCC" w:rsidRPr="002646CB" w:rsidDel="00087689">
          <w:rPr>
            <w:rFonts w:hint="eastAsia"/>
          </w:rPr>
          <w:delText>독립</w:delText>
        </w:r>
        <w:r w:rsidR="009211F0" w:rsidRPr="002646CB" w:rsidDel="00087689">
          <w:rPr>
            <w:rFonts w:hint="eastAsia"/>
          </w:rPr>
          <w:delText>운전으로</w:delText>
        </w:r>
        <w:r w:rsidRPr="002646CB" w:rsidDel="00087689">
          <w:delText xml:space="preserve"> </w:delText>
        </w:r>
        <w:r w:rsidR="00A92B61" w:rsidRPr="002646CB" w:rsidDel="00087689">
          <w:rPr>
            <w:rFonts w:hint="eastAsia"/>
          </w:rPr>
          <w:delText>전환</w:delText>
        </w:r>
        <w:r w:rsidRPr="002646CB" w:rsidDel="00087689">
          <w:rPr>
            <w:rFonts w:hint="eastAsia"/>
          </w:rPr>
          <w:delText>되어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전원이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꺼진다</w:delText>
        </w:r>
        <w:r w:rsidRPr="002646CB" w:rsidDel="00087689">
          <w:delText xml:space="preserve">. </w:delText>
        </w:r>
        <w:r w:rsidRPr="002646CB" w:rsidDel="00087689">
          <w:rPr>
            <w:rFonts w:hint="eastAsia"/>
          </w:rPr>
          <w:delText>마이크로그리드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관리자는</w:delText>
        </w:r>
        <w:r w:rsidRPr="002646CB" w:rsidDel="00087689">
          <w:delText xml:space="preserve"> </w:delText>
        </w:r>
        <w:r w:rsidR="003417F7" w:rsidRPr="002646CB" w:rsidDel="00087689">
          <w:rPr>
            <w:rFonts w:hint="eastAsia"/>
          </w:rPr>
          <w:delText>자체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기동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복구를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수행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할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가능성을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평가하고</w:delText>
        </w:r>
        <w:r w:rsidRPr="002646CB" w:rsidDel="00087689">
          <w:delText xml:space="preserve"> </w:delText>
        </w:r>
        <w:r w:rsidR="00C849B5" w:rsidRPr="002646CB" w:rsidDel="00087689">
          <w:rPr>
            <w:rFonts w:hint="eastAsia"/>
          </w:rPr>
          <w:delText>전기사업자</w:delText>
        </w:r>
        <w:r w:rsidRPr="002646CB" w:rsidDel="00087689">
          <w:rPr>
            <w:rFonts w:hint="eastAsia"/>
          </w:rPr>
          <w:delText>에게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알린다</w:delText>
        </w:r>
        <w:r w:rsidRPr="002646CB" w:rsidDel="00087689">
          <w:delText>.</w:delText>
        </w:r>
      </w:del>
    </w:p>
    <w:p w14:paraId="10FE147E" w14:textId="3A66A813" w:rsidR="003A525D" w:rsidRPr="002646CB" w:rsidDel="00087689" w:rsidRDefault="003A525D" w:rsidP="003A525D">
      <w:pPr>
        <w:rPr>
          <w:del w:id="17654" w:author="박 진상" w:date="2019-10-08T06:13:00Z"/>
        </w:rPr>
      </w:pPr>
    </w:p>
    <w:p w14:paraId="7E64EEAD" w14:textId="11B453B6" w:rsidR="003A525D" w:rsidRPr="002646CB" w:rsidDel="00087689" w:rsidRDefault="003417F7" w:rsidP="003A525D">
      <w:pPr>
        <w:rPr>
          <w:del w:id="17655" w:author="박 진상" w:date="2019-10-08T06:13:00Z"/>
        </w:rPr>
      </w:pPr>
      <w:del w:id="17656" w:author="박 진상" w:date="2019-10-08T06:13:00Z">
        <w:r w:rsidRPr="002646CB" w:rsidDel="00087689">
          <w:rPr>
            <w:rFonts w:hint="eastAsia"/>
          </w:rPr>
          <w:delText>자체</w:delText>
        </w:r>
        <w:r w:rsidR="003A525D" w:rsidRPr="002646CB" w:rsidDel="00087689">
          <w:rPr>
            <w:rFonts w:hint="eastAsia"/>
          </w:rPr>
          <w:delText>기동이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가능하면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마이크로그리드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관리자는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다른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발전기</w:delText>
        </w:r>
        <w:r w:rsidR="003A525D" w:rsidRPr="002646CB" w:rsidDel="00087689">
          <w:delText xml:space="preserve">, </w:delText>
        </w:r>
        <w:r w:rsidR="00131F66" w:rsidRPr="002646CB" w:rsidDel="00087689">
          <w:delText>EES</w:delText>
        </w:r>
        <w:r w:rsidR="003A525D" w:rsidRPr="002646CB" w:rsidDel="00087689">
          <w:rPr>
            <w:rFonts w:hint="eastAsia"/>
          </w:rPr>
          <w:delText>시스템</w:delText>
        </w:r>
        <w:r w:rsidR="003A525D" w:rsidRPr="002646CB" w:rsidDel="00087689">
          <w:delText xml:space="preserve">, </w:delText>
        </w:r>
        <w:r w:rsidR="003A525D" w:rsidRPr="002646CB" w:rsidDel="00087689">
          <w:rPr>
            <w:rFonts w:hint="eastAsia"/>
          </w:rPr>
          <w:delText>제어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가능한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부하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및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기타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유연성의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작동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모드를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제어하고</w:delText>
        </w:r>
        <w:r w:rsidR="003A525D" w:rsidRPr="002646CB" w:rsidDel="00087689">
          <w:delText xml:space="preserve"> </w:delText>
        </w:r>
        <w:r w:rsidR="00DC1A26" w:rsidRPr="002646CB" w:rsidDel="00087689">
          <w:rPr>
            <w:rFonts w:hint="eastAsia"/>
          </w:rPr>
          <w:delText>주</w:delText>
        </w:r>
        <w:r w:rsidR="00DC1A26" w:rsidRPr="002646CB" w:rsidDel="00087689">
          <w:delText xml:space="preserve"> </w:delText>
        </w:r>
        <w:r w:rsidR="00DC1A26" w:rsidRPr="002646CB" w:rsidDel="00087689">
          <w:rPr>
            <w:rFonts w:hint="eastAsia"/>
          </w:rPr>
          <w:delText>계통</w:delText>
        </w:r>
        <w:r w:rsidR="003A525D" w:rsidRPr="002646CB" w:rsidDel="00087689">
          <w:rPr>
            <w:rFonts w:hint="eastAsia"/>
          </w:rPr>
          <w:delText>에서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마이크로그리드를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물리적으로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분리하고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관련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자원을</w:delText>
        </w:r>
        <w:r w:rsidR="003A525D" w:rsidRPr="002646CB" w:rsidDel="00087689">
          <w:delText xml:space="preserve"> </w:delText>
        </w:r>
        <w:r w:rsidR="00B547D7" w:rsidRPr="002646CB" w:rsidDel="00087689">
          <w:rPr>
            <w:rFonts w:hint="eastAsia"/>
          </w:rPr>
          <w:delText>독립</w:delText>
        </w:r>
        <w:r w:rsidR="003A525D" w:rsidRPr="002646CB" w:rsidDel="00087689">
          <w:delText xml:space="preserve"> </w:delText>
        </w:r>
        <w:r w:rsidR="009979F7" w:rsidRPr="002646CB" w:rsidDel="00087689">
          <w:rPr>
            <w:rFonts w:hint="eastAsia"/>
          </w:rPr>
          <w:delText>운전</w:delText>
        </w:r>
        <w:r w:rsidR="003A525D" w:rsidRPr="002646CB" w:rsidDel="00087689">
          <w:rPr>
            <w:rFonts w:hint="eastAsia"/>
          </w:rPr>
          <w:delText>모드로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전환하고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전기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에너지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자원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및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기타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유연성을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관리하여</w:delText>
        </w:r>
        <w:r w:rsidR="003A525D" w:rsidRPr="002646CB" w:rsidDel="00087689">
          <w:delText xml:space="preserve"> </w:delText>
        </w:r>
        <w:r w:rsidRPr="002646CB" w:rsidDel="00087689">
          <w:rPr>
            <w:rFonts w:hint="eastAsia"/>
          </w:rPr>
          <w:delText>자체기동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한다</w:delText>
        </w:r>
        <w:r w:rsidR="003A525D" w:rsidRPr="002646CB" w:rsidDel="00087689">
          <w:delText xml:space="preserve">. </w:delText>
        </w:r>
      </w:del>
    </w:p>
    <w:p w14:paraId="012558F0" w14:textId="4DFC18BA" w:rsidR="003A525D" w:rsidRPr="002646CB" w:rsidDel="00087689" w:rsidRDefault="003A525D" w:rsidP="003A525D">
      <w:pPr>
        <w:rPr>
          <w:del w:id="17657" w:author="박 진상" w:date="2019-10-08T06:13:00Z"/>
        </w:rPr>
      </w:pPr>
    </w:p>
    <w:p w14:paraId="10D1ACDB" w14:textId="680BF25C" w:rsidR="003A525D" w:rsidRPr="002646CB" w:rsidDel="00087689" w:rsidRDefault="003A525D" w:rsidP="003A525D">
      <w:pPr>
        <w:rPr>
          <w:del w:id="17658" w:author="박 진상" w:date="2019-10-08T06:13:00Z"/>
        </w:rPr>
      </w:pPr>
      <w:del w:id="17659" w:author="박 진상" w:date="2019-10-08T06:13:00Z">
        <w:r w:rsidRPr="002646CB" w:rsidDel="00087689">
          <w:rPr>
            <w:rFonts w:hint="eastAsia"/>
          </w:rPr>
          <w:delText>마이크로그리드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관리자는</w:delText>
        </w:r>
        <w:r w:rsidRPr="002646CB" w:rsidDel="00087689">
          <w:delText xml:space="preserve"> </w:delText>
        </w:r>
        <w:r w:rsidR="00DB2BCC" w:rsidRPr="002646CB" w:rsidDel="00087689">
          <w:rPr>
            <w:rFonts w:hint="eastAsia"/>
          </w:rPr>
          <w:delText>독립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상태를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유지할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수있는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기간을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평가하고</w:delText>
        </w:r>
        <w:r w:rsidRPr="002646CB" w:rsidDel="00087689">
          <w:delText xml:space="preserve"> </w:delText>
        </w:r>
        <w:r w:rsidR="00C849B5" w:rsidRPr="002646CB" w:rsidDel="00087689">
          <w:rPr>
            <w:rFonts w:hint="eastAsia"/>
          </w:rPr>
          <w:delText>전기사업자</w:delText>
        </w:r>
        <w:r w:rsidRPr="002646CB" w:rsidDel="00087689">
          <w:rPr>
            <w:rFonts w:hint="eastAsia"/>
          </w:rPr>
          <w:delText>에게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알려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준다</w:delText>
        </w:r>
        <w:r w:rsidRPr="002646CB" w:rsidDel="00087689">
          <w:delText xml:space="preserve">. </w:delText>
        </w:r>
      </w:del>
    </w:p>
    <w:p w14:paraId="56E113D7" w14:textId="2D5D9847" w:rsidR="00DE2C69" w:rsidRPr="002646CB" w:rsidDel="00087689" w:rsidRDefault="00DE2C69" w:rsidP="003A525D">
      <w:pPr>
        <w:rPr>
          <w:del w:id="17660" w:author="박 진상" w:date="2019-10-08T06:13:00Z"/>
        </w:rPr>
      </w:pPr>
    </w:p>
    <w:p w14:paraId="13C312FC" w14:textId="647878AC" w:rsidR="003A525D" w:rsidRPr="002646CB" w:rsidDel="00087689" w:rsidRDefault="00AD77AA" w:rsidP="003A525D">
      <w:pPr>
        <w:pStyle w:val="KSDTA1"/>
        <w:rPr>
          <w:del w:id="17661" w:author="박 진상" w:date="2019-10-08T06:13:00Z"/>
          <w:lang w:eastAsia="ko-KR"/>
        </w:rPr>
      </w:pPr>
      <w:del w:id="17662" w:author="박 진상" w:date="2019-10-08T06:13:00Z">
        <w:r w:rsidRPr="002646CB" w:rsidDel="00087689">
          <w:rPr>
            <w:rFonts w:hint="eastAsia"/>
            <w:b w:val="0"/>
          </w:rPr>
          <w:delText>시나리오</w:delText>
        </w:r>
        <w:r w:rsidRPr="002646CB" w:rsidDel="00087689">
          <w:rPr>
            <w:b w:val="0"/>
          </w:rPr>
          <w:delText xml:space="preserve"> 5 : </w:delText>
        </w:r>
        <w:r w:rsidRPr="002646CB" w:rsidDel="00087689">
          <w:rPr>
            <w:rFonts w:hint="eastAsia"/>
            <w:b w:val="0"/>
          </w:rPr>
          <w:delText>독립운전</w:delText>
        </w:r>
        <w:r w:rsidRPr="002646CB" w:rsidDel="00087689">
          <w:rPr>
            <w:b w:val="0"/>
          </w:rPr>
          <w:delText xml:space="preserve"> </w:delText>
        </w:r>
        <w:r w:rsidRPr="002646CB" w:rsidDel="00087689">
          <w:rPr>
            <w:rFonts w:hint="eastAsia"/>
            <w:b w:val="0"/>
          </w:rPr>
          <w:delText>유지</w:delText>
        </w:r>
      </w:del>
    </w:p>
    <w:p w14:paraId="3DBC10AF" w14:textId="7CBA40A3" w:rsidR="003A525D" w:rsidRPr="002646CB" w:rsidDel="00087689" w:rsidRDefault="003A525D" w:rsidP="003A525D">
      <w:pPr>
        <w:rPr>
          <w:del w:id="17663" w:author="박 진상" w:date="2019-10-08T06:13:00Z"/>
        </w:rPr>
      </w:pPr>
    </w:p>
    <w:p w14:paraId="72D8D9D2" w14:textId="4EED77A3" w:rsidR="003A525D" w:rsidRPr="002646CB" w:rsidDel="00087689" w:rsidRDefault="003A525D" w:rsidP="003A525D">
      <w:pPr>
        <w:rPr>
          <w:del w:id="17664" w:author="박 진상" w:date="2019-10-08T06:13:00Z"/>
        </w:rPr>
      </w:pPr>
      <w:del w:id="17665" w:author="박 진상" w:date="2019-10-08T06:13:00Z">
        <w:r w:rsidRPr="002646CB" w:rsidDel="00087689">
          <w:rPr>
            <w:rFonts w:hint="eastAsia"/>
          </w:rPr>
          <w:delText>일단</w:delText>
        </w:r>
        <w:r w:rsidRPr="002646CB" w:rsidDel="00087689">
          <w:delText xml:space="preserve"> </w:delText>
        </w:r>
        <w:r w:rsidR="00DB2BCC" w:rsidRPr="002646CB" w:rsidDel="00087689">
          <w:rPr>
            <w:rFonts w:hint="eastAsia"/>
          </w:rPr>
          <w:delText>독립</w:delText>
        </w:r>
        <w:r w:rsidR="009979F7" w:rsidRPr="002646CB" w:rsidDel="00087689">
          <w:rPr>
            <w:rFonts w:hint="eastAsia"/>
          </w:rPr>
          <w:delText>운전</w:delText>
        </w:r>
        <w:r w:rsidRPr="002646CB" w:rsidDel="00087689">
          <w:rPr>
            <w:rFonts w:hint="eastAsia"/>
          </w:rPr>
          <w:delText>이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시작되면</w:delText>
        </w:r>
        <w:r w:rsidRPr="002646CB" w:rsidDel="00087689">
          <w:delText xml:space="preserve">, </w:delText>
        </w:r>
        <w:r w:rsidRPr="002646CB" w:rsidDel="00087689">
          <w:rPr>
            <w:rFonts w:hint="eastAsia"/>
          </w:rPr>
          <w:delText>마이크로그리드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운영자는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다른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발전기</w:delText>
        </w:r>
        <w:r w:rsidRPr="002646CB" w:rsidDel="00087689">
          <w:delText xml:space="preserve">, </w:delText>
        </w:r>
        <w:r w:rsidR="00131F66" w:rsidRPr="002646CB" w:rsidDel="00087689">
          <w:delText>EES</w:delText>
        </w:r>
        <w:r w:rsidRPr="002646CB" w:rsidDel="00087689">
          <w:rPr>
            <w:rFonts w:hint="eastAsia"/>
          </w:rPr>
          <w:delText>시스템</w:delText>
        </w:r>
        <w:r w:rsidRPr="002646CB" w:rsidDel="00087689">
          <w:delText xml:space="preserve">, </w:delText>
        </w:r>
        <w:r w:rsidRPr="002646CB" w:rsidDel="00087689">
          <w:rPr>
            <w:rFonts w:hint="eastAsia"/>
          </w:rPr>
          <w:delText>제어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가능한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부하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및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기타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유연성을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제어하고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목표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기간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동안</w:delText>
        </w:r>
        <w:r w:rsidR="00077FD3" w:rsidRPr="002646CB" w:rsidDel="00087689">
          <w:delText xml:space="preserve"> </w:delText>
        </w:r>
        <w:r w:rsidR="00077FD3" w:rsidRPr="002646CB" w:rsidDel="00087689">
          <w:rPr>
            <w:rFonts w:hint="eastAsia"/>
          </w:rPr>
          <w:delText>독립</w:delText>
        </w:r>
        <w:r w:rsidRPr="002646CB" w:rsidDel="00087689">
          <w:rPr>
            <w:rFonts w:hint="eastAsia"/>
          </w:rPr>
          <w:delText>운전을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유지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관리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한다</w:delText>
        </w:r>
        <w:r w:rsidRPr="002646CB" w:rsidDel="00087689">
          <w:delText xml:space="preserve">. </w:delText>
        </w:r>
        <w:r w:rsidRPr="002646CB" w:rsidDel="00087689">
          <w:rPr>
            <w:rFonts w:hint="eastAsia"/>
          </w:rPr>
          <w:delText>전체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기간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동안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공급된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모든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부하를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유지하는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것이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불가능할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경우</w:delText>
        </w:r>
        <w:r w:rsidRPr="002646CB" w:rsidDel="00087689">
          <w:delText xml:space="preserve">, </w:delText>
        </w:r>
        <w:r w:rsidRPr="002646CB" w:rsidDel="00087689">
          <w:rPr>
            <w:rFonts w:hint="eastAsia"/>
          </w:rPr>
          <w:delText>마이크로그리드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관리자는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부하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사이의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궁극적인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우선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순위를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고려하여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부하의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공급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시간을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최적화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한다</w:delText>
        </w:r>
        <w:r w:rsidRPr="002646CB" w:rsidDel="00087689">
          <w:delText xml:space="preserve">. </w:delText>
        </w:r>
      </w:del>
    </w:p>
    <w:p w14:paraId="04293BBD" w14:textId="07139550" w:rsidR="003A525D" w:rsidRPr="002646CB" w:rsidDel="00087689" w:rsidRDefault="003A525D" w:rsidP="003A525D">
      <w:pPr>
        <w:rPr>
          <w:del w:id="17666" w:author="박 진상" w:date="2019-10-08T06:13:00Z"/>
        </w:rPr>
      </w:pPr>
    </w:p>
    <w:p w14:paraId="3CE56B3F" w14:textId="2F933A44" w:rsidR="003A525D" w:rsidRPr="002646CB" w:rsidDel="00087689" w:rsidRDefault="003A525D" w:rsidP="003A525D">
      <w:pPr>
        <w:rPr>
          <w:del w:id="17667" w:author="박 진상" w:date="2019-10-08T06:13:00Z"/>
        </w:rPr>
      </w:pPr>
      <w:del w:id="17668" w:author="박 진상" w:date="2019-10-08T06:13:00Z">
        <w:r w:rsidRPr="002646CB" w:rsidDel="00087689">
          <w:rPr>
            <w:rFonts w:hint="eastAsia"/>
          </w:rPr>
          <w:delText>마이크로그리드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관리자는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정기적으로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유지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가능한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지속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시간을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평가하고</w:delText>
        </w:r>
        <w:r w:rsidRPr="002646CB" w:rsidDel="00087689">
          <w:delText xml:space="preserve"> </w:delText>
        </w:r>
        <w:r w:rsidR="00C849B5" w:rsidRPr="002646CB" w:rsidDel="00087689">
          <w:rPr>
            <w:rFonts w:hint="eastAsia"/>
          </w:rPr>
          <w:delText>전기사업자</w:delText>
        </w:r>
        <w:r w:rsidRPr="002646CB" w:rsidDel="00087689">
          <w:rPr>
            <w:rFonts w:hint="eastAsia"/>
          </w:rPr>
          <w:delText>에게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알려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준다</w:delText>
        </w:r>
        <w:r w:rsidRPr="002646CB" w:rsidDel="00087689">
          <w:delText xml:space="preserve">. </w:delText>
        </w:r>
        <w:r w:rsidRPr="002646CB" w:rsidDel="00087689">
          <w:rPr>
            <w:rFonts w:hint="eastAsia"/>
          </w:rPr>
          <w:delText>이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평가는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마이크로그리드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내부의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소비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및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생산에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대한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예측을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고려한다</w:delText>
        </w:r>
        <w:r w:rsidRPr="002646CB" w:rsidDel="00087689">
          <w:delText xml:space="preserve">. </w:delText>
        </w:r>
      </w:del>
    </w:p>
    <w:p w14:paraId="48502275" w14:textId="3E2EFD86" w:rsidR="003A525D" w:rsidRPr="002646CB" w:rsidDel="00087689" w:rsidRDefault="003A525D" w:rsidP="003A525D">
      <w:pPr>
        <w:rPr>
          <w:del w:id="17669" w:author="박 진상" w:date="2019-10-08T06:13:00Z"/>
        </w:rPr>
      </w:pPr>
    </w:p>
    <w:p w14:paraId="4546C2C9" w14:textId="5B0C5958" w:rsidR="003A525D" w:rsidRPr="002646CB" w:rsidDel="00087689" w:rsidRDefault="003A525D" w:rsidP="003A525D">
      <w:pPr>
        <w:rPr>
          <w:del w:id="17670" w:author="박 진상" w:date="2019-10-08T06:13:00Z"/>
        </w:rPr>
      </w:pPr>
      <w:del w:id="17671" w:author="박 진상" w:date="2019-10-08T06:13:00Z">
        <w:r w:rsidRPr="002646CB" w:rsidDel="00087689">
          <w:rPr>
            <w:rFonts w:hint="eastAsia"/>
          </w:rPr>
          <w:delText>생산</w:delText>
        </w:r>
        <w:r w:rsidRPr="002646CB" w:rsidDel="00087689">
          <w:delText xml:space="preserve">, </w:delText>
        </w:r>
        <w:r w:rsidRPr="002646CB" w:rsidDel="00087689">
          <w:rPr>
            <w:rFonts w:hint="eastAsia"/>
          </w:rPr>
          <w:delText>소비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또는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융통성이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없기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때문에</w:delText>
        </w:r>
        <w:r w:rsidRPr="002646CB" w:rsidDel="00087689">
          <w:delText xml:space="preserve"> </w:delText>
        </w:r>
        <w:r w:rsidR="00DB2BCC" w:rsidRPr="002646CB" w:rsidDel="00087689">
          <w:rPr>
            <w:rFonts w:hint="eastAsia"/>
          </w:rPr>
          <w:delText>독립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상태를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유지하는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것이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불가능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해지면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마이크로그리드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관리자는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마이크로그리드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영역을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안전하게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전원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공급하거나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가능한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경우</w:delText>
        </w:r>
        <w:r w:rsidRPr="002646CB" w:rsidDel="00087689">
          <w:delText xml:space="preserve"> </w:delText>
        </w:r>
        <w:r w:rsidR="00DC1A26" w:rsidRPr="002646CB" w:rsidDel="00087689">
          <w:rPr>
            <w:rFonts w:hint="eastAsia"/>
          </w:rPr>
          <w:delText>주</w:delText>
        </w:r>
        <w:r w:rsidR="00DC1A26" w:rsidRPr="002646CB" w:rsidDel="00087689">
          <w:delText xml:space="preserve"> </w:delText>
        </w:r>
        <w:r w:rsidR="00DC1A26" w:rsidRPr="002646CB" w:rsidDel="00087689">
          <w:rPr>
            <w:rFonts w:hint="eastAsia"/>
          </w:rPr>
          <w:delText>계통</w:delText>
        </w:r>
        <w:r w:rsidRPr="002646CB" w:rsidDel="00087689">
          <w:rPr>
            <w:rFonts w:hint="eastAsia"/>
          </w:rPr>
          <w:delText>에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마이크로그리드를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다시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연</w:delText>
        </w:r>
        <w:r w:rsidR="00AD77AA" w:rsidRPr="002646CB" w:rsidDel="00087689">
          <w:rPr>
            <w:rFonts w:hint="eastAsia"/>
          </w:rPr>
          <w:delText>계</w:delText>
        </w:r>
        <w:r w:rsidRPr="002646CB" w:rsidDel="00087689">
          <w:rPr>
            <w:rFonts w:hint="eastAsia"/>
          </w:rPr>
          <w:delText>한다</w:delText>
        </w:r>
        <w:r w:rsidRPr="002646CB" w:rsidDel="00087689">
          <w:delText xml:space="preserve">. </w:delText>
        </w:r>
      </w:del>
    </w:p>
    <w:p w14:paraId="46AB8285" w14:textId="03CC5A64" w:rsidR="00DE2C69" w:rsidRPr="002646CB" w:rsidDel="00087689" w:rsidRDefault="00DE2C69" w:rsidP="003A525D">
      <w:pPr>
        <w:rPr>
          <w:del w:id="17672" w:author="박 진상" w:date="2019-10-08T06:13:00Z"/>
        </w:rPr>
      </w:pPr>
    </w:p>
    <w:p w14:paraId="3CBAF891" w14:textId="37F2AF9F" w:rsidR="003A525D" w:rsidRPr="002646CB" w:rsidDel="00087689" w:rsidRDefault="00AD77AA" w:rsidP="003A525D">
      <w:pPr>
        <w:pStyle w:val="KSDTA1"/>
        <w:rPr>
          <w:del w:id="17673" w:author="박 진상" w:date="2019-10-08T06:13:00Z"/>
          <w:lang w:eastAsia="ko-KR"/>
        </w:rPr>
      </w:pPr>
      <w:del w:id="17674" w:author="박 진상" w:date="2019-10-08T06:13:00Z">
        <w:r w:rsidRPr="002646CB" w:rsidDel="00087689">
          <w:rPr>
            <w:rFonts w:hint="eastAsia"/>
            <w:b w:val="0"/>
          </w:rPr>
          <w:delText>시나리오</w:delText>
        </w:r>
        <w:r w:rsidRPr="002646CB" w:rsidDel="00087689">
          <w:rPr>
            <w:b w:val="0"/>
          </w:rPr>
          <w:delText xml:space="preserve"> 6 : </w:delText>
        </w:r>
        <w:r w:rsidRPr="002646CB" w:rsidDel="00087689">
          <w:rPr>
            <w:rFonts w:hint="eastAsia"/>
            <w:b w:val="0"/>
          </w:rPr>
          <w:delText>주</w:delText>
        </w:r>
        <w:r w:rsidRPr="002646CB" w:rsidDel="00087689">
          <w:rPr>
            <w:b w:val="0"/>
          </w:rPr>
          <w:delText xml:space="preserve"> </w:delText>
        </w:r>
        <w:r w:rsidRPr="002646CB" w:rsidDel="00087689">
          <w:rPr>
            <w:rFonts w:hint="eastAsia"/>
            <w:b w:val="0"/>
          </w:rPr>
          <w:delText>계통으로의</w:delText>
        </w:r>
        <w:r w:rsidRPr="002646CB" w:rsidDel="00087689">
          <w:rPr>
            <w:b w:val="0"/>
          </w:rPr>
          <w:delText xml:space="preserve"> </w:delText>
        </w:r>
        <w:r w:rsidRPr="002646CB" w:rsidDel="00087689">
          <w:rPr>
            <w:rFonts w:hint="eastAsia"/>
            <w:b w:val="0"/>
          </w:rPr>
          <w:delText>재</w:delText>
        </w:r>
        <w:r w:rsidRPr="002646CB" w:rsidDel="00087689">
          <w:rPr>
            <w:b w:val="0"/>
          </w:rPr>
          <w:delText xml:space="preserve"> </w:delText>
        </w:r>
        <w:r w:rsidRPr="002646CB" w:rsidDel="00087689">
          <w:rPr>
            <w:rFonts w:hint="eastAsia"/>
            <w:b w:val="0"/>
          </w:rPr>
          <w:delText>연계</w:delText>
        </w:r>
      </w:del>
    </w:p>
    <w:p w14:paraId="6BDE9AC1" w14:textId="744829F8" w:rsidR="003A525D" w:rsidRPr="002646CB" w:rsidDel="00087689" w:rsidRDefault="003A525D" w:rsidP="003A525D">
      <w:pPr>
        <w:rPr>
          <w:del w:id="17675" w:author="박 진상" w:date="2019-10-08T06:13:00Z"/>
        </w:rPr>
      </w:pPr>
    </w:p>
    <w:p w14:paraId="55E3D446" w14:textId="03C2B7EA" w:rsidR="003A525D" w:rsidRPr="002646CB" w:rsidDel="00087689" w:rsidRDefault="00DC1A26" w:rsidP="003A525D">
      <w:pPr>
        <w:rPr>
          <w:del w:id="17676" w:author="박 진상" w:date="2019-10-08T06:13:00Z"/>
        </w:rPr>
      </w:pPr>
      <w:del w:id="17677" w:author="박 진상" w:date="2019-10-08T06:13:00Z">
        <w:r w:rsidRPr="002646CB" w:rsidDel="00087689">
          <w:rPr>
            <w:rFonts w:hint="eastAsia"/>
          </w:rPr>
          <w:delText>주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계통</w:delText>
        </w:r>
        <w:r w:rsidR="003A525D" w:rsidRPr="002646CB" w:rsidDel="00087689">
          <w:rPr>
            <w:rFonts w:hint="eastAsia"/>
          </w:rPr>
          <w:delText>의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전원이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정상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상태로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돌아오면</w:delText>
        </w:r>
        <w:r w:rsidR="003A525D" w:rsidRPr="002646CB" w:rsidDel="00087689">
          <w:delText xml:space="preserve"> </w:delText>
        </w:r>
        <w:r w:rsidR="00C849B5" w:rsidRPr="002646CB" w:rsidDel="00087689">
          <w:rPr>
            <w:rFonts w:hint="eastAsia"/>
          </w:rPr>
          <w:delText>전기사업자</w:delText>
        </w:r>
        <w:r w:rsidR="003A525D" w:rsidRPr="002646CB" w:rsidDel="00087689">
          <w:rPr>
            <w:rFonts w:hint="eastAsia"/>
          </w:rPr>
          <w:delText>는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마이크로그리드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관리자에게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마이크로그리드를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다시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연</w:delText>
        </w:r>
        <w:r w:rsidR="00AD77AA" w:rsidRPr="002646CB" w:rsidDel="00087689">
          <w:rPr>
            <w:rFonts w:hint="eastAsia"/>
          </w:rPr>
          <w:delText>계</w:delText>
        </w:r>
        <w:r w:rsidR="003A525D" w:rsidRPr="002646CB" w:rsidDel="00087689">
          <w:rPr>
            <w:rFonts w:hint="eastAsia"/>
          </w:rPr>
          <w:delText>할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수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있음을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알린다</w:delText>
        </w:r>
        <w:r w:rsidR="003A525D" w:rsidRPr="002646CB" w:rsidDel="00087689">
          <w:delText xml:space="preserve">. </w:delText>
        </w:r>
        <w:r w:rsidR="003A525D" w:rsidRPr="002646CB" w:rsidDel="00087689">
          <w:rPr>
            <w:rFonts w:hint="eastAsia"/>
          </w:rPr>
          <w:delText>마이크로그리드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관리자는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다른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발전기</w:delText>
        </w:r>
        <w:r w:rsidR="003A525D" w:rsidRPr="002646CB" w:rsidDel="00087689">
          <w:delText xml:space="preserve">, </w:delText>
        </w:r>
        <w:r w:rsidR="00131F66" w:rsidRPr="002646CB" w:rsidDel="00087689">
          <w:delText>EES</w:delText>
        </w:r>
        <w:r w:rsidR="003A525D" w:rsidRPr="002646CB" w:rsidDel="00087689">
          <w:rPr>
            <w:rFonts w:hint="eastAsia"/>
          </w:rPr>
          <w:delText>시스템</w:delText>
        </w:r>
        <w:r w:rsidR="003A525D" w:rsidRPr="002646CB" w:rsidDel="00087689">
          <w:delText xml:space="preserve">, </w:delText>
        </w:r>
        <w:r w:rsidR="003A525D" w:rsidRPr="002646CB" w:rsidDel="00087689">
          <w:rPr>
            <w:rFonts w:hint="eastAsia"/>
          </w:rPr>
          <w:delText>제어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가능한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부하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및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기타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유연성을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관리하여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재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연</w:delText>
        </w:r>
        <w:r w:rsidR="00AD77AA" w:rsidRPr="002646CB" w:rsidDel="00087689">
          <w:rPr>
            <w:rFonts w:hint="eastAsia"/>
          </w:rPr>
          <w:delText>계를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가능하게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하고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물리적으로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재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연결을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수행한다</w:delText>
        </w:r>
        <w:r w:rsidR="003A525D" w:rsidRPr="002646CB" w:rsidDel="00087689">
          <w:delText xml:space="preserve">. </w:delText>
        </w:r>
      </w:del>
    </w:p>
    <w:p w14:paraId="20536C81" w14:textId="6016470D" w:rsidR="003A525D" w:rsidRPr="002646CB" w:rsidDel="00087689" w:rsidRDefault="003A525D" w:rsidP="003A525D">
      <w:pPr>
        <w:rPr>
          <w:del w:id="17678" w:author="박 진상" w:date="2019-10-08T06:13:00Z"/>
        </w:rPr>
      </w:pPr>
    </w:p>
    <w:p w14:paraId="3B7659FE" w14:textId="2A256DEF" w:rsidR="003A525D" w:rsidRPr="002646CB" w:rsidDel="00087689" w:rsidRDefault="00C849B5" w:rsidP="003A525D">
      <w:pPr>
        <w:rPr>
          <w:del w:id="17679" w:author="박 진상" w:date="2019-10-08T06:13:00Z"/>
        </w:rPr>
      </w:pPr>
      <w:del w:id="17680" w:author="박 진상" w:date="2019-10-08T06:13:00Z">
        <w:r w:rsidRPr="002646CB" w:rsidDel="00087689">
          <w:rPr>
            <w:rFonts w:hint="eastAsia"/>
          </w:rPr>
          <w:delText>전기사업자</w:delText>
        </w:r>
        <w:r w:rsidR="003A525D" w:rsidRPr="002646CB" w:rsidDel="00087689">
          <w:rPr>
            <w:rFonts w:hint="eastAsia"/>
          </w:rPr>
          <w:delText>에게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재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연</w:delText>
        </w:r>
        <w:r w:rsidR="00A92B61" w:rsidRPr="002646CB" w:rsidDel="00087689">
          <w:rPr>
            <w:rFonts w:hint="eastAsia"/>
          </w:rPr>
          <w:delText>계</w:delText>
        </w:r>
        <w:r w:rsidR="003A525D" w:rsidRPr="002646CB" w:rsidDel="00087689">
          <w:rPr>
            <w:rFonts w:hint="eastAsia"/>
          </w:rPr>
          <w:delText>에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대해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알리고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다른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발전기</w:delText>
        </w:r>
        <w:r w:rsidR="003A525D" w:rsidRPr="002646CB" w:rsidDel="00087689">
          <w:delText xml:space="preserve">, </w:delText>
        </w:r>
        <w:r w:rsidR="00131F66" w:rsidRPr="002646CB" w:rsidDel="00087689">
          <w:delText>EES</w:delText>
        </w:r>
        <w:r w:rsidR="003A525D" w:rsidRPr="002646CB" w:rsidDel="00087689">
          <w:rPr>
            <w:rFonts w:hint="eastAsia"/>
          </w:rPr>
          <w:delText>시스템</w:delText>
        </w:r>
        <w:r w:rsidR="003A525D" w:rsidRPr="002646CB" w:rsidDel="00087689">
          <w:delText xml:space="preserve">, </w:delText>
        </w:r>
        <w:r w:rsidR="003A525D" w:rsidRPr="002646CB" w:rsidDel="00087689">
          <w:rPr>
            <w:rFonts w:hint="eastAsia"/>
          </w:rPr>
          <w:delText>제어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가능한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부하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및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기타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유연성을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다른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유스케이스로</w:delText>
        </w:r>
        <w:r w:rsidR="003A525D" w:rsidRPr="002646CB" w:rsidDel="00087689">
          <w:delText xml:space="preserve"> </w:delText>
        </w:r>
        <w:r w:rsidR="003A525D" w:rsidRPr="002646CB" w:rsidDel="00087689">
          <w:rPr>
            <w:rFonts w:hint="eastAsia"/>
          </w:rPr>
          <w:delText>되돌린다</w:delText>
        </w:r>
        <w:r w:rsidR="003A525D" w:rsidRPr="002646CB" w:rsidDel="00087689">
          <w:delText xml:space="preserve">. </w:delText>
        </w:r>
      </w:del>
    </w:p>
    <w:p w14:paraId="466749E7" w14:textId="78F73A38" w:rsidR="003417F7" w:rsidRPr="002646CB" w:rsidDel="00087689" w:rsidRDefault="003417F7" w:rsidP="006069D7">
      <w:pPr>
        <w:rPr>
          <w:del w:id="17681" w:author="박 진상" w:date="2019-10-08T06:13:00Z"/>
        </w:rPr>
      </w:pPr>
    </w:p>
    <w:p w14:paraId="038AFA97" w14:textId="271E6DA5" w:rsidR="003417F7" w:rsidRPr="002646CB" w:rsidDel="00087689" w:rsidRDefault="003417F7" w:rsidP="006069D7">
      <w:pPr>
        <w:rPr>
          <w:del w:id="17682" w:author="박 진상" w:date="2019-10-08T06:13:00Z"/>
        </w:rPr>
      </w:pPr>
      <w:del w:id="17683" w:author="박 진상" w:date="2019-10-08T06:13:00Z">
        <w:r w:rsidRPr="002646CB" w:rsidDel="00087689">
          <w:rPr>
            <w:rFonts w:hint="eastAsia"/>
          </w:rPr>
          <w:delText>고객의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부하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곡선을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실시간으로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모니터링하고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발전을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규제하거나</w:delText>
        </w:r>
        <w:r w:rsidRPr="002646CB" w:rsidDel="00087689">
          <w:delText xml:space="preserve"> </w:delText>
        </w:r>
        <w:r w:rsidR="009979F7" w:rsidRPr="002646CB" w:rsidDel="00087689">
          <w:rPr>
            <w:rFonts w:hint="eastAsia"/>
          </w:rPr>
          <w:delText>제한해야</w:delText>
        </w:r>
        <w:r w:rsidR="009979F7" w:rsidRPr="002646CB" w:rsidDel="00087689">
          <w:delText xml:space="preserve"> </w:delText>
        </w:r>
        <w:r w:rsidR="009979F7" w:rsidRPr="002646CB" w:rsidDel="00087689">
          <w:rPr>
            <w:rFonts w:hint="eastAsia"/>
          </w:rPr>
          <w:delText>할</w:delText>
        </w:r>
        <w:r w:rsidR="009979F7" w:rsidRPr="002646CB" w:rsidDel="00087689">
          <w:delText xml:space="preserve"> </w:delText>
        </w:r>
        <w:r w:rsidR="009979F7" w:rsidRPr="002646CB" w:rsidDel="00087689">
          <w:rPr>
            <w:rFonts w:hint="eastAsia"/>
          </w:rPr>
          <w:delText>때</w:delText>
        </w:r>
        <w:r w:rsidR="009979F7" w:rsidRPr="002646CB" w:rsidDel="00087689">
          <w:delText xml:space="preserve"> </w:delText>
        </w:r>
        <w:r w:rsidRPr="002646CB" w:rsidDel="00087689">
          <w:rPr>
            <w:rFonts w:hint="eastAsia"/>
          </w:rPr>
          <w:delText>고객에게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정보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또는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제어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신호를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보낸다</w:delText>
        </w:r>
        <w:r w:rsidRPr="002646CB" w:rsidDel="00087689">
          <w:delText xml:space="preserve">. </w:delText>
        </w:r>
      </w:del>
    </w:p>
    <w:p w14:paraId="05BC13E7" w14:textId="556121B1" w:rsidR="003417F7" w:rsidRPr="002646CB" w:rsidDel="00087689" w:rsidRDefault="003417F7" w:rsidP="006069D7">
      <w:pPr>
        <w:rPr>
          <w:del w:id="17684" w:author="박 진상" w:date="2019-10-08T06:13:00Z"/>
        </w:rPr>
      </w:pPr>
    </w:p>
    <w:p w14:paraId="1B543C5E" w14:textId="46345022" w:rsidR="003417F7" w:rsidRPr="002646CB" w:rsidDel="00087689" w:rsidRDefault="009979F7" w:rsidP="006069D7">
      <w:pPr>
        <w:rPr>
          <w:del w:id="17685" w:author="박 진상" w:date="2019-10-08T06:13:00Z"/>
        </w:rPr>
      </w:pPr>
      <w:del w:id="17686" w:author="박 진상" w:date="2019-10-08T06:13:00Z">
        <w:r w:rsidRPr="002646CB" w:rsidDel="00087689">
          <w:rPr>
            <w:rFonts w:hint="eastAsia"/>
          </w:rPr>
          <w:delText>계통의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신뢰성에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부정적인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전력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공급이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예상되는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경우</w:delText>
        </w:r>
        <w:r w:rsidR="003417F7" w:rsidRPr="002646CB" w:rsidDel="00087689">
          <w:rPr>
            <w:rFonts w:hint="eastAsia"/>
          </w:rPr>
          <w:delText>에는</w:delText>
        </w:r>
        <w:r w:rsidR="003417F7" w:rsidRPr="002646CB" w:rsidDel="00087689">
          <w:delText xml:space="preserve"> </w:delText>
        </w:r>
        <w:r w:rsidR="003417F7" w:rsidRPr="002646CB" w:rsidDel="00087689">
          <w:rPr>
            <w:rFonts w:hint="eastAsia"/>
          </w:rPr>
          <w:delText>회로</w:delText>
        </w:r>
        <w:r w:rsidR="003417F7" w:rsidRPr="002646CB" w:rsidDel="00087689">
          <w:delText xml:space="preserve"> </w:delText>
        </w:r>
        <w:r w:rsidR="003417F7" w:rsidRPr="002646CB" w:rsidDel="00087689">
          <w:rPr>
            <w:rFonts w:hint="eastAsia"/>
          </w:rPr>
          <w:delText>차단기</w:delText>
        </w:r>
        <w:r w:rsidR="003417F7" w:rsidRPr="002646CB" w:rsidDel="00087689">
          <w:delText>(</w:delText>
        </w:r>
        <w:r w:rsidR="00A60637" w:rsidRPr="002646CB" w:rsidDel="00087689">
          <w:rPr>
            <w:rFonts w:hint="eastAsia"/>
          </w:rPr>
          <w:delText>전력량계</w:delText>
        </w:r>
        <w:r w:rsidR="003417F7" w:rsidRPr="002646CB" w:rsidDel="00087689">
          <w:delText>)</w:delText>
        </w:r>
        <w:r w:rsidRPr="002646CB" w:rsidDel="00087689">
          <w:rPr>
            <w:rFonts w:hint="eastAsia"/>
          </w:rPr>
          <w:delText>의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도입여부를</w:delText>
        </w:r>
        <w:r w:rsidR="003417F7" w:rsidRPr="002646CB" w:rsidDel="00087689">
          <w:delText xml:space="preserve"> </w:delText>
        </w:r>
        <w:r w:rsidR="003417F7" w:rsidRPr="002646CB" w:rsidDel="00087689">
          <w:rPr>
            <w:rFonts w:hint="eastAsia"/>
          </w:rPr>
          <w:delText>추가로</w:delText>
        </w:r>
        <w:r w:rsidR="003417F7" w:rsidRPr="002646CB" w:rsidDel="00087689">
          <w:delText xml:space="preserve"> </w:delText>
        </w:r>
        <w:r w:rsidR="003417F7" w:rsidRPr="002646CB" w:rsidDel="00087689">
          <w:rPr>
            <w:rFonts w:hint="eastAsia"/>
          </w:rPr>
          <w:delText>연구해야</w:delText>
        </w:r>
        <w:r w:rsidR="003417F7" w:rsidRPr="002646CB" w:rsidDel="00087689">
          <w:delText xml:space="preserve"> </w:delText>
        </w:r>
        <w:r w:rsidR="003417F7" w:rsidRPr="002646CB" w:rsidDel="00087689">
          <w:rPr>
            <w:rFonts w:hint="eastAsia"/>
          </w:rPr>
          <w:delText>한다</w:delText>
        </w:r>
        <w:r w:rsidR="003417F7" w:rsidRPr="002646CB" w:rsidDel="00087689">
          <w:delText xml:space="preserve">. </w:delText>
        </w:r>
      </w:del>
    </w:p>
    <w:p w14:paraId="099CA583" w14:textId="5FF30B41" w:rsidR="00DE2C69" w:rsidRPr="002646CB" w:rsidDel="00087689" w:rsidRDefault="00DE2C69" w:rsidP="006069D7">
      <w:pPr>
        <w:rPr>
          <w:del w:id="17687" w:author="박 진상" w:date="2019-10-08T06:13:00Z"/>
        </w:rPr>
      </w:pPr>
    </w:p>
    <w:p w14:paraId="59865161" w14:textId="763A336C" w:rsidR="003417F7" w:rsidRPr="002646CB" w:rsidDel="00087689" w:rsidRDefault="003417F7" w:rsidP="006069D7">
      <w:pPr>
        <w:rPr>
          <w:del w:id="17688" w:author="박 진상" w:date="2019-10-08T06:13:00Z"/>
          <w:rFonts w:ascii="바탕" w:hAnsi="바탕" w:cs="굴림"/>
          <w:lang w:val="en-US"/>
        </w:rPr>
      </w:pPr>
      <w:del w:id="17689" w:author="박 진상" w:date="2019-10-08T06:13:00Z">
        <w:r w:rsidRPr="002646CB" w:rsidDel="00087689">
          <w:rPr>
            <w:rFonts w:ascii="돋움" w:eastAsia="돋움" w:hAnsi="돋움" w:cs="굴림"/>
            <w:b/>
            <w:lang w:val="en-US"/>
          </w:rPr>
          <w:delText>비고</w:delText>
        </w:r>
        <w:r w:rsidR="00B86EF3" w:rsidRPr="002646CB" w:rsidDel="00087689">
          <w:rPr>
            <w:rFonts w:ascii="바탕" w:hAnsi="바탕" w:cs="굴림"/>
            <w:b/>
            <w:lang w:val="en-US"/>
          </w:rPr>
          <w:tab/>
        </w:r>
        <w:r w:rsidR="00C567B8" w:rsidRPr="002646CB" w:rsidDel="00087689">
          <w:rPr>
            <w:rFonts w:ascii="바탕" w:hAnsi="바탕" w:cs="굴림"/>
            <w:b/>
            <w:lang w:val="en-US"/>
          </w:rPr>
          <w:tab/>
        </w:r>
        <w:r w:rsidRPr="002646CB" w:rsidDel="00087689">
          <w:rPr>
            <w:rFonts w:ascii="바탕" w:hAnsi="바탕" w:cs="굴림"/>
            <w:lang w:val="en-US"/>
          </w:rPr>
          <w:delText xml:space="preserve">발전을 차단할 경우 기술적 위험이 있으므로 추후 </w:delText>
        </w:r>
        <w:r w:rsidR="009979F7" w:rsidRPr="002646CB" w:rsidDel="00087689">
          <w:rPr>
            <w:rFonts w:ascii="바탕" w:hAnsi="바탕" w:cs="굴림" w:hint="eastAsia"/>
            <w:lang w:val="en-US"/>
          </w:rPr>
          <w:delText>지속적인</w:delText>
        </w:r>
        <w:r w:rsidR="009979F7" w:rsidRPr="002646CB" w:rsidDel="00087689">
          <w:rPr>
            <w:rFonts w:ascii="바탕" w:hAnsi="바탕" w:cs="굴림"/>
            <w:lang w:val="en-US"/>
          </w:rPr>
          <w:delText xml:space="preserve"> </w:delText>
        </w:r>
        <w:r w:rsidRPr="002646CB" w:rsidDel="00087689">
          <w:rPr>
            <w:rFonts w:ascii="바탕" w:hAnsi="바탕" w:cs="굴림"/>
            <w:lang w:val="en-US"/>
          </w:rPr>
          <w:delText>연구가 이루어져야 한다.</w:delText>
        </w:r>
      </w:del>
    </w:p>
    <w:p w14:paraId="10ECD853" w14:textId="31D3A55B" w:rsidR="003417F7" w:rsidRPr="002646CB" w:rsidDel="00087689" w:rsidRDefault="003417F7" w:rsidP="006069D7">
      <w:pPr>
        <w:rPr>
          <w:del w:id="17690" w:author="박 진상" w:date="2019-10-08T06:13:00Z"/>
        </w:rPr>
      </w:pPr>
    </w:p>
    <w:p w14:paraId="3AF655C0" w14:textId="1F7B55EC" w:rsidR="00BD4019" w:rsidRPr="002646CB" w:rsidDel="00087689" w:rsidRDefault="00BD4019" w:rsidP="00BD4019">
      <w:pPr>
        <w:pStyle w:val="KSDTA"/>
        <w:rPr>
          <w:del w:id="17691" w:author="박 진상" w:date="2019-10-08T06:13:00Z"/>
          <w:lang w:eastAsia="ko-KR"/>
        </w:rPr>
      </w:pPr>
      <w:bookmarkStart w:id="17692" w:name="_Toc499762259"/>
      <w:bookmarkStart w:id="17693" w:name="_Toc499831371"/>
      <w:bookmarkStart w:id="17694" w:name="_Toc499762260"/>
      <w:bookmarkStart w:id="17695" w:name="_Toc499831372"/>
      <w:bookmarkStart w:id="17696" w:name="_Toc499762261"/>
      <w:bookmarkStart w:id="17697" w:name="_Toc499831373"/>
      <w:bookmarkStart w:id="17698" w:name="_Toc499762262"/>
      <w:bookmarkStart w:id="17699" w:name="_Toc499831374"/>
      <w:bookmarkStart w:id="17700" w:name="_Toc499762263"/>
      <w:bookmarkStart w:id="17701" w:name="_Toc499831375"/>
      <w:bookmarkStart w:id="17702" w:name="_Toc499762264"/>
      <w:bookmarkStart w:id="17703" w:name="_Toc499831376"/>
      <w:bookmarkStart w:id="17704" w:name="_Toc499762265"/>
      <w:bookmarkStart w:id="17705" w:name="_Toc499831377"/>
      <w:bookmarkStart w:id="17706" w:name="_Toc499762266"/>
      <w:bookmarkStart w:id="17707" w:name="_Toc499831378"/>
      <w:bookmarkStart w:id="17708" w:name="_Toc499762267"/>
      <w:bookmarkStart w:id="17709" w:name="_Toc499831379"/>
      <w:bookmarkStart w:id="17710" w:name="_Toc499762268"/>
      <w:bookmarkStart w:id="17711" w:name="_Toc499831380"/>
      <w:bookmarkStart w:id="17712" w:name="_Toc499762269"/>
      <w:bookmarkStart w:id="17713" w:name="_Toc499831381"/>
      <w:bookmarkStart w:id="17714" w:name="_Toc499762270"/>
      <w:bookmarkStart w:id="17715" w:name="_Toc499831382"/>
      <w:bookmarkStart w:id="17716" w:name="_Toc499762271"/>
      <w:bookmarkStart w:id="17717" w:name="_Toc499831383"/>
      <w:bookmarkStart w:id="17718" w:name="_Toc499762272"/>
      <w:bookmarkStart w:id="17719" w:name="_Toc499831384"/>
      <w:bookmarkStart w:id="17720" w:name="_Toc499762273"/>
      <w:bookmarkStart w:id="17721" w:name="_Toc499831385"/>
      <w:bookmarkStart w:id="17722" w:name="_Toc499762274"/>
      <w:bookmarkStart w:id="17723" w:name="_Toc499831386"/>
      <w:bookmarkStart w:id="17724" w:name="_Toc499762275"/>
      <w:bookmarkStart w:id="17725" w:name="_Toc499831387"/>
      <w:bookmarkStart w:id="17726" w:name="_Toc499762276"/>
      <w:bookmarkStart w:id="17727" w:name="_Toc499831388"/>
      <w:bookmarkStart w:id="17728" w:name="_Toc499762277"/>
      <w:bookmarkStart w:id="17729" w:name="_Toc499831389"/>
      <w:bookmarkStart w:id="17730" w:name="_Toc499762278"/>
      <w:bookmarkStart w:id="17731" w:name="_Toc499831390"/>
      <w:bookmarkStart w:id="17732" w:name="_Toc499762279"/>
      <w:bookmarkStart w:id="17733" w:name="_Toc499831391"/>
      <w:bookmarkEnd w:id="17692"/>
      <w:bookmarkEnd w:id="17693"/>
      <w:bookmarkEnd w:id="17694"/>
      <w:bookmarkEnd w:id="17695"/>
      <w:bookmarkEnd w:id="17696"/>
      <w:bookmarkEnd w:id="17697"/>
      <w:bookmarkEnd w:id="17698"/>
      <w:bookmarkEnd w:id="17699"/>
      <w:bookmarkEnd w:id="17700"/>
      <w:bookmarkEnd w:id="17701"/>
      <w:bookmarkEnd w:id="17702"/>
      <w:bookmarkEnd w:id="17703"/>
      <w:bookmarkEnd w:id="17704"/>
      <w:bookmarkEnd w:id="17705"/>
      <w:bookmarkEnd w:id="17706"/>
      <w:bookmarkEnd w:id="17707"/>
      <w:bookmarkEnd w:id="17708"/>
      <w:bookmarkEnd w:id="17709"/>
      <w:bookmarkEnd w:id="17710"/>
      <w:bookmarkEnd w:id="17711"/>
      <w:bookmarkEnd w:id="17712"/>
      <w:bookmarkEnd w:id="17713"/>
      <w:bookmarkEnd w:id="17714"/>
      <w:bookmarkEnd w:id="17715"/>
      <w:bookmarkEnd w:id="17716"/>
      <w:bookmarkEnd w:id="17717"/>
      <w:bookmarkEnd w:id="17718"/>
      <w:bookmarkEnd w:id="17719"/>
      <w:bookmarkEnd w:id="17720"/>
      <w:bookmarkEnd w:id="17721"/>
      <w:bookmarkEnd w:id="17722"/>
      <w:bookmarkEnd w:id="17723"/>
      <w:bookmarkEnd w:id="17724"/>
      <w:bookmarkEnd w:id="17725"/>
      <w:bookmarkEnd w:id="17726"/>
      <w:bookmarkEnd w:id="17727"/>
      <w:bookmarkEnd w:id="17728"/>
      <w:bookmarkEnd w:id="17729"/>
      <w:bookmarkEnd w:id="17730"/>
      <w:bookmarkEnd w:id="17731"/>
      <w:bookmarkEnd w:id="17732"/>
      <w:bookmarkEnd w:id="17733"/>
    </w:p>
    <w:p w14:paraId="17447AF9" w14:textId="28FE2AD1" w:rsidR="00BD4019" w:rsidRPr="002646CB" w:rsidDel="00087689" w:rsidRDefault="00BD4019" w:rsidP="00BD4019">
      <w:pPr>
        <w:pStyle w:val="KSDTff"/>
        <w:rPr>
          <w:del w:id="17734" w:author="박 진상" w:date="2019-10-08T06:08:00Z"/>
        </w:rPr>
      </w:pPr>
      <w:del w:id="17735" w:author="박 진상" w:date="2019-10-08T06:08:00Z">
        <w:r w:rsidRPr="002646CB" w:rsidDel="00087689">
          <w:delText>(</w:delText>
        </w:r>
        <w:r w:rsidRPr="002646CB" w:rsidDel="00087689">
          <w:rPr>
            <w:rFonts w:hint="eastAsia"/>
          </w:rPr>
          <w:delText>참고</w:delText>
        </w:r>
        <w:r w:rsidRPr="002646CB" w:rsidDel="00087689">
          <w:delText>)</w:delText>
        </w:r>
      </w:del>
    </w:p>
    <w:p w14:paraId="392E5C3A" w14:textId="39BD6D9E" w:rsidR="00BD4019" w:rsidRPr="002646CB" w:rsidDel="00087689" w:rsidRDefault="00BD4019" w:rsidP="00BD4019">
      <w:pPr>
        <w:rPr>
          <w:del w:id="17736" w:author="박 진상" w:date="2019-10-08T06:08:00Z"/>
        </w:rPr>
      </w:pPr>
    </w:p>
    <w:p w14:paraId="4294F8A2" w14:textId="310C7DFF" w:rsidR="00BD4019" w:rsidRPr="002646CB" w:rsidDel="00087689" w:rsidRDefault="00BD4019" w:rsidP="00BD4019">
      <w:pPr>
        <w:pStyle w:val="KSDTf9"/>
        <w:rPr>
          <w:del w:id="17737" w:author="박 진상" w:date="2019-10-08T06:08:00Z"/>
        </w:rPr>
      </w:pPr>
      <w:del w:id="17738" w:author="박 진상" w:date="2019-10-08T06:08:00Z">
        <w:r w:rsidRPr="002646CB" w:rsidDel="00087689">
          <w:rPr>
            <w:rFonts w:hint="eastAsia"/>
            <w:b w:val="0"/>
            <w:bCs w:val="0"/>
          </w:rPr>
          <w:delText>독립형</w:delText>
        </w:r>
        <w:r w:rsidRPr="002646CB" w:rsidDel="00087689">
          <w:rPr>
            <w:b w:val="0"/>
            <w:bCs w:val="0"/>
          </w:rPr>
          <w:delText xml:space="preserve"> </w:delText>
        </w:r>
        <w:r w:rsidR="00C567B8" w:rsidRPr="002646CB" w:rsidDel="00087689">
          <w:rPr>
            <w:b w:val="0"/>
            <w:bCs w:val="0"/>
          </w:rPr>
          <w:delText>CES-MG</w:delText>
        </w:r>
        <w:r w:rsidRPr="002646CB" w:rsidDel="00087689">
          <w:rPr>
            <w:rFonts w:hint="eastAsia"/>
            <w:b w:val="0"/>
            <w:bCs w:val="0"/>
          </w:rPr>
          <w:delText>의</w:delText>
        </w:r>
        <w:r w:rsidRPr="002646CB" w:rsidDel="00087689">
          <w:rPr>
            <w:b w:val="0"/>
            <w:bCs w:val="0"/>
          </w:rPr>
          <w:delText xml:space="preserve"> </w:delText>
        </w:r>
        <w:r w:rsidRPr="002646CB" w:rsidDel="00087689">
          <w:rPr>
            <w:rFonts w:hint="eastAsia"/>
            <w:b w:val="0"/>
            <w:bCs w:val="0"/>
          </w:rPr>
          <w:delText>운</w:delText>
        </w:r>
        <w:r w:rsidR="00C567B8" w:rsidRPr="002646CB" w:rsidDel="00087689">
          <w:rPr>
            <w:rFonts w:hint="eastAsia"/>
            <w:b w:val="0"/>
            <w:bCs w:val="0"/>
          </w:rPr>
          <w:delText>영</w:delText>
        </w:r>
      </w:del>
    </w:p>
    <w:p w14:paraId="7238EF7B" w14:textId="474A7A73" w:rsidR="00BD4019" w:rsidRPr="002646CB" w:rsidDel="00087689" w:rsidRDefault="00BD4019" w:rsidP="00BD4019">
      <w:pPr>
        <w:rPr>
          <w:del w:id="17739" w:author="박 진상" w:date="2019-10-08T06:08:00Z"/>
          <w:rPrChange w:id="17740" w:author="ETRI-김종원" w:date="2019-12-10T10:44:00Z">
            <w:rPr>
              <w:del w:id="17741" w:author="박 진상" w:date="2019-10-08T06:08:00Z"/>
              <w:color w:val="000000" w:themeColor="text1"/>
            </w:rPr>
          </w:rPrChange>
        </w:rPr>
      </w:pPr>
    </w:p>
    <w:p w14:paraId="0D484363" w14:textId="46C82F6A" w:rsidR="00BD4019" w:rsidRPr="002646CB" w:rsidDel="00087689" w:rsidRDefault="00BD4019" w:rsidP="007C0602">
      <w:pPr>
        <w:pStyle w:val="KSDTA1"/>
        <w:rPr>
          <w:del w:id="17742" w:author="박 진상" w:date="2019-10-08T06:08:00Z"/>
          <w:lang w:eastAsia="ko-KR"/>
        </w:rPr>
      </w:pPr>
      <w:del w:id="17743" w:author="박 진상" w:date="2019-10-08T06:08:00Z">
        <w:r w:rsidRPr="002646CB" w:rsidDel="00087689">
          <w:rPr>
            <w:rFonts w:hint="eastAsia"/>
            <w:b w:val="0"/>
          </w:rPr>
          <w:delText>일반</w:delText>
        </w:r>
        <w:r w:rsidRPr="002646CB" w:rsidDel="00087689">
          <w:rPr>
            <w:b w:val="0"/>
          </w:rPr>
          <w:delText xml:space="preserve"> </w:delText>
        </w:r>
        <w:r w:rsidRPr="002646CB" w:rsidDel="00087689">
          <w:rPr>
            <w:rFonts w:hint="eastAsia"/>
            <w:b w:val="0"/>
          </w:rPr>
          <w:delText>사항</w:delText>
        </w:r>
      </w:del>
    </w:p>
    <w:p w14:paraId="284DF0A0" w14:textId="08CFC7A2" w:rsidR="00BD4019" w:rsidRPr="002646CB" w:rsidDel="00087689" w:rsidRDefault="00BD4019" w:rsidP="00BD4019">
      <w:pPr>
        <w:rPr>
          <w:del w:id="17744" w:author="박 진상" w:date="2019-10-08T06:08:00Z"/>
          <w:rPrChange w:id="17745" w:author="ETRI-김종원" w:date="2019-12-10T10:44:00Z">
            <w:rPr>
              <w:del w:id="17746" w:author="박 진상" w:date="2019-10-08T06:08:00Z"/>
              <w:color w:val="000000" w:themeColor="text1"/>
            </w:rPr>
          </w:rPrChange>
        </w:rPr>
      </w:pPr>
    </w:p>
    <w:p w14:paraId="511504CA" w14:textId="5D1B6C32" w:rsidR="00BD4019" w:rsidRPr="002646CB" w:rsidDel="00087689" w:rsidRDefault="005C5EB9" w:rsidP="00BD4019">
      <w:pPr>
        <w:rPr>
          <w:del w:id="17747" w:author="박 진상" w:date="2019-10-08T06:08:00Z"/>
          <w:rPrChange w:id="17748" w:author="ETRI-김종원" w:date="2019-12-10T10:44:00Z">
            <w:rPr>
              <w:del w:id="17749" w:author="박 진상" w:date="2019-10-08T06:08:00Z"/>
              <w:color w:val="000000" w:themeColor="text1"/>
            </w:rPr>
          </w:rPrChange>
        </w:rPr>
      </w:pPr>
      <w:del w:id="17750" w:author="박 진상" w:date="2019-10-08T06:08:00Z">
        <w:r w:rsidRPr="002646CB" w:rsidDel="00087689">
          <w:rPr>
            <w:rFonts w:hint="eastAsia"/>
            <w:rPrChange w:id="1775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</w:delText>
        </w:r>
        <w:r w:rsidR="00BD4019" w:rsidRPr="002646CB" w:rsidDel="00087689">
          <w:rPr>
            <w:rFonts w:hint="eastAsia"/>
            <w:rPrChange w:id="1775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립형</w:delText>
        </w:r>
        <w:r w:rsidR="00BD4019" w:rsidRPr="002646CB" w:rsidDel="00087689">
          <w:rPr>
            <w:rPrChange w:id="17753" w:author="ETRI-김종원" w:date="2019-12-10T10:44:00Z">
              <w:rPr>
                <w:color w:val="000000" w:themeColor="text1"/>
              </w:rPr>
            </w:rPrChange>
          </w:rPr>
          <w:delText xml:space="preserve"> CES</w:delText>
        </w:r>
        <w:r w:rsidR="00C567B8" w:rsidRPr="002646CB" w:rsidDel="00087689">
          <w:rPr>
            <w:rPrChange w:id="17754" w:author="ETRI-김종원" w:date="2019-12-10T10:44:00Z">
              <w:rPr>
                <w:color w:val="000000" w:themeColor="text1"/>
              </w:rPr>
            </w:rPrChange>
          </w:rPr>
          <w:delText>-MG</w:delText>
        </w:r>
        <w:r w:rsidR="00BD4019" w:rsidRPr="002646CB" w:rsidDel="00087689">
          <w:rPr>
            <w:rFonts w:hint="eastAsia"/>
            <w:rPrChange w:id="1775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는</w:delText>
        </w:r>
        <w:r w:rsidR="00BD4019" w:rsidRPr="002646CB" w:rsidDel="00087689">
          <w:rPr>
            <w:rPrChange w:id="17756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1775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지역적으로</w:delText>
        </w:r>
        <w:r w:rsidR="00BD4019" w:rsidRPr="002646CB" w:rsidDel="00087689">
          <w:rPr>
            <w:rPrChange w:id="17758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1775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국한된</w:delText>
        </w:r>
        <w:r w:rsidR="00BD4019" w:rsidRPr="002646CB" w:rsidDel="00087689">
          <w:rPr>
            <w:rPrChange w:id="17760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1776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지역에</w:delText>
        </w:r>
        <w:r w:rsidR="00BD4019" w:rsidRPr="002646CB" w:rsidDel="00087689">
          <w:rPr>
            <w:rPrChange w:id="17762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1776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대형</w:delText>
        </w:r>
        <w:r w:rsidR="00BD4019" w:rsidRPr="002646CB" w:rsidDel="00087689">
          <w:rPr>
            <w:rPrChange w:id="17764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C849B5" w:rsidRPr="002646CB" w:rsidDel="00087689">
          <w:rPr>
            <w:rFonts w:hint="eastAsia"/>
          </w:rPr>
          <w:delText>전기사업자</w:delText>
        </w:r>
        <w:r w:rsidR="00BD4019" w:rsidRPr="002646CB" w:rsidDel="00087689">
          <w:rPr>
            <w:rFonts w:hint="eastAsia"/>
            <w:rPrChange w:id="1776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</w:delText>
        </w:r>
        <w:r w:rsidR="00BD4019" w:rsidRPr="002646CB" w:rsidDel="00087689">
          <w:rPr>
            <w:rPrChange w:id="17766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1776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계통과</w:delText>
        </w:r>
        <w:r w:rsidR="00BD4019" w:rsidRPr="002646CB" w:rsidDel="00087689">
          <w:rPr>
            <w:rPrChange w:id="17768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1776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분리되어</w:delText>
        </w:r>
        <w:r w:rsidR="00C567B8" w:rsidRPr="002646CB" w:rsidDel="00087689">
          <w:rPr>
            <w:rPrChange w:id="17770" w:author="ETRI-김종원" w:date="2019-12-10T10:44:00Z">
              <w:rPr>
                <w:color w:val="000000" w:themeColor="text1"/>
              </w:rPr>
            </w:rPrChange>
          </w:rPr>
          <w:delText xml:space="preserve"> CHP</w:delText>
        </w:r>
        <w:r w:rsidR="00BD4019" w:rsidRPr="002646CB" w:rsidDel="00087689">
          <w:rPr>
            <w:rFonts w:hint="eastAsia"/>
            <w:rPrChange w:id="1777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및</w:delText>
        </w:r>
        <w:r w:rsidR="00BD4019" w:rsidRPr="002646CB" w:rsidDel="00087689">
          <w:rPr>
            <w:rPrChange w:id="17772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C567B8" w:rsidRPr="002646CB" w:rsidDel="00087689">
          <w:rPr>
            <w:rPrChange w:id="17773" w:author="ETRI-김종원" w:date="2019-12-10T10:44:00Z">
              <w:rPr>
                <w:color w:val="000000" w:themeColor="text1"/>
              </w:rPr>
            </w:rPrChange>
          </w:rPr>
          <w:delText>DER</w:delText>
        </w:r>
        <w:r w:rsidR="00BD4019" w:rsidRPr="002646CB" w:rsidDel="00087689">
          <w:rPr>
            <w:rFonts w:hint="eastAsia"/>
            <w:rPrChange w:id="1777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을</w:delText>
        </w:r>
        <w:r w:rsidR="00BD4019" w:rsidRPr="002646CB" w:rsidDel="00087689">
          <w:rPr>
            <w:rPrChange w:id="17775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1777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활용하여</w:delText>
        </w:r>
        <w:r w:rsidR="00BD4019" w:rsidRPr="002646CB" w:rsidDel="00087689">
          <w:rPr>
            <w:rPrChange w:id="17777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1777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전력을</w:delText>
        </w:r>
        <w:r w:rsidR="00BD4019" w:rsidRPr="002646CB" w:rsidDel="00087689">
          <w:rPr>
            <w:rPrChange w:id="17779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1778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공급하는</w:delText>
        </w:r>
        <w:r w:rsidR="00BD4019" w:rsidRPr="002646CB" w:rsidDel="00087689">
          <w:rPr>
            <w:rPrChange w:id="17781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1778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마이크로그리드이다</w:delText>
        </w:r>
        <w:r w:rsidR="00BD4019" w:rsidRPr="002646CB" w:rsidDel="00087689">
          <w:rPr>
            <w:rPrChange w:id="17783" w:author="ETRI-김종원" w:date="2019-12-10T10:44:00Z">
              <w:rPr>
                <w:color w:val="000000" w:themeColor="text1"/>
              </w:rPr>
            </w:rPrChange>
          </w:rPr>
          <w:delText xml:space="preserve">. </w:delText>
        </w:r>
        <w:r w:rsidR="00730936" w:rsidRPr="002646CB" w:rsidDel="00087689">
          <w:rPr>
            <w:rFonts w:hint="eastAsia"/>
            <w:rPrChange w:id="1778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독립형</w:delText>
        </w:r>
        <w:r w:rsidR="00BD4019" w:rsidRPr="002646CB" w:rsidDel="00087689">
          <w:rPr>
            <w:rPrChange w:id="17785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C567B8" w:rsidRPr="002646CB" w:rsidDel="00087689">
          <w:rPr>
            <w:rPrChange w:id="17786" w:author="ETRI-김종원" w:date="2019-12-10T10:44:00Z">
              <w:rPr>
                <w:color w:val="000000" w:themeColor="text1"/>
              </w:rPr>
            </w:rPrChange>
          </w:rPr>
          <w:delText>CES-MG</w:delText>
        </w:r>
        <w:r w:rsidR="00BD4019" w:rsidRPr="002646CB" w:rsidDel="00087689">
          <w:rPr>
            <w:rFonts w:hint="eastAsia"/>
            <w:rPrChange w:id="1778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는</w:delText>
        </w:r>
        <w:r w:rsidR="00BD4019" w:rsidRPr="002646CB" w:rsidDel="00087689">
          <w:rPr>
            <w:rPrChange w:id="17788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1778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마이크로그리드</w:delText>
        </w:r>
        <w:r w:rsidR="00BD4019" w:rsidRPr="002646CB" w:rsidDel="00087689">
          <w:rPr>
            <w:rPrChange w:id="17790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1779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환경에</w:delText>
        </w:r>
        <w:r w:rsidR="00BD4019" w:rsidRPr="002646CB" w:rsidDel="00087689">
          <w:rPr>
            <w:rPrChange w:id="17792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1779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간헐적</w:delText>
        </w:r>
        <w:r w:rsidR="00BD4019" w:rsidRPr="002646CB" w:rsidDel="00087689">
          <w:rPr>
            <w:rPrChange w:id="17794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1779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특성을</w:delText>
        </w:r>
        <w:r w:rsidR="00BD4019" w:rsidRPr="002646CB" w:rsidDel="00087689">
          <w:rPr>
            <w:rPrChange w:id="17796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1779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갖는</w:delText>
        </w:r>
        <w:r w:rsidR="00BD4019" w:rsidRPr="002646CB" w:rsidDel="00087689">
          <w:rPr>
            <w:rPrChange w:id="17798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1779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신재생자원이</w:delText>
        </w:r>
        <w:r w:rsidR="009979F7" w:rsidRPr="002646CB" w:rsidDel="00087689">
          <w:rPr>
            <w:rPrChange w:id="17800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1780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있더라도</w:delText>
        </w:r>
        <w:r w:rsidR="00BD4019" w:rsidRPr="002646CB" w:rsidDel="00087689">
          <w:rPr>
            <w:rPrChange w:id="17802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1780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특정</w:delText>
        </w:r>
        <w:r w:rsidR="00BD4019" w:rsidRPr="002646CB" w:rsidDel="00087689">
          <w:rPr>
            <w:rPrChange w:id="17804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1780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수준의</w:delText>
        </w:r>
        <w:r w:rsidR="00BD4019" w:rsidRPr="002646CB" w:rsidDel="00087689">
          <w:rPr>
            <w:rPrChange w:id="17806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1780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전력</w:delText>
        </w:r>
        <w:r w:rsidR="00BD4019" w:rsidRPr="002646CB" w:rsidDel="00087689">
          <w:rPr>
            <w:rPrChange w:id="17808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1780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품질과</w:delText>
        </w:r>
        <w:r w:rsidR="00BD4019" w:rsidRPr="002646CB" w:rsidDel="00087689">
          <w:rPr>
            <w:rPrChange w:id="17810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1781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신뢰성을</w:delText>
        </w:r>
        <w:r w:rsidR="00BD4019" w:rsidRPr="002646CB" w:rsidDel="00087689">
          <w:rPr>
            <w:rPrChange w:id="17812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1781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제공하는</w:delText>
        </w:r>
        <w:r w:rsidR="00BD4019" w:rsidRPr="002646CB" w:rsidDel="00087689">
          <w:rPr>
            <w:rPrChange w:id="17814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1781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것을</w:delText>
        </w:r>
        <w:r w:rsidR="00BD4019" w:rsidRPr="002646CB" w:rsidDel="00087689">
          <w:rPr>
            <w:rPrChange w:id="17816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1781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목표로</w:delText>
        </w:r>
        <w:r w:rsidR="00BD4019" w:rsidRPr="002646CB" w:rsidDel="00087689">
          <w:rPr>
            <w:rPrChange w:id="17818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1781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한다</w:delText>
        </w:r>
        <w:r w:rsidR="00BD4019" w:rsidRPr="002646CB" w:rsidDel="00087689">
          <w:rPr>
            <w:rPrChange w:id="17820" w:author="ETRI-김종원" w:date="2019-12-10T10:44:00Z">
              <w:rPr>
                <w:color w:val="000000" w:themeColor="text1"/>
              </w:rPr>
            </w:rPrChange>
          </w:rPr>
          <w:delText xml:space="preserve">. </w:delText>
        </w:r>
      </w:del>
    </w:p>
    <w:p w14:paraId="2E658AFB" w14:textId="0012A850" w:rsidR="00BD4019" w:rsidRPr="002646CB" w:rsidDel="00087689" w:rsidRDefault="00BD4019" w:rsidP="00BD4019">
      <w:pPr>
        <w:rPr>
          <w:del w:id="17821" w:author="박 진상" w:date="2019-10-08T06:08:00Z"/>
          <w:rPrChange w:id="17822" w:author="ETRI-김종원" w:date="2019-12-10T10:44:00Z">
            <w:rPr>
              <w:del w:id="17823" w:author="박 진상" w:date="2019-10-08T06:08:00Z"/>
              <w:color w:val="000000" w:themeColor="text1"/>
            </w:rPr>
          </w:rPrChange>
        </w:rPr>
      </w:pPr>
    </w:p>
    <w:p w14:paraId="0891919C" w14:textId="7D0444FA" w:rsidR="00BD4019" w:rsidRPr="002646CB" w:rsidDel="00087689" w:rsidRDefault="00BD4019" w:rsidP="007C0602">
      <w:pPr>
        <w:pStyle w:val="KSDTA1"/>
        <w:rPr>
          <w:del w:id="17824" w:author="박 진상" w:date="2019-10-08T06:08:00Z"/>
          <w:lang w:eastAsia="ko-KR"/>
        </w:rPr>
      </w:pPr>
      <w:del w:id="17825" w:author="박 진상" w:date="2019-10-08T06:08:00Z">
        <w:r w:rsidRPr="002646CB" w:rsidDel="00087689">
          <w:rPr>
            <w:rFonts w:hint="eastAsia"/>
            <w:b w:val="0"/>
          </w:rPr>
          <w:delText>구조</w:delText>
        </w:r>
        <w:r w:rsidRPr="002646CB" w:rsidDel="00087689">
          <w:rPr>
            <w:b w:val="0"/>
          </w:rPr>
          <w:delText xml:space="preserve"> </w:delText>
        </w:r>
        <w:r w:rsidRPr="002646CB" w:rsidDel="00087689">
          <w:rPr>
            <w:rFonts w:hint="eastAsia"/>
            <w:b w:val="0"/>
          </w:rPr>
          <w:delText>요구사항</w:delText>
        </w:r>
      </w:del>
    </w:p>
    <w:p w14:paraId="538BB9A7" w14:textId="27D7160B" w:rsidR="00BD4019" w:rsidRPr="002646CB" w:rsidDel="00087689" w:rsidRDefault="00BD4019" w:rsidP="00BD4019">
      <w:pPr>
        <w:rPr>
          <w:del w:id="17826" w:author="박 진상" w:date="2019-10-08T06:08:00Z"/>
          <w:lang w:val="de-DE"/>
          <w:rPrChange w:id="17827" w:author="ETRI-김종원" w:date="2019-12-10T10:44:00Z">
            <w:rPr>
              <w:del w:id="17828" w:author="박 진상" w:date="2019-10-08T06:08:00Z"/>
              <w:color w:val="000000" w:themeColor="text1"/>
              <w:lang w:val="de-DE"/>
            </w:rPr>
          </w:rPrChange>
        </w:rPr>
      </w:pPr>
    </w:p>
    <w:p w14:paraId="325E2D69" w14:textId="38FD3666" w:rsidR="00BD4019" w:rsidRPr="002646CB" w:rsidDel="00087689" w:rsidRDefault="005C5EB9" w:rsidP="00BD4019">
      <w:pPr>
        <w:rPr>
          <w:del w:id="17829" w:author="박 진상" w:date="2019-10-08T06:08:00Z"/>
          <w:rPrChange w:id="17830" w:author="ETRI-김종원" w:date="2019-12-10T10:44:00Z">
            <w:rPr>
              <w:del w:id="17831" w:author="박 진상" w:date="2019-10-08T06:08:00Z"/>
              <w:color w:val="000000" w:themeColor="text1"/>
            </w:rPr>
          </w:rPrChange>
        </w:rPr>
      </w:pPr>
      <w:del w:id="17832" w:author="박 진상" w:date="2019-10-08T06:08:00Z">
        <w:r w:rsidRPr="002646CB" w:rsidDel="00087689">
          <w:rPr>
            <w:rFonts w:hint="eastAsia"/>
            <w:rPrChange w:id="1783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</w:delText>
        </w:r>
        <w:r w:rsidR="00BD4019" w:rsidRPr="002646CB" w:rsidDel="00087689">
          <w:rPr>
            <w:rFonts w:hint="eastAsia"/>
            <w:rPrChange w:id="1783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립형</w:delText>
        </w:r>
        <w:r w:rsidR="00BD4019" w:rsidRPr="002646CB" w:rsidDel="00087689">
          <w:rPr>
            <w:rPrChange w:id="17835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C567B8" w:rsidRPr="002646CB" w:rsidDel="00087689">
          <w:rPr>
            <w:rPrChange w:id="17836" w:author="ETRI-김종원" w:date="2019-12-10T10:44:00Z">
              <w:rPr>
                <w:color w:val="000000" w:themeColor="text1"/>
              </w:rPr>
            </w:rPrChange>
          </w:rPr>
          <w:delText>CES-MG</w:delText>
        </w:r>
        <w:r w:rsidR="00BD4019" w:rsidRPr="002646CB" w:rsidDel="00087689">
          <w:rPr>
            <w:rFonts w:hint="eastAsia"/>
            <w:rPrChange w:id="1783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는</w:delText>
        </w:r>
        <w:r w:rsidR="00BD4019" w:rsidRPr="002646CB" w:rsidDel="00087689">
          <w:rPr>
            <w:rPrChange w:id="17838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1783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구조</w:delText>
        </w:r>
        <w:r w:rsidR="00BD4019" w:rsidRPr="002646CB" w:rsidDel="00087689">
          <w:rPr>
            <w:rPrChange w:id="17840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1784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측면에서</w:delText>
        </w:r>
        <w:r w:rsidR="00BD4019" w:rsidRPr="002646CB" w:rsidDel="00087689">
          <w:rPr>
            <w:rPrChange w:id="17842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1784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요구사항은</w:delText>
        </w:r>
        <w:r w:rsidR="00BD4019" w:rsidRPr="002646CB" w:rsidDel="00087689">
          <w:rPr>
            <w:rPrChange w:id="17844" w:author="ETRI-김종원" w:date="2019-12-10T10:44:00Z">
              <w:rPr>
                <w:color w:val="000000" w:themeColor="text1"/>
              </w:rPr>
            </w:rPrChange>
          </w:rPr>
          <w:delText xml:space="preserve"> IEC TS 62898-2</w:delText>
        </w:r>
        <w:r w:rsidR="00BD4019" w:rsidRPr="002646CB" w:rsidDel="00087689">
          <w:rPr>
            <w:rFonts w:hint="eastAsia"/>
            <w:rPrChange w:id="1784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</w:delText>
        </w:r>
        <w:r w:rsidR="00BD4019" w:rsidRPr="002646CB" w:rsidDel="00087689">
          <w:rPr>
            <w:rPrChange w:id="17846" w:author="ETRI-김종원" w:date="2019-12-10T10:44:00Z">
              <w:rPr>
                <w:color w:val="000000" w:themeColor="text1"/>
              </w:rPr>
            </w:rPrChange>
          </w:rPr>
          <w:delText xml:space="preserve"> 4.3.2 </w:delText>
        </w:r>
        <w:r w:rsidR="00BD4019" w:rsidRPr="002646CB" w:rsidDel="00087689">
          <w:rPr>
            <w:rFonts w:hint="eastAsia"/>
            <w:rPrChange w:id="1784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절의</w:delText>
        </w:r>
        <w:r w:rsidR="00BD4019" w:rsidRPr="002646CB" w:rsidDel="00087689">
          <w:rPr>
            <w:rPrChange w:id="17848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1784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내용을</w:delText>
        </w:r>
        <w:r w:rsidR="00BD4019" w:rsidRPr="002646CB" w:rsidDel="00087689">
          <w:rPr>
            <w:rPrChange w:id="17850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1785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준용한다</w:delText>
        </w:r>
        <w:r w:rsidR="00BD4019" w:rsidRPr="002646CB" w:rsidDel="00087689">
          <w:rPr>
            <w:rPrChange w:id="17852" w:author="ETRI-김종원" w:date="2019-12-10T10:44:00Z">
              <w:rPr>
                <w:color w:val="000000" w:themeColor="text1"/>
              </w:rPr>
            </w:rPrChange>
          </w:rPr>
          <w:delText xml:space="preserve">. </w:delText>
        </w:r>
      </w:del>
    </w:p>
    <w:p w14:paraId="6200E4A4" w14:textId="651CA7F1" w:rsidR="00BD4019" w:rsidRPr="002646CB" w:rsidDel="00087689" w:rsidRDefault="00BD4019" w:rsidP="00BD4019">
      <w:pPr>
        <w:rPr>
          <w:del w:id="17853" w:author="박 진상" w:date="2019-10-08T06:08:00Z"/>
          <w:rPrChange w:id="17854" w:author="ETRI-김종원" w:date="2019-12-10T10:44:00Z">
            <w:rPr>
              <w:del w:id="17855" w:author="박 진상" w:date="2019-10-08T06:08:00Z"/>
              <w:color w:val="000000" w:themeColor="text1"/>
            </w:rPr>
          </w:rPrChange>
        </w:rPr>
      </w:pPr>
    </w:p>
    <w:p w14:paraId="57505D11" w14:textId="5F6E25E6" w:rsidR="00BD4019" w:rsidRPr="002646CB" w:rsidDel="00087689" w:rsidRDefault="00BD4019" w:rsidP="007C0602">
      <w:pPr>
        <w:pStyle w:val="KSDTA1"/>
        <w:rPr>
          <w:del w:id="17856" w:author="박 진상" w:date="2019-10-08T06:08:00Z"/>
          <w:lang w:eastAsia="ko-KR"/>
        </w:rPr>
      </w:pPr>
      <w:del w:id="17857" w:author="박 진상" w:date="2019-10-08T06:08:00Z">
        <w:r w:rsidRPr="002646CB" w:rsidDel="00087689">
          <w:rPr>
            <w:rFonts w:hint="eastAsia"/>
            <w:b w:val="0"/>
          </w:rPr>
          <w:delText>전압</w:delText>
        </w:r>
        <w:r w:rsidRPr="002646CB" w:rsidDel="00087689">
          <w:rPr>
            <w:b w:val="0"/>
          </w:rPr>
          <w:delText xml:space="preserve"> </w:delText>
        </w:r>
        <w:r w:rsidRPr="002646CB" w:rsidDel="00087689">
          <w:rPr>
            <w:rFonts w:hint="eastAsia"/>
            <w:b w:val="0"/>
          </w:rPr>
          <w:delText>응답</w:delText>
        </w:r>
        <w:r w:rsidRPr="002646CB" w:rsidDel="00087689">
          <w:rPr>
            <w:b w:val="0"/>
          </w:rPr>
          <w:delText xml:space="preserve"> </w:delText>
        </w:r>
        <w:r w:rsidRPr="002646CB" w:rsidDel="00087689">
          <w:rPr>
            <w:rFonts w:hint="eastAsia"/>
            <w:b w:val="0"/>
          </w:rPr>
          <w:delText>특성</w:delText>
        </w:r>
      </w:del>
    </w:p>
    <w:p w14:paraId="410F27D2" w14:textId="1FB0D2BB" w:rsidR="00BD4019" w:rsidRPr="002646CB" w:rsidDel="00087689" w:rsidRDefault="00BD4019" w:rsidP="00BD4019">
      <w:pPr>
        <w:rPr>
          <w:del w:id="17858" w:author="박 진상" w:date="2019-10-08T06:08:00Z"/>
          <w:rPrChange w:id="17859" w:author="ETRI-김종원" w:date="2019-12-10T10:44:00Z">
            <w:rPr>
              <w:del w:id="17860" w:author="박 진상" w:date="2019-10-08T06:08:00Z"/>
              <w:color w:val="000000" w:themeColor="text1"/>
            </w:rPr>
          </w:rPrChange>
        </w:rPr>
      </w:pPr>
    </w:p>
    <w:p w14:paraId="7D778A89" w14:textId="3DDE2330" w:rsidR="00BD4019" w:rsidRPr="002646CB" w:rsidDel="00087689" w:rsidRDefault="005C5EB9" w:rsidP="00BD4019">
      <w:pPr>
        <w:rPr>
          <w:del w:id="17861" w:author="박 진상" w:date="2019-10-08T06:08:00Z"/>
          <w:rPrChange w:id="17862" w:author="ETRI-김종원" w:date="2019-12-10T10:44:00Z">
            <w:rPr>
              <w:del w:id="17863" w:author="박 진상" w:date="2019-10-08T06:08:00Z"/>
              <w:color w:val="000000" w:themeColor="text1"/>
            </w:rPr>
          </w:rPrChange>
        </w:rPr>
      </w:pPr>
      <w:del w:id="17864" w:author="박 진상" w:date="2019-10-08T06:08:00Z">
        <w:r w:rsidRPr="002646CB" w:rsidDel="00087689">
          <w:rPr>
            <w:rFonts w:hint="eastAsia"/>
            <w:rPrChange w:id="1786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</w:delText>
        </w:r>
        <w:r w:rsidR="00BD4019" w:rsidRPr="002646CB" w:rsidDel="00087689">
          <w:rPr>
            <w:rFonts w:hint="eastAsia"/>
            <w:rPrChange w:id="1786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립형</w:delText>
        </w:r>
        <w:r w:rsidR="00BD4019" w:rsidRPr="002646CB" w:rsidDel="00087689">
          <w:rPr>
            <w:rPrChange w:id="17867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C567B8" w:rsidRPr="002646CB" w:rsidDel="00087689">
          <w:rPr>
            <w:rPrChange w:id="17868" w:author="ETRI-김종원" w:date="2019-12-10T10:44:00Z">
              <w:rPr>
                <w:color w:val="000000" w:themeColor="text1"/>
              </w:rPr>
            </w:rPrChange>
          </w:rPr>
          <w:delText>CES-MG</w:delText>
        </w:r>
        <w:r w:rsidR="00BD4019" w:rsidRPr="002646CB" w:rsidDel="00087689">
          <w:rPr>
            <w:rFonts w:hint="eastAsia"/>
            <w:rPrChange w:id="1786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</w:delText>
        </w:r>
        <w:r w:rsidR="00BD4019" w:rsidRPr="002646CB" w:rsidDel="00087689">
          <w:rPr>
            <w:rPrChange w:id="17870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1787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전압</w:delText>
        </w:r>
        <w:r w:rsidR="00BD4019" w:rsidRPr="002646CB" w:rsidDel="00087689">
          <w:rPr>
            <w:rPrChange w:id="17872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1787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특성은</w:delText>
        </w:r>
        <w:r w:rsidR="00BD4019" w:rsidRPr="002646CB" w:rsidDel="00087689">
          <w:rPr>
            <w:rPrChange w:id="17874" w:author="ETRI-김종원" w:date="2019-12-10T10:44:00Z">
              <w:rPr>
                <w:color w:val="000000" w:themeColor="text1"/>
              </w:rPr>
            </w:rPrChange>
          </w:rPr>
          <w:delText xml:space="preserve"> IEC TS 62898-2</w:delText>
        </w:r>
        <w:r w:rsidR="00BD4019" w:rsidRPr="002646CB" w:rsidDel="00087689">
          <w:rPr>
            <w:rFonts w:hint="eastAsia"/>
            <w:rPrChange w:id="1787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</w:delText>
        </w:r>
        <w:r w:rsidR="00BD4019" w:rsidRPr="002646CB" w:rsidDel="00087689">
          <w:rPr>
            <w:rPrChange w:id="17876" w:author="ETRI-김종원" w:date="2019-12-10T10:44:00Z">
              <w:rPr>
                <w:color w:val="000000" w:themeColor="text1"/>
              </w:rPr>
            </w:rPrChange>
          </w:rPr>
          <w:delText xml:space="preserve"> 4.3.3 </w:delText>
        </w:r>
        <w:r w:rsidR="00BD4019" w:rsidRPr="002646CB" w:rsidDel="00087689">
          <w:rPr>
            <w:rFonts w:hint="eastAsia"/>
            <w:rPrChange w:id="1787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절</w:delText>
        </w:r>
        <w:r w:rsidR="00BD4019" w:rsidRPr="002646CB" w:rsidDel="00087689">
          <w:rPr>
            <w:rPrChange w:id="17878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1787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내용을</w:delText>
        </w:r>
        <w:r w:rsidR="00BD4019" w:rsidRPr="002646CB" w:rsidDel="00087689">
          <w:rPr>
            <w:rPrChange w:id="17880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1788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준용한다</w:delText>
        </w:r>
        <w:r w:rsidR="00BD4019" w:rsidRPr="002646CB" w:rsidDel="00087689">
          <w:rPr>
            <w:rPrChange w:id="17882" w:author="ETRI-김종원" w:date="2019-12-10T10:44:00Z">
              <w:rPr>
                <w:color w:val="000000" w:themeColor="text1"/>
              </w:rPr>
            </w:rPrChange>
          </w:rPr>
          <w:delText>.</w:delText>
        </w:r>
      </w:del>
    </w:p>
    <w:p w14:paraId="6E0AB582" w14:textId="0DF8ACED" w:rsidR="00BD4019" w:rsidRPr="002646CB" w:rsidDel="00087689" w:rsidRDefault="00BD4019" w:rsidP="00BD4019">
      <w:pPr>
        <w:rPr>
          <w:del w:id="17883" w:author="박 진상" w:date="2019-10-08T06:08:00Z"/>
          <w:rPrChange w:id="17884" w:author="ETRI-김종원" w:date="2019-12-10T10:44:00Z">
            <w:rPr>
              <w:del w:id="17885" w:author="박 진상" w:date="2019-10-08T06:08:00Z"/>
              <w:color w:val="000000" w:themeColor="text1"/>
            </w:rPr>
          </w:rPrChange>
        </w:rPr>
      </w:pPr>
    </w:p>
    <w:p w14:paraId="2BE2334A" w14:textId="2F124835" w:rsidR="00BD4019" w:rsidRPr="002646CB" w:rsidDel="00087689" w:rsidRDefault="00BD4019" w:rsidP="007C0602">
      <w:pPr>
        <w:pStyle w:val="KSDTA1"/>
        <w:rPr>
          <w:del w:id="17886" w:author="박 진상" w:date="2019-10-08T06:08:00Z"/>
          <w:lang w:eastAsia="ko-KR"/>
        </w:rPr>
      </w:pPr>
      <w:del w:id="17887" w:author="박 진상" w:date="2019-10-08T06:08:00Z">
        <w:r w:rsidRPr="002646CB" w:rsidDel="00087689">
          <w:rPr>
            <w:rFonts w:hint="eastAsia"/>
            <w:b w:val="0"/>
          </w:rPr>
          <w:delText>주파수</w:delText>
        </w:r>
        <w:r w:rsidRPr="002646CB" w:rsidDel="00087689">
          <w:rPr>
            <w:b w:val="0"/>
          </w:rPr>
          <w:delText xml:space="preserve"> </w:delText>
        </w:r>
        <w:r w:rsidRPr="002646CB" w:rsidDel="00087689">
          <w:rPr>
            <w:rFonts w:hint="eastAsia"/>
            <w:b w:val="0"/>
          </w:rPr>
          <w:delText>응답</w:delText>
        </w:r>
        <w:r w:rsidRPr="002646CB" w:rsidDel="00087689">
          <w:rPr>
            <w:b w:val="0"/>
          </w:rPr>
          <w:delText xml:space="preserve"> </w:delText>
        </w:r>
        <w:r w:rsidRPr="002646CB" w:rsidDel="00087689">
          <w:rPr>
            <w:rFonts w:hint="eastAsia"/>
            <w:b w:val="0"/>
          </w:rPr>
          <w:delText>특성</w:delText>
        </w:r>
      </w:del>
    </w:p>
    <w:p w14:paraId="1FD6697D" w14:textId="6B68F530" w:rsidR="00BD4019" w:rsidRPr="002646CB" w:rsidDel="00087689" w:rsidRDefault="00BD4019" w:rsidP="00BD4019">
      <w:pPr>
        <w:rPr>
          <w:del w:id="17888" w:author="박 진상" w:date="2019-10-08T06:08:00Z"/>
          <w:rPrChange w:id="17889" w:author="ETRI-김종원" w:date="2019-12-10T10:44:00Z">
            <w:rPr>
              <w:del w:id="17890" w:author="박 진상" w:date="2019-10-08T06:08:00Z"/>
              <w:color w:val="000000" w:themeColor="text1"/>
            </w:rPr>
          </w:rPrChange>
        </w:rPr>
      </w:pPr>
    </w:p>
    <w:p w14:paraId="7F999E72" w14:textId="20403E6C" w:rsidR="00BD4019" w:rsidRPr="002646CB" w:rsidDel="00087689" w:rsidRDefault="002559F2" w:rsidP="00BD4019">
      <w:pPr>
        <w:rPr>
          <w:del w:id="17891" w:author="박 진상" w:date="2019-10-08T06:08:00Z"/>
          <w:rPrChange w:id="17892" w:author="ETRI-김종원" w:date="2019-12-10T10:44:00Z">
            <w:rPr>
              <w:del w:id="17893" w:author="박 진상" w:date="2019-10-08T06:08:00Z"/>
              <w:color w:val="000000" w:themeColor="text1"/>
            </w:rPr>
          </w:rPrChange>
        </w:rPr>
      </w:pPr>
      <w:del w:id="17894" w:author="박 진상" w:date="2019-10-08T06:08:00Z">
        <w:r w:rsidRPr="002646CB" w:rsidDel="00087689">
          <w:rPr>
            <w:rFonts w:hint="eastAsia"/>
            <w:rPrChange w:id="1789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독립형</w:delText>
        </w:r>
        <w:r w:rsidR="00BD4019" w:rsidRPr="002646CB" w:rsidDel="00087689">
          <w:rPr>
            <w:rPrChange w:id="17896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C567B8" w:rsidRPr="002646CB" w:rsidDel="00087689">
          <w:rPr>
            <w:rPrChange w:id="17897" w:author="ETRI-김종원" w:date="2019-12-10T10:44:00Z">
              <w:rPr>
                <w:color w:val="000000" w:themeColor="text1"/>
              </w:rPr>
            </w:rPrChange>
          </w:rPr>
          <w:delText>CES-MG</w:delText>
        </w:r>
        <w:r w:rsidR="00BD4019" w:rsidRPr="002646CB" w:rsidDel="00087689">
          <w:rPr>
            <w:rFonts w:hint="eastAsia"/>
            <w:rPrChange w:id="1789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</w:delText>
        </w:r>
        <w:r w:rsidR="00BD4019" w:rsidRPr="002646CB" w:rsidDel="00087689">
          <w:rPr>
            <w:rPrChange w:id="17899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1790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주파수</w:delText>
        </w:r>
        <w:r w:rsidR="00BD4019" w:rsidRPr="002646CB" w:rsidDel="00087689">
          <w:rPr>
            <w:rPrChange w:id="17901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1790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응답</w:delText>
        </w:r>
        <w:r w:rsidR="00BD4019" w:rsidRPr="002646CB" w:rsidDel="00087689">
          <w:rPr>
            <w:rPrChange w:id="17903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1790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특성은</w:delText>
        </w:r>
        <w:r w:rsidR="00BD4019" w:rsidRPr="002646CB" w:rsidDel="00087689">
          <w:rPr>
            <w:rPrChange w:id="17905" w:author="ETRI-김종원" w:date="2019-12-10T10:44:00Z">
              <w:rPr>
                <w:color w:val="000000" w:themeColor="text1"/>
              </w:rPr>
            </w:rPrChange>
          </w:rPr>
          <w:delText xml:space="preserve"> IEC TS 62898-2</w:delText>
        </w:r>
        <w:r w:rsidR="00BD4019" w:rsidRPr="002646CB" w:rsidDel="00087689">
          <w:rPr>
            <w:rFonts w:hint="eastAsia"/>
            <w:rPrChange w:id="1790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</w:delText>
        </w:r>
        <w:r w:rsidR="00BD4019" w:rsidRPr="002646CB" w:rsidDel="00087689">
          <w:rPr>
            <w:rPrChange w:id="17907" w:author="ETRI-김종원" w:date="2019-12-10T10:44:00Z">
              <w:rPr>
                <w:color w:val="000000" w:themeColor="text1"/>
              </w:rPr>
            </w:rPrChange>
          </w:rPr>
          <w:delText xml:space="preserve"> 4.3.4 </w:delText>
        </w:r>
        <w:r w:rsidR="00BD4019" w:rsidRPr="002646CB" w:rsidDel="00087689">
          <w:rPr>
            <w:rFonts w:hint="eastAsia"/>
            <w:rPrChange w:id="1790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절</w:delText>
        </w:r>
        <w:r w:rsidR="00BD4019" w:rsidRPr="002646CB" w:rsidDel="00087689">
          <w:rPr>
            <w:rPrChange w:id="17909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1791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내용을</w:delText>
        </w:r>
        <w:r w:rsidR="00BD4019" w:rsidRPr="002646CB" w:rsidDel="00087689">
          <w:rPr>
            <w:rPrChange w:id="17911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1791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준용한다</w:delText>
        </w:r>
        <w:r w:rsidR="00BD4019" w:rsidRPr="002646CB" w:rsidDel="00087689">
          <w:rPr>
            <w:rPrChange w:id="17913" w:author="ETRI-김종원" w:date="2019-12-10T10:44:00Z">
              <w:rPr>
                <w:color w:val="000000" w:themeColor="text1"/>
              </w:rPr>
            </w:rPrChange>
          </w:rPr>
          <w:delText>.</w:delText>
        </w:r>
      </w:del>
    </w:p>
    <w:p w14:paraId="43608AE7" w14:textId="5BA76E67" w:rsidR="00BD4019" w:rsidRPr="002646CB" w:rsidDel="00087689" w:rsidRDefault="00BD4019" w:rsidP="00BD4019">
      <w:pPr>
        <w:rPr>
          <w:del w:id="17914" w:author="박 진상" w:date="2019-10-08T06:08:00Z"/>
          <w:rPrChange w:id="17915" w:author="ETRI-김종원" w:date="2019-12-10T10:44:00Z">
            <w:rPr>
              <w:del w:id="17916" w:author="박 진상" w:date="2019-10-08T06:08:00Z"/>
              <w:color w:val="00B0F0"/>
            </w:rPr>
          </w:rPrChange>
        </w:rPr>
      </w:pPr>
    </w:p>
    <w:p w14:paraId="69BD93C3" w14:textId="7F876784" w:rsidR="00BD4019" w:rsidRPr="002646CB" w:rsidDel="00087689" w:rsidRDefault="00C567B8" w:rsidP="007C0602">
      <w:pPr>
        <w:pStyle w:val="KSDTA1"/>
        <w:rPr>
          <w:del w:id="17917" w:author="박 진상" w:date="2019-10-08T06:08:00Z"/>
          <w:lang w:eastAsia="ko-KR"/>
        </w:rPr>
      </w:pPr>
      <w:del w:id="17918" w:author="박 진상" w:date="2019-10-08T06:08:00Z">
        <w:r w:rsidRPr="002646CB" w:rsidDel="00087689">
          <w:rPr>
            <w:b w:val="0"/>
          </w:rPr>
          <w:delText>CHP</w:delText>
        </w:r>
        <w:r w:rsidR="00BD4019" w:rsidRPr="002646CB" w:rsidDel="00087689">
          <w:rPr>
            <w:b w:val="0"/>
          </w:rPr>
          <w:delText xml:space="preserve"> </w:delText>
        </w:r>
        <w:r w:rsidR="00730936" w:rsidRPr="002646CB" w:rsidDel="00087689">
          <w:rPr>
            <w:rFonts w:hint="eastAsia"/>
            <w:b w:val="0"/>
          </w:rPr>
          <w:delText>운전</w:delText>
        </w:r>
      </w:del>
    </w:p>
    <w:p w14:paraId="28DA837F" w14:textId="089B39AE" w:rsidR="00BD4019" w:rsidRPr="002646CB" w:rsidDel="00087689" w:rsidRDefault="00BD4019" w:rsidP="00BD4019">
      <w:pPr>
        <w:rPr>
          <w:del w:id="17919" w:author="박 진상" w:date="2019-10-08T06:08:00Z"/>
        </w:rPr>
      </w:pPr>
    </w:p>
    <w:p w14:paraId="61F368F0" w14:textId="1C790502" w:rsidR="00BD4019" w:rsidRPr="002646CB" w:rsidDel="00087689" w:rsidRDefault="005C5EB9" w:rsidP="00BD4019">
      <w:pPr>
        <w:rPr>
          <w:del w:id="17920" w:author="박 진상" w:date="2019-10-08T06:08:00Z"/>
        </w:rPr>
      </w:pPr>
      <w:del w:id="17921" w:author="박 진상" w:date="2019-10-08T06:08:00Z">
        <w:r w:rsidRPr="002646CB" w:rsidDel="00087689">
          <w:rPr>
            <w:rFonts w:hint="eastAsia"/>
          </w:rPr>
          <w:delText>독</w:delText>
        </w:r>
        <w:r w:rsidR="00BD4019" w:rsidRPr="002646CB" w:rsidDel="00087689">
          <w:rPr>
            <w:rFonts w:hint="eastAsia"/>
          </w:rPr>
          <w:delText>립형</w:delText>
        </w:r>
        <w:r w:rsidR="00BD4019" w:rsidRPr="002646CB" w:rsidDel="00087689">
          <w:delText xml:space="preserve"> </w:delText>
        </w:r>
        <w:r w:rsidR="00C567B8" w:rsidRPr="002646CB" w:rsidDel="00087689">
          <w:rPr>
            <w:rPrChange w:id="17922" w:author="ETRI-김종원" w:date="2019-12-10T10:44:00Z">
              <w:rPr>
                <w:color w:val="000000" w:themeColor="text1"/>
              </w:rPr>
            </w:rPrChange>
          </w:rPr>
          <w:delText>CES-MG</w:delText>
        </w:r>
        <w:r w:rsidR="00BD4019" w:rsidRPr="002646CB" w:rsidDel="00087689">
          <w:rPr>
            <w:rFonts w:hint="eastAsia"/>
          </w:rPr>
          <w:delText>의</w:delText>
        </w:r>
        <w:r w:rsidR="00BD4019" w:rsidRPr="002646CB" w:rsidDel="00087689">
          <w:delText xml:space="preserve"> </w:delText>
        </w:r>
        <w:r w:rsidR="00C567B8" w:rsidRPr="002646CB" w:rsidDel="00087689">
          <w:delText>CHP</w:delText>
        </w:r>
        <w:r w:rsidR="00BD4019" w:rsidRPr="002646CB" w:rsidDel="00087689">
          <w:rPr>
            <w:rFonts w:hint="eastAsia"/>
          </w:rPr>
          <w:delText>는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다음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사항을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고려하여</w:delText>
        </w:r>
        <w:r w:rsidR="00BD4019" w:rsidRPr="002646CB" w:rsidDel="00087689">
          <w:delText xml:space="preserve"> </w:delText>
        </w:r>
        <w:r w:rsidR="00730936" w:rsidRPr="002646CB" w:rsidDel="00087689">
          <w:rPr>
            <w:rFonts w:hint="eastAsia"/>
          </w:rPr>
          <w:delText>운전</w:delText>
        </w:r>
        <w:r w:rsidR="00C567B8" w:rsidRPr="002646CB" w:rsidDel="00087689">
          <w:rPr>
            <w:rFonts w:hint="eastAsia"/>
          </w:rPr>
          <w:delText>해야</w:delText>
        </w:r>
        <w:r w:rsidR="00C567B8" w:rsidRPr="002646CB" w:rsidDel="00087689">
          <w:delText xml:space="preserve"> </w:delText>
        </w:r>
        <w:r w:rsidR="00C567B8" w:rsidRPr="002646CB" w:rsidDel="00087689">
          <w:rPr>
            <w:rFonts w:hint="eastAsia"/>
          </w:rPr>
          <w:delText>한다</w:delText>
        </w:r>
        <w:r w:rsidR="00C567B8" w:rsidRPr="002646CB" w:rsidDel="00087689">
          <w:delText>.</w:delText>
        </w:r>
        <w:r w:rsidR="00BD4019" w:rsidRPr="002646CB" w:rsidDel="00087689">
          <w:delText>.</w:delText>
        </w:r>
      </w:del>
    </w:p>
    <w:p w14:paraId="520DBC2B" w14:textId="69C1DDCA" w:rsidR="00BD4019" w:rsidRPr="002646CB" w:rsidDel="00087689" w:rsidRDefault="00BD4019" w:rsidP="00BD4019">
      <w:pPr>
        <w:rPr>
          <w:del w:id="17923" w:author="박 진상" w:date="2019-10-08T06:08:00Z"/>
        </w:rPr>
      </w:pPr>
    </w:p>
    <w:p w14:paraId="73F8968F" w14:textId="6D0B2B57" w:rsidR="00BD4019" w:rsidRPr="002646CB" w:rsidDel="00087689" w:rsidRDefault="00BD4019" w:rsidP="00BD4019">
      <w:pPr>
        <w:pStyle w:val="af6"/>
        <w:numPr>
          <w:ilvl w:val="0"/>
          <w:numId w:val="19"/>
        </w:numPr>
        <w:ind w:leftChars="0"/>
        <w:rPr>
          <w:del w:id="17924" w:author="박 진상" w:date="2019-10-08T06:08:00Z"/>
        </w:rPr>
      </w:pPr>
      <w:del w:id="17925" w:author="박 진상" w:date="2019-10-08T06:08:00Z">
        <w:r w:rsidRPr="002646CB" w:rsidDel="00087689">
          <w:rPr>
            <w:rFonts w:hint="eastAsia"/>
          </w:rPr>
          <w:delText>부하를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고려하면서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열추종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운전</w:delText>
        </w:r>
      </w:del>
    </w:p>
    <w:p w14:paraId="22B4DD18" w14:textId="584FBDE8" w:rsidR="00BD4019" w:rsidRPr="002646CB" w:rsidDel="00087689" w:rsidRDefault="00BD4019" w:rsidP="00BD4019">
      <w:pPr>
        <w:pStyle w:val="af6"/>
        <w:numPr>
          <w:ilvl w:val="0"/>
          <w:numId w:val="19"/>
        </w:numPr>
        <w:ind w:leftChars="0"/>
        <w:rPr>
          <w:del w:id="17926" w:author="박 진상" w:date="2019-10-08T06:08:00Z"/>
        </w:rPr>
      </w:pPr>
      <w:del w:id="17927" w:author="박 진상" w:date="2019-10-08T06:08:00Z">
        <w:r w:rsidRPr="002646CB" w:rsidDel="00087689">
          <w:rPr>
            <w:rFonts w:hint="eastAsia"/>
          </w:rPr>
          <w:delText>환수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온도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관리</w:delText>
        </w:r>
        <w:r w:rsidRPr="002646CB" w:rsidDel="00087689">
          <w:delText xml:space="preserve"> </w:delText>
        </w:r>
      </w:del>
    </w:p>
    <w:p w14:paraId="0F929FFD" w14:textId="6866DB87" w:rsidR="00BD4019" w:rsidRPr="002646CB" w:rsidDel="00087689" w:rsidRDefault="00BD4019" w:rsidP="00BD4019">
      <w:pPr>
        <w:pStyle w:val="af6"/>
        <w:numPr>
          <w:ilvl w:val="0"/>
          <w:numId w:val="19"/>
        </w:numPr>
        <w:ind w:leftChars="0"/>
        <w:rPr>
          <w:del w:id="17928" w:author="박 진상" w:date="2019-10-08T06:08:00Z"/>
        </w:rPr>
      </w:pPr>
      <w:del w:id="17929" w:author="박 진상" w:date="2019-10-08T06:08:00Z">
        <w:r w:rsidRPr="002646CB" w:rsidDel="00087689">
          <w:rPr>
            <w:rFonts w:hint="eastAsia"/>
          </w:rPr>
          <w:delText>냉각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관리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운전</w:delText>
        </w:r>
      </w:del>
    </w:p>
    <w:p w14:paraId="07105E37" w14:textId="486A9762" w:rsidR="00BD4019" w:rsidRPr="002646CB" w:rsidDel="00087689" w:rsidRDefault="00C567B8" w:rsidP="00BD4019">
      <w:pPr>
        <w:pStyle w:val="af6"/>
        <w:numPr>
          <w:ilvl w:val="0"/>
          <w:numId w:val="19"/>
        </w:numPr>
        <w:ind w:leftChars="0"/>
        <w:rPr>
          <w:del w:id="17930" w:author="박 진상" w:date="2019-10-08T06:08:00Z"/>
        </w:rPr>
      </w:pPr>
      <w:del w:id="17931" w:author="박 진상" w:date="2019-10-08T06:08:00Z">
        <w:r w:rsidRPr="002646CB" w:rsidDel="00087689">
          <w:delText>CHP</w:delText>
        </w:r>
        <w:r w:rsidR="00BD4019" w:rsidRPr="002646CB" w:rsidDel="00087689">
          <w:rPr>
            <w:rFonts w:hint="eastAsia"/>
          </w:rPr>
          <w:delText>에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의한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발전량과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전력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부하량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비교에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따른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보일러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연계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운전</w:delText>
        </w:r>
      </w:del>
    </w:p>
    <w:p w14:paraId="19FB2B64" w14:textId="3C3E5E4C" w:rsidR="00BD4019" w:rsidRPr="002646CB" w:rsidDel="00087689" w:rsidRDefault="00BD4019" w:rsidP="00BD4019">
      <w:pPr>
        <w:rPr>
          <w:del w:id="17932" w:author="박 진상" w:date="2019-10-08T06:08:00Z"/>
        </w:rPr>
      </w:pPr>
    </w:p>
    <w:p w14:paraId="53BC52C6" w14:textId="428EAC12" w:rsidR="00BD4019" w:rsidRPr="002646CB" w:rsidDel="00087689" w:rsidRDefault="00BD4019" w:rsidP="007C0602">
      <w:pPr>
        <w:pStyle w:val="KSDTA1"/>
        <w:rPr>
          <w:del w:id="17933" w:author="박 진상" w:date="2019-10-08T06:08:00Z"/>
          <w:lang w:eastAsia="ko-KR"/>
        </w:rPr>
      </w:pPr>
      <w:del w:id="17934" w:author="박 진상" w:date="2019-10-08T06:08:00Z">
        <w:r w:rsidRPr="002646CB" w:rsidDel="00087689">
          <w:rPr>
            <w:rFonts w:hint="eastAsia"/>
            <w:b w:val="0"/>
          </w:rPr>
          <w:delText>보일러</w:delText>
        </w:r>
        <w:r w:rsidRPr="002646CB" w:rsidDel="00087689">
          <w:rPr>
            <w:b w:val="0"/>
          </w:rPr>
          <w:delText xml:space="preserve"> </w:delText>
        </w:r>
        <w:r w:rsidR="00730936" w:rsidRPr="002646CB" w:rsidDel="00087689">
          <w:rPr>
            <w:rFonts w:hint="eastAsia"/>
            <w:b w:val="0"/>
          </w:rPr>
          <w:delText>운전</w:delText>
        </w:r>
      </w:del>
    </w:p>
    <w:p w14:paraId="7AC05FA6" w14:textId="766BF8DD" w:rsidR="00BD4019" w:rsidRPr="002646CB" w:rsidDel="00087689" w:rsidRDefault="00BD4019" w:rsidP="00BD4019">
      <w:pPr>
        <w:rPr>
          <w:del w:id="17935" w:author="박 진상" w:date="2019-10-08T06:08:00Z"/>
        </w:rPr>
      </w:pPr>
    </w:p>
    <w:p w14:paraId="41226ED2" w14:textId="7E94C0BA" w:rsidR="00BD4019" w:rsidRPr="002646CB" w:rsidDel="00087689" w:rsidRDefault="005C5EB9" w:rsidP="00BD4019">
      <w:pPr>
        <w:rPr>
          <w:del w:id="17936" w:author="박 진상" w:date="2019-10-08T06:08:00Z"/>
        </w:rPr>
      </w:pPr>
      <w:del w:id="17937" w:author="박 진상" w:date="2019-10-08T06:08:00Z">
        <w:r w:rsidRPr="002646CB" w:rsidDel="00087689">
          <w:rPr>
            <w:rFonts w:hint="eastAsia"/>
          </w:rPr>
          <w:delText>독</w:delText>
        </w:r>
        <w:r w:rsidR="00BD4019" w:rsidRPr="002646CB" w:rsidDel="00087689">
          <w:rPr>
            <w:rFonts w:hint="eastAsia"/>
          </w:rPr>
          <w:delText>립형</w:delText>
        </w:r>
        <w:r w:rsidR="00BD4019" w:rsidRPr="002646CB" w:rsidDel="00087689">
          <w:delText xml:space="preserve"> </w:delText>
        </w:r>
        <w:r w:rsidR="00C567B8" w:rsidRPr="002646CB" w:rsidDel="00087689">
          <w:rPr>
            <w:rPrChange w:id="17938" w:author="ETRI-김종원" w:date="2019-12-10T10:44:00Z">
              <w:rPr>
                <w:color w:val="000000" w:themeColor="text1"/>
              </w:rPr>
            </w:rPrChange>
          </w:rPr>
          <w:delText>CES-MG</w:delText>
        </w:r>
        <w:r w:rsidR="00BD4019" w:rsidRPr="002646CB" w:rsidDel="00087689">
          <w:rPr>
            <w:rFonts w:hint="eastAsia"/>
          </w:rPr>
          <w:delText>의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보일러</w:delText>
        </w:r>
        <w:r w:rsidR="00C567B8" w:rsidRPr="002646CB" w:rsidDel="00087689">
          <w:rPr>
            <w:rFonts w:hint="eastAsia"/>
          </w:rPr>
          <w:delText>는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다음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사항을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고려하여</w:delText>
        </w:r>
        <w:r w:rsidR="00BD4019" w:rsidRPr="002646CB" w:rsidDel="00087689">
          <w:delText xml:space="preserve"> </w:delText>
        </w:r>
        <w:r w:rsidR="00730936" w:rsidRPr="002646CB" w:rsidDel="00087689">
          <w:rPr>
            <w:rFonts w:hint="eastAsia"/>
          </w:rPr>
          <w:delText>운전</w:delText>
        </w:r>
        <w:r w:rsidR="00C567B8" w:rsidRPr="002646CB" w:rsidDel="00087689">
          <w:rPr>
            <w:rFonts w:hint="eastAsia"/>
          </w:rPr>
          <w:delText>해야</w:delText>
        </w:r>
        <w:r w:rsidR="00C567B8" w:rsidRPr="002646CB" w:rsidDel="00087689">
          <w:delText xml:space="preserve"> </w:delText>
        </w:r>
        <w:r w:rsidR="00C567B8" w:rsidRPr="002646CB" w:rsidDel="00087689">
          <w:rPr>
            <w:rFonts w:hint="eastAsia"/>
          </w:rPr>
          <w:delText>한다</w:delText>
        </w:r>
        <w:r w:rsidR="00C567B8" w:rsidRPr="002646CB" w:rsidDel="00087689">
          <w:delText>.</w:delText>
        </w:r>
      </w:del>
    </w:p>
    <w:p w14:paraId="61025085" w14:textId="2BB28C38" w:rsidR="00BD4019" w:rsidRPr="002646CB" w:rsidDel="00087689" w:rsidRDefault="00BD4019" w:rsidP="00BD4019">
      <w:pPr>
        <w:rPr>
          <w:del w:id="17939" w:author="박 진상" w:date="2019-10-08T06:08:00Z"/>
        </w:rPr>
      </w:pPr>
    </w:p>
    <w:p w14:paraId="30D7DD2D" w14:textId="5BD4362F" w:rsidR="00BD4019" w:rsidRPr="002646CB" w:rsidDel="00087689" w:rsidRDefault="00BD4019" w:rsidP="00BD4019">
      <w:pPr>
        <w:pStyle w:val="af6"/>
        <w:numPr>
          <w:ilvl w:val="0"/>
          <w:numId w:val="19"/>
        </w:numPr>
        <w:ind w:leftChars="0"/>
        <w:rPr>
          <w:del w:id="17940" w:author="박 진상" w:date="2019-10-08T06:08:00Z"/>
        </w:rPr>
      </w:pPr>
      <w:del w:id="17941" w:author="박 진상" w:date="2019-10-08T06:08:00Z">
        <w:r w:rsidRPr="002646CB" w:rsidDel="00087689">
          <w:rPr>
            <w:rFonts w:hint="eastAsia"/>
          </w:rPr>
          <w:delText>열추종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운전</w:delText>
        </w:r>
      </w:del>
    </w:p>
    <w:p w14:paraId="644CDF89" w14:textId="3864A2CA" w:rsidR="00BD4019" w:rsidRPr="002646CB" w:rsidDel="00087689" w:rsidRDefault="00BD4019" w:rsidP="00BD4019">
      <w:pPr>
        <w:pStyle w:val="af6"/>
        <w:numPr>
          <w:ilvl w:val="0"/>
          <w:numId w:val="19"/>
        </w:numPr>
        <w:ind w:leftChars="0"/>
        <w:rPr>
          <w:del w:id="17942" w:author="박 진상" w:date="2019-10-08T06:08:00Z"/>
        </w:rPr>
      </w:pPr>
      <w:del w:id="17943" w:author="박 진상" w:date="2019-10-08T06:08:00Z">
        <w:r w:rsidRPr="002646CB" w:rsidDel="00087689">
          <w:rPr>
            <w:rFonts w:hint="eastAsia"/>
          </w:rPr>
          <w:delText>환수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온도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관리</w:delText>
        </w:r>
        <w:r w:rsidRPr="002646CB" w:rsidDel="00087689">
          <w:delText xml:space="preserve"> </w:delText>
        </w:r>
      </w:del>
    </w:p>
    <w:p w14:paraId="742882F4" w14:textId="267E6B37" w:rsidR="00BD4019" w:rsidRPr="002646CB" w:rsidDel="00087689" w:rsidRDefault="00BD4019" w:rsidP="00BD4019">
      <w:pPr>
        <w:pStyle w:val="af6"/>
        <w:numPr>
          <w:ilvl w:val="0"/>
          <w:numId w:val="19"/>
        </w:numPr>
        <w:ind w:leftChars="0"/>
        <w:rPr>
          <w:del w:id="17944" w:author="박 진상" w:date="2019-10-08T06:08:00Z"/>
        </w:rPr>
      </w:pPr>
      <w:del w:id="17945" w:author="박 진상" w:date="2019-10-08T06:08:00Z">
        <w:r w:rsidRPr="002646CB" w:rsidDel="00087689">
          <w:rPr>
            <w:rFonts w:hint="eastAsia"/>
          </w:rPr>
          <w:delText>냉각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관리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운전</w:delText>
        </w:r>
      </w:del>
    </w:p>
    <w:p w14:paraId="5134B1F7" w14:textId="796DB040" w:rsidR="00BD4019" w:rsidRPr="002646CB" w:rsidDel="00087689" w:rsidRDefault="00BD4019" w:rsidP="00BD4019">
      <w:pPr>
        <w:pStyle w:val="af6"/>
        <w:numPr>
          <w:ilvl w:val="0"/>
          <w:numId w:val="19"/>
        </w:numPr>
        <w:ind w:leftChars="0"/>
        <w:rPr>
          <w:del w:id="17946" w:author="박 진상" w:date="2019-10-08T06:08:00Z"/>
        </w:rPr>
      </w:pPr>
      <w:del w:id="17947" w:author="박 진상" w:date="2019-10-08T06:08:00Z">
        <w:r w:rsidRPr="002646CB" w:rsidDel="00087689">
          <w:rPr>
            <w:rFonts w:hint="eastAsia"/>
          </w:rPr>
          <w:delText>전력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부하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및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열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부하를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고려하여</w:delText>
        </w:r>
        <w:r w:rsidRPr="002646CB" w:rsidDel="00087689">
          <w:delText xml:space="preserve"> </w:delText>
        </w:r>
        <w:r w:rsidR="00255D3C" w:rsidRPr="002646CB" w:rsidDel="00087689">
          <w:rPr>
            <w:rPrChange w:id="17948" w:author="ETRI-김종원" w:date="2019-12-10T10:44:00Z">
              <w:rPr>
                <w:color w:val="000000" w:themeColor="text1"/>
              </w:rPr>
            </w:rPrChange>
          </w:rPr>
          <w:delText>CHP</w:delText>
        </w:r>
        <w:r w:rsidR="00255D3C" w:rsidRPr="002646CB" w:rsidDel="00087689">
          <w:rPr>
            <w:rFonts w:hint="eastAsia"/>
          </w:rPr>
          <w:delText>와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보일러의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연동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운전</w:delText>
        </w:r>
      </w:del>
    </w:p>
    <w:p w14:paraId="6D9C3D26" w14:textId="370BE04D" w:rsidR="00BD4019" w:rsidRPr="002646CB" w:rsidDel="00087689" w:rsidRDefault="00BD4019" w:rsidP="00BD4019">
      <w:pPr>
        <w:pStyle w:val="af6"/>
        <w:numPr>
          <w:ilvl w:val="0"/>
          <w:numId w:val="19"/>
        </w:numPr>
        <w:ind w:leftChars="0"/>
        <w:rPr>
          <w:del w:id="17949" w:author="박 진상" w:date="2019-10-08T06:08:00Z"/>
        </w:rPr>
      </w:pPr>
      <w:del w:id="17950" w:author="박 진상" w:date="2019-10-08T06:08:00Z">
        <w:r w:rsidRPr="002646CB" w:rsidDel="00087689">
          <w:rPr>
            <w:rFonts w:hint="eastAsia"/>
          </w:rPr>
          <w:delText>열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부하</w:delText>
        </w:r>
        <w:r w:rsidRPr="002646CB" w:rsidDel="00087689">
          <w:delText xml:space="preserve"> </w:delText>
        </w:r>
        <w:r w:rsidR="009979F7" w:rsidRPr="002646CB" w:rsidDel="00087689">
          <w:rPr>
            <w:rFonts w:hint="eastAsia"/>
          </w:rPr>
          <w:delText>공</w:delText>
        </w:r>
        <w:r w:rsidRPr="002646CB" w:rsidDel="00087689">
          <w:rPr>
            <w:rFonts w:hint="eastAsia"/>
          </w:rPr>
          <w:delText>급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균형</w:delText>
        </w:r>
        <w:r w:rsidRPr="002646CB" w:rsidDel="00087689">
          <w:delText xml:space="preserve"> </w:delText>
        </w:r>
        <w:r w:rsidR="00730936" w:rsidRPr="002646CB" w:rsidDel="00087689">
          <w:rPr>
            <w:rFonts w:hint="eastAsia"/>
          </w:rPr>
          <w:delText>운전</w:delText>
        </w:r>
        <w:r w:rsidRPr="002646CB" w:rsidDel="00087689">
          <w:rPr>
            <w:rFonts w:hint="eastAsia"/>
          </w:rPr>
          <w:delText>을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위한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타</w:delText>
        </w:r>
        <w:r w:rsidRPr="002646CB" w:rsidDel="00087689">
          <w:delText xml:space="preserve"> </w:delText>
        </w:r>
        <w:r w:rsidR="00255D3C" w:rsidRPr="002646CB" w:rsidDel="00087689">
          <w:rPr>
            <w:rFonts w:hint="eastAsia"/>
          </w:rPr>
          <w:delText>계통과</w:delText>
        </w:r>
        <w:r w:rsidRPr="002646CB" w:rsidDel="00087689">
          <w:rPr>
            <w:rFonts w:hint="eastAsia"/>
          </w:rPr>
          <w:delText>의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열에너지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교환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가능성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검토</w:delText>
        </w:r>
      </w:del>
    </w:p>
    <w:p w14:paraId="2D06AFF1" w14:textId="5DA8BB6B" w:rsidR="00866CAB" w:rsidRPr="002646CB" w:rsidDel="00087689" w:rsidRDefault="00866CAB" w:rsidP="00BD4019">
      <w:pPr>
        <w:rPr>
          <w:del w:id="17951" w:author="박 진상" w:date="2019-10-08T06:08:00Z"/>
        </w:rPr>
      </w:pPr>
    </w:p>
    <w:p w14:paraId="2204588B" w14:textId="6E45AD84" w:rsidR="00BD4019" w:rsidRPr="002646CB" w:rsidDel="00087689" w:rsidRDefault="00BD4019" w:rsidP="007C0602">
      <w:pPr>
        <w:pStyle w:val="KSDTA1"/>
        <w:rPr>
          <w:del w:id="17952" w:author="박 진상" w:date="2019-10-08T06:08:00Z"/>
          <w:lang w:eastAsia="ko-KR"/>
        </w:rPr>
      </w:pPr>
      <w:del w:id="17953" w:author="박 진상" w:date="2019-10-08T06:08:00Z">
        <w:r w:rsidRPr="002646CB" w:rsidDel="00087689">
          <w:rPr>
            <w:rFonts w:hint="eastAsia"/>
            <w:b w:val="0"/>
          </w:rPr>
          <w:delText>기준</w:delText>
        </w:r>
        <w:r w:rsidRPr="002646CB" w:rsidDel="00087689">
          <w:rPr>
            <w:b w:val="0"/>
          </w:rPr>
          <w:delText xml:space="preserve"> </w:delText>
        </w:r>
        <w:r w:rsidRPr="002646CB" w:rsidDel="00087689">
          <w:rPr>
            <w:rFonts w:hint="eastAsia"/>
            <w:b w:val="0"/>
          </w:rPr>
          <w:delText>주파수</w:delText>
        </w:r>
        <w:r w:rsidRPr="002646CB" w:rsidDel="00087689">
          <w:rPr>
            <w:b w:val="0"/>
          </w:rPr>
          <w:delText xml:space="preserve"> </w:delText>
        </w:r>
        <w:r w:rsidRPr="002646CB" w:rsidDel="00087689">
          <w:rPr>
            <w:rFonts w:hint="eastAsia"/>
            <w:b w:val="0"/>
          </w:rPr>
          <w:delText>및</w:delText>
        </w:r>
        <w:r w:rsidRPr="002646CB" w:rsidDel="00087689">
          <w:rPr>
            <w:b w:val="0"/>
          </w:rPr>
          <w:delText xml:space="preserve"> </w:delText>
        </w:r>
        <w:r w:rsidRPr="002646CB" w:rsidDel="00087689">
          <w:rPr>
            <w:rFonts w:hint="eastAsia"/>
            <w:b w:val="0"/>
          </w:rPr>
          <w:delText>주파수원</w:delText>
        </w:r>
        <w:r w:rsidRPr="002646CB" w:rsidDel="00087689">
          <w:rPr>
            <w:b w:val="0"/>
          </w:rPr>
          <w:delText xml:space="preserve"> </w:delText>
        </w:r>
        <w:r w:rsidRPr="002646CB" w:rsidDel="00087689">
          <w:rPr>
            <w:rFonts w:hint="eastAsia"/>
            <w:b w:val="0"/>
          </w:rPr>
          <w:delText>관리</w:delText>
        </w:r>
      </w:del>
    </w:p>
    <w:p w14:paraId="1BC5927B" w14:textId="021E8E47" w:rsidR="00BD4019" w:rsidRPr="002646CB" w:rsidDel="00087689" w:rsidRDefault="00BD4019" w:rsidP="00BD4019">
      <w:pPr>
        <w:rPr>
          <w:del w:id="17954" w:author="박 진상" w:date="2019-10-08T06:08:00Z"/>
        </w:rPr>
      </w:pPr>
    </w:p>
    <w:p w14:paraId="05914530" w14:textId="4C780382" w:rsidR="00BD4019" w:rsidRPr="002646CB" w:rsidDel="00087689" w:rsidRDefault="005C5EB9" w:rsidP="00BD4019">
      <w:pPr>
        <w:rPr>
          <w:del w:id="17955" w:author="박 진상" w:date="2019-10-08T06:08:00Z"/>
          <w:rPrChange w:id="17956" w:author="ETRI-김종원" w:date="2019-12-10T10:44:00Z">
            <w:rPr>
              <w:del w:id="17957" w:author="박 진상" w:date="2019-10-08T06:08:00Z"/>
              <w:color w:val="000000" w:themeColor="text1"/>
            </w:rPr>
          </w:rPrChange>
        </w:rPr>
      </w:pPr>
      <w:del w:id="17958" w:author="박 진상" w:date="2019-10-08T06:08:00Z">
        <w:r w:rsidRPr="002646CB" w:rsidDel="00087689">
          <w:rPr>
            <w:rFonts w:hint="eastAsia"/>
          </w:rPr>
          <w:delText>독</w:delText>
        </w:r>
        <w:r w:rsidR="00BD4019" w:rsidRPr="002646CB" w:rsidDel="00087689">
          <w:rPr>
            <w:rFonts w:hint="eastAsia"/>
          </w:rPr>
          <w:delText>립형</w:delText>
        </w:r>
        <w:r w:rsidR="00BD4019" w:rsidRPr="002646CB" w:rsidDel="00087689">
          <w:delText xml:space="preserve"> </w:delText>
        </w:r>
        <w:r w:rsidR="00C567B8" w:rsidRPr="002646CB" w:rsidDel="00087689">
          <w:rPr>
            <w:rPrChange w:id="17959" w:author="ETRI-김종원" w:date="2019-12-10T10:44:00Z">
              <w:rPr>
                <w:color w:val="000000" w:themeColor="text1"/>
              </w:rPr>
            </w:rPrChange>
          </w:rPr>
          <w:delText>CES-MG</w:delText>
        </w:r>
        <w:r w:rsidR="00BD4019" w:rsidRPr="002646CB" w:rsidDel="00087689">
          <w:rPr>
            <w:rFonts w:hint="eastAsia"/>
          </w:rPr>
          <w:delText>의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PrChange w:id="17960" w:author="ETRI-김종원" w:date="2019-12-10T10:44:00Z">
              <w:rPr>
                <w:color w:val="000000" w:themeColor="text1"/>
              </w:rPr>
            </w:rPrChange>
          </w:rPr>
          <w:delText xml:space="preserve">AC </w:delText>
        </w:r>
        <w:r w:rsidR="00BD4019" w:rsidRPr="002646CB" w:rsidDel="00087689">
          <w:rPr>
            <w:rFonts w:hint="eastAsia"/>
            <w:rPrChange w:id="1796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운전을</w:delText>
        </w:r>
        <w:r w:rsidR="00BD4019" w:rsidRPr="002646CB" w:rsidDel="00087689">
          <w:rPr>
            <w:rPrChange w:id="17962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1796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위한</w:delText>
        </w:r>
        <w:r w:rsidR="00BD4019" w:rsidRPr="002646CB" w:rsidDel="00087689">
          <w:rPr>
            <w:rPrChange w:id="17964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1796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기준</w:delText>
        </w:r>
        <w:r w:rsidR="00BD4019" w:rsidRPr="002646CB" w:rsidDel="00087689">
          <w:rPr>
            <w:rPrChange w:id="17966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1796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주파수</w:delText>
        </w:r>
        <w:r w:rsidR="00BD4019" w:rsidRPr="002646CB" w:rsidDel="00087689">
          <w:rPr>
            <w:rPrChange w:id="17968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1796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생성은</w:delText>
        </w:r>
        <w:r w:rsidR="00BD4019" w:rsidRPr="002646CB" w:rsidDel="00087689">
          <w:rPr>
            <w:rPrChange w:id="17970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1797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다음과</w:delText>
        </w:r>
        <w:r w:rsidR="00BD4019" w:rsidRPr="002646CB" w:rsidDel="00087689">
          <w:rPr>
            <w:rPrChange w:id="17972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1797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같은</w:delText>
        </w:r>
        <w:r w:rsidR="00BD4019" w:rsidRPr="002646CB" w:rsidDel="00087689">
          <w:rPr>
            <w:rPrChange w:id="17974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17975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장치</w:delText>
        </w:r>
        <w:r w:rsidR="00BD4019" w:rsidRPr="002646CB" w:rsidDel="00087689">
          <w:rPr>
            <w:rPrChange w:id="17976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17977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중</w:delText>
        </w:r>
        <w:r w:rsidR="00BD4019" w:rsidRPr="002646CB" w:rsidDel="00087689">
          <w:rPr>
            <w:rPrChange w:id="17978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17979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하나로부터</w:delText>
        </w:r>
        <w:r w:rsidR="00BD4019" w:rsidRPr="002646CB" w:rsidDel="00087689">
          <w:rPr>
            <w:rPrChange w:id="17980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17981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공급받아</w:delText>
        </w:r>
        <w:r w:rsidR="00BD4019" w:rsidRPr="002646CB" w:rsidDel="00087689">
          <w:rPr>
            <w:rPrChange w:id="17982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730936" w:rsidRPr="002646CB" w:rsidDel="00087689">
          <w:rPr>
            <w:rFonts w:hint="eastAsia"/>
            <w:rPrChange w:id="17983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C567B8" w:rsidRPr="002646CB" w:rsidDel="00087689">
          <w:rPr>
            <w:rFonts w:hint="eastAsia"/>
            <w:rPrChange w:id="1798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해야</w:delText>
        </w:r>
        <w:r w:rsidR="00C567B8" w:rsidRPr="002646CB" w:rsidDel="00087689">
          <w:rPr>
            <w:rPrChange w:id="17985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C567B8" w:rsidRPr="002646CB" w:rsidDel="00087689">
          <w:rPr>
            <w:rFonts w:hint="eastAsia"/>
            <w:rPrChange w:id="1798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한다</w:delText>
        </w:r>
        <w:r w:rsidR="00C567B8" w:rsidRPr="002646CB" w:rsidDel="00087689">
          <w:rPr>
            <w:rPrChange w:id="17987" w:author="ETRI-김종원" w:date="2019-12-10T10:44:00Z">
              <w:rPr>
                <w:color w:val="000000" w:themeColor="text1"/>
              </w:rPr>
            </w:rPrChange>
          </w:rPr>
          <w:delText>.</w:delText>
        </w:r>
      </w:del>
    </w:p>
    <w:p w14:paraId="3118075F" w14:textId="332B628D" w:rsidR="00BD4019" w:rsidRPr="002646CB" w:rsidDel="00087689" w:rsidRDefault="00BD4019" w:rsidP="00BD4019">
      <w:pPr>
        <w:rPr>
          <w:del w:id="17988" w:author="박 진상" w:date="2019-10-08T06:08:00Z"/>
          <w:rPrChange w:id="17989" w:author="ETRI-김종원" w:date="2019-12-10T10:44:00Z">
            <w:rPr>
              <w:del w:id="17990" w:author="박 진상" w:date="2019-10-08T06:08:00Z"/>
              <w:color w:val="000000" w:themeColor="text1"/>
            </w:rPr>
          </w:rPrChange>
        </w:rPr>
      </w:pPr>
    </w:p>
    <w:p w14:paraId="01DFA58D" w14:textId="6DC659EC" w:rsidR="00BD4019" w:rsidRPr="002646CB" w:rsidDel="00087689" w:rsidRDefault="00BD4019" w:rsidP="00BD4019">
      <w:pPr>
        <w:pStyle w:val="af6"/>
        <w:numPr>
          <w:ilvl w:val="0"/>
          <w:numId w:val="19"/>
        </w:numPr>
        <w:ind w:leftChars="0"/>
        <w:rPr>
          <w:del w:id="17991" w:author="박 진상" w:date="2019-10-08T06:08:00Z"/>
          <w:rPrChange w:id="17992" w:author="ETRI-김종원" w:date="2019-12-10T10:44:00Z">
            <w:rPr>
              <w:del w:id="17993" w:author="박 진상" w:date="2019-10-08T06:08:00Z"/>
              <w:color w:val="000000" w:themeColor="text1"/>
            </w:rPr>
          </w:rPrChange>
        </w:rPr>
      </w:pPr>
      <w:del w:id="17994" w:author="박 진상" w:date="2019-10-08T06:08:00Z">
        <w:r w:rsidRPr="002646CB" w:rsidDel="00087689">
          <w:rPr>
            <w:rPrChange w:id="17995" w:author="ETRI-김종원" w:date="2019-12-10T10:44:00Z">
              <w:rPr>
                <w:color w:val="000000" w:themeColor="text1"/>
              </w:rPr>
            </w:rPrChange>
          </w:rPr>
          <w:delText>EES</w:delText>
        </w:r>
        <w:r w:rsidRPr="002646CB" w:rsidDel="00087689">
          <w:rPr>
            <w:rFonts w:hint="eastAsia"/>
            <w:rPrChange w:id="1799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시스템</w:delText>
        </w:r>
        <w:r w:rsidRPr="002646CB" w:rsidDel="00087689">
          <w:rPr>
            <w:rPrChange w:id="17997" w:author="ETRI-김종원" w:date="2019-12-10T10:44:00Z">
              <w:rPr>
                <w:color w:val="000000" w:themeColor="text1"/>
              </w:rPr>
            </w:rPrChange>
          </w:rPr>
          <w:delText xml:space="preserve"> PCS </w:delText>
        </w:r>
        <w:r w:rsidRPr="002646CB" w:rsidDel="00087689">
          <w:rPr>
            <w:rFonts w:hint="eastAsia"/>
            <w:rPrChange w:id="1799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장치에</w:delText>
        </w:r>
        <w:r w:rsidRPr="002646CB" w:rsidDel="00087689">
          <w:rPr>
            <w:rPrChange w:id="17999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1800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의한</w:delText>
        </w:r>
        <w:r w:rsidRPr="002646CB" w:rsidDel="00087689">
          <w:rPr>
            <w:rPrChange w:id="18001" w:author="ETRI-김종원" w:date="2019-12-10T10:44:00Z">
              <w:rPr>
                <w:color w:val="000000" w:themeColor="text1"/>
              </w:rPr>
            </w:rPrChange>
          </w:rPr>
          <w:delText xml:space="preserve"> AC </w:delText>
        </w:r>
        <w:r w:rsidRPr="002646CB" w:rsidDel="00087689">
          <w:rPr>
            <w:rFonts w:hint="eastAsia"/>
            <w:rPrChange w:id="1800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Pr="002646CB" w:rsidDel="00087689">
          <w:rPr>
            <w:rPrChange w:id="18003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1800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기준</w:delText>
        </w:r>
        <w:r w:rsidRPr="002646CB" w:rsidDel="00087689">
          <w:rPr>
            <w:rPrChange w:id="18005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1800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주파수</w:delText>
        </w:r>
        <w:r w:rsidRPr="002646CB" w:rsidDel="00087689">
          <w:rPr>
            <w:rPrChange w:id="18007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Pr="002646CB" w:rsidDel="00087689">
          <w:rPr>
            <w:rFonts w:hint="eastAsia"/>
            <w:rPrChange w:id="1800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공급</w:delText>
        </w:r>
      </w:del>
    </w:p>
    <w:p w14:paraId="7BDEC41F" w14:textId="43A213EA" w:rsidR="00BD4019" w:rsidRPr="002646CB" w:rsidDel="00087689" w:rsidRDefault="00C567B8" w:rsidP="00BD4019">
      <w:pPr>
        <w:pStyle w:val="af6"/>
        <w:numPr>
          <w:ilvl w:val="0"/>
          <w:numId w:val="19"/>
        </w:numPr>
        <w:ind w:leftChars="0"/>
        <w:rPr>
          <w:del w:id="18009" w:author="박 진상" w:date="2019-10-08T06:08:00Z"/>
          <w:rPrChange w:id="18010" w:author="ETRI-김종원" w:date="2019-12-10T10:44:00Z">
            <w:rPr>
              <w:del w:id="18011" w:author="박 진상" w:date="2019-10-08T06:08:00Z"/>
              <w:color w:val="000000" w:themeColor="text1"/>
            </w:rPr>
          </w:rPrChange>
        </w:rPr>
      </w:pPr>
      <w:del w:id="18012" w:author="박 진상" w:date="2019-10-08T06:08:00Z">
        <w:r w:rsidRPr="002646CB" w:rsidDel="00087689">
          <w:rPr>
            <w:rPrChange w:id="18013" w:author="ETRI-김종원" w:date="2019-12-10T10:44:00Z">
              <w:rPr>
                <w:color w:val="000000" w:themeColor="text1"/>
              </w:rPr>
            </w:rPrChange>
          </w:rPr>
          <w:delText>CHP</w:delText>
        </w:r>
        <w:r w:rsidR="00BD4019" w:rsidRPr="002646CB" w:rsidDel="00087689">
          <w:rPr>
            <w:rFonts w:hint="eastAsia"/>
            <w:rPrChange w:id="1801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에</w:delText>
        </w:r>
        <w:r w:rsidR="00BD4019" w:rsidRPr="002646CB" w:rsidDel="00087689">
          <w:rPr>
            <w:rPrChange w:id="18015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18016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의한</w:delText>
        </w:r>
        <w:r w:rsidR="00BD4019" w:rsidRPr="002646CB" w:rsidDel="00087689">
          <w:rPr>
            <w:rPrChange w:id="18017" w:author="ETRI-김종원" w:date="2019-12-10T10:44:00Z">
              <w:rPr>
                <w:color w:val="000000" w:themeColor="text1"/>
              </w:rPr>
            </w:rPrChange>
          </w:rPr>
          <w:delText xml:space="preserve"> AC </w:delText>
        </w:r>
        <w:r w:rsidR="00BD4019" w:rsidRPr="002646CB" w:rsidDel="00087689">
          <w:rPr>
            <w:rFonts w:hint="eastAsia"/>
            <w:rPrChange w:id="1801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운전</w:delText>
        </w:r>
        <w:r w:rsidR="00BD4019" w:rsidRPr="002646CB" w:rsidDel="00087689">
          <w:rPr>
            <w:rPrChange w:id="18019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18020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기준</w:delText>
        </w:r>
        <w:r w:rsidR="00BD4019" w:rsidRPr="002646CB" w:rsidDel="00087689">
          <w:rPr>
            <w:rPrChange w:id="18021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18022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주파수</w:delText>
        </w:r>
        <w:r w:rsidR="00BD4019" w:rsidRPr="002646CB" w:rsidDel="00087689">
          <w:rPr>
            <w:rPrChange w:id="18023" w:author="ETRI-김종원" w:date="2019-12-10T10:44:00Z">
              <w:rPr>
                <w:color w:val="000000" w:themeColor="text1"/>
              </w:rPr>
            </w:rPrChange>
          </w:rPr>
          <w:delText xml:space="preserve"> </w:delText>
        </w:r>
        <w:r w:rsidR="00BD4019" w:rsidRPr="002646CB" w:rsidDel="00087689">
          <w:rPr>
            <w:rFonts w:hint="eastAsia"/>
            <w:rPrChange w:id="1802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공급</w:delText>
        </w:r>
      </w:del>
    </w:p>
    <w:p w14:paraId="2C16D86B" w14:textId="3BE2E328" w:rsidR="00BD4019" w:rsidRPr="002646CB" w:rsidDel="00087689" w:rsidRDefault="00BD4019" w:rsidP="00BD4019">
      <w:pPr>
        <w:widowControl/>
        <w:wordWrap/>
        <w:autoSpaceDE/>
        <w:autoSpaceDN/>
        <w:spacing w:line="240" w:lineRule="auto"/>
        <w:jc w:val="left"/>
        <w:rPr>
          <w:del w:id="18025" w:author="박 진상" w:date="2019-10-08T06:08:00Z"/>
          <w:rPrChange w:id="18026" w:author="ETRI-김종원" w:date="2019-12-10T10:44:00Z">
            <w:rPr>
              <w:del w:id="18027" w:author="박 진상" w:date="2019-10-08T06:08:00Z"/>
              <w:color w:val="FF0000"/>
            </w:rPr>
          </w:rPrChange>
        </w:rPr>
      </w:pPr>
    </w:p>
    <w:p w14:paraId="037954B8" w14:textId="30043132" w:rsidR="00BD4019" w:rsidRPr="002646CB" w:rsidDel="00087689" w:rsidRDefault="00BD4019" w:rsidP="007C0602">
      <w:pPr>
        <w:pStyle w:val="KSDTA1"/>
        <w:rPr>
          <w:del w:id="18028" w:author="박 진상" w:date="2019-10-08T06:08:00Z"/>
          <w:lang w:eastAsia="ko-KR"/>
        </w:rPr>
      </w:pPr>
      <w:del w:id="18029" w:author="박 진상" w:date="2019-10-08T06:08:00Z">
        <w:r w:rsidRPr="002646CB" w:rsidDel="00087689">
          <w:rPr>
            <w:rFonts w:hint="eastAsia"/>
            <w:b w:val="0"/>
          </w:rPr>
          <w:delText>발전기</w:delText>
        </w:r>
        <w:r w:rsidRPr="002646CB" w:rsidDel="00087689">
          <w:rPr>
            <w:b w:val="0"/>
          </w:rPr>
          <w:delText xml:space="preserve"> </w:delText>
        </w:r>
        <w:r w:rsidRPr="002646CB" w:rsidDel="00087689">
          <w:rPr>
            <w:rFonts w:hint="eastAsia"/>
            <w:b w:val="0"/>
          </w:rPr>
          <w:delText>연료관리</w:delText>
        </w:r>
      </w:del>
    </w:p>
    <w:p w14:paraId="60B3D422" w14:textId="2BE02574" w:rsidR="00BD4019" w:rsidRPr="002646CB" w:rsidDel="00087689" w:rsidRDefault="00BD4019" w:rsidP="00BD4019">
      <w:pPr>
        <w:rPr>
          <w:del w:id="18030" w:author="박 진상" w:date="2019-10-08T06:08:00Z"/>
          <w:rPrChange w:id="18031" w:author="ETRI-김종원" w:date="2019-12-10T10:44:00Z">
            <w:rPr>
              <w:del w:id="18032" w:author="박 진상" w:date="2019-10-08T06:08:00Z"/>
              <w:color w:val="000000" w:themeColor="text1"/>
            </w:rPr>
          </w:rPrChange>
        </w:rPr>
      </w:pPr>
    </w:p>
    <w:p w14:paraId="6DDE0C84" w14:textId="2B687A4A" w:rsidR="00BD4019" w:rsidRPr="002646CB" w:rsidDel="00087689" w:rsidRDefault="005C5EB9" w:rsidP="00BD4019">
      <w:pPr>
        <w:rPr>
          <w:del w:id="18033" w:author="박 진상" w:date="2019-10-08T06:08:00Z"/>
        </w:rPr>
      </w:pPr>
      <w:del w:id="18034" w:author="박 진상" w:date="2019-10-08T06:08:00Z">
        <w:r w:rsidRPr="002646CB" w:rsidDel="00087689">
          <w:rPr>
            <w:rFonts w:hint="eastAsia"/>
          </w:rPr>
          <w:delText>독</w:delText>
        </w:r>
        <w:r w:rsidR="00BD4019" w:rsidRPr="002646CB" w:rsidDel="00087689">
          <w:rPr>
            <w:rFonts w:hint="eastAsia"/>
          </w:rPr>
          <w:delText>립형</w:delText>
        </w:r>
        <w:r w:rsidR="00BD4019" w:rsidRPr="002646CB" w:rsidDel="00087689">
          <w:delText xml:space="preserve"> </w:delText>
        </w:r>
        <w:r w:rsidR="00C567B8" w:rsidRPr="002646CB" w:rsidDel="00087689">
          <w:rPr>
            <w:rPrChange w:id="18035" w:author="ETRI-김종원" w:date="2019-12-10T10:44:00Z">
              <w:rPr>
                <w:color w:val="000000" w:themeColor="text1"/>
              </w:rPr>
            </w:rPrChange>
          </w:rPr>
          <w:delText>CES-MG</w:delText>
        </w:r>
        <w:r w:rsidR="00BD4019" w:rsidRPr="002646CB" w:rsidDel="00087689">
          <w:rPr>
            <w:rFonts w:hint="eastAsia"/>
          </w:rPr>
          <w:delText>의</w:delText>
        </w:r>
        <w:r w:rsidR="00BD4019" w:rsidRPr="002646CB" w:rsidDel="00087689">
          <w:delText xml:space="preserve"> </w:delText>
        </w:r>
        <w:r w:rsidR="00255D3C" w:rsidRPr="002646CB" w:rsidDel="00087689">
          <w:delText>CHP</w:delText>
        </w:r>
        <w:r w:rsidR="00BD4019" w:rsidRPr="002646CB" w:rsidDel="00087689">
          <w:rPr>
            <w:rFonts w:hint="eastAsia"/>
          </w:rPr>
          <w:delText>연료는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상시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공급</w:delText>
        </w:r>
        <w:r w:rsidR="00C567B8" w:rsidRPr="002646CB" w:rsidDel="00087689">
          <w:rPr>
            <w:rFonts w:hint="eastAsia"/>
          </w:rPr>
          <w:delText>이</w:delText>
        </w:r>
        <w:r w:rsidR="00C567B8" w:rsidRPr="002646CB" w:rsidDel="00087689">
          <w:delText xml:space="preserve"> </w:delText>
        </w:r>
        <w:r w:rsidR="00C567B8" w:rsidRPr="002646CB" w:rsidDel="00087689">
          <w:rPr>
            <w:rFonts w:hint="eastAsia"/>
          </w:rPr>
          <w:delText>가능해야</w:delText>
        </w:r>
        <w:r w:rsidR="00C567B8" w:rsidRPr="002646CB" w:rsidDel="00087689">
          <w:delText xml:space="preserve"> </w:delText>
        </w:r>
        <w:r w:rsidR="00C567B8" w:rsidRPr="002646CB" w:rsidDel="00087689">
          <w:rPr>
            <w:rFonts w:hint="eastAsia"/>
          </w:rPr>
          <w:delText>한다</w:delText>
        </w:r>
        <w:r w:rsidR="00C567B8" w:rsidRPr="002646CB" w:rsidDel="00087689">
          <w:delText>.</w:delText>
        </w:r>
      </w:del>
    </w:p>
    <w:p w14:paraId="765068F4" w14:textId="622824D3" w:rsidR="00BD4019" w:rsidRPr="002646CB" w:rsidDel="00087689" w:rsidRDefault="00BD4019">
      <w:pPr>
        <w:widowControl/>
        <w:wordWrap/>
        <w:autoSpaceDE/>
        <w:autoSpaceDN/>
        <w:spacing w:line="240" w:lineRule="auto"/>
        <w:jc w:val="left"/>
        <w:rPr>
          <w:del w:id="18036" w:author="박 진상" w:date="2019-10-08T06:08:00Z"/>
        </w:rPr>
      </w:pPr>
    </w:p>
    <w:p w14:paraId="1A8B06E9" w14:textId="3919987B" w:rsidR="00BD4019" w:rsidRPr="002646CB" w:rsidDel="00087689" w:rsidRDefault="00BD4019" w:rsidP="00BD4019">
      <w:pPr>
        <w:pStyle w:val="KSDTA"/>
        <w:rPr>
          <w:del w:id="18037" w:author="박 진상" w:date="2019-10-08T06:08:00Z"/>
          <w:lang w:eastAsia="ko-KR"/>
        </w:rPr>
      </w:pPr>
    </w:p>
    <w:p w14:paraId="6294DD34" w14:textId="48FD4E9B" w:rsidR="00BD4019" w:rsidRPr="002646CB" w:rsidDel="00087689" w:rsidRDefault="00BD4019" w:rsidP="00BD4019">
      <w:pPr>
        <w:pStyle w:val="KSDTff"/>
        <w:rPr>
          <w:del w:id="18038" w:author="박 진상" w:date="2019-10-08T06:08:00Z"/>
        </w:rPr>
      </w:pPr>
      <w:del w:id="18039" w:author="박 진상" w:date="2019-10-08T06:08:00Z">
        <w:r w:rsidRPr="002646CB" w:rsidDel="00087689">
          <w:delText>(</w:delText>
        </w:r>
        <w:r w:rsidRPr="002646CB" w:rsidDel="00087689">
          <w:rPr>
            <w:rFonts w:hint="eastAsia"/>
          </w:rPr>
          <w:delText>참고</w:delText>
        </w:r>
        <w:r w:rsidRPr="002646CB" w:rsidDel="00087689">
          <w:delText>)</w:delText>
        </w:r>
      </w:del>
    </w:p>
    <w:p w14:paraId="03F6F574" w14:textId="38BD5EAF" w:rsidR="00BD4019" w:rsidRPr="002646CB" w:rsidDel="00087689" w:rsidRDefault="00BD4019" w:rsidP="00BD4019">
      <w:pPr>
        <w:rPr>
          <w:del w:id="18040" w:author="박 진상" w:date="2019-10-08T06:08:00Z"/>
        </w:rPr>
      </w:pPr>
    </w:p>
    <w:p w14:paraId="34330349" w14:textId="41DD434A" w:rsidR="00BD4019" w:rsidRPr="002646CB" w:rsidDel="00087689" w:rsidRDefault="00BD4019" w:rsidP="00BD4019">
      <w:pPr>
        <w:pStyle w:val="KSDTf9"/>
        <w:rPr>
          <w:del w:id="18041" w:author="박 진상" w:date="2019-10-08T06:08:00Z"/>
        </w:rPr>
      </w:pPr>
      <w:del w:id="18042" w:author="박 진상" w:date="2019-10-08T06:08:00Z">
        <w:r w:rsidRPr="002646CB" w:rsidDel="00087689">
          <w:rPr>
            <w:rFonts w:hint="eastAsia"/>
            <w:b w:val="0"/>
            <w:bCs w:val="0"/>
          </w:rPr>
          <w:delText>독립형</w:delText>
        </w:r>
        <w:r w:rsidRPr="002646CB" w:rsidDel="00087689">
          <w:rPr>
            <w:b w:val="0"/>
            <w:bCs w:val="0"/>
          </w:rPr>
          <w:delText xml:space="preserve"> </w:delText>
        </w:r>
        <w:r w:rsidR="00FE3106" w:rsidRPr="002646CB" w:rsidDel="00087689">
          <w:rPr>
            <w:rFonts w:cs="Arial"/>
            <w:rPrChange w:id="18043" w:author="ETRI-김종원" w:date="2019-12-10T10:44:00Z">
              <w:rPr>
                <w:rFonts w:cs="Arial"/>
                <w:color w:val="000000" w:themeColor="text1"/>
              </w:rPr>
            </w:rPrChange>
          </w:rPr>
          <w:delText>CES-MG</w:delText>
        </w:r>
        <w:r w:rsidRPr="002646CB" w:rsidDel="00087689">
          <w:rPr>
            <w:rFonts w:hint="eastAsia"/>
            <w:b w:val="0"/>
            <w:bCs w:val="0"/>
          </w:rPr>
          <w:delText>의</w:delText>
        </w:r>
        <w:r w:rsidRPr="002646CB" w:rsidDel="00087689">
          <w:rPr>
            <w:b w:val="0"/>
            <w:bCs w:val="0"/>
          </w:rPr>
          <w:delText xml:space="preserve"> </w:delText>
        </w:r>
        <w:r w:rsidRPr="002646CB" w:rsidDel="00087689">
          <w:rPr>
            <w:rFonts w:hint="eastAsia"/>
            <w:b w:val="0"/>
            <w:bCs w:val="0"/>
          </w:rPr>
          <w:delText>제어</w:delText>
        </w:r>
      </w:del>
    </w:p>
    <w:p w14:paraId="0837FCF7" w14:textId="606B3F54" w:rsidR="00DE7B8C" w:rsidRPr="002646CB" w:rsidDel="00087689" w:rsidRDefault="00DE7B8C" w:rsidP="00BD4019">
      <w:pPr>
        <w:wordWrap/>
        <w:rPr>
          <w:del w:id="18044" w:author="박 진상" w:date="2019-10-08T06:08:00Z"/>
        </w:rPr>
      </w:pPr>
    </w:p>
    <w:p w14:paraId="59F03B0C" w14:textId="0D69645E" w:rsidR="00BD4019" w:rsidRPr="002646CB" w:rsidDel="00087689" w:rsidRDefault="00BD4019" w:rsidP="00BD4019">
      <w:pPr>
        <w:rPr>
          <w:del w:id="18045" w:author="박 진상" w:date="2019-10-08T06:08:00Z"/>
          <w:lang w:val="en-US"/>
        </w:rPr>
      </w:pPr>
    </w:p>
    <w:p w14:paraId="70162621" w14:textId="6F65B03A" w:rsidR="00BD4019" w:rsidRPr="002646CB" w:rsidDel="00087689" w:rsidRDefault="00BD4019" w:rsidP="007C0602">
      <w:pPr>
        <w:pStyle w:val="KSDTA1"/>
        <w:rPr>
          <w:del w:id="18046" w:author="박 진상" w:date="2019-10-08T06:08:00Z"/>
          <w:lang w:eastAsia="ko-KR"/>
        </w:rPr>
      </w:pPr>
      <w:del w:id="18047" w:author="박 진상" w:date="2019-10-08T06:08:00Z">
        <w:r w:rsidRPr="002646CB" w:rsidDel="00087689">
          <w:rPr>
            <w:rFonts w:hint="eastAsia"/>
            <w:b w:val="0"/>
          </w:rPr>
          <w:delText>일반</w:delText>
        </w:r>
        <w:r w:rsidRPr="002646CB" w:rsidDel="00087689">
          <w:rPr>
            <w:b w:val="0"/>
          </w:rPr>
          <w:delText xml:space="preserve"> </w:delText>
        </w:r>
        <w:r w:rsidRPr="002646CB" w:rsidDel="00087689">
          <w:rPr>
            <w:rFonts w:hint="eastAsia"/>
            <w:b w:val="0"/>
          </w:rPr>
          <w:delText>사항</w:delText>
        </w:r>
        <w:r w:rsidRPr="002646CB" w:rsidDel="00087689">
          <w:rPr>
            <w:b w:val="0"/>
          </w:rPr>
          <w:delText xml:space="preserve"> </w:delText>
        </w:r>
      </w:del>
    </w:p>
    <w:p w14:paraId="1CC1B9F9" w14:textId="2B269FED" w:rsidR="00BD4019" w:rsidRPr="002646CB" w:rsidDel="00087689" w:rsidRDefault="00BD4019" w:rsidP="00BD4019">
      <w:pPr>
        <w:rPr>
          <w:del w:id="18048" w:author="박 진상" w:date="2019-10-08T06:08:00Z"/>
          <w:lang w:val="en-US"/>
        </w:rPr>
      </w:pPr>
    </w:p>
    <w:p w14:paraId="4F085435" w14:textId="08120C27" w:rsidR="00BD4019" w:rsidRPr="002646CB" w:rsidDel="00087689" w:rsidRDefault="002559F2" w:rsidP="00BD4019">
      <w:pPr>
        <w:rPr>
          <w:del w:id="18049" w:author="박 진상" w:date="2019-10-08T06:08:00Z"/>
          <w:lang w:val="en-US"/>
        </w:rPr>
      </w:pPr>
      <w:del w:id="18050" w:author="박 진상" w:date="2019-10-08T06:08:00Z">
        <w:r w:rsidRPr="002646CB" w:rsidDel="00087689">
          <w:rPr>
            <w:rFonts w:hint="eastAsia"/>
            <w:lang w:val="en-US"/>
          </w:rPr>
          <w:delText>독립형</w:delText>
        </w:r>
        <w:r w:rsidR="00BD4019" w:rsidRPr="002646CB" w:rsidDel="00087689">
          <w:rPr>
            <w:lang w:val="en-US"/>
          </w:rPr>
          <w:delText xml:space="preserve"> </w:delText>
        </w:r>
        <w:r w:rsidR="00FE3106" w:rsidRPr="002646CB" w:rsidDel="00087689">
          <w:rPr>
            <w:rFonts w:cs="Arial"/>
            <w:rPrChange w:id="18051" w:author="ETRI-김종원" w:date="2019-12-10T10:44:00Z">
              <w:rPr>
                <w:rFonts w:cs="Arial"/>
                <w:color w:val="000000" w:themeColor="text1"/>
              </w:rPr>
            </w:rPrChange>
          </w:rPr>
          <w:delText>CES-MG</w:delText>
        </w:r>
        <w:r w:rsidR="00FE3106" w:rsidRPr="002646CB" w:rsidDel="00087689">
          <w:rPr>
            <w:lang w:val="en-US"/>
          </w:rPr>
          <w:delText xml:space="preserve"> </w:delText>
        </w:r>
        <w:r w:rsidR="00BD4019" w:rsidRPr="002646CB" w:rsidDel="00087689">
          <w:rPr>
            <w:rFonts w:hint="eastAsia"/>
            <w:lang w:val="en-US"/>
          </w:rPr>
          <w:delText>의</w:delText>
        </w:r>
        <w:r w:rsidR="00BD4019" w:rsidRPr="002646CB" w:rsidDel="00087689">
          <w:rPr>
            <w:lang w:val="en-US"/>
          </w:rPr>
          <w:delText xml:space="preserve"> </w:delText>
        </w:r>
        <w:r w:rsidR="00BD4019" w:rsidRPr="002646CB" w:rsidDel="00087689">
          <w:rPr>
            <w:rFonts w:hint="eastAsia"/>
            <w:lang w:val="en-US"/>
          </w:rPr>
          <w:delText>유효전력</w:delText>
        </w:r>
        <w:r w:rsidR="00BD4019" w:rsidRPr="002646CB" w:rsidDel="00087689">
          <w:rPr>
            <w:lang w:val="en-US"/>
          </w:rPr>
          <w:delText xml:space="preserve"> </w:delText>
        </w:r>
        <w:r w:rsidR="00BD4019" w:rsidRPr="002646CB" w:rsidDel="00087689">
          <w:rPr>
            <w:rFonts w:hint="eastAsia"/>
            <w:lang w:val="en-US"/>
          </w:rPr>
          <w:delText>및</w:delText>
        </w:r>
        <w:r w:rsidR="00BD4019" w:rsidRPr="002646CB" w:rsidDel="00087689">
          <w:rPr>
            <w:lang w:val="en-US"/>
          </w:rPr>
          <w:delText xml:space="preserve"> </w:delText>
        </w:r>
        <w:r w:rsidR="00BD4019" w:rsidRPr="002646CB" w:rsidDel="00087689">
          <w:rPr>
            <w:rFonts w:hint="eastAsia"/>
            <w:lang w:val="en-US"/>
          </w:rPr>
          <w:delText>주파수</w:delText>
        </w:r>
        <w:r w:rsidR="00BD4019" w:rsidRPr="002646CB" w:rsidDel="00087689">
          <w:rPr>
            <w:lang w:val="en-US"/>
          </w:rPr>
          <w:delText xml:space="preserve"> </w:delText>
        </w:r>
        <w:r w:rsidR="00BD4019" w:rsidRPr="002646CB" w:rsidDel="00087689">
          <w:rPr>
            <w:rFonts w:hint="eastAsia"/>
            <w:lang w:val="en-US"/>
          </w:rPr>
          <w:delText>조정</w:delText>
        </w:r>
        <w:r w:rsidR="00BD4019" w:rsidRPr="002646CB" w:rsidDel="00087689">
          <w:rPr>
            <w:lang w:val="en-US"/>
          </w:rPr>
          <w:delText xml:space="preserve"> </w:delText>
        </w:r>
        <w:r w:rsidR="00BD4019" w:rsidRPr="002646CB" w:rsidDel="00087689">
          <w:rPr>
            <w:rFonts w:hint="eastAsia"/>
            <w:lang w:val="en-US"/>
          </w:rPr>
          <w:delText>제어는</w:delText>
        </w:r>
        <w:r w:rsidR="00BD4019" w:rsidRPr="002646CB" w:rsidDel="00087689">
          <w:rPr>
            <w:lang w:val="en-US"/>
          </w:rPr>
          <w:delText xml:space="preserve"> IEC TS 62898-2</w:delText>
        </w:r>
        <w:r w:rsidR="00BD4019" w:rsidRPr="002646CB" w:rsidDel="00087689">
          <w:rPr>
            <w:rFonts w:hint="eastAsia"/>
            <w:lang w:val="en-US"/>
          </w:rPr>
          <w:delText>의</w:delText>
        </w:r>
        <w:r w:rsidR="00BD4019" w:rsidRPr="002646CB" w:rsidDel="00087689">
          <w:rPr>
            <w:lang w:val="en-US"/>
          </w:rPr>
          <w:delText xml:space="preserve"> 5.3 </w:delText>
        </w:r>
        <w:r w:rsidR="00BD4019" w:rsidRPr="002646CB" w:rsidDel="00087689">
          <w:rPr>
            <w:rFonts w:hint="eastAsia"/>
            <w:lang w:val="en-US"/>
          </w:rPr>
          <w:delText>절에</w:delText>
        </w:r>
        <w:r w:rsidR="00BD4019" w:rsidRPr="002646CB" w:rsidDel="00087689">
          <w:rPr>
            <w:lang w:val="en-US"/>
          </w:rPr>
          <w:delText xml:space="preserve"> </w:delText>
        </w:r>
        <w:r w:rsidR="00BD4019" w:rsidRPr="002646CB" w:rsidDel="00087689">
          <w:rPr>
            <w:rFonts w:hint="eastAsia"/>
            <w:lang w:val="en-US"/>
          </w:rPr>
          <w:delText>정의된내용을</w:delText>
        </w:r>
        <w:r w:rsidR="00BD4019" w:rsidRPr="002646CB" w:rsidDel="00087689">
          <w:rPr>
            <w:lang w:val="en-US"/>
          </w:rPr>
          <w:delText xml:space="preserve"> </w:delText>
        </w:r>
        <w:r w:rsidR="00BD4019" w:rsidRPr="002646CB" w:rsidDel="00087689">
          <w:rPr>
            <w:rFonts w:hint="eastAsia"/>
            <w:lang w:val="en-US"/>
          </w:rPr>
          <w:delText>준용한다</w:delText>
        </w:r>
        <w:r w:rsidR="00BD4019" w:rsidRPr="002646CB" w:rsidDel="00087689">
          <w:rPr>
            <w:lang w:val="en-US"/>
          </w:rPr>
          <w:delText>.</w:delText>
        </w:r>
      </w:del>
    </w:p>
    <w:p w14:paraId="0D934B6D" w14:textId="3768EED6" w:rsidR="00BD4019" w:rsidRPr="002646CB" w:rsidDel="00087689" w:rsidRDefault="00BD4019" w:rsidP="00BD4019">
      <w:pPr>
        <w:rPr>
          <w:del w:id="18052" w:author="박 진상" w:date="2019-10-08T06:08:00Z"/>
          <w:lang w:val="en-US"/>
        </w:rPr>
      </w:pPr>
    </w:p>
    <w:p w14:paraId="66C143BA" w14:textId="61A660AD" w:rsidR="00BD4019" w:rsidRPr="002646CB" w:rsidDel="00087689" w:rsidRDefault="00BD4019" w:rsidP="007C0602">
      <w:pPr>
        <w:pStyle w:val="KSDTA1"/>
        <w:rPr>
          <w:del w:id="18053" w:author="박 진상" w:date="2019-10-08T06:08:00Z"/>
          <w:lang w:eastAsia="ko-KR"/>
        </w:rPr>
      </w:pPr>
      <w:del w:id="18054" w:author="박 진상" w:date="2019-10-08T06:08:00Z">
        <w:r w:rsidRPr="002646CB" w:rsidDel="00087689">
          <w:rPr>
            <w:b w:val="0"/>
          </w:rPr>
          <w:delText>EES</w:delText>
        </w:r>
        <w:r w:rsidRPr="002646CB" w:rsidDel="00087689">
          <w:rPr>
            <w:rFonts w:hint="eastAsia"/>
            <w:b w:val="0"/>
          </w:rPr>
          <w:delText>시스템</w:delText>
        </w:r>
        <w:r w:rsidRPr="002646CB" w:rsidDel="00087689">
          <w:rPr>
            <w:b w:val="0"/>
          </w:rPr>
          <w:delText xml:space="preserve"> </w:delText>
        </w:r>
        <w:r w:rsidRPr="002646CB" w:rsidDel="00087689">
          <w:rPr>
            <w:rFonts w:hint="eastAsia"/>
            <w:b w:val="0"/>
          </w:rPr>
          <w:delText>운전</w:delText>
        </w:r>
        <w:r w:rsidRPr="002646CB" w:rsidDel="00087689">
          <w:rPr>
            <w:b w:val="0"/>
          </w:rPr>
          <w:delText xml:space="preserve"> </w:delText>
        </w:r>
        <w:r w:rsidRPr="002646CB" w:rsidDel="00087689">
          <w:rPr>
            <w:rFonts w:hint="eastAsia"/>
            <w:b w:val="0"/>
          </w:rPr>
          <w:delText>제어</w:delText>
        </w:r>
      </w:del>
    </w:p>
    <w:p w14:paraId="1F501A14" w14:textId="46D7A4E3" w:rsidR="00BD4019" w:rsidRPr="002646CB" w:rsidDel="00087689" w:rsidRDefault="00BD4019" w:rsidP="00BD4019">
      <w:pPr>
        <w:rPr>
          <w:del w:id="18055" w:author="박 진상" w:date="2019-10-08T06:08:00Z"/>
        </w:rPr>
      </w:pPr>
    </w:p>
    <w:p w14:paraId="5F052D22" w14:textId="5DCC71F9" w:rsidR="00BD4019" w:rsidRPr="002646CB" w:rsidDel="00087689" w:rsidRDefault="002559F2" w:rsidP="00BD4019">
      <w:pPr>
        <w:rPr>
          <w:del w:id="18056" w:author="박 진상" w:date="2019-10-08T06:08:00Z"/>
          <w:lang w:val="en-US"/>
        </w:rPr>
      </w:pPr>
      <w:del w:id="18057" w:author="박 진상" w:date="2019-10-08T06:08:00Z">
        <w:r w:rsidRPr="002646CB" w:rsidDel="00087689">
          <w:rPr>
            <w:rFonts w:hint="eastAsia"/>
            <w:lang w:val="en-US"/>
          </w:rPr>
          <w:delText>독립형</w:delText>
        </w:r>
        <w:r w:rsidR="00BD4019" w:rsidRPr="002646CB" w:rsidDel="00087689">
          <w:rPr>
            <w:lang w:val="en-US"/>
          </w:rPr>
          <w:delText xml:space="preserve"> </w:delText>
        </w:r>
        <w:r w:rsidR="00FE3106" w:rsidRPr="002646CB" w:rsidDel="00087689">
          <w:rPr>
            <w:rFonts w:cs="Arial"/>
            <w:rPrChange w:id="18058" w:author="ETRI-김종원" w:date="2019-12-10T10:44:00Z">
              <w:rPr>
                <w:rFonts w:cs="Arial"/>
                <w:color w:val="000000" w:themeColor="text1"/>
              </w:rPr>
            </w:rPrChange>
          </w:rPr>
          <w:delText>CES-MG</w:delText>
        </w:r>
        <w:r w:rsidR="00BD4019" w:rsidRPr="002646CB" w:rsidDel="00087689">
          <w:rPr>
            <w:rFonts w:hint="eastAsia"/>
            <w:lang w:val="en-US"/>
          </w:rPr>
          <w:delText>에서</w:delText>
        </w:r>
        <w:r w:rsidR="00BD4019" w:rsidRPr="002646CB" w:rsidDel="00087689">
          <w:rPr>
            <w:lang w:val="en-US"/>
          </w:rPr>
          <w:delText xml:space="preserve"> EES</w:delText>
        </w:r>
        <w:r w:rsidR="00BD4019" w:rsidRPr="002646CB" w:rsidDel="00087689">
          <w:rPr>
            <w:rFonts w:hint="eastAsia"/>
            <w:lang w:val="en-US"/>
          </w:rPr>
          <w:delText>시스템은</w:delText>
        </w:r>
        <w:r w:rsidR="00BD4019" w:rsidRPr="002646CB" w:rsidDel="00087689">
          <w:rPr>
            <w:lang w:val="en-US"/>
          </w:rPr>
          <w:delText xml:space="preserve"> </w:delText>
        </w:r>
        <w:r w:rsidR="00BD4019" w:rsidRPr="002646CB" w:rsidDel="00087689">
          <w:rPr>
            <w:rFonts w:hint="eastAsia"/>
            <w:lang w:val="en-US"/>
          </w:rPr>
          <w:delText>다음</w:delText>
        </w:r>
        <w:r w:rsidR="00BD4019" w:rsidRPr="002646CB" w:rsidDel="00087689">
          <w:rPr>
            <w:lang w:val="en-US"/>
          </w:rPr>
          <w:delText xml:space="preserve"> </w:delText>
        </w:r>
        <w:r w:rsidR="00BD4019" w:rsidRPr="002646CB" w:rsidDel="00087689">
          <w:rPr>
            <w:rFonts w:hint="eastAsia"/>
            <w:lang w:val="en-US"/>
          </w:rPr>
          <w:delText>사항을</w:delText>
        </w:r>
        <w:r w:rsidR="00BD4019" w:rsidRPr="002646CB" w:rsidDel="00087689">
          <w:rPr>
            <w:lang w:val="en-US"/>
          </w:rPr>
          <w:delText xml:space="preserve"> </w:delText>
        </w:r>
        <w:r w:rsidR="00BD4019" w:rsidRPr="002646CB" w:rsidDel="00087689">
          <w:rPr>
            <w:rFonts w:hint="eastAsia"/>
            <w:lang w:val="en-US"/>
          </w:rPr>
          <w:delText>고려하여</w:delText>
        </w:r>
        <w:r w:rsidR="00BD4019" w:rsidRPr="002646CB" w:rsidDel="00087689">
          <w:rPr>
            <w:lang w:val="en-US"/>
          </w:rPr>
          <w:delText xml:space="preserve"> </w:delText>
        </w:r>
        <w:r w:rsidR="00BD4019" w:rsidRPr="002646CB" w:rsidDel="00087689">
          <w:rPr>
            <w:rFonts w:hint="eastAsia"/>
            <w:lang w:val="en-US"/>
          </w:rPr>
          <w:delText>운전</w:delText>
        </w:r>
        <w:r w:rsidR="00BD4019" w:rsidRPr="002646CB" w:rsidDel="00087689">
          <w:rPr>
            <w:lang w:val="en-US"/>
          </w:rPr>
          <w:delText xml:space="preserve"> </w:delText>
        </w:r>
        <w:r w:rsidR="00BD4019" w:rsidRPr="002646CB" w:rsidDel="00087689">
          <w:rPr>
            <w:rFonts w:hint="eastAsia"/>
            <w:lang w:val="en-US"/>
          </w:rPr>
          <w:delText>제어가</w:delText>
        </w:r>
        <w:r w:rsidR="00BD4019" w:rsidRPr="002646CB" w:rsidDel="00087689">
          <w:rPr>
            <w:lang w:val="en-US"/>
          </w:rPr>
          <w:delText xml:space="preserve"> </w:delText>
        </w:r>
        <w:r w:rsidR="00BD4019" w:rsidRPr="002646CB" w:rsidDel="00087689">
          <w:rPr>
            <w:rFonts w:hint="eastAsia"/>
            <w:lang w:val="en-US"/>
          </w:rPr>
          <w:delText>수행되어져야</w:delText>
        </w:r>
        <w:r w:rsidR="00BD4019" w:rsidRPr="002646CB" w:rsidDel="00087689">
          <w:rPr>
            <w:lang w:val="en-US"/>
          </w:rPr>
          <w:delText xml:space="preserve"> </w:delText>
        </w:r>
        <w:r w:rsidR="00BD4019" w:rsidRPr="002646CB" w:rsidDel="00087689">
          <w:rPr>
            <w:rFonts w:hint="eastAsia"/>
            <w:lang w:val="en-US"/>
          </w:rPr>
          <w:delText>한다</w:delText>
        </w:r>
        <w:r w:rsidR="00BD4019" w:rsidRPr="002646CB" w:rsidDel="00087689">
          <w:rPr>
            <w:lang w:val="en-US"/>
          </w:rPr>
          <w:delText>.</w:delText>
        </w:r>
      </w:del>
    </w:p>
    <w:p w14:paraId="64A15035" w14:textId="073D3414" w:rsidR="00BD4019" w:rsidRPr="002646CB" w:rsidDel="00087689" w:rsidRDefault="00BD4019" w:rsidP="00BD4019">
      <w:pPr>
        <w:rPr>
          <w:del w:id="18059" w:author="박 진상" w:date="2019-10-08T06:08:00Z"/>
          <w:lang w:val="en-US"/>
        </w:rPr>
      </w:pPr>
    </w:p>
    <w:p w14:paraId="1B8EFFCF" w14:textId="0E227C7B" w:rsidR="00BD4019" w:rsidRPr="002646CB" w:rsidDel="00087689" w:rsidRDefault="002559F2" w:rsidP="00BD4019">
      <w:pPr>
        <w:pStyle w:val="af6"/>
        <w:numPr>
          <w:ilvl w:val="0"/>
          <w:numId w:val="22"/>
        </w:numPr>
        <w:ind w:leftChars="154" w:left="566" w:hangingChars="129" w:hanging="258"/>
        <w:rPr>
          <w:del w:id="18060" w:author="박 진상" w:date="2019-10-08T06:08:00Z"/>
        </w:rPr>
      </w:pPr>
      <w:del w:id="18061" w:author="박 진상" w:date="2019-10-08T06:08:00Z">
        <w:r w:rsidRPr="002646CB" w:rsidDel="00087689">
          <w:rPr>
            <w:rFonts w:hint="eastAsia"/>
          </w:rPr>
          <w:delText>독립형</w:delText>
        </w:r>
        <w:r w:rsidR="00BD4019" w:rsidRPr="002646CB" w:rsidDel="00087689">
          <w:delText xml:space="preserve"> </w:delText>
        </w:r>
        <w:r w:rsidR="00FE3106" w:rsidRPr="002646CB" w:rsidDel="00087689">
          <w:rPr>
            <w:rFonts w:cs="Arial"/>
            <w:rPrChange w:id="18062" w:author="ETRI-김종원" w:date="2019-12-10T10:44:00Z">
              <w:rPr>
                <w:rFonts w:cs="Arial"/>
                <w:color w:val="000000" w:themeColor="text1"/>
              </w:rPr>
            </w:rPrChange>
          </w:rPr>
          <w:delText>CES-MG</w:delText>
        </w:r>
        <w:r w:rsidR="00BD4019" w:rsidRPr="002646CB" w:rsidDel="00087689">
          <w:rPr>
            <w:rFonts w:hint="eastAsia"/>
          </w:rPr>
          <w:delText>에서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lang w:val="en-US"/>
          </w:rPr>
          <w:delText>EES</w:delText>
        </w:r>
        <w:r w:rsidR="00BD4019" w:rsidRPr="002646CB" w:rsidDel="00087689">
          <w:rPr>
            <w:rFonts w:hint="eastAsia"/>
            <w:lang w:val="en-US"/>
          </w:rPr>
          <w:delText>시스템</w:delText>
        </w:r>
        <w:r w:rsidR="00BD4019" w:rsidRPr="002646CB" w:rsidDel="00087689">
          <w:rPr>
            <w:rFonts w:hint="eastAsia"/>
          </w:rPr>
          <w:delText>의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용량은</w:delText>
        </w:r>
        <w:r w:rsidR="00BD4019" w:rsidRPr="002646CB" w:rsidDel="00087689">
          <w:delText xml:space="preserve"> </w:delText>
        </w:r>
        <w:r w:rsidR="00DB2BCC" w:rsidRPr="002646CB" w:rsidDel="00087689">
          <w:rPr>
            <w:rFonts w:hint="eastAsia"/>
          </w:rPr>
          <w:delText>독립</w:delText>
        </w:r>
        <w:r w:rsidR="00BD4019" w:rsidRPr="002646CB" w:rsidDel="00087689">
          <w:rPr>
            <w:rFonts w:hint="eastAsia"/>
          </w:rPr>
          <w:delText>운전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모드의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계통연계형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마이크로그리드의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용량과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완전히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다르다</w:delText>
        </w:r>
        <w:r w:rsidR="00BD4019" w:rsidRPr="002646CB" w:rsidDel="00087689">
          <w:delText xml:space="preserve">. </w:delText>
        </w:r>
        <w:r w:rsidR="00BD4019" w:rsidRPr="002646CB" w:rsidDel="00087689">
          <w:rPr>
            <w:lang w:val="en-US"/>
          </w:rPr>
          <w:delText>EES</w:delText>
        </w:r>
        <w:r w:rsidR="00BD4019" w:rsidRPr="002646CB" w:rsidDel="00087689">
          <w:rPr>
            <w:rFonts w:hint="eastAsia"/>
            <w:lang w:val="en-US"/>
          </w:rPr>
          <w:delText>시스템</w:delText>
        </w:r>
        <w:r w:rsidR="00BD4019" w:rsidRPr="002646CB" w:rsidDel="00087689">
          <w:rPr>
            <w:rFonts w:hint="eastAsia"/>
          </w:rPr>
          <w:delText>의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용량은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사용되는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lang w:val="en-US"/>
          </w:rPr>
          <w:delText>EES</w:delText>
        </w:r>
        <w:r w:rsidR="00BD4019" w:rsidRPr="002646CB" w:rsidDel="00087689">
          <w:rPr>
            <w:rFonts w:hint="eastAsia"/>
            <w:lang w:val="en-US"/>
          </w:rPr>
          <w:delText>시스템</w:delText>
        </w:r>
        <w:r w:rsidR="00BD4019" w:rsidRPr="002646CB" w:rsidDel="00087689">
          <w:rPr>
            <w:rFonts w:hint="eastAsia"/>
          </w:rPr>
          <w:delText>의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종류와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부하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요구에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따라</w:delText>
        </w:r>
        <w:r w:rsidR="00BD4019" w:rsidRPr="002646CB" w:rsidDel="00087689">
          <w:delText xml:space="preserve"> </w:delText>
        </w:r>
        <w:r w:rsidR="00DB2BCC" w:rsidRPr="002646CB" w:rsidDel="00087689">
          <w:rPr>
            <w:rFonts w:hint="eastAsia"/>
          </w:rPr>
          <w:delText>독립</w:delText>
        </w:r>
        <w:r w:rsidR="00BD4019" w:rsidRPr="002646CB" w:rsidDel="00087689">
          <w:rPr>
            <w:rFonts w:hint="eastAsia"/>
          </w:rPr>
          <w:delText>운전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모드에서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계통연계형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마이크로그리드의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용량보다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훨씬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크다</w:delText>
        </w:r>
        <w:r w:rsidR="00BD4019" w:rsidRPr="002646CB" w:rsidDel="00087689">
          <w:delText xml:space="preserve">. </w:delText>
        </w:r>
        <w:r w:rsidRPr="002646CB" w:rsidDel="00087689">
          <w:rPr>
            <w:rFonts w:hint="eastAsia"/>
          </w:rPr>
          <w:delText>독립형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마이크로그리드에는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마이크로터빈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또는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디젤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발전기와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같은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회전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기계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중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적어도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하나가</w:delText>
        </w:r>
        <w:r w:rsidR="00BD4019" w:rsidRPr="002646CB" w:rsidDel="00087689">
          <w:delText xml:space="preserve"> U/f </w:delText>
        </w:r>
        <w:r w:rsidR="00BD4019" w:rsidRPr="002646CB" w:rsidDel="00087689">
          <w:rPr>
            <w:rFonts w:hint="eastAsia"/>
          </w:rPr>
          <w:delText>모드로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작동하도록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설정되어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있다</w:delText>
        </w:r>
        <w:r w:rsidR="00BD4019" w:rsidRPr="002646CB" w:rsidDel="00087689">
          <w:delText xml:space="preserve">. </w:delText>
        </w:r>
        <w:r w:rsidR="00BD4019" w:rsidRPr="002646CB" w:rsidDel="00087689">
          <w:rPr>
            <w:rFonts w:hint="eastAsia"/>
          </w:rPr>
          <w:delText>하나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이상의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lang w:val="en-US"/>
          </w:rPr>
          <w:delText>EES</w:delText>
        </w:r>
        <w:r w:rsidR="00BD4019" w:rsidRPr="002646CB" w:rsidDel="00087689">
          <w:rPr>
            <w:rFonts w:hint="eastAsia"/>
            <w:lang w:val="en-US"/>
          </w:rPr>
          <w:delText>시스템</w:delText>
        </w:r>
        <w:r w:rsidR="00BD4019" w:rsidRPr="002646CB" w:rsidDel="00087689">
          <w:rPr>
            <w:rFonts w:hint="eastAsia"/>
          </w:rPr>
          <w:delText>이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사용되는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경우</w:delText>
        </w:r>
        <w:r w:rsidR="00BD4019" w:rsidRPr="002646CB" w:rsidDel="00087689">
          <w:delText xml:space="preserve">, </w:delText>
        </w:r>
        <w:r w:rsidR="00BD4019" w:rsidRPr="002646CB" w:rsidDel="00087689">
          <w:rPr>
            <w:rFonts w:hint="eastAsia"/>
          </w:rPr>
          <w:delText>대형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lang w:val="en-US"/>
          </w:rPr>
          <w:delText>EES</w:delText>
        </w:r>
        <w:r w:rsidR="00BD4019" w:rsidRPr="002646CB" w:rsidDel="00087689">
          <w:rPr>
            <w:rFonts w:hint="eastAsia"/>
            <w:lang w:val="en-US"/>
          </w:rPr>
          <w:delText>시스템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그룹은</w:delText>
        </w:r>
        <w:r w:rsidR="00BD4019" w:rsidRPr="002646CB" w:rsidDel="00087689">
          <w:delText xml:space="preserve"> U/f </w:delText>
        </w:r>
        <w:r w:rsidR="00BD4019" w:rsidRPr="002646CB" w:rsidDel="00087689">
          <w:rPr>
            <w:rFonts w:hint="eastAsia"/>
          </w:rPr>
          <w:delText>모드로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작동하여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회전하는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기계가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충분히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빠르지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않거나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셧다운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되는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조건에서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시스템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전압과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주파수를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안정적으로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유지하기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위해</w:delText>
        </w:r>
        <w:r w:rsidR="00BD4019" w:rsidRPr="002646CB" w:rsidDel="00087689">
          <w:delText xml:space="preserve"> </w:delText>
        </w:r>
        <w:r w:rsidRPr="002646CB" w:rsidDel="00087689">
          <w:rPr>
            <w:rFonts w:hint="eastAsia"/>
          </w:rPr>
          <w:delText>독립형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마이크로그리드를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지원해야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한다</w:delText>
        </w:r>
        <w:r w:rsidR="00BD4019" w:rsidRPr="002646CB" w:rsidDel="00087689">
          <w:delText xml:space="preserve">. </w:delText>
        </w:r>
        <w:r w:rsidRPr="002646CB" w:rsidDel="00087689">
          <w:rPr>
            <w:rFonts w:hint="eastAsia"/>
          </w:rPr>
          <w:delText>독립형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마이크로그리드에서는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자체기동이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필요하며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lang w:val="en-US"/>
          </w:rPr>
          <w:delText>EES</w:delText>
        </w:r>
        <w:r w:rsidR="00BD4019" w:rsidRPr="002646CB" w:rsidDel="00087689">
          <w:rPr>
            <w:rFonts w:hint="eastAsia"/>
            <w:lang w:val="en-US"/>
          </w:rPr>
          <w:delText>시스템</w:delText>
        </w:r>
        <w:r w:rsidR="00BD4019" w:rsidRPr="002646CB" w:rsidDel="00087689">
          <w:rPr>
            <w:rFonts w:hint="eastAsia"/>
          </w:rPr>
          <w:delText>가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중요한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역할을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할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수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있다</w:delText>
        </w:r>
        <w:r w:rsidR="00BD4019" w:rsidRPr="002646CB" w:rsidDel="00087689">
          <w:delText>.</w:delText>
        </w:r>
      </w:del>
    </w:p>
    <w:p w14:paraId="57F87A05" w14:textId="1F27BF86" w:rsidR="00BD4019" w:rsidRPr="002646CB" w:rsidDel="00087689" w:rsidRDefault="002559F2" w:rsidP="00BD4019">
      <w:pPr>
        <w:pStyle w:val="af6"/>
        <w:numPr>
          <w:ilvl w:val="0"/>
          <w:numId w:val="22"/>
        </w:numPr>
        <w:ind w:leftChars="154" w:left="566" w:hangingChars="129" w:hanging="258"/>
        <w:rPr>
          <w:del w:id="18063" w:author="박 진상" w:date="2019-10-08T06:08:00Z"/>
        </w:rPr>
      </w:pPr>
      <w:del w:id="18064" w:author="박 진상" w:date="2019-10-08T06:08:00Z">
        <w:r w:rsidRPr="002646CB" w:rsidDel="00087689">
          <w:rPr>
            <w:rFonts w:hint="eastAsia"/>
          </w:rPr>
          <w:delText>독립형</w:delText>
        </w:r>
        <w:r w:rsidR="00BD4019" w:rsidRPr="002646CB" w:rsidDel="00087689">
          <w:delText xml:space="preserve"> </w:delText>
        </w:r>
        <w:r w:rsidR="00FE3106" w:rsidRPr="002646CB" w:rsidDel="00087689">
          <w:rPr>
            <w:rFonts w:cs="Arial"/>
            <w:rPrChange w:id="18065" w:author="ETRI-김종원" w:date="2019-12-10T10:44:00Z">
              <w:rPr>
                <w:rFonts w:cs="Arial"/>
                <w:color w:val="000000" w:themeColor="text1"/>
              </w:rPr>
            </w:rPrChange>
          </w:rPr>
          <w:delText>CES-MG</w:delText>
        </w:r>
        <w:r w:rsidR="00BD4019" w:rsidRPr="002646CB" w:rsidDel="00087689">
          <w:rPr>
            <w:rFonts w:hint="eastAsia"/>
          </w:rPr>
          <w:delText>에서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분산전원의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출력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전력이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부하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수요를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충족시키지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못하는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경우</w:delText>
        </w:r>
        <w:r w:rsidR="00BD4019" w:rsidRPr="002646CB" w:rsidDel="00087689">
          <w:delText xml:space="preserve">, </w:delText>
        </w:r>
        <w:r w:rsidR="00BD4019" w:rsidRPr="002646CB" w:rsidDel="00087689">
          <w:rPr>
            <w:rFonts w:hint="eastAsia"/>
          </w:rPr>
          <w:delText>중요하고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민감한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부하에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대한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전력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공급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부족은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lang w:val="en-US"/>
          </w:rPr>
          <w:delText>EES</w:delText>
        </w:r>
        <w:r w:rsidR="00BD4019" w:rsidRPr="002646CB" w:rsidDel="00087689">
          <w:rPr>
            <w:rFonts w:hint="eastAsia"/>
            <w:lang w:val="en-US"/>
          </w:rPr>
          <w:delText>시스템</w:delText>
        </w:r>
        <w:r w:rsidR="00BD4019" w:rsidRPr="002646CB" w:rsidDel="00087689">
          <w:rPr>
            <w:rFonts w:hint="eastAsia"/>
          </w:rPr>
          <w:delText>에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의해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보장</w:delText>
        </w:r>
        <w:r w:rsidR="00DF729E" w:rsidRPr="002646CB" w:rsidDel="00087689">
          <w:rPr>
            <w:rFonts w:hint="eastAsia"/>
          </w:rPr>
          <w:delText>해야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한다</w:delText>
        </w:r>
        <w:r w:rsidR="00BD4019" w:rsidRPr="002646CB" w:rsidDel="00087689">
          <w:delText>.</w:delText>
        </w:r>
      </w:del>
    </w:p>
    <w:p w14:paraId="726DF924" w14:textId="298E832A" w:rsidR="00BD4019" w:rsidRPr="002646CB" w:rsidDel="00087689" w:rsidRDefault="002559F2" w:rsidP="00BD4019">
      <w:pPr>
        <w:pStyle w:val="af6"/>
        <w:numPr>
          <w:ilvl w:val="0"/>
          <w:numId w:val="22"/>
        </w:numPr>
        <w:ind w:leftChars="154" w:left="566" w:hangingChars="129" w:hanging="258"/>
        <w:rPr>
          <w:del w:id="18066" w:author="박 진상" w:date="2019-10-08T06:08:00Z"/>
        </w:rPr>
      </w:pPr>
      <w:del w:id="18067" w:author="박 진상" w:date="2019-10-08T06:08:00Z">
        <w:r w:rsidRPr="002646CB" w:rsidDel="00087689">
          <w:rPr>
            <w:rFonts w:hint="eastAsia"/>
          </w:rPr>
          <w:delText>독립형</w:delText>
        </w:r>
        <w:r w:rsidR="00BD4019" w:rsidRPr="002646CB" w:rsidDel="00087689">
          <w:delText xml:space="preserve"> </w:delText>
        </w:r>
        <w:r w:rsidR="00FE3106" w:rsidRPr="002646CB" w:rsidDel="00087689">
          <w:rPr>
            <w:rFonts w:cs="Arial"/>
            <w:rPrChange w:id="18068" w:author="ETRI-김종원" w:date="2019-12-10T10:44:00Z">
              <w:rPr>
                <w:rFonts w:cs="Arial"/>
                <w:color w:val="000000" w:themeColor="text1"/>
              </w:rPr>
            </w:rPrChange>
          </w:rPr>
          <w:delText>CES-MG</w:delText>
        </w:r>
        <w:r w:rsidR="00BD4019" w:rsidRPr="002646CB" w:rsidDel="00087689">
          <w:rPr>
            <w:rFonts w:hint="eastAsia"/>
          </w:rPr>
          <w:delText>의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분산전원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출력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전력이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부하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요구량을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초과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할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때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예비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전력은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lang w:val="en-US"/>
          </w:rPr>
          <w:delText>EES</w:delText>
        </w:r>
        <w:r w:rsidR="00BD4019" w:rsidRPr="002646CB" w:rsidDel="00087689">
          <w:rPr>
            <w:rFonts w:hint="eastAsia"/>
            <w:lang w:val="en-US"/>
          </w:rPr>
          <w:delText>시스템</w:delText>
        </w:r>
        <w:r w:rsidR="00BD4019" w:rsidRPr="002646CB" w:rsidDel="00087689">
          <w:rPr>
            <w:rFonts w:hint="eastAsia"/>
          </w:rPr>
          <w:delText>에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의해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흡수</w:delText>
        </w:r>
        <w:r w:rsidR="00DF729E" w:rsidRPr="002646CB" w:rsidDel="00087689">
          <w:rPr>
            <w:rFonts w:hint="eastAsia"/>
          </w:rPr>
          <w:delText>해야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한다</w:delText>
        </w:r>
        <w:r w:rsidR="00BD4019" w:rsidRPr="002646CB" w:rsidDel="00087689">
          <w:delText>.</w:delText>
        </w:r>
      </w:del>
    </w:p>
    <w:p w14:paraId="7FFBC66C" w14:textId="5B4ABC18" w:rsidR="00BD4019" w:rsidRPr="002646CB" w:rsidDel="00087689" w:rsidRDefault="00BD4019" w:rsidP="00BD4019">
      <w:pPr>
        <w:rPr>
          <w:del w:id="18069" w:author="박 진상" w:date="2019-10-08T06:08:00Z"/>
          <w:b/>
          <w:bCs/>
          <w:lang w:val="en-US"/>
        </w:rPr>
      </w:pPr>
    </w:p>
    <w:p w14:paraId="78F8103F" w14:textId="657DEF3F" w:rsidR="00BD4019" w:rsidRPr="002646CB" w:rsidDel="00087689" w:rsidRDefault="00BD4019" w:rsidP="007C0602">
      <w:pPr>
        <w:pStyle w:val="KSDTA1"/>
        <w:rPr>
          <w:del w:id="18070" w:author="박 진상" w:date="2019-10-08T06:08:00Z"/>
          <w:lang w:eastAsia="ko-KR"/>
        </w:rPr>
      </w:pPr>
      <w:del w:id="18071" w:author="박 진상" w:date="2019-10-08T06:08:00Z">
        <w:r w:rsidRPr="002646CB" w:rsidDel="00087689">
          <w:rPr>
            <w:b w:val="0"/>
          </w:rPr>
          <w:delText>EES</w:delText>
        </w:r>
        <w:r w:rsidRPr="002646CB" w:rsidDel="00087689">
          <w:rPr>
            <w:rFonts w:hint="eastAsia"/>
            <w:b w:val="0"/>
          </w:rPr>
          <w:delText>시스템</w:delText>
        </w:r>
        <w:r w:rsidRPr="002646CB" w:rsidDel="00087689">
          <w:rPr>
            <w:b w:val="0"/>
          </w:rPr>
          <w:delText xml:space="preserve"> PCS </w:delText>
        </w:r>
        <w:r w:rsidRPr="002646CB" w:rsidDel="00087689">
          <w:rPr>
            <w:rFonts w:hint="eastAsia"/>
            <w:b w:val="0"/>
          </w:rPr>
          <w:delText>기반</w:delText>
        </w:r>
        <w:r w:rsidRPr="002646CB" w:rsidDel="00087689">
          <w:rPr>
            <w:b w:val="0"/>
          </w:rPr>
          <w:delText xml:space="preserve"> AC </w:delText>
        </w:r>
        <w:r w:rsidRPr="002646CB" w:rsidDel="00087689">
          <w:rPr>
            <w:rFonts w:hint="eastAsia"/>
            <w:b w:val="0"/>
          </w:rPr>
          <w:delText>운전</w:delText>
        </w:r>
        <w:r w:rsidRPr="002646CB" w:rsidDel="00087689">
          <w:rPr>
            <w:b w:val="0"/>
          </w:rPr>
          <w:delText xml:space="preserve"> </w:delText>
        </w:r>
        <w:r w:rsidRPr="002646CB" w:rsidDel="00087689">
          <w:rPr>
            <w:rFonts w:hint="eastAsia"/>
            <w:b w:val="0"/>
          </w:rPr>
          <w:delText>주파수</w:delText>
        </w:r>
        <w:r w:rsidRPr="002646CB" w:rsidDel="00087689">
          <w:rPr>
            <w:b w:val="0"/>
          </w:rPr>
          <w:delText xml:space="preserve"> </w:delText>
        </w:r>
        <w:r w:rsidRPr="002646CB" w:rsidDel="00087689">
          <w:rPr>
            <w:rFonts w:hint="eastAsia"/>
            <w:b w:val="0"/>
          </w:rPr>
          <w:delText>모드</w:delText>
        </w:r>
        <w:r w:rsidRPr="002646CB" w:rsidDel="00087689">
          <w:rPr>
            <w:b w:val="0"/>
          </w:rPr>
          <w:delText xml:space="preserve"> </w:delText>
        </w:r>
        <w:r w:rsidR="00FE3106" w:rsidRPr="002646CB" w:rsidDel="00087689">
          <w:rPr>
            <w:rFonts w:cs="Arial"/>
            <w:rPrChange w:id="18072" w:author="ETRI-김종원" w:date="2019-12-10T10:44:00Z">
              <w:rPr>
                <w:rFonts w:cs="Arial"/>
                <w:color w:val="000000" w:themeColor="text1"/>
              </w:rPr>
            </w:rPrChange>
          </w:rPr>
          <w:delText>CES-MG</w:delText>
        </w:r>
        <w:r w:rsidRPr="002646CB" w:rsidDel="00087689">
          <w:rPr>
            <w:b w:val="0"/>
          </w:rPr>
          <w:delText xml:space="preserve"> </w:delText>
        </w:r>
        <w:r w:rsidRPr="002646CB" w:rsidDel="00087689">
          <w:rPr>
            <w:rFonts w:hint="eastAsia"/>
            <w:b w:val="0"/>
          </w:rPr>
          <w:delText>운전</w:delText>
        </w:r>
        <w:r w:rsidRPr="002646CB" w:rsidDel="00087689">
          <w:rPr>
            <w:b w:val="0"/>
          </w:rPr>
          <w:delText xml:space="preserve"> </w:delText>
        </w:r>
        <w:r w:rsidRPr="002646CB" w:rsidDel="00087689">
          <w:rPr>
            <w:rFonts w:hint="eastAsia"/>
            <w:b w:val="0"/>
          </w:rPr>
          <w:delText>제어</w:delText>
        </w:r>
      </w:del>
    </w:p>
    <w:p w14:paraId="5F943A32" w14:textId="2B502944" w:rsidR="00BD4019" w:rsidRPr="002646CB" w:rsidDel="00087689" w:rsidRDefault="00BD4019" w:rsidP="00BD4019">
      <w:pPr>
        <w:rPr>
          <w:del w:id="18073" w:author="박 진상" w:date="2019-10-08T06:08:00Z"/>
        </w:rPr>
      </w:pPr>
    </w:p>
    <w:p w14:paraId="54896D00" w14:textId="7DF993E4" w:rsidR="00BD4019" w:rsidRPr="002646CB" w:rsidDel="00087689" w:rsidRDefault="00BD4019" w:rsidP="00BD4019">
      <w:pPr>
        <w:rPr>
          <w:del w:id="18074" w:author="박 진상" w:date="2019-10-08T06:08:00Z"/>
          <w:lang w:val="en-US"/>
        </w:rPr>
      </w:pPr>
      <w:del w:id="18075" w:author="박 진상" w:date="2019-10-08T06:08:00Z">
        <w:r w:rsidRPr="002646CB" w:rsidDel="00087689">
          <w:delText>EES</w:delText>
        </w:r>
        <w:r w:rsidRPr="002646CB" w:rsidDel="00087689">
          <w:rPr>
            <w:rFonts w:hint="eastAsia"/>
          </w:rPr>
          <w:delText>시스템</w:delText>
        </w:r>
        <w:r w:rsidRPr="002646CB" w:rsidDel="00087689">
          <w:delText xml:space="preserve"> PCS </w:delText>
        </w:r>
        <w:r w:rsidRPr="002646CB" w:rsidDel="00087689">
          <w:rPr>
            <w:rFonts w:hint="eastAsia"/>
          </w:rPr>
          <w:delText>기반</w:delText>
        </w:r>
        <w:r w:rsidRPr="002646CB" w:rsidDel="00087689">
          <w:delText xml:space="preserve"> AC </w:delText>
        </w:r>
        <w:r w:rsidRPr="002646CB" w:rsidDel="00087689">
          <w:rPr>
            <w:rFonts w:hint="eastAsia"/>
          </w:rPr>
          <w:delText>운전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주파수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모드롤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동작하는</w:delText>
        </w:r>
        <w:r w:rsidRPr="002646CB" w:rsidDel="00087689">
          <w:delText xml:space="preserve"> </w:delText>
        </w:r>
        <w:r w:rsidR="002559F2" w:rsidRPr="002646CB" w:rsidDel="00087689">
          <w:rPr>
            <w:rFonts w:hint="eastAsia"/>
            <w:lang w:val="en-US"/>
          </w:rPr>
          <w:delText>독립형</w:delText>
        </w:r>
        <w:r w:rsidRPr="002646CB" w:rsidDel="00087689">
          <w:rPr>
            <w:lang w:val="en-US"/>
          </w:rPr>
          <w:delText xml:space="preserve"> </w:delText>
        </w:r>
        <w:r w:rsidR="00FE3106" w:rsidRPr="002646CB" w:rsidDel="00087689">
          <w:rPr>
            <w:rFonts w:cs="Arial"/>
            <w:rPrChange w:id="18076" w:author="ETRI-김종원" w:date="2019-12-10T10:44:00Z">
              <w:rPr>
                <w:rFonts w:cs="Arial"/>
                <w:color w:val="000000" w:themeColor="text1"/>
              </w:rPr>
            </w:rPrChange>
          </w:rPr>
          <w:delText>CES-MG</w:delText>
        </w:r>
        <w:r w:rsidR="00FE3106" w:rsidRPr="002646CB" w:rsidDel="00087689">
          <w:rPr>
            <w:lang w:val="en-US"/>
          </w:rPr>
          <w:delText xml:space="preserve"> </w:delText>
        </w:r>
        <w:r w:rsidRPr="002646CB" w:rsidDel="00087689">
          <w:rPr>
            <w:rFonts w:hint="eastAsia"/>
            <w:lang w:val="en-US"/>
          </w:rPr>
          <w:delText>에서</w:delText>
        </w:r>
        <w:r w:rsidRPr="002646CB" w:rsidDel="00087689">
          <w:rPr>
            <w:lang w:val="en-US"/>
          </w:rPr>
          <w:delText xml:space="preserve"> </w:delText>
        </w:r>
        <w:r w:rsidRPr="002646CB" w:rsidDel="00087689">
          <w:rPr>
            <w:rPrChange w:id="18077" w:author="ETRI-김종원" w:date="2019-12-10T10:44:00Z">
              <w:rPr>
                <w:color w:val="000000" w:themeColor="text1"/>
              </w:rPr>
            </w:rPrChange>
          </w:rPr>
          <w:delText>EES</w:delText>
        </w:r>
        <w:r w:rsidRPr="002646CB" w:rsidDel="00087689">
          <w:rPr>
            <w:rFonts w:hint="eastAsia"/>
            <w:rPrChange w:id="18078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시스템은</w:delText>
        </w:r>
        <w:r w:rsidRPr="002646CB" w:rsidDel="00087689">
          <w:rPr>
            <w:lang w:val="en-US"/>
          </w:rPr>
          <w:delText xml:space="preserve"> </w:delText>
        </w:r>
        <w:r w:rsidRPr="002646CB" w:rsidDel="00087689">
          <w:rPr>
            <w:rFonts w:hint="eastAsia"/>
            <w:lang w:val="en-US"/>
          </w:rPr>
          <w:delText>다음</w:delText>
        </w:r>
        <w:r w:rsidRPr="002646CB" w:rsidDel="00087689">
          <w:rPr>
            <w:lang w:val="en-US"/>
          </w:rPr>
          <w:delText xml:space="preserve"> </w:delText>
        </w:r>
        <w:r w:rsidRPr="002646CB" w:rsidDel="00087689">
          <w:rPr>
            <w:rFonts w:hint="eastAsia"/>
            <w:lang w:val="en-US"/>
          </w:rPr>
          <w:delText>사항을</w:delText>
        </w:r>
        <w:r w:rsidRPr="002646CB" w:rsidDel="00087689">
          <w:rPr>
            <w:lang w:val="en-US"/>
          </w:rPr>
          <w:delText xml:space="preserve"> </w:delText>
        </w:r>
        <w:r w:rsidRPr="002646CB" w:rsidDel="00087689">
          <w:rPr>
            <w:rFonts w:hint="eastAsia"/>
            <w:lang w:val="en-US"/>
          </w:rPr>
          <w:delText>고려하여</w:delText>
        </w:r>
        <w:r w:rsidRPr="002646CB" w:rsidDel="00087689">
          <w:rPr>
            <w:lang w:val="en-US"/>
          </w:rPr>
          <w:delText xml:space="preserve"> </w:delText>
        </w:r>
        <w:r w:rsidRPr="002646CB" w:rsidDel="00087689">
          <w:rPr>
            <w:rFonts w:hint="eastAsia"/>
            <w:lang w:val="en-US"/>
          </w:rPr>
          <w:delText>운전</w:delText>
        </w:r>
        <w:r w:rsidRPr="002646CB" w:rsidDel="00087689">
          <w:rPr>
            <w:lang w:val="en-US"/>
          </w:rPr>
          <w:delText xml:space="preserve"> </w:delText>
        </w:r>
        <w:r w:rsidRPr="002646CB" w:rsidDel="00087689">
          <w:rPr>
            <w:rFonts w:hint="eastAsia"/>
            <w:lang w:val="en-US"/>
          </w:rPr>
          <w:delText>제어가</w:delText>
        </w:r>
        <w:r w:rsidRPr="002646CB" w:rsidDel="00087689">
          <w:rPr>
            <w:lang w:val="en-US"/>
          </w:rPr>
          <w:delText xml:space="preserve"> </w:delText>
        </w:r>
        <w:r w:rsidRPr="002646CB" w:rsidDel="00087689">
          <w:rPr>
            <w:rFonts w:hint="eastAsia"/>
            <w:lang w:val="en-US"/>
          </w:rPr>
          <w:delText>수행되어져야</w:delText>
        </w:r>
        <w:r w:rsidRPr="002646CB" w:rsidDel="00087689">
          <w:rPr>
            <w:lang w:val="en-US"/>
          </w:rPr>
          <w:delText xml:space="preserve"> </w:delText>
        </w:r>
        <w:r w:rsidRPr="002646CB" w:rsidDel="00087689">
          <w:rPr>
            <w:rFonts w:hint="eastAsia"/>
            <w:lang w:val="en-US"/>
          </w:rPr>
          <w:delText>한다</w:delText>
        </w:r>
        <w:r w:rsidRPr="002646CB" w:rsidDel="00087689">
          <w:rPr>
            <w:lang w:val="en-US"/>
          </w:rPr>
          <w:delText>.</w:delText>
        </w:r>
      </w:del>
    </w:p>
    <w:p w14:paraId="372774DD" w14:textId="6AAB89A3" w:rsidR="00BD4019" w:rsidRPr="002646CB" w:rsidDel="00087689" w:rsidRDefault="00BD4019" w:rsidP="00BD4019">
      <w:pPr>
        <w:rPr>
          <w:del w:id="18079" w:author="박 진상" w:date="2019-10-08T06:08:00Z"/>
          <w:lang w:val="en-US"/>
        </w:rPr>
      </w:pPr>
    </w:p>
    <w:p w14:paraId="7FBB1048" w14:textId="7E98756D" w:rsidR="00BD4019" w:rsidRPr="002646CB" w:rsidDel="00087689" w:rsidRDefault="00BD4019" w:rsidP="00BD4019">
      <w:pPr>
        <w:pStyle w:val="af6"/>
        <w:numPr>
          <w:ilvl w:val="0"/>
          <w:numId w:val="22"/>
        </w:numPr>
        <w:ind w:leftChars="154" w:left="566" w:hangingChars="129" w:hanging="258"/>
        <w:rPr>
          <w:del w:id="18080" w:author="박 진상" w:date="2019-10-08T06:08:00Z"/>
        </w:rPr>
      </w:pPr>
      <w:del w:id="18081" w:author="박 진상" w:date="2019-10-08T06:08:00Z">
        <w:r w:rsidRPr="002646CB" w:rsidDel="00087689">
          <w:delText>EES</w:delText>
        </w:r>
        <w:r w:rsidRPr="002646CB" w:rsidDel="00087689">
          <w:rPr>
            <w:rFonts w:hint="eastAsia"/>
          </w:rPr>
          <w:delText>시스템에서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기준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주파수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발생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및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전압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유지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관리</w:delText>
        </w:r>
      </w:del>
    </w:p>
    <w:p w14:paraId="466C9DBB" w14:textId="5DA7C006" w:rsidR="00BD4019" w:rsidRPr="002646CB" w:rsidDel="00087689" w:rsidRDefault="00BD4019" w:rsidP="00BD4019">
      <w:pPr>
        <w:pStyle w:val="af6"/>
        <w:numPr>
          <w:ilvl w:val="0"/>
          <w:numId w:val="22"/>
        </w:numPr>
        <w:ind w:leftChars="154" w:left="566" w:hangingChars="129" w:hanging="258"/>
        <w:rPr>
          <w:del w:id="18082" w:author="박 진상" w:date="2019-10-08T06:08:00Z"/>
        </w:rPr>
      </w:pPr>
      <w:del w:id="18083" w:author="박 진상" w:date="2019-10-08T06:08:00Z">
        <w:r w:rsidRPr="002646CB" w:rsidDel="00087689">
          <w:delText>CHP</w:delText>
        </w:r>
        <w:r w:rsidRPr="002646CB" w:rsidDel="00087689">
          <w:rPr>
            <w:rFonts w:hint="eastAsia"/>
          </w:rPr>
          <w:delText>는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부하를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고려하면서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열추종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운전</w:delText>
        </w:r>
      </w:del>
    </w:p>
    <w:p w14:paraId="4FEBE746" w14:textId="250C4CF9" w:rsidR="00BD4019" w:rsidRPr="002646CB" w:rsidDel="00087689" w:rsidRDefault="00BD4019" w:rsidP="00BD4019">
      <w:pPr>
        <w:pStyle w:val="af6"/>
        <w:numPr>
          <w:ilvl w:val="0"/>
          <w:numId w:val="22"/>
        </w:numPr>
        <w:ind w:leftChars="154" w:left="566" w:hangingChars="129" w:hanging="258"/>
        <w:rPr>
          <w:del w:id="18084" w:author="박 진상" w:date="2019-10-08T06:08:00Z"/>
        </w:rPr>
      </w:pPr>
      <w:del w:id="18085" w:author="박 진상" w:date="2019-10-08T06:08:00Z">
        <w:r w:rsidRPr="002646CB" w:rsidDel="00087689">
          <w:delText>CHP</w:delText>
        </w:r>
        <w:r w:rsidRPr="002646CB" w:rsidDel="00087689">
          <w:rPr>
            <w:rFonts w:hint="eastAsia"/>
          </w:rPr>
          <w:delText>는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환수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온도에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대한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관리를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통해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부하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연계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출력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조절</w:delText>
        </w:r>
      </w:del>
    </w:p>
    <w:p w14:paraId="28144831" w14:textId="09E20AAF" w:rsidR="00BD4019" w:rsidRPr="002646CB" w:rsidDel="00087689" w:rsidRDefault="00BD4019" w:rsidP="00BD4019">
      <w:pPr>
        <w:pStyle w:val="af6"/>
        <w:numPr>
          <w:ilvl w:val="0"/>
          <w:numId w:val="22"/>
        </w:numPr>
        <w:ind w:leftChars="154" w:left="566" w:hangingChars="129" w:hanging="258"/>
        <w:rPr>
          <w:del w:id="18086" w:author="박 진상" w:date="2019-10-08T06:08:00Z"/>
        </w:rPr>
      </w:pPr>
      <w:del w:id="18087" w:author="박 진상" w:date="2019-10-08T06:08:00Z">
        <w:r w:rsidRPr="002646CB" w:rsidDel="00087689">
          <w:delText xml:space="preserve">CHP </w:delText>
        </w:r>
        <w:r w:rsidRPr="002646CB" w:rsidDel="00087689">
          <w:rPr>
            <w:rFonts w:hint="eastAsia"/>
          </w:rPr>
          <w:delText>및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보일러에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대한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냉각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관리</w:delText>
        </w:r>
      </w:del>
    </w:p>
    <w:p w14:paraId="2D223886" w14:textId="3FC099B1" w:rsidR="00BD4019" w:rsidRPr="002646CB" w:rsidDel="00087689" w:rsidRDefault="00BD4019" w:rsidP="00BD4019">
      <w:pPr>
        <w:rPr>
          <w:del w:id="18088" w:author="박 진상" w:date="2019-10-08T06:08:00Z"/>
          <w:b/>
          <w:bCs/>
          <w:lang w:val="en-US"/>
        </w:rPr>
      </w:pPr>
    </w:p>
    <w:p w14:paraId="14DF336A" w14:textId="0341C081" w:rsidR="00BD4019" w:rsidRPr="002646CB" w:rsidDel="00087689" w:rsidRDefault="00BD4019" w:rsidP="007C0602">
      <w:pPr>
        <w:pStyle w:val="KSDTA1"/>
        <w:rPr>
          <w:del w:id="18089" w:author="박 진상" w:date="2019-10-08T06:08:00Z"/>
          <w:lang w:eastAsia="ko-KR"/>
        </w:rPr>
      </w:pPr>
      <w:del w:id="18090" w:author="박 진상" w:date="2019-10-08T06:08:00Z">
        <w:r w:rsidRPr="002646CB" w:rsidDel="00087689">
          <w:rPr>
            <w:rFonts w:hint="eastAsia"/>
            <w:b w:val="0"/>
          </w:rPr>
          <w:delText>비상발전기</w:delText>
        </w:r>
        <w:r w:rsidRPr="002646CB" w:rsidDel="00087689">
          <w:rPr>
            <w:b w:val="0"/>
          </w:rPr>
          <w:delText xml:space="preserve"> </w:delText>
        </w:r>
        <w:r w:rsidRPr="002646CB" w:rsidDel="00087689">
          <w:rPr>
            <w:rFonts w:hint="eastAsia"/>
            <w:b w:val="0"/>
          </w:rPr>
          <w:delText>병렬운전</w:delText>
        </w:r>
        <w:r w:rsidRPr="002646CB" w:rsidDel="00087689">
          <w:rPr>
            <w:b w:val="0"/>
          </w:rPr>
          <w:delText xml:space="preserve"> </w:delText>
        </w:r>
        <w:r w:rsidRPr="002646CB" w:rsidDel="00087689">
          <w:rPr>
            <w:rFonts w:hint="eastAsia"/>
            <w:b w:val="0"/>
          </w:rPr>
          <w:delText>기반</w:delText>
        </w:r>
        <w:r w:rsidRPr="002646CB" w:rsidDel="00087689">
          <w:rPr>
            <w:b w:val="0"/>
          </w:rPr>
          <w:delText xml:space="preserve"> </w:delText>
        </w:r>
        <w:r w:rsidR="00FE3106" w:rsidRPr="002646CB" w:rsidDel="00087689">
          <w:rPr>
            <w:rFonts w:cs="Arial"/>
            <w:rPrChange w:id="18091" w:author="ETRI-김종원" w:date="2019-12-10T10:44:00Z">
              <w:rPr>
                <w:rFonts w:cs="Arial"/>
                <w:color w:val="000000" w:themeColor="text1"/>
              </w:rPr>
            </w:rPrChange>
          </w:rPr>
          <w:delText>CES-MG</w:delText>
        </w:r>
        <w:r w:rsidR="00FE3106" w:rsidRPr="002646CB" w:rsidDel="00087689">
          <w:rPr>
            <w:b w:val="0"/>
          </w:rPr>
          <w:delText xml:space="preserve"> </w:delText>
        </w:r>
        <w:r w:rsidRPr="002646CB" w:rsidDel="00087689">
          <w:rPr>
            <w:rFonts w:hint="eastAsia"/>
            <w:b w:val="0"/>
          </w:rPr>
          <w:delText>운전</w:delText>
        </w:r>
        <w:r w:rsidRPr="002646CB" w:rsidDel="00087689">
          <w:rPr>
            <w:b w:val="0"/>
          </w:rPr>
          <w:delText xml:space="preserve"> </w:delText>
        </w:r>
        <w:r w:rsidRPr="002646CB" w:rsidDel="00087689">
          <w:rPr>
            <w:rFonts w:hint="eastAsia"/>
            <w:b w:val="0"/>
          </w:rPr>
          <w:delText>제어</w:delText>
        </w:r>
      </w:del>
    </w:p>
    <w:p w14:paraId="51C42EF7" w14:textId="0C82BAA1" w:rsidR="00BD4019" w:rsidRPr="002646CB" w:rsidDel="00087689" w:rsidRDefault="00BD4019" w:rsidP="00BD4019">
      <w:pPr>
        <w:rPr>
          <w:del w:id="18092" w:author="박 진상" w:date="2019-10-08T06:08:00Z"/>
        </w:rPr>
      </w:pPr>
    </w:p>
    <w:p w14:paraId="6E4AA22E" w14:textId="3B6D8F01" w:rsidR="00BD4019" w:rsidRPr="002646CB" w:rsidDel="00087689" w:rsidRDefault="00BD4019" w:rsidP="00BD4019">
      <w:pPr>
        <w:rPr>
          <w:del w:id="18093" w:author="박 진상" w:date="2019-10-08T06:08:00Z"/>
          <w:lang w:val="en-US"/>
        </w:rPr>
      </w:pPr>
      <w:del w:id="18094" w:author="박 진상" w:date="2019-10-08T06:08:00Z">
        <w:r w:rsidRPr="002646CB" w:rsidDel="00087689">
          <w:rPr>
            <w:rFonts w:hint="eastAsia"/>
          </w:rPr>
          <w:delText>비상발전기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병렬운전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기반</w:delText>
        </w:r>
        <w:r w:rsidRPr="002646CB" w:rsidDel="00087689">
          <w:delText xml:space="preserve"> </w:delText>
        </w:r>
        <w:r w:rsidR="002559F2" w:rsidRPr="002646CB" w:rsidDel="00087689">
          <w:rPr>
            <w:rFonts w:hint="eastAsia"/>
            <w:lang w:val="en-US"/>
          </w:rPr>
          <w:delText>독립형</w:delText>
        </w:r>
        <w:r w:rsidRPr="002646CB" w:rsidDel="00087689">
          <w:rPr>
            <w:lang w:val="en-US"/>
          </w:rPr>
          <w:delText xml:space="preserve"> </w:delText>
        </w:r>
        <w:r w:rsidR="00FE3106" w:rsidRPr="002646CB" w:rsidDel="00087689">
          <w:rPr>
            <w:rFonts w:cs="Arial"/>
            <w:rPrChange w:id="18095" w:author="ETRI-김종원" w:date="2019-12-10T10:44:00Z">
              <w:rPr>
                <w:rFonts w:cs="Arial"/>
                <w:color w:val="000000" w:themeColor="text1"/>
              </w:rPr>
            </w:rPrChange>
          </w:rPr>
          <w:delText>CES-MG</w:delText>
        </w:r>
        <w:r w:rsidR="00FE3106" w:rsidRPr="002646CB" w:rsidDel="00087689">
          <w:rPr>
            <w:lang w:val="en-US"/>
          </w:rPr>
          <w:delText xml:space="preserve"> </w:delText>
        </w:r>
        <w:r w:rsidRPr="002646CB" w:rsidDel="00087689">
          <w:rPr>
            <w:rFonts w:hint="eastAsia"/>
            <w:lang w:val="en-US"/>
          </w:rPr>
          <w:delText>에서</w:delText>
        </w:r>
        <w:r w:rsidRPr="002646CB" w:rsidDel="00087689">
          <w:rPr>
            <w:lang w:val="en-US"/>
          </w:rPr>
          <w:delText xml:space="preserve"> </w:delText>
        </w:r>
        <w:r w:rsidRPr="002646CB" w:rsidDel="00087689">
          <w:rPr>
            <w:rFonts w:hint="eastAsia"/>
            <w:lang w:val="en-US"/>
          </w:rPr>
          <w:delText>다음</w:delText>
        </w:r>
        <w:r w:rsidRPr="002646CB" w:rsidDel="00087689">
          <w:rPr>
            <w:lang w:val="en-US"/>
          </w:rPr>
          <w:delText xml:space="preserve"> </w:delText>
        </w:r>
        <w:r w:rsidRPr="002646CB" w:rsidDel="00087689">
          <w:rPr>
            <w:rFonts w:hint="eastAsia"/>
            <w:lang w:val="en-US"/>
          </w:rPr>
          <w:delText>사항을</w:delText>
        </w:r>
        <w:r w:rsidRPr="002646CB" w:rsidDel="00087689">
          <w:rPr>
            <w:lang w:val="en-US"/>
          </w:rPr>
          <w:delText xml:space="preserve"> </w:delText>
        </w:r>
        <w:r w:rsidRPr="002646CB" w:rsidDel="00087689">
          <w:rPr>
            <w:rFonts w:hint="eastAsia"/>
            <w:lang w:val="en-US"/>
          </w:rPr>
          <w:delText>고려하여</w:delText>
        </w:r>
        <w:r w:rsidRPr="002646CB" w:rsidDel="00087689">
          <w:rPr>
            <w:lang w:val="en-US"/>
          </w:rPr>
          <w:delText xml:space="preserve"> </w:delText>
        </w:r>
        <w:r w:rsidRPr="002646CB" w:rsidDel="00087689">
          <w:rPr>
            <w:rFonts w:hint="eastAsia"/>
            <w:lang w:val="en-US"/>
          </w:rPr>
          <w:delText>운전</w:delText>
        </w:r>
        <w:r w:rsidRPr="002646CB" w:rsidDel="00087689">
          <w:rPr>
            <w:lang w:val="en-US"/>
          </w:rPr>
          <w:delText xml:space="preserve"> </w:delText>
        </w:r>
        <w:r w:rsidRPr="002646CB" w:rsidDel="00087689">
          <w:rPr>
            <w:rFonts w:hint="eastAsia"/>
            <w:lang w:val="en-US"/>
          </w:rPr>
          <w:delText>제어가</w:delText>
        </w:r>
        <w:r w:rsidRPr="002646CB" w:rsidDel="00087689">
          <w:rPr>
            <w:lang w:val="en-US"/>
          </w:rPr>
          <w:delText xml:space="preserve"> </w:delText>
        </w:r>
        <w:r w:rsidRPr="002646CB" w:rsidDel="00087689">
          <w:rPr>
            <w:rFonts w:hint="eastAsia"/>
            <w:lang w:val="en-US"/>
          </w:rPr>
          <w:delText>수행되어져야</w:delText>
        </w:r>
        <w:r w:rsidRPr="002646CB" w:rsidDel="00087689">
          <w:rPr>
            <w:lang w:val="en-US"/>
          </w:rPr>
          <w:delText xml:space="preserve"> </w:delText>
        </w:r>
        <w:r w:rsidRPr="002646CB" w:rsidDel="00087689">
          <w:rPr>
            <w:rFonts w:hint="eastAsia"/>
            <w:lang w:val="en-US"/>
          </w:rPr>
          <w:delText>한다</w:delText>
        </w:r>
        <w:r w:rsidRPr="002646CB" w:rsidDel="00087689">
          <w:rPr>
            <w:lang w:val="en-US"/>
          </w:rPr>
          <w:delText>.</w:delText>
        </w:r>
      </w:del>
    </w:p>
    <w:p w14:paraId="403CA07E" w14:textId="7513E3EA" w:rsidR="00BD4019" w:rsidRPr="002646CB" w:rsidDel="00087689" w:rsidRDefault="00BD4019" w:rsidP="00BD4019">
      <w:pPr>
        <w:rPr>
          <w:del w:id="18096" w:author="박 진상" w:date="2019-10-08T06:08:00Z"/>
          <w:lang w:val="en-US"/>
        </w:rPr>
      </w:pPr>
    </w:p>
    <w:p w14:paraId="70E5DD42" w14:textId="497DBFA0" w:rsidR="00BD4019" w:rsidRPr="002646CB" w:rsidDel="00087689" w:rsidRDefault="00BD4019" w:rsidP="00BD4019">
      <w:pPr>
        <w:pStyle w:val="af6"/>
        <w:numPr>
          <w:ilvl w:val="0"/>
          <w:numId w:val="22"/>
        </w:numPr>
        <w:ind w:leftChars="154" w:left="566" w:hangingChars="129" w:hanging="258"/>
        <w:rPr>
          <w:del w:id="18097" w:author="박 진상" w:date="2019-10-08T06:08:00Z"/>
        </w:rPr>
      </w:pPr>
      <w:del w:id="18098" w:author="박 진상" w:date="2019-10-08T06:08:00Z">
        <w:r w:rsidRPr="002646CB" w:rsidDel="00087689">
          <w:rPr>
            <w:rFonts w:hint="eastAsia"/>
          </w:rPr>
          <w:delText>별도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발전기를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통한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기준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주파수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발생</w:delText>
        </w:r>
      </w:del>
    </w:p>
    <w:p w14:paraId="3D6624DD" w14:textId="42AC460E" w:rsidR="00BD4019" w:rsidRPr="002646CB" w:rsidDel="00087689" w:rsidRDefault="00BD4019" w:rsidP="00BD4019">
      <w:pPr>
        <w:pStyle w:val="af6"/>
        <w:numPr>
          <w:ilvl w:val="0"/>
          <w:numId w:val="22"/>
        </w:numPr>
        <w:ind w:leftChars="154" w:left="566" w:hangingChars="129" w:hanging="258"/>
        <w:rPr>
          <w:del w:id="18099" w:author="박 진상" w:date="2019-10-08T06:08:00Z"/>
        </w:rPr>
      </w:pPr>
      <w:del w:id="18100" w:author="박 진상" w:date="2019-10-08T06:08:00Z">
        <w:r w:rsidRPr="002646CB" w:rsidDel="00087689">
          <w:delText>CHP</w:delText>
        </w:r>
        <w:r w:rsidRPr="002646CB" w:rsidDel="00087689">
          <w:rPr>
            <w:rFonts w:hint="eastAsia"/>
          </w:rPr>
          <w:delText>는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부하를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고려하면서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열추종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운전</w:delText>
        </w:r>
      </w:del>
    </w:p>
    <w:p w14:paraId="12A0FDBE" w14:textId="2964B50A" w:rsidR="00BD4019" w:rsidRPr="002646CB" w:rsidDel="00087689" w:rsidRDefault="00BD4019" w:rsidP="00BD4019">
      <w:pPr>
        <w:pStyle w:val="af6"/>
        <w:numPr>
          <w:ilvl w:val="0"/>
          <w:numId w:val="22"/>
        </w:numPr>
        <w:ind w:leftChars="154" w:left="566" w:hangingChars="129" w:hanging="258"/>
        <w:rPr>
          <w:del w:id="18101" w:author="박 진상" w:date="2019-10-08T06:08:00Z"/>
        </w:rPr>
      </w:pPr>
      <w:del w:id="18102" w:author="박 진상" w:date="2019-10-08T06:08:00Z">
        <w:r w:rsidRPr="002646CB" w:rsidDel="00087689">
          <w:rPr>
            <w:rFonts w:hint="eastAsia"/>
          </w:rPr>
          <w:delText>상세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전력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수급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제어는</w:delText>
        </w:r>
        <w:r w:rsidRPr="002646CB" w:rsidDel="00087689">
          <w:delText xml:space="preserve"> EES</w:delText>
        </w:r>
        <w:r w:rsidRPr="002646CB" w:rsidDel="00087689">
          <w:rPr>
            <w:rFonts w:hint="eastAsia"/>
          </w:rPr>
          <w:delText>시스템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기능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활용</w:delText>
        </w:r>
      </w:del>
    </w:p>
    <w:p w14:paraId="45331221" w14:textId="4C668F60" w:rsidR="00BD4019" w:rsidRPr="002646CB" w:rsidDel="00087689" w:rsidRDefault="00BD4019" w:rsidP="00BD4019">
      <w:pPr>
        <w:pStyle w:val="af6"/>
        <w:numPr>
          <w:ilvl w:val="0"/>
          <w:numId w:val="22"/>
        </w:numPr>
        <w:ind w:leftChars="154" w:left="566" w:hangingChars="129" w:hanging="258"/>
        <w:rPr>
          <w:del w:id="18103" w:author="박 진상" w:date="2019-10-08T06:08:00Z"/>
        </w:rPr>
      </w:pPr>
      <w:del w:id="18104" w:author="박 진상" w:date="2019-10-08T06:08:00Z">
        <w:r w:rsidRPr="002646CB" w:rsidDel="00087689">
          <w:delText xml:space="preserve">CHP </w:delText>
        </w:r>
        <w:r w:rsidRPr="002646CB" w:rsidDel="00087689">
          <w:rPr>
            <w:rFonts w:hint="eastAsia"/>
          </w:rPr>
          <w:delText>및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보일러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환수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온도에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대한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관리</w:delText>
        </w:r>
      </w:del>
    </w:p>
    <w:p w14:paraId="534B46FE" w14:textId="77E08D11" w:rsidR="00BD4019" w:rsidRPr="002646CB" w:rsidDel="00087689" w:rsidRDefault="00BD4019" w:rsidP="00BD4019">
      <w:pPr>
        <w:pStyle w:val="af6"/>
        <w:numPr>
          <w:ilvl w:val="0"/>
          <w:numId w:val="22"/>
        </w:numPr>
        <w:ind w:leftChars="154" w:left="566" w:hangingChars="129" w:hanging="258"/>
        <w:rPr>
          <w:del w:id="18105" w:author="박 진상" w:date="2019-10-08T06:08:00Z"/>
        </w:rPr>
      </w:pPr>
      <w:del w:id="18106" w:author="박 진상" w:date="2019-10-08T06:08:00Z">
        <w:r w:rsidRPr="002646CB" w:rsidDel="00087689">
          <w:delText xml:space="preserve">CHP </w:delText>
        </w:r>
        <w:r w:rsidRPr="002646CB" w:rsidDel="00087689">
          <w:rPr>
            <w:rFonts w:hint="eastAsia"/>
          </w:rPr>
          <w:delText>및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보일러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냉각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관리</w:delText>
        </w:r>
      </w:del>
    </w:p>
    <w:p w14:paraId="09EF514C" w14:textId="7C90C6CC" w:rsidR="00BD4019" w:rsidRPr="002646CB" w:rsidDel="00087689" w:rsidRDefault="00BD4019" w:rsidP="00866CAB">
      <w:pPr>
        <w:rPr>
          <w:del w:id="18107" w:author="박 진상" w:date="2019-10-08T06:08:00Z"/>
        </w:rPr>
      </w:pPr>
    </w:p>
    <w:p w14:paraId="3D0E8DFA" w14:textId="1FFD6D07" w:rsidR="00BD4019" w:rsidRPr="002646CB" w:rsidDel="00087689" w:rsidRDefault="00255D3C" w:rsidP="007C0602">
      <w:pPr>
        <w:pStyle w:val="KSDTA1"/>
        <w:rPr>
          <w:del w:id="18108" w:author="박 진상" w:date="2019-10-08T06:08:00Z"/>
        </w:rPr>
      </w:pPr>
      <w:del w:id="18109" w:author="박 진상" w:date="2019-10-08T06:08:00Z">
        <w:r w:rsidRPr="002646CB" w:rsidDel="00087689">
          <w:rPr>
            <w:b w:val="0"/>
          </w:rPr>
          <w:delText>CHP</w:delText>
        </w:r>
        <w:r w:rsidR="00BD4019" w:rsidRPr="002646CB" w:rsidDel="00087689">
          <w:rPr>
            <w:b w:val="0"/>
          </w:rPr>
          <w:delText xml:space="preserve"> </w:delText>
        </w:r>
        <w:r w:rsidR="00BD4019" w:rsidRPr="002646CB" w:rsidDel="00087689">
          <w:rPr>
            <w:rFonts w:hint="eastAsia"/>
            <w:b w:val="0"/>
          </w:rPr>
          <w:delText>기반</w:delText>
        </w:r>
        <w:r w:rsidR="00BD4019" w:rsidRPr="002646CB" w:rsidDel="00087689">
          <w:rPr>
            <w:b w:val="0"/>
          </w:rPr>
          <w:delText xml:space="preserve"> AC </w:delText>
        </w:r>
        <w:r w:rsidR="00BD4019" w:rsidRPr="002646CB" w:rsidDel="00087689">
          <w:rPr>
            <w:rFonts w:hint="eastAsia"/>
            <w:b w:val="0"/>
          </w:rPr>
          <w:delText>운전</w:delText>
        </w:r>
        <w:r w:rsidR="00BD4019" w:rsidRPr="002646CB" w:rsidDel="00087689">
          <w:rPr>
            <w:b w:val="0"/>
          </w:rPr>
          <w:delText xml:space="preserve"> </w:delText>
        </w:r>
        <w:r w:rsidR="00BD4019" w:rsidRPr="002646CB" w:rsidDel="00087689">
          <w:rPr>
            <w:rFonts w:hint="eastAsia"/>
            <w:b w:val="0"/>
          </w:rPr>
          <w:delText>주파수</w:delText>
        </w:r>
        <w:r w:rsidR="00BD4019" w:rsidRPr="002646CB" w:rsidDel="00087689">
          <w:rPr>
            <w:b w:val="0"/>
          </w:rPr>
          <w:delText xml:space="preserve"> </w:delText>
        </w:r>
        <w:r w:rsidR="00BD4019" w:rsidRPr="002646CB" w:rsidDel="00087689">
          <w:rPr>
            <w:rFonts w:hint="eastAsia"/>
            <w:b w:val="0"/>
          </w:rPr>
          <w:delText>모드</w:delText>
        </w:r>
        <w:r w:rsidR="00BD4019" w:rsidRPr="002646CB" w:rsidDel="00087689">
          <w:rPr>
            <w:b w:val="0"/>
          </w:rPr>
          <w:delText xml:space="preserve"> CES</w:delText>
        </w:r>
        <w:r w:rsidRPr="002646CB" w:rsidDel="00087689">
          <w:rPr>
            <w:b w:val="0"/>
          </w:rPr>
          <w:delText>-MG</w:delText>
        </w:r>
        <w:r w:rsidR="00BD4019" w:rsidRPr="002646CB" w:rsidDel="00087689">
          <w:rPr>
            <w:b w:val="0"/>
          </w:rPr>
          <w:delText xml:space="preserve"> </w:delText>
        </w:r>
        <w:r w:rsidR="00BD4019" w:rsidRPr="002646CB" w:rsidDel="00087689">
          <w:rPr>
            <w:rFonts w:hint="eastAsia"/>
            <w:b w:val="0"/>
          </w:rPr>
          <w:delText>운</w:delText>
        </w:r>
        <w:r w:rsidR="00FE3106" w:rsidRPr="002646CB" w:rsidDel="00087689">
          <w:rPr>
            <w:rFonts w:hint="eastAsia"/>
            <w:b w:val="0"/>
          </w:rPr>
          <w:delText>영</w:delText>
        </w:r>
        <w:r w:rsidR="00BD4019" w:rsidRPr="002646CB" w:rsidDel="00087689">
          <w:rPr>
            <w:b w:val="0"/>
          </w:rPr>
          <w:delText xml:space="preserve"> </w:delText>
        </w:r>
        <w:r w:rsidR="00BD4019" w:rsidRPr="002646CB" w:rsidDel="00087689">
          <w:rPr>
            <w:rFonts w:hint="eastAsia"/>
            <w:b w:val="0"/>
          </w:rPr>
          <w:delText>제어</w:delText>
        </w:r>
      </w:del>
    </w:p>
    <w:p w14:paraId="72698097" w14:textId="584C5C3D" w:rsidR="00BD4019" w:rsidRPr="002646CB" w:rsidDel="00087689" w:rsidRDefault="00BD4019" w:rsidP="00BD4019">
      <w:pPr>
        <w:rPr>
          <w:del w:id="18110" w:author="박 진상" w:date="2019-10-08T06:08:00Z"/>
          <w:lang w:val="de-DE"/>
        </w:rPr>
      </w:pPr>
    </w:p>
    <w:p w14:paraId="547719B7" w14:textId="44219EF8" w:rsidR="00BD4019" w:rsidRPr="002646CB" w:rsidDel="00087689" w:rsidRDefault="00FE3106" w:rsidP="00BD4019">
      <w:pPr>
        <w:rPr>
          <w:del w:id="18111" w:author="박 진상" w:date="2019-10-08T06:08:00Z"/>
          <w:lang w:val="en-US"/>
        </w:rPr>
      </w:pPr>
      <w:del w:id="18112" w:author="박 진상" w:date="2019-10-08T06:08:00Z">
        <w:r w:rsidRPr="002646CB" w:rsidDel="00087689">
          <w:rPr>
            <w:lang w:val="de-DE"/>
          </w:rPr>
          <w:delText>CHP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기반</w:delText>
        </w:r>
        <w:r w:rsidR="00BD4019" w:rsidRPr="002646CB" w:rsidDel="00087689">
          <w:delText xml:space="preserve"> AC </w:delText>
        </w:r>
        <w:r w:rsidR="00BD4019" w:rsidRPr="002646CB" w:rsidDel="00087689">
          <w:rPr>
            <w:rFonts w:hint="eastAsia"/>
          </w:rPr>
          <w:delText>운전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주파수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모드롤</w:delText>
        </w:r>
        <w:r w:rsidR="00BD4019" w:rsidRPr="002646CB" w:rsidDel="00087689">
          <w:delText xml:space="preserve"> </w:delText>
        </w:r>
        <w:r w:rsidR="00BD4019" w:rsidRPr="002646CB" w:rsidDel="00087689">
          <w:rPr>
            <w:rFonts w:hint="eastAsia"/>
          </w:rPr>
          <w:delText>동작하는</w:delText>
        </w:r>
        <w:r w:rsidR="00BD4019" w:rsidRPr="002646CB" w:rsidDel="00087689">
          <w:delText xml:space="preserve"> </w:delText>
        </w:r>
        <w:r w:rsidR="002559F2" w:rsidRPr="002646CB" w:rsidDel="00087689">
          <w:rPr>
            <w:rFonts w:hint="eastAsia"/>
            <w:lang w:val="en-US"/>
          </w:rPr>
          <w:delText>독립형</w:delText>
        </w:r>
        <w:r w:rsidR="00BD4019" w:rsidRPr="002646CB" w:rsidDel="00087689">
          <w:rPr>
            <w:lang w:val="en-US"/>
          </w:rPr>
          <w:delText xml:space="preserve"> CES</w:delText>
        </w:r>
        <w:r w:rsidRPr="002646CB" w:rsidDel="00087689">
          <w:rPr>
            <w:lang w:val="en-US"/>
          </w:rPr>
          <w:delText>-MG</w:delText>
        </w:r>
        <w:r w:rsidR="00BD4019" w:rsidRPr="002646CB" w:rsidDel="00087689">
          <w:rPr>
            <w:rFonts w:hint="eastAsia"/>
            <w:lang w:val="en-US"/>
          </w:rPr>
          <w:delText>에서</w:delText>
        </w:r>
        <w:r w:rsidR="00BD4019" w:rsidRPr="002646CB" w:rsidDel="00087689">
          <w:rPr>
            <w:lang w:val="en-US"/>
          </w:rPr>
          <w:delText xml:space="preserve"> </w:delText>
        </w:r>
        <w:r w:rsidR="00BD4019" w:rsidRPr="002646CB" w:rsidDel="00087689">
          <w:rPr>
            <w:rPrChange w:id="18113" w:author="ETRI-김종원" w:date="2019-12-10T10:44:00Z">
              <w:rPr>
                <w:color w:val="000000" w:themeColor="text1"/>
              </w:rPr>
            </w:rPrChange>
          </w:rPr>
          <w:delText>EES</w:delText>
        </w:r>
        <w:r w:rsidR="00BD4019" w:rsidRPr="002646CB" w:rsidDel="00087689">
          <w:rPr>
            <w:rFonts w:hint="eastAsia"/>
            <w:rPrChange w:id="18114" w:author="ETRI-김종원" w:date="2019-12-10T10:44:00Z">
              <w:rPr>
                <w:rFonts w:hint="eastAsia"/>
                <w:color w:val="000000" w:themeColor="text1"/>
              </w:rPr>
            </w:rPrChange>
          </w:rPr>
          <w:delText>시스템</w:delText>
        </w:r>
        <w:r w:rsidR="00BD4019" w:rsidRPr="002646CB" w:rsidDel="00087689">
          <w:rPr>
            <w:rFonts w:hint="eastAsia"/>
            <w:lang w:val="en-US"/>
          </w:rPr>
          <w:delText>은</w:delText>
        </w:r>
        <w:r w:rsidR="00BD4019" w:rsidRPr="002646CB" w:rsidDel="00087689">
          <w:rPr>
            <w:lang w:val="en-US"/>
          </w:rPr>
          <w:delText xml:space="preserve"> </w:delText>
        </w:r>
        <w:r w:rsidR="00BD4019" w:rsidRPr="002646CB" w:rsidDel="00087689">
          <w:rPr>
            <w:rFonts w:hint="eastAsia"/>
            <w:lang w:val="en-US"/>
          </w:rPr>
          <w:delText>다음</w:delText>
        </w:r>
        <w:r w:rsidR="00BD4019" w:rsidRPr="002646CB" w:rsidDel="00087689">
          <w:rPr>
            <w:lang w:val="en-US"/>
          </w:rPr>
          <w:delText xml:space="preserve"> </w:delText>
        </w:r>
        <w:r w:rsidR="00BD4019" w:rsidRPr="002646CB" w:rsidDel="00087689">
          <w:rPr>
            <w:rFonts w:hint="eastAsia"/>
            <w:lang w:val="en-US"/>
          </w:rPr>
          <w:delText>사항을</w:delText>
        </w:r>
        <w:r w:rsidR="00BD4019" w:rsidRPr="002646CB" w:rsidDel="00087689">
          <w:rPr>
            <w:lang w:val="en-US"/>
          </w:rPr>
          <w:delText xml:space="preserve"> </w:delText>
        </w:r>
        <w:r w:rsidR="00BD4019" w:rsidRPr="002646CB" w:rsidDel="00087689">
          <w:rPr>
            <w:rFonts w:hint="eastAsia"/>
            <w:lang w:val="en-US"/>
          </w:rPr>
          <w:delText>고려하여</w:delText>
        </w:r>
        <w:r w:rsidR="00BD4019" w:rsidRPr="002646CB" w:rsidDel="00087689">
          <w:rPr>
            <w:lang w:val="en-US"/>
          </w:rPr>
          <w:delText xml:space="preserve"> </w:delText>
        </w:r>
        <w:r w:rsidR="00BD4019" w:rsidRPr="002646CB" w:rsidDel="00087689">
          <w:rPr>
            <w:rFonts w:hint="eastAsia"/>
            <w:lang w:val="en-US"/>
          </w:rPr>
          <w:delText>운전</w:delText>
        </w:r>
        <w:r w:rsidR="00BD4019" w:rsidRPr="002646CB" w:rsidDel="00087689">
          <w:rPr>
            <w:lang w:val="en-US"/>
          </w:rPr>
          <w:delText xml:space="preserve"> </w:delText>
        </w:r>
        <w:r w:rsidR="00BD4019" w:rsidRPr="002646CB" w:rsidDel="00087689">
          <w:rPr>
            <w:rFonts w:hint="eastAsia"/>
            <w:lang w:val="en-US"/>
          </w:rPr>
          <w:delText>제어가</w:delText>
        </w:r>
        <w:r w:rsidR="00BD4019" w:rsidRPr="002646CB" w:rsidDel="00087689">
          <w:rPr>
            <w:lang w:val="en-US"/>
          </w:rPr>
          <w:delText xml:space="preserve"> </w:delText>
        </w:r>
        <w:r w:rsidR="00BD4019" w:rsidRPr="002646CB" w:rsidDel="00087689">
          <w:rPr>
            <w:rFonts w:hint="eastAsia"/>
            <w:lang w:val="en-US"/>
          </w:rPr>
          <w:delText>수행되어져야</w:delText>
        </w:r>
        <w:r w:rsidR="00BD4019" w:rsidRPr="002646CB" w:rsidDel="00087689">
          <w:rPr>
            <w:lang w:val="en-US"/>
          </w:rPr>
          <w:delText xml:space="preserve"> </w:delText>
        </w:r>
        <w:r w:rsidR="00BD4019" w:rsidRPr="002646CB" w:rsidDel="00087689">
          <w:rPr>
            <w:rFonts w:hint="eastAsia"/>
            <w:lang w:val="en-US"/>
          </w:rPr>
          <w:delText>한다</w:delText>
        </w:r>
        <w:r w:rsidR="00BD4019" w:rsidRPr="002646CB" w:rsidDel="00087689">
          <w:rPr>
            <w:lang w:val="en-US"/>
          </w:rPr>
          <w:delText>.</w:delText>
        </w:r>
      </w:del>
    </w:p>
    <w:p w14:paraId="78225ADE" w14:textId="58DC6FB3" w:rsidR="00BD4019" w:rsidRPr="002646CB" w:rsidDel="00087689" w:rsidRDefault="00BD4019" w:rsidP="00BD4019">
      <w:pPr>
        <w:rPr>
          <w:del w:id="18115" w:author="박 진상" w:date="2019-10-08T06:08:00Z"/>
          <w:lang w:val="en-US"/>
        </w:rPr>
      </w:pPr>
    </w:p>
    <w:p w14:paraId="5904EB3C" w14:textId="7E0079B0" w:rsidR="00BD4019" w:rsidRPr="002646CB" w:rsidDel="00087689" w:rsidRDefault="00BD4019" w:rsidP="00BD4019">
      <w:pPr>
        <w:pStyle w:val="af6"/>
        <w:numPr>
          <w:ilvl w:val="0"/>
          <w:numId w:val="22"/>
        </w:numPr>
        <w:ind w:leftChars="154" w:left="566" w:hangingChars="129" w:hanging="258"/>
        <w:rPr>
          <w:del w:id="18116" w:author="박 진상" w:date="2019-10-08T06:08:00Z"/>
        </w:rPr>
      </w:pPr>
      <w:del w:id="18117" w:author="박 진상" w:date="2019-10-08T06:08:00Z">
        <w:r w:rsidRPr="002646CB" w:rsidDel="00087689">
          <w:delText xml:space="preserve">CHP </w:delText>
        </w:r>
        <w:r w:rsidRPr="002646CB" w:rsidDel="00087689">
          <w:rPr>
            <w:rFonts w:hint="eastAsia"/>
          </w:rPr>
          <w:delText>발전기를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통한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기준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주파수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발생</w:delText>
        </w:r>
      </w:del>
    </w:p>
    <w:p w14:paraId="2CC14EEA" w14:textId="1A876606" w:rsidR="00BD4019" w:rsidRPr="002646CB" w:rsidDel="00087689" w:rsidRDefault="00BD4019" w:rsidP="00BD4019">
      <w:pPr>
        <w:pStyle w:val="af6"/>
        <w:numPr>
          <w:ilvl w:val="0"/>
          <w:numId w:val="22"/>
        </w:numPr>
        <w:ind w:leftChars="154" w:left="566" w:hangingChars="129" w:hanging="258"/>
        <w:rPr>
          <w:del w:id="18118" w:author="박 진상" w:date="2019-10-08T06:08:00Z"/>
        </w:rPr>
      </w:pPr>
      <w:del w:id="18119" w:author="박 진상" w:date="2019-10-08T06:08:00Z">
        <w:r w:rsidRPr="002646CB" w:rsidDel="00087689">
          <w:delText xml:space="preserve">CHP </w:delText>
        </w:r>
        <w:r w:rsidRPr="002646CB" w:rsidDel="00087689">
          <w:rPr>
            <w:rFonts w:hint="eastAsia"/>
          </w:rPr>
          <w:delText>발전기는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부하를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고려하면서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열추종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운전</w:delText>
        </w:r>
      </w:del>
    </w:p>
    <w:p w14:paraId="0EFD32FD" w14:textId="634BD30C" w:rsidR="00BD4019" w:rsidRPr="002646CB" w:rsidDel="00087689" w:rsidRDefault="00BD4019" w:rsidP="00BD4019">
      <w:pPr>
        <w:pStyle w:val="af6"/>
        <w:numPr>
          <w:ilvl w:val="0"/>
          <w:numId w:val="22"/>
        </w:numPr>
        <w:ind w:leftChars="154" w:left="566" w:hangingChars="129" w:hanging="258"/>
        <w:rPr>
          <w:del w:id="18120" w:author="박 진상" w:date="2019-10-08T06:08:00Z"/>
        </w:rPr>
      </w:pPr>
      <w:del w:id="18121" w:author="박 진상" w:date="2019-10-08T06:08:00Z">
        <w:r w:rsidRPr="002646CB" w:rsidDel="00087689">
          <w:delText xml:space="preserve">CHP </w:delText>
        </w:r>
        <w:r w:rsidRPr="002646CB" w:rsidDel="00087689">
          <w:rPr>
            <w:rFonts w:hint="eastAsia"/>
          </w:rPr>
          <w:delText>및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보일러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환수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온도에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대한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관리</w:delText>
        </w:r>
      </w:del>
    </w:p>
    <w:p w14:paraId="2299CE6E" w14:textId="4AC38E75" w:rsidR="00BD4019" w:rsidRPr="002646CB" w:rsidDel="00087689" w:rsidRDefault="00BD4019" w:rsidP="00BD4019">
      <w:pPr>
        <w:pStyle w:val="af6"/>
        <w:numPr>
          <w:ilvl w:val="0"/>
          <w:numId w:val="22"/>
        </w:numPr>
        <w:ind w:leftChars="154" w:left="566" w:hangingChars="129" w:hanging="258"/>
        <w:rPr>
          <w:del w:id="18122" w:author="박 진상" w:date="2019-10-08T06:08:00Z"/>
        </w:rPr>
      </w:pPr>
      <w:del w:id="18123" w:author="박 진상" w:date="2019-10-08T06:08:00Z">
        <w:r w:rsidRPr="002646CB" w:rsidDel="00087689">
          <w:delText xml:space="preserve">CHP </w:delText>
        </w:r>
        <w:r w:rsidRPr="002646CB" w:rsidDel="00087689">
          <w:rPr>
            <w:rFonts w:hint="eastAsia"/>
          </w:rPr>
          <w:delText>및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보일러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냉각</w:delText>
        </w:r>
        <w:r w:rsidRPr="002646CB" w:rsidDel="00087689">
          <w:delText xml:space="preserve"> </w:delText>
        </w:r>
        <w:r w:rsidRPr="002646CB" w:rsidDel="00087689">
          <w:rPr>
            <w:rFonts w:hint="eastAsia"/>
          </w:rPr>
          <w:delText>관리</w:delText>
        </w:r>
      </w:del>
    </w:p>
    <w:p w14:paraId="32AC7E36" w14:textId="599C0B9C" w:rsidR="00BD4019" w:rsidRPr="002646CB" w:rsidDel="00087689" w:rsidRDefault="00BD4019" w:rsidP="00BD4019">
      <w:pPr>
        <w:wordWrap/>
        <w:rPr>
          <w:del w:id="18124" w:author="박 진상" w:date="2019-10-08T06:13:00Z"/>
        </w:rPr>
      </w:pPr>
    </w:p>
    <w:p w14:paraId="299BD795" w14:textId="1E9FD036" w:rsidR="00BD4019" w:rsidRPr="002646CB" w:rsidDel="00087689" w:rsidRDefault="006069D7">
      <w:pPr>
        <w:widowControl/>
        <w:wordWrap/>
        <w:autoSpaceDE/>
        <w:autoSpaceDN/>
        <w:spacing w:line="240" w:lineRule="auto"/>
        <w:jc w:val="left"/>
        <w:rPr>
          <w:del w:id="18125" w:author="박 진상" w:date="2019-10-08T06:13:00Z"/>
        </w:rPr>
      </w:pPr>
      <w:del w:id="18126" w:author="박 진상" w:date="2019-10-08T06:13:00Z">
        <w:r w:rsidRPr="002646CB" w:rsidDel="00087689">
          <w:br w:type="page"/>
        </w:r>
      </w:del>
    </w:p>
    <w:p w14:paraId="60C3A471" w14:textId="77777777" w:rsidR="006069D7" w:rsidRPr="002646CB" w:rsidRDefault="006069D7">
      <w:pPr>
        <w:widowControl/>
        <w:wordWrap/>
        <w:autoSpaceDE/>
        <w:autoSpaceDN/>
        <w:spacing w:line="240" w:lineRule="auto"/>
        <w:jc w:val="left"/>
      </w:pPr>
    </w:p>
    <w:p w14:paraId="05C6B442" w14:textId="0EB9726F" w:rsidR="00087689" w:rsidRPr="002646CB" w:rsidRDefault="00087689">
      <w:pPr>
        <w:widowControl/>
        <w:wordWrap/>
        <w:autoSpaceDE/>
        <w:autoSpaceDN/>
        <w:spacing w:line="240" w:lineRule="auto"/>
        <w:jc w:val="left"/>
        <w:rPr>
          <w:ins w:id="18127" w:author="박 진상" w:date="2019-10-08T06:13:00Z"/>
        </w:rPr>
      </w:pPr>
      <w:ins w:id="18128" w:author="박 진상" w:date="2019-10-08T06:13:00Z">
        <w:r w:rsidRPr="002646CB">
          <w:br w:type="page"/>
        </w:r>
      </w:ins>
    </w:p>
    <w:p w14:paraId="7B67C39E" w14:textId="77777777" w:rsidR="00BD4019" w:rsidRPr="002646CB" w:rsidRDefault="00BD4019">
      <w:pPr>
        <w:widowControl/>
        <w:wordWrap/>
        <w:autoSpaceDE/>
        <w:autoSpaceDN/>
        <w:spacing w:line="240" w:lineRule="auto"/>
        <w:jc w:val="left"/>
      </w:pPr>
    </w:p>
    <w:p w14:paraId="5AAA3CFA" w14:textId="2EDEBE27" w:rsidR="00EA69BA" w:rsidRPr="002646CB" w:rsidRDefault="006C046D" w:rsidP="00EA69BA">
      <w:pPr>
        <w:pStyle w:val="KSDTff0"/>
      </w:pPr>
      <w:bookmarkStart w:id="18129" w:name="_Toc21408819"/>
      <w:bookmarkStart w:id="18130" w:name="_Toc21525334"/>
      <w:bookmarkStart w:id="18131" w:name="_Toc26867872"/>
      <w:r w:rsidRPr="002646CB">
        <w:t>SGS</w:t>
      </w:r>
      <w:r w:rsidRPr="002646CB">
        <w:rPr>
          <w:rFonts w:cs="Arial"/>
        </w:rPr>
        <w:t>F-</w:t>
      </w:r>
      <w:r w:rsidR="00866CAB" w:rsidRPr="002646CB">
        <w:rPr>
          <w:rFonts w:cs="Arial"/>
        </w:rPr>
        <w:t>011-3-</w:t>
      </w:r>
      <w:ins w:id="18132" w:author="박 진상" w:date="2019-10-08T04:41:00Z">
        <w:r w:rsidR="006B3701" w:rsidRPr="002646CB">
          <w:rPr>
            <w:rFonts w:cs="Arial"/>
          </w:rPr>
          <w:t>4</w:t>
        </w:r>
      </w:ins>
      <w:del w:id="18133" w:author="박 진상" w:date="2019-10-08T04:41:00Z">
        <w:r w:rsidR="00866CAB" w:rsidRPr="002646CB" w:rsidDel="006B3701">
          <w:rPr>
            <w:rFonts w:cs="Arial"/>
          </w:rPr>
          <w:delText>3</w:delText>
        </w:r>
      </w:del>
      <w:r w:rsidRPr="002646CB">
        <w:rPr>
          <w:rFonts w:cs="Arial"/>
        </w:rPr>
        <w:t>:201</w:t>
      </w:r>
      <w:ins w:id="18134" w:author="박 진상" w:date="2019-10-08T04:41:00Z">
        <w:r w:rsidR="006B3701" w:rsidRPr="002646CB">
          <w:rPr>
            <w:rFonts w:cs="Arial"/>
          </w:rPr>
          <w:t>9</w:t>
        </w:r>
      </w:ins>
      <w:bookmarkEnd w:id="18129"/>
      <w:bookmarkEnd w:id="18130"/>
      <w:bookmarkEnd w:id="18131"/>
      <w:del w:id="18135" w:author="박 진상" w:date="2019-10-08T04:41:00Z">
        <w:r w:rsidRPr="002646CB" w:rsidDel="006B3701">
          <w:rPr>
            <w:rFonts w:cs="Arial"/>
          </w:rPr>
          <w:delText>7</w:delText>
        </w:r>
      </w:del>
    </w:p>
    <w:p w14:paraId="4FF23875" w14:textId="2AEC6052" w:rsidR="00856E4C" w:rsidRPr="002646CB" w:rsidRDefault="00EA69BA" w:rsidP="00901A55">
      <w:pPr>
        <w:pStyle w:val="KSDTff0"/>
        <w:outlineLvl w:val="0"/>
        <w:rPr>
          <w:b w:val="0"/>
        </w:rPr>
      </w:pPr>
      <w:del w:id="18136" w:author="박 진상" w:date="2019-10-28T07:58:00Z">
        <w:r w:rsidRPr="002646CB" w:rsidDel="0039222C">
          <w:rPr>
            <w:b w:val="0"/>
          </w:rPr>
          <w:delText xml:space="preserve"> </w:delText>
        </w:r>
      </w:del>
      <w:bookmarkStart w:id="18137" w:name="_Toc165446690"/>
      <w:bookmarkStart w:id="18138" w:name="_Toc177359870"/>
      <w:bookmarkStart w:id="18139" w:name="_Toc405904953"/>
      <w:bookmarkStart w:id="18140" w:name="_Toc407630478"/>
      <w:bookmarkStart w:id="18141" w:name="_Toc492914863"/>
      <w:bookmarkStart w:id="18142" w:name="_Toc498248377"/>
      <w:bookmarkStart w:id="18143" w:name="_Toc499831408"/>
      <w:bookmarkStart w:id="18144" w:name="_Toc500753057"/>
      <w:bookmarkStart w:id="18145" w:name="_Toc26867873"/>
      <w:r w:rsidRPr="002646CB">
        <w:rPr>
          <w:rFonts w:hAnsi="돋움" w:hint="eastAsia"/>
          <w:b w:val="0"/>
          <w:u w:val="single"/>
        </w:rPr>
        <w:t>해</w:t>
      </w:r>
      <w:r w:rsidRPr="002646CB">
        <w:rPr>
          <w:rFonts w:hAnsi="돋움"/>
          <w:b w:val="0"/>
          <w:u w:val="single"/>
        </w:rPr>
        <w:t xml:space="preserve">  </w:t>
      </w:r>
      <w:r w:rsidRPr="002646CB">
        <w:rPr>
          <w:rFonts w:hAnsi="돋움" w:hint="eastAsia"/>
          <w:b w:val="0"/>
          <w:u w:val="single"/>
        </w:rPr>
        <w:t>설</w:t>
      </w:r>
      <w:bookmarkEnd w:id="18137"/>
      <w:bookmarkEnd w:id="18138"/>
      <w:bookmarkEnd w:id="18139"/>
      <w:bookmarkEnd w:id="18140"/>
      <w:bookmarkEnd w:id="18141"/>
      <w:bookmarkEnd w:id="18142"/>
      <w:bookmarkEnd w:id="18143"/>
      <w:bookmarkEnd w:id="18144"/>
      <w:bookmarkEnd w:id="18145"/>
    </w:p>
    <w:p w14:paraId="1A6CC117" w14:textId="77777777" w:rsidR="00856E4C" w:rsidRPr="002646CB" w:rsidRDefault="00856E4C" w:rsidP="00856E4C">
      <w:pPr>
        <w:wordWrap/>
      </w:pPr>
    </w:p>
    <w:p w14:paraId="59384800" w14:textId="77777777" w:rsidR="00B47046" w:rsidRPr="002646CB" w:rsidRDefault="00B47046" w:rsidP="00B47046">
      <w:pPr>
        <w:rPr>
          <w:rFonts w:ascii="바탕" w:hAnsi="바탕"/>
          <w:rPrChange w:id="18146" w:author="ETRI-김종원" w:date="2019-12-10T10:44:00Z">
            <w:rPr/>
          </w:rPrChange>
        </w:rPr>
      </w:pPr>
      <w:r w:rsidRPr="002646CB">
        <w:rPr>
          <w:rFonts w:ascii="바탕" w:hAnsi="바탕" w:hint="eastAsia"/>
          <w:rPrChange w:id="18147" w:author="ETRI-김종원" w:date="2019-12-10T10:44:00Z">
            <w:rPr>
              <w:rFonts w:hint="eastAsia"/>
            </w:rPr>
          </w:rPrChange>
        </w:rPr>
        <w:t>이</w:t>
      </w:r>
      <w:r w:rsidRPr="002646CB">
        <w:rPr>
          <w:rFonts w:ascii="바탕" w:hAnsi="바탕"/>
          <w:rPrChange w:id="18148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18149" w:author="ETRI-김종원" w:date="2019-12-10T10:44:00Z">
            <w:rPr>
              <w:rFonts w:hint="eastAsia"/>
            </w:rPr>
          </w:rPrChange>
        </w:rPr>
        <w:t>해설은</w:t>
      </w:r>
      <w:r w:rsidRPr="002646CB">
        <w:rPr>
          <w:rFonts w:ascii="바탕" w:hAnsi="바탕"/>
          <w:rPrChange w:id="18150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18151" w:author="ETRI-김종원" w:date="2019-12-10T10:44:00Z">
            <w:rPr>
              <w:rFonts w:hint="eastAsia"/>
            </w:rPr>
          </w:rPrChange>
        </w:rPr>
        <w:t>본체</w:t>
      </w:r>
      <w:r w:rsidRPr="002646CB">
        <w:rPr>
          <w:rFonts w:ascii="바탕" w:hAnsi="바탕"/>
          <w:rPrChange w:id="18152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18153" w:author="ETRI-김종원" w:date="2019-12-10T10:44:00Z">
            <w:rPr>
              <w:rFonts w:hint="eastAsia"/>
            </w:rPr>
          </w:rPrChange>
        </w:rPr>
        <w:t>및</w:t>
      </w:r>
      <w:r w:rsidRPr="002646CB">
        <w:rPr>
          <w:rFonts w:ascii="바탕" w:hAnsi="바탕"/>
          <w:rPrChange w:id="18154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18155" w:author="ETRI-김종원" w:date="2019-12-10T10:44:00Z">
            <w:rPr>
              <w:rFonts w:hint="eastAsia"/>
            </w:rPr>
          </w:rPrChange>
        </w:rPr>
        <w:t>부속서에</w:t>
      </w:r>
      <w:r w:rsidRPr="002646CB">
        <w:rPr>
          <w:rFonts w:ascii="바탕" w:hAnsi="바탕"/>
          <w:rPrChange w:id="18156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18157" w:author="ETRI-김종원" w:date="2019-12-10T10:44:00Z">
            <w:rPr>
              <w:rFonts w:hint="eastAsia"/>
            </w:rPr>
          </w:rPrChange>
        </w:rPr>
        <w:t>규정ㆍ기재한</w:t>
      </w:r>
      <w:r w:rsidRPr="002646CB">
        <w:rPr>
          <w:rFonts w:ascii="바탕" w:hAnsi="바탕"/>
          <w:rPrChange w:id="18158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18159" w:author="ETRI-김종원" w:date="2019-12-10T10:44:00Z">
            <w:rPr>
              <w:rFonts w:hint="eastAsia"/>
            </w:rPr>
          </w:rPrChange>
        </w:rPr>
        <w:t>사항</w:t>
      </w:r>
      <w:r w:rsidRPr="002646CB">
        <w:rPr>
          <w:rFonts w:ascii="바탕" w:hAnsi="바탕"/>
          <w:rPrChange w:id="18160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18161" w:author="ETRI-김종원" w:date="2019-12-10T10:44:00Z">
            <w:rPr>
              <w:rFonts w:hint="eastAsia"/>
            </w:rPr>
          </w:rPrChange>
        </w:rPr>
        <w:t>및</w:t>
      </w:r>
      <w:r w:rsidRPr="002646CB">
        <w:rPr>
          <w:rFonts w:ascii="바탕" w:hAnsi="바탕"/>
          <w:rPrChange w:id="18162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18163" w:author="ETRI-김종원" w:date="2019-12-10T10:44:00Z">
            <w:rPr>
              <w:rFonts w:hint="eastAsia"/>
            </w:rPr>
          </w:rPrChange>
        </w:rPr>
        <w:t>이것에</w:t>
      </w:r>
      <w:r w:rsidRPr="002646CB">
        <w:rPr>
          <w:rFonts w:ascii="바탕" w:hAnsi="바탕"/>
          <w:rPrChange w:id="18164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18165" w:author="ETRI-김종원" w:date="2019-12-10T10:44:00Z">
            <w:rPr>
              <w:rFonts w:hint="eastAsia"/>
            </w:rPr>
          </w:rPrChange>
        </w:rPr>
        <w:t>관련된</w:t>
      </w:r>
      <w:r w:rsidRPr="002646CB">
        <w:rPr>
          <w:rFonts w:ascii="바탕" w:hAnsi="바탕"/>
          <w:rPrChange w:id="18166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18167" w:author="ETRI-김종원" w:date="2019-12-10T10:44:00Z">
            <w:rPr>
              <w:rFonts w:hint="eastAsia"/>
            </w:rPr>
          </w:rPrChange>
        </w:rPr>
        <w:t>사항을</w:t>
      </w:r>
      <w:r w:rsidRPr="002646CB">
        <w:rPr>
          <w:rFonts w:ascii="바탕" w:hAnsi="바탕"/>
          <w:rPrChange w:id="18168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18169" w:author="ETRI-김종원" w:date="2019-12-10T10:44:00Z">
            <w:rPr>
              <w:rFonts w:hint="eastAsia"/>
            </w:rPr>
          </w:rPrChange>
        </w:rPr>
        <w:t>설명하는</w:t>
      </w:r>
      <w:r w:rsidRPr="002646CB">
        <w:rPr>
          <w:rFonts w:ascii="바탕" w:hAnsi="바탕"/>
          <w:rPrChange w:id="18170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18171" w:author="ETRI-김종원" w:date="2019-12-10T10:44:00Z">
            <w:rPr>
              <w:rFonts w:hint="eastAsia"/>
            </w:rPr>
          </w:rPrChange>
        </w:rPr>
        <w:t>것으로</w:t>
      </w:r>
      <w:r w:rsidRPr="002646CB">
        <w:rPr>
          <w:rFonts w:ascii="바탕" w:hAnsi="바탕"/>
          <w:rPrChange w:id="18172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18173" w:author="ETRI-김종원" w:date="2019-12-10T10:44:00Z">
            <w:rPr>
              <w:rFonts w:hint="eastAsia"/>
            </w:rPr>
          </w:rPrChange>
        </w:rPr>
        <w:t>표준의</w:t>
      </w:r>
      <w:r w:rsidRPr="002646CB">
        <w:rPr>
          <w:rFonts w:ascii="바탕" w:hAnsi="바탕"/>
          <w:rPrChange w:id="18174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18175" w:author="ETRI-김종원" w:date="2019-12-10T10:44:00Z">
            <w:rPr>
              <w:rFonts w:hint="eastAsia"/>
            </w:rPr>
          </w:rPrChange>
        </w:rPr>
        <w:t>일부는</w:t>
      </w:r>
      <w:r w:rsidRPr="002646CB">
        <w:rPr>
          <w:rFonts w:ascii="바탕" w:hAnsi="바탕"/>
          <w:rPrChange w:id="18176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18177" w:author="ETRI-김종원" w:date="2019-12-10T10:44:00Z">
            <w:rPr>
              <w:rFonts w:hint="eastAsia"/>
            </w:rPr>
          </w:rPrChange>
        </w:rPr>
        <w:t>아니다</w:t>
      </w:r>
      <w:r w:rsidRPr="002646CB">
        <w:rPr>
          <w:rFonts w:ascii="바탕" w:hAnsi="바탕"/>
          <w:rPrChange w:id="18178" w:author="ETRI-김종원" w:date="2019-12-10T10:44:00Z">
            <w:rPr/>
          </w:rPrChange>
        </w:rPr>
        <w:t>.</w:t>
      </w:r>
    </w:p>
    <w:p w14:paraId="5F2F0E20" w14:textId="77777777" w:rsidR="00B47046" w:rsidRPr="002646CB" w:rsidRDefault="00B47046" w:rsidP="00856E4C">
      <w:pPr>
        <w:wordWrap/>
      </w:pPr>
    </w:p>
    <w:p w14:paraId="2B3DD192" w14:textId="77777777" w:rsidR="00384130" w:rsidRPr="002646CB" w:rsidRDefault="00243616">
      <w:pPr>
        <w:pStyle w:val="13"/>
        <w:numPr>
          <w:ilvl w:val="0"/>
          <w:numId w:val="54"/>
        </w:numPr>
        <w:rPr>
          <w:lang w:eastAsia="ko-KR"/>
        </w:rPr>
        <w:pPrChange w:id="18179" w:author="박 진상" w:date="2019-10-28T08:53:00Z">
          <w:pPr>
            <w:pStyle w:val="13"/>
            <w:numPr>
              <w:numId w:val="18"/>
            </w:numPr>
          </w:pPr>
        </w:pPrChange>
      </w:pPr>
      <w:bookmarkStart w:id="18180" w:name="_Toc405904954"/>
      <w:bookmarkStart w:id="18181" w:name="_Toc492914864"/>
      <w:bookmarkStart w:id="18182" w:name="_Toc498248378"/>
      <w:bookmarkStart w:id="18183" w:name="_Toc499831409"/>
      <w:bookmarkStart w:id="18184" w:name="_Toc500753058"/>
      <w:bookmarkStart w:id="18185" w:name="_Toc21408821"/>
      <w:bookmarkStart w:id="18186" w:name="_Toc21525336"/>
      <w:bookmarkStart w:id="18187" w:name="_Toc26867874"/>
      <w:r w:rsidRPr="002646CB">
        <w:rPr>
          <w:rFonts w:hint="eastAsia"/>
          <w:lang w:eastAsia="ko-KR"/>
        </w:rPr>
        <w:t>제정</w:t>
      </w:r>
      <w:bookmarkEnd w:id="18180"/>
      <w:r w:rsidRPr="002646CB">
        <w:rPr>
          <w:rFonts w:hint="eastAsia"/>
          <w:lang w:eastAsia="ko-KR"/>
        </w:rPr>
        <w:t>의</w:t>
      </w:r>
      <w:r w:rsidRPr="002646CB">
        <w:rPr>
          <w:lang w:eastAsia="ko-KR"/>
        </w:rPr>
        <w:t xml:space="preserve"> </w:t>
      </w:r>
      <w:r w:rsidRPr="002646CB">
        <w:rPr>
          <w:rFonts w:hint="eastAsia"/>
          <w:lang w:eastAsia="ko-KR"/>
        </w:rPr>
        <w:t>취지</w:t>
      </w:r>
      <w:bookmarkEnd w:id="18181"/>
      <w:bookmarkEnd w:id="18182"/>
      <w:bookmarkEnd w:id="18183"/>
      <w:bookmarkEnd w:id="18184"/>
      <w:bookmarkEnd w:id="18185"/>
      <w:bookmarkEnd w:id="18186"/>
      <w:bookmarkEnd w:id="18187"/>
    </w:p>
    <w:p w14:paraId="7D9D8FBF" w14:textId="77777777" w:rsidR="00384130" w:rsidRPr="002646CB" w:rsidRDefault="00384130" w:rsidP="00856E4C">
      <w:pPr>
        <w:wordWrap/>
      </w:pPr>
    </w:p>
    <w:p w14:paraId="20A09E0E" w14:textId="4D4B823F" w:rsidR="00721197" w:rsidRPr="002646CB" w:rsidRDefault="00721197" w:rsidP="00856E4C">
      <w:pPr>
        <w:wordWrap/>
        <w:rPr>
          <w:rFonts w:ascii="바탕" w:hAnsi="바탕"/>
          <w:rPrChange w:id="18188" w:author="ETRI-김종원" w:date="2019-12-10T10:44:00Z">
            <w:rPr/>
          </w:rPrChange>
        </w:rPr>
      </w:pPr>
      <w:r w:rsidRPr="002646CB">
        <w:rPr>
          <w:rFonts w:ascii="바탕" w:hAnsi="바탕" w:hint="eastAsia"/>
          <w:rPrChange w:id="18189" w:author="ETRI-김종원" w:date="2019-12-10T10:44:00Z">
            <w:rPr>
              <w:rFonts w:hint="eastAsia"/>
            </w:rPr>
          </w:rPrChange>
        </w:rPr>
        <w:t>스마트그리드</w:t>
      </w:r>
      <w:r w:rsidRPr="002646CB">
        <w:rPr>
          <w:rFonts w:ascii="바탕" w:hAnsi="바탕"/>
          <w:rPrChange w:id="18190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18191" w:author="ETRI-김종원" w:date="2019-12-10T10:44:00Z">
            <w:rPr>
              <w:rFonts w:hint="eastAsia"/>
            </w:rPr>
          </w:rPrChange>
        </w:rPr>
        <w:t>및</w:t>
      </w:r>
      <w:r w:rsidRPr="002646CB">
        <w:rPr>
          <w:rFonts w:ascii="바탕" w:hAnsi="바탕"/>
          <w:rPrChange w:id="18192" w:author="ETRI-김종원" w:date="2019-12-10T10:44:00Z">
            <w:rPr/>
          </w:rPrChange>
        </w:rPr>
        <w:t xml:space="preserve"> </w:t>
      </w:r>
      <w:r w:rsidR="00FE3106" w:rsidRPr="002646CB">
        <w:rPr>
          <w:rFonts w:ascii="바탕" w:hAnsi="바탕" w:hint="eastAsia"/>
          <w:rPrChange w:id="18193" w:author="ETRI-김종원" w:date="2019-12-10T10:44:00Z">
            <w:rPr>
              <w:rFonts w:hint="eastAsia"/>
            </w:rPr>
          </w:rPrChange>
        </w:rPr>
        <w:t>마이</w:t>
      </w:r>
      <w:r w:rsidRPr="002646CB">
        <w:rPr>
          <w:rFonts w:ascii="바탕" w:hAnsi="바탕" w:hint="eastAsia"/>
          <w:rPrChange w:id="18194" w:author="ETRI-김종원" w:date="2019-12-10T10:44:00Z">
            <w:rPr>
              <w:rFonts w:hint="eastAsia"/>
            </w:rPr>
          </w:rPrChange>
        </w:rPr>
        <w:t>크로그리드와</w:t>
      </w:r>
      <w:r w:rsidRPr="002646CB">
        <w:rPr>
          <w:rFonts w:ascii="바탕" w:hAnsi="바탕"/>
          <w:rPrChange w:id="18195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18196" w:author="ETRI-김종원" w:date="2019-12-10T10:44:00Z">
            <w:rPr>
              <w:rFonts w:hint="eastAsia"/>
            </w:rPr>
          </w:rPrChange>
        </w:rPr>
        <w:t>연계</w:t>
      </w:r>
      <w:r w:rsidRPr="002646CB">
        <w:rPr>
          <w:rFonts w:ascii="바탕" w:hAnsi="바탕"/>
          <w:rPrChange w:id="18197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18198" w:author="ETRI-김종원" w:date="2019-12-10T10:44:00Z">
            <w:rPr>
              <w:rFonts w:hint="eastAsia"/>
            </w:rPr>
          </w:rPrChange>
        </w:rPr>
        <w:t>가능한</w:t>
      </w:r>
      <w:r w:rsidRPr="002646CB">
        <w:rPr>
          <w:rFonts w:ascii="바탕" w:hAnsi="바탕"/>
          <w:rPrChange w:id="18199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18200" w:author="ETRI-김종원" w:date="2019-12-10T10:44:00Z">
            <w:rPr>
              <w:rFonts w:hint="eastAsia"/>
            </w:rPr>
          </w:rPrChange>
        </w:rPr>
        <w:t>다양한</w:t>
      </w:r>
      <w:r w:rsidRPr="002646CB">
        <w:rPr>
          <w:rFonts w:ascii="바탕" w:hAnsi="바탕"/>
          <w:rPrChange w:id="18201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18202" w:author="ETRI-김종원" w:date="2019-12-10T10:44:00Z">
            <w:rPr>
              <w:rFonts w:hint="eastAsia"/>
            </w:rPr>
          </w:rPrChange>
        </w:rPr>
        <w:t>형태의</w:t>
      </w:r>
      <w:r w:rsidRPr="002646CB">
        <w:rPr>
          <w:rFonts w:ascii="바탕" w:hAnsi="바탕"/>
          <w:rPrChange w:id="18203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18204" w:author="ETRI-김종원" w:date="2019-12-10T10:44:00Z">
            <w:rPr>
              <w:rFonts w:hint="eastAsia"/>
            </w:rPr>
          </w:rPrChange>
        </w:rPr>
        <w:t>마이크로그리드에</w:t>
      </w:r>
      <w:r w:rsidRPr="002646CB">
        <w:rPr>
          <w:rFonts w:ascii="바탕" w:hAnsi="바탕"/>
          <w:rPrChange w:id="18205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18206" w:author="ETRI-김종원" w:date="2019-12-10T10:44:00Z">
            <w:rPr>
              <w:rFonts w:hint="eastAsia"/>
            </w:rPr>
          </w:rPrChange>
        </w:rPr>
        <w:t>대한</w:t>
      </w:r>
      <w:r w:rsidRPr="002646CB">
        <w:rPr>
          <w:rFonts w:ascii="바탕" w:hAnsi="바탕"/>
          <w:rPrChange w:id="18207" w:author="ETRI-김종원" w:date="2019-12-10T10:44:00Z">
            <w:rPr/>
          </w:rPrChange>
        </w:rPr>
        <w:t xml:space="preserve"> </w:t>
      </w:r>
      <w:r w:rsidR="005A72A8" w:rsidRPr="002646CB">
        <w:rPr>
          <w:rFonts w:ascii="바탕" w:hAnsi="바탕" w:hint="eastAsia"/>
          <w:rPrChange w:id="18208" w:author="ETRI-김종원" w:date="2019-12-10T10:44:00Z">
            <w:rPr>
              <w:rFonts w:hint="eastAsia"/>
            </w:rPr>
          </w:rPrChange>
        </w:rPr>
        <w:t>실증을</w:t>
      </w:r>
      <w:r w:rsidR="005A72A8" w:rsidRPr="002646CB">
        <w:rPr>
          <w:rFonts w:ascii="바탕" w:hAnsi="바탕"/>
          <w:rPrChange w:id="18209" w:author="ETRI-김종원" w:date="2019-12-10T10:44:00Z">
            <w:rPr/>
          </w:rPrChange>
        </w:rPr>
        <w:t xml:space="preserve"> </w:t>
      </w:r>
      <w:r w:rsidR="005A72A8" w:rsidRPr="002646CB">
        <w:rPr>
          <w:rFonts w:ascii="바탕" w:hAnsi="바탕" w:hint="eastAsia"/>
          <w:rPrChange w:id="18210" w:author="ETRI-김종원" w:date="2019-12-10T10:44:00Z">
            <w:rPr>
              <w:rFonts w:hint="eastAsia"/>
            </w:rPr>
          </w:rPrChange>
        </w:rPr>
        <w:t>기반으로</w:t>
      </w:r>
      <w:r w:rsidR="005A72A8" w:rsidRPr="002646CB">
        <w:rPr>
          <w:rFonts w:ascii="바탕" w:hAnsi="바탕"/>
          <w:rPrChange w:id="18211" w:author="ETRI-김종원" w:date="2019-12-10T10:44:00Z">
            <w:rPr/>
          </w:rPrChange>
        </w:rPr>
        <w:t xml:space="preserve"> </w:t>
      </w:r>
      <w:r w:rsidR="005A72A8" w:rsidRPr="002646CB">
        <w:rPr>
          <w:rFonts w:ascii="바탕" w:hAnsi="바탕" w:hint="eastAsia"/>
          <w:rPrChange w:id="18212" w:author="ETRI-김종원" w:date="2019-12-10T10:44:00Z">
            <w:rPr>
              <w:rFonts w:hint="eastAsia"/>
            </w:rPr>
          </w:rPrChange>
        </w:rPr>
        <w:t>한</w:t>
      </w:r>
      <w:r w:rsidR="005A72A8" w:rsidRPr="002646CB">
        <w:rPr>
          <w:rFonts w:ascii="바탕" w:hAnsi="바탕"/>
          <w:rPrChange w:id="18213" w:author="ETRI-김종원" w:date="2019-12-10T10:44:00Z">
            <w:rPr/>
          </w:rPrChange>
        </w:rPr>
        <w:t xml:space="preserve"> </w:t>
      </w:r>
      <w:r w:rsidR="005A72A8" w:rsidRPr="002646CB">
        <w:rPr>
          <w:rFonts w:ascii="바탕" w:hAnsi="바탕" w:hint="eastAsia"/>
          <w:rPrChange w:id="18214" w:author="ETRI-김종원" w:date="2019-12-10T10:44:00Z">
            <w:rPr>
              <w:rFonts w:hint="eastAsia"/>
            </w:rPr>
          </w:rPrChange>
        </w:rPr>
        <w:t>다양한</w:t>
      </w:r>
      <w:r w:rsidR="005A72A8" w:rsidRPr="002646CB">
        <w:rPr>
          <w:rFonts w:ascii="바탕" w:hAnsi="바탕"/>
          <w:rPrChange w:id="18215" w:author="ETRI-김종원" w:date="2019-12-10T10:44:00Z">
            <w:rPr/>
          </w:rPrChange>
        </w:rPr>
        <w:t xml:space="preserve"> </w:t>
      </w:r>
      <w:r w:rsidR="005A72A8" w:rsidRPr="002646CB">
        <w:rPr>
          <w:rFonts w:ascii="바탕" w:hAnsi="바탕" w:hint="eastAsia"/>
          <w:rPrChange w:id="18216" w:author="ETRI-김종원" w:date="2019-12-10T10:44:00Z">
            <w:rPr>
              <w:rFonts w:hint="eastAsia"/>
            </w:rPr>
          </w:rPrChange>
        </w:rPr>
        <w:t>유형의</w:t>
      </w:r>
      <w:r w:rsidR="005A72A8" w:rsidRPr="002646CB">
        <w:rPr>
          <w:rFonts w:ascii="바탕" w:hAnsi="바탕"/>
          <w:rPrChange w:id="18217" w:author="ETRI-김종원" w:date="2019-12-10T10:44:00Z">
            <w:rPr/>
          </w:rPrChange>
        </w:rPr>
        <w:t xml:space="preserve"> </w:t>
      </w:r>
      <w:r w:rsidR="005A72A8" w:rsidRPr="002646CB">
        <w:rPr>
          <w:rFonts w:ascii="바탕" w:hAnsi="바탕" w:hint="eastAsia"/>
          <w:rPrChange w:id="18218" w:author="ETRI-김종원" w:date="2019-12-10T10:44:00Z">
            <w:rPr>
              <w:rFonts w:hint="eastAsia"/>
            </w:rPr>
          </w:rPrChange>
        </w:rPr>
        <w:t>마이크로그리드</w:t>
      </w:r>
      <w:r w:rsidR="005A72A8" w:rsidRPr="002646CB">
        <w:rPr>
          <w:rFonts w:ascii="바탕" w:hAnsi="바탕"/>
          <w:rPrChange w:id="18219" w:author="ETRI-김종원" w:date="2019-12-10T10:44:00Z">
            <w:rPr/>
          </w:rPrChange>
        </w:rPr>
        <w:t xml:space="preserve"> </w:t>
      </w:r>
      <w:r w:rsidR="005A72A8" w:rsidRPr="002646CB">
        <w:rPr>
          <w:rFonts w:ascii="바탕" w:hAnsi="바탕" w:hint="eastAsia"/>
          <w:rPrChange w:id="18220" w:author="ETRI-김종원" w:date="2019-12-10T10:44:00Z">
            <w:rPr>
              <w:rFonts w:hint="eastAsia"/>
            </w:rPr>
          </w:rPrChange>
        </w:rPr>
        <w:t>사업들이</w:t>
      </w:r>
      <w:r w:rsidR="005A72A8" w:rsidRPr="002646CB">
        <w:rPr>
          <w:rFonts w:ascii="바탕" w:hAnsi="바탕"/>
          <w:rPrChange w:id="18221" w:author="ETRI-김종원" w:date="2019-12-10T10:44:00Z">
            <w:rPr/>
          </w:rPrChange>
        </w:rPr>
        <w:t xml:space="preserve"> </w:t>
      </w:r>
      <w:r w:rsidR="005A72A8" w:rsidRPr="002646CB">
        <w:rPr>
          <w:rFonts w:ascii="바탕" w:hAnsi="바탕" w:hint="eastAsia"/>
          <w:rPrChange w:id="18222" w:author="ETRI-김종원" w:date="2019-12-10T10:44:00Z">
            <w:rPr>
              <w:rFonts w:hint="eastAsia"/>
            </w:rPr>
          </w:rPrChange>
        </w:rPr>
        <w:t>국내외에서</w:t>
      </w:r>
      <w:r w:rsidR="005A72A8" w:rsidRPr="002646CB">
        <w:rPr>
          <w:rFonts w:ascii="바탕" w:hAnsi="바탕"/>
          <w:rPrChange w:id="18223" w:author="ETRI-김종원" w:date="2019-12-10T10:44:00Z">
            <w:rPr/>
          </w:rPrChange>
        </w:rPr>
        <w:t xml:space="preserve"> </w:t>
      </w:r>
      <w:r w:rsidR="005A72A8" w:rsidRPr="002646CB">
        <w:rPr>
          <w:rFonts w:ascii="바탕" w:hAnsi="바탕" w:hint="eastAsia"/>
          <w:rPrChange w:id="18224" w:author="ETRI-김종원" w:date="2019-12-10T10:44:00Z">
            <w:rPr>
              <w:rFonts w:hint="eastAsia"/>
            </w:rPr>
          </w:rPrChange>
        </w:rPr>
        <w:t>활발하게</w:t>
      </w:r>
      <w:r w:rsidR="005A72A8" w:rsidRPr="002646CB">
        <w:rPr>
          <w:rFonts w:ascii="바탕" w:hAnsi="바탕"/>
          <w:rPrChange w:id="18225" w:author="ETRI-김종원" w:date="2019-12-10T10:44:00Z">
            <w:rPr/>
          </w:rPrChange>
        </w:rPr>
        <w:t xml:space="preserve"> </w:t>
      </w:r>
      <w:r w:rsidR="005A72A8" w:rsidRPr="002646CB">
        <w:rPr>
          <w:rFonts w:ascii="바탕" w:hAnsi="바탕" w:hint="eastAsia"/>
          <w:rPrChange w:id="18226" w:author="ETRI-김종원" w:date="2019-12-10T10:44:00Z">
            <w:rPr>
              <w:rFonts w:hint="eastAsia"/>
            </w:rPr>
          </w:rPrChange>
        </w:rPr>
        <w:t>진행되고</w:t>
      </w:r>
      <w:r w:rsidR="005A72A8" w:rsidRPr="002646CB">
        <w:rPr>
          <w:rFonts w:ascii="바탕" w:hAnsi="바탕"/>
          <w:rPrChange w:id="18227" w:author="ETRI-김종원" w:date="2019-12-10T10:44:00Z">
            <w:rPr/>
          </w:rPrChange>
        </w:rPr>
        <w:t xml:space="preserve"> </w:t>
      </w:r>
      <w:r w:rsidR="005A72A8" w:rsidRPr="002646CB">
        <w:rPr>
          <w:rFonts w:ascii="바탕" w:hAnsi="바탕" w:hint="eastAsia"/>
          <w:rPrChange w:id="18228" w:author="ETRI-김종원" w:date="2019-12-10T10:44:00Z">
            <w:rPr>
              <w:rFonts w:hint="eastAsia"/>
            </w:rPr>
          </w:rPrChange>
        </w:rPr>
        <w:t>있다</w:t>
      </w:r>
      <w:r w:rsidR="005A72A8" w:rsidRPr="002646CB">
        <w:rPr>
          <w:rFonts w:ascii="바탕" w:hAnsi="바탕"/>
          <w:rPrChange w:id="18229" w:author="ETRI-김종원" w:date="2019-12-10T10:44:00Z">
            <w:rPr/>
          </w:rPrChange>
        </w:rPr>
        <w:t>.</w:t>
      </w:r>
    </w:p>
    <w:p w14:paraId="4CDC48BD" w14:textId="77777777" w:rsidR="005A72A8" w:rsidRPr="002646CB" w:rsidRDefault="005A72A8" w:rsidP="00856E4C">
      <w:pPr>
        <w:wordWrap/>
        <w:rPr>
          <w:rFonts w:ascii="바탕" w:hAnsi="바탕"/>
          <w:rPrChange w:id="18230" w:author="ETRI-김종원" w:date="2019-12-10T10:44:00Z">
            <w:rPr/>
          </w:rPrChange>
        </w:rPr>
      </w:pPr>
    </w:p>
    <w:p w14:paraId="39DF69B4" w14:textId="5126C713" w:rsidR="005A72A8" w:rsidRPr="002646CB" w:rsidRDefault="005A72A8" w:rsidP="00856E4C">
      <w:pPr>
        <w:wordWrap/>
        <w:rPr>
          <w:ins w:id="18231" w:author="박 진상" w:date="2019-10-08T06:59:00Z"/>
          <w:rFonts w:ascii="바탕" w:hAnsi="바탕"/>
          <w:rPrChange w:id="18232" w:author="ETRI-김종원" w:date="2019-12-10T10:44:00Z">
            <w:rPr>
              <w:ins w:id="18233" w:author="박 진상" w:date="2019-10-08T06:59:00Z"/>
            </w:rPr>
          </w:rPrChange>
        </w:rPr>
      </w:pPr>
      <w:r w:rsidRPr="002646CB">
        <w:rPr>
          <w:rFonts w:ascii="바탕" w:hAnsi="바탕" w:hint="eastAsia"/>
          <w:rPrChange w:id="18234" w:author="ETRI-김종원" w:date="2019-12-10T10:44:00Z">
            <w:rPr>
              <w:rFonts w:hint="eastAsia"/>
            </w:rPr>
          </w:rPrChange>
        </w:rPr>
        <w:t>특히</w:t>
      </w:r>
      <w:r w:rsidRPr="002646CB">
        <w:rPr>
          <w:rFonts w:ascii="바탕" w:hAnsi="바탕"/>
          <w:rPrChange w:id="18235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18236" w:author="ETRI-김종원" w:date="2019-12-10T10:44:00Z">
            <w:rPr>
              <w:rFonts w:hint="eastAsia"/>
            </w:rPr>
          </w:rPrChange>
        </w:rPr>
        <w:t>일반소비자를</w:t>
      </w:r>
      <w:r w:rsidRPr="002646CB">
        <w:rPr>
          <w:rFonts w:ascii="바탕" w:hAnsi="바탕"/>
          <w:rPrChange w:id="18237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18238" w:author="ETRI-김종원" w:date="2019-12-10T10:44:00Z">
            <w:rPr>
              <w:rFonts w:hint="eastAsia"/>
            </w:rPr>
          </w:rPrChange>
        </w:rPr>
        <w:t>포함하고</w:t>
      </w:r>
      <w:r w:rsidRPr="002646CB">
        <w:rPr>
          <w:rFonts w:ascii="바탕" w:hAnsi="바탕"/>
          <w:rPrChange w:id="18239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18240" w:author="ETRI-김종원" w:date="2019-12-10T10:44:00Z">
            <w:rPr>
              <w:rFonts w:hint="eastAsia"/>
            </w:rPr>
          </w:rPrChange>
        </w:rPr>
        <w:t>있으면서</w:t>
      </w:r>
      <w:r w:rsidRPr="002646CB">
        <w:rPr>
          <w:rFonts w:ascii="바탕" w:hAnsi="바탕"/>
          <w:rPrChange w:id="18241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18242" w:author="ETRI-김종원" w:date="2019-12-10T10:44:00Z">
            <w:rPr>
              <w:rFonts w:hint="eastAsia"/>
            </w:rPr>
          </w:rPrChange>
        </w:rPr>
        <w:t>보완전력</w:t>
      </w:r>
      <w:r w:rsidRPr="002646CB">
        <w:rPr>
          <w:rFonts w:ascii="바탕" w:hAnsi="바탕"/>
          <w:rPrChange w:id="18243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18244" w:author="ETRI-김종원" w:date="2019-12-10T10:44:00Z">
            <w:rPr>
              <w:rFonts w:hint="eastAsia"/>
            </w:rPr>
          </w:rPrChange>
        </w:rPr>
        <w:t>공급을</w:t>
      </w:r>
      <w:r w:rsidRPr="002646CB">
        <w:rPr>
          <w:rFonts w:ascii="바탕" w:hAnsi="바탕"/>
          <w:rPrChange w:id="18245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18246" w:author="ETRI-김종원" w:date="2019-12-10T10:44:00Z">
            <w:rPr>
              <w:rFonts w:hint="eastAsia"/>
            </w:rPr>
          </w:rPrChange>
        </w:rPr>
        <w:t>하고</w:t>
      </w:r>
      <w:r w:rsidRPr="002646CB">
        <w:rPr>
          <w:rFonts w:ascii="바탕" w:hAnsi="바탕"/>
          <w:rPrChange w:id="18247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18248" w:author="ETRI-김종원" w:date="2019-12-10T10:44:00Z">
            <w:rPr>
              <w:rFonts w:hint="eastAsia"/>
            </w:rPr>
          </w:rPrChange>
        </w:rPr>
        <w:t>있는</w:t>
      </w:r>
      <w:r w:rsidRPr="002646CB">
        <w:rPr>
          <w:rFonts w:ascii="바탕" w:hAnsi="바탕"/>
          <w:rPrChange w:id="18249" w:author="ETRI-김종원" w:date="2019-12-10T10:44:00Z">
            <w:rPr/>
          </w:rPrChange>
        </w:rPr>
        <w:t xml:space="preserve"> </w:t>
      </w:r>
      <w:r w:rsidR="00057894" w:rsidRPr="002646CB">
        <w:rPr>
          <w:rFonts w:ascii="바탕" w:hAnsi="바탕" w:hint="eastAsia"/>
          <w:rPrChange w:id="18250" w:author="ETRI-김종원" w:date="2019-12-10T10:44:00Z">
            <w:rPr>
              <w:rFonts w:hint="eastAsia"/>
            </w:rPr>
          </w:rPrChange>
        </w:rPr>
        <w:t>구역형집단에너지</w:t>
      </w:r>
      <w:r w:rsidRPr="002646CB">
        <w:rPr>
          <w:rFonts w:ascii="바탕" w:hAnsi="바탕"/>
          <w:rPrChange w:id="18251" w:author="ETRI-김종원" w:date="2019-12-10T10:44:00Z">
            <w:rPr/>
          </w:rPrChange>
        </w:rPr>
        <w:t xml:space="preserve">(CES) </w:t>
      </w:r>
      <w:r w:rsidRPr="002646CB">
        <w:rPr>
          <w:rFonts w:ascii="바탕" w:hAnsi="바탕" w:hint="eastAsia"/>
          <w:rPrChange w:id="18252" w:author="ETRI-김종원" w:date="2019-12-10T10:44:00Z">
            <w:rPr>
              <w:rFonts w:hint="eastAsia"/>
            </w:rPr>
          </w:rPrChange>
        </w:rPr>
        <w:t>시설을</w:t>
      </w:r>
      <w:r w:rsidRPr="002646CB">
        <w:rPr>
          <w:rFonts w:ascii="바탕" w:hAnsi="바탕"/>
          <w:rPrChange w:id="18253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18254" w:author="ETRI-김종원" w:date="2019-12-10T10:44:00Z">
            <w:rPr>
              <w:rFonts w:hint="eastAsia"/>
            </w:rPr>
          </w:rPrChange>
        </w:rPr>
        <w:t>기반으로</w:t>
      </w:r>
      <w:r w:rsidRPr="002646CB">
        <w:rPr>
          <w:rFonts w:ascii="바탕" w:hAnsi="바탕"/>
          <w:rPrChange w:id="18255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18256" w:author="ETRI-김종원" w:date="2019-12-10T10:44:00Z">
            <w:rPr>
              <w:rFonts w:hint="eastAsia"/>
            </w:rPr>
          </w:rPrChange>
        </w:rPr>
        <w:t>한</w:t>
      </w:r>
      <w:r w:rsidRPr="002646CB">
        <w:rPr>
          <w:rFonts w:ascii="바탕" w:hAnsi="바탕"/>
          <w:rPrChange w:id="18257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18258" w:author="ETRI-김종원" w:date="2019-12-10T10:44:00Z">
            <w:rPr>
              <w:rFonts w:hint="eastAsia"/>
            </w:rPr>
          </w:rPrChange>
        </w:rPr>
        <w:t>마이크로그리드를</w:t>
      </w:r>
      <w:r w:rsidRPr="002646CB">
        <w:rPr>
          <w:rFonts w:ascii="바탕" w:hAnsi="바탕"/>
          <w:rPrChange w:id="18259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18260" w:author="ETRI-김종원" w:date="2019-12-10T10:44:00Z">
            <w:rPr>
              <w:rFonts w:hint="eastAsia"/>
            </w:rPr>
          </w:rPrChange>
        </w:rPr>
        <w:t>위한</w:t>
      </w:r>
      <w:r w:rsidRPr="002646CB">
        <w:rPr>
          <w:rFonts w:ascii="바탕" w:hAnsi="바탕"/>
          <w:rPrChange w:id="18261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18262" w:author="ETRI-김종원" w:date="2019-12-10T10:44:00Z">
            <w:rPr>
              <w:rFonts w:hint="eastAsia"/>
            </w:rPr>
          </w:rPrChange>
        </w:rPr>
        <w:t>계획</w:t>
      </w:r>
      <w:r w:rsidRPr="002646CB">
        <w:rPr>
          <w:rFonts w:ascii="바탕" w:hAnsi="바탕"/>
          <w:rPrChange w:id="18263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18264" w:author="ETRI-김종원" w:date="2019-12-10T10:44:00Z">
            <w:rPr>
              <w:rFonts w:hint="eastAsia"/>
            </w:rPr>
          </w:rPrChange>
        </w:rPr>
        <w:t>및</w:t>
      </w:r>
      <w:r w:rsidRPr="002646CB">
        <w:rPr>
          <w:rFonts w:ascii="바탕" w:hAnsi="바탕"/>
          <w:rPrChange w:id="18265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18266" w:author="ETRI-김종원" w:date="2019-12-10T10:44:00Z">
            <w:rPr>
              <w:rFonts w:hint="eastAsia"/>
            </w:rPr>
          </w:rPrChange>
        </w:rPr>
        <w:t>설계에</w:t>
      </w:r>
      <w:r w:rsidRPr="002646CB">
        <w:rPr>
          <w:rFonts w:ascii="바탕" w:hAnsi="바탕"/>
          <w:rPrChange w:id="18267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18268" w:author="ETRI-김종원" w:date="2019-12-10T10:44:00Z">
            <w:rPr>
              <w:rFonts w:hint="eastAsia"/>
            </w:rPr>
          </w:rPrChange>
        </w:rPr>
        <w:t>필요한</w:t>
      </w:r>
      <w:r w:rsidRPr="002646CB">
        <w:rPr>
          <w:rFonts w:ascii="바탕" w:hAnsi="바탕"/>
          <w:rPrChange w:id="18269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18270" w:author="ETRI-김종원" w:date="2019-12-10T10:44:00Z">
            <w:rPr>
              <w:rFonts w:hint="eastAsia"/>
            </w:rPr>
          </w:rPrChange>
        </w:rPr>
        <w:t>일반</w:t>
      </w:r>
      <w:r w:rsidRPr="002646CB">
        <w:rPr>
          <w:rFonts w:ascii="바탕" w:hAnsi="바탕"/>
          <w:rPrChange w:id="18271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18272" w:author="ETRI-김종원" w:date="2019-12-10T10:44:00Z">
            <w:rPr>
              <w:rFonts w:hint="eastAsia"/>
            </w:rPr>
          </w:rPrChange>
        </w:rPr>
        <w:t>요구사항에</w:t>
      </w:r>
      <w:r w:rsidRPr="002646CB">
        <w:rPr>
          <w:rFonts w:ascii="바탕" w:hAnsi="바탕"/>
          <w:rPrChange w:id="18273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18274" w:author="ETRI-김종원" w:date="2019-12-10T10:44:00Z">
            <w:rPr>
              <w:rFonts w:hint="eastAsia"/>
            </w:rPr>
          </w:rPrChange>
        </w:rPr>
        <w:t>대한</w:t>
      </w:r>
      <w:r w:rsidRPr="002646CB">
        <w:rPr>
          <w:rFonts w:ascii="바탕" w:hAnsi="바탕"/>
          <w:rPrChange w:id="18275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18276" w:author="ETRI-김종원" w:date="2019-12-10T10:44:00Z">
            <w:rPr>
              <w:rFonts w:hint="eastAsia"/>
            </w:rPr>
          </w:rPrChange>
        </w:rPr>
        <w:t>가이드라인이</w:t>
      </w:r>
      <w:r w:rsidRPr="002646CB">
        <w:rPr>
          <w:rFonts w:ascii="바탕" w:hAnsi="바탕"/>
          <w:rPrChange w:id="18277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18278" w:author="ETRI-김종원" w:date="2019-12-10T10:44:00Z">
            <w:rPr>
              <w:rFonts w:hint="eastAsia"/>
            </w:rPr>
          </w:rPrChange>
        </w:rPr>
        <w:t>필요하다</w:t>
      </w:r>
      <w:r w:rsidRPr="002646CB">
        <w:rPr>
          <w:rFonts w:ascii="바탕" w:hAnsi="바탕"/>
          <w:rPrChange w:id="18279" w:author="ETRI-김종원" w:date="2019-12-10T10:44:00Z">
            <w:rPr/>
          </w:rPrChange>
        </w:rPr>
        <w:t>.</w:t>
      </w:r>
    </w:p>
    <w:p w14:paraId="57AFFCBB" w14:textId="157F6568" w:rsidR="00D00AD0" w:rsidRPr="002646CB" w:rsidRDefault="00D00AD0" w:rsidP="00856E4C">
      <w:pPr>
        <w:wordWrap/>
        <w:rPr>
          <w:ins w:id="18280" w:author="박 진상" w:date="2019-10-08T06:59:00Z"/>
          <w:rFonts w:ascii="바탕" w:hAnsi="바탕"/>
          <w:rPrChange w:id="18281" w:author="ETRI-김종원" w:date="2019-12-10T10:44:00Z">
            <w:rPr>
              <w:ins w:id="18282" w:author="박 진상" w:date="2019-10-08T06:59:00Z"/>
            </w:rPr>
          </w:rPrChange>
        </w:rPr>
      </w:pPr>
    </w:p>
    <w:p w14:paraId="53620798" w14:textId="74B0BC71" w:rsidR="00D00AD0" w:rsidRPr="002646CB" w:rsidRDefault="00D00AD0" w:rsidP="00856E4C">
      <w:pPr>
        <w:wordWrap/>
        <w:rPr>
          <w:rFonts w:ascii="바탕" w:hAnsi="바탕"/>
          <w:rPrChange w:id="18283" w:author="ETRI-김종원" w:date="2019-12-10T10:44:00Z">
            <w:rPr/>
          </w:rPrChange>
        </w:rPr>
      </w:pPr>
      <w:ins w:id="18284" w:author="박 진상" w:date="2019-10-08T06:59:00Z">
        <w:r w:rsidRPr="002646CB">
          <w:rPr>
            <w:rFonts w:ascii="바탕" w:hAnsi="바탕" w:hint="eastAsia"/>
            <w:rPrChange w:id="18285" w:author="ETRI-김종원" w:date="2019-12-10T10:44:00Z">
              <w:rPr>
                <w:rFonts w:hint="eastAsia"/>
              </w:rPr>
            </w:rPrChange>
          </w:rPr>
          <w:t>또한</w:t>
        </w:r>
        <w:r w:rsidRPr="002646CB">
          <w:rPr>
            <w:rFonts w:ascii="바탕" w:hAnsi="바탕"/>
            <w:rPrChange w:id="18286" w:author="ETRI-김종원" w:date="2019-12-10T10:44:00Z">
              <w:rPr/>
            </w:rPrChange>
          </w:rPr>
          <w:t xml:space="preserve"> CES-MG </w:t>
        </w:r>
        <w:r w:rsidRPr="002646CB">
          <w:rPr>
            <w:rFonts w:ascii="바탕" w:hAnsi="바탕" w:hint="eastAsia"/>
            <w:rPrChange w:id="18287" w:author="ETRI-김종원" w:date="2019-12-10T10:44:00Z">
              <w:rPr>
                <w:rFonts w:hint="eastAsia"/>
              </w:rPr>
            </w:rPrChange>
          </w:rPr>
          <w:t>내에</w:t>
        </w:r>
        <w:r w:rsidRPr="002646CB">
          <w:rPr>
            <w:rFonts w:ascii="바탕" w:hAnsi="바탕"/>
            <w:rPrChange w:id="18288" w:author="ETRI-김종원" w:date="2019-12-10T10:44:00Z">
              <w:rPr/>
            </w:rPrChange>
          </w:rPr>
          <w:t xml:space="preserve"> </w:t>
        </w:r>
        <w:r w:rsidRPr="002646CB">
          <w:rPr>
            <w:rFonts w:ascii="바탕" w:hAnsi="바탕" w:hint="eastAsia"/>
            <w:rPrChange w:id="18289" w:author="ETRI-김종원" w:date="2019-12-10T10:44:00Z">
              <w:rPr>
                <w:rFonts w:hint="eastAsia"/>
              </w:rPr>
            </w:rPrChange>
          </w:rPr>
          <w:t>설치된</w:t>
        </w:r>
        <w:r w:rsidRPr="002646CB">
          <w:rPr>
            <w:rFonts w:ascii="바탕" w:hAnsi="바탕"/>
            <w:rPrChange w:id="18290" w:author="ETRI-김종원" w:date="2019-12-10T10:44:00Z">
              <w:rPr/>
            </w:rPrChange>
          </w:rPr>
          <w:t xml:space="preserve"> </w:t>
        </w:r>
      </w:ins>
      <w:ins w:id="18291" w:author="박 진상" w:date="2019-10-08T07:00:00Z">
        <w:r w:rsidRPr="002646CB">
          <w:rPr>
            <w:rFonts w:ascii="바탕" w:hAnsi="바탕" w:hint="eastAsia"/>
            <w:rPrChange w:id="18292" w:author="ETRI-김종원" w:date="2019-12-10T10:44:00Z">
              <w:rPr>
                <w:rFonts w:hint="eastAsia"/>
              </w:rPr>
            </w:rPrChange>
          </w:rPr>
          <w:t>태양광발전설비와</w:t>
        </w:r>
        <w:r w:rsidRPr="002646CB">
          <w:rPr>
            <w:rFonts w:ascii="바탕" w:hAnsi="바탕"/>
            <w:rPrChange w:id="18293" w:author="ETRI-김종원" w:date="2019-12-10T10:44:00Z">
              <w:rPr/>
            </w:rPrChange>
          </w:rPr>
          <w:t xml:space="preserve"> </w:t>
        </w:r>
        <w:r w:rsidRPr="002646CB">
          <w:rPr>
            <w:rFonts w:ascii="바탕" w:hAnsi="바탕" w:hint="eastAsia"/>
            <w:rPrChange w:id="18294" w:author="ETRI-김종원" w:date="2019-12-10T10:44:00Z">
              <w:rPr>
                <w:rFonts w:hint="eastAsia"/>
              </w:rPr>
            </w:rPrChange>
          </w:rPr>
          <w:t>에너지저장장치</w:t>
        </w:r>
        <w:r w:rsidRPr="002646CB">
          <w:rPr>
            <w:rFonts w:ascii="바탕" w:hAnsi="바탕"/>
            <w:rPrChange w:id="18295" w:author="ETRI-김종원" w:date="2019-12-10T10:44:00Z">
              <w:rPr/>
            </w:rPrChange>
          </w:rPr>
          <w:t xml:space="preserve"> </w:t>
        </w:r>
        <w:r w:rsidRPr="002646CB">
          <w:rPr>
            <w:rFonts w:ascii="바탕" w:hAnsi="바탕" w:hint="eastAsia"/>
            <w:rPrChange w:id="18296" w:author="ETRI-김종원" w:date="2019-12-10T10:44:00Z">
              <w:rPr>
                <w:rFonts w:hint="eastAsia"/>
              </w:rPr>
            </w:rPrChange>
          </w:rPr>
          <w:t>연계</w:t>
        </w:r>
        <w:r w:rsidRPr="002646CB">
          <w:rPr>
            <w:rFonts w:ascii="바탕" w:hAnsi="바탕"/>
            <w:rPrChange w:id="18297" w:author="ETRI-김종원" w:date="2019-12-10T10:44:00Z">
              <w:rPr/>
            </w:rPrChange>
          </w:rPr>
          <w:t xml:space="preserve"> </w:t>
        </w:r>
        <w:r w:rsidRPr="002646CB">
          <w:rPr>
            <w:rFonts w:ascii="바탕" w:hAnsi="바탕" w:hint="eastAsia"/>
            <w:rPrChange w:id="18298" w:author="ETRI-김종원" w:date="2019-12-10T10:44:00Z">
              <w:rPr>
                <w:rFonts w:hint="eastAsia"/>
              </w:rPr>
            </w:rPrChange>
          </w:rPr>
          <w:t>구성을</w:t>
        </w:r>
        <w:r w:rsidRPr="002646CB">
          <w:rPr>
            <w:rFonts w:ascii="바탕" w:hAnsi="바탕"/>
            <w:rPrChange w:id="18299" w:author="ETRI-김종원" w:date="2019-12-10T10:44:00Z">
              <w:rPr/>
            </w:rPrChange>
          </w:rPr>
          <w:t xml:space="preserve"> </w:t>
        </w:r>
        <w:r w:rsidRPr="002646CB">
          <w:rPr>
            <w:rFonts w:ascii="바탕" w:hAnsi="바탕" w:hint="eastAsia"/>
            <w:rPrChange w:id="18300" w:author="ETRI-김종원" w:date="2019-12-10T10:44:00Z">
              <w:rPr>
                <w:rFonts w:hint="eastAsia"/>
              </w:rPr>
            </w:rPrChange>
          </w:rPr>
          <w:t>통한</w:t>
        </w:r>
        <w:r w:rsidRPr="002646CB">
          <w:rPr>
            <w:rFonts w:ascii="바탕" w:hAnsi="바탕"/>
            <w:rPrChange w:id="18301" w:author="ETRI-김종원" w:date="2019-12-10T10:44:00Z">
              <w:rPr/>
            </w:rPrChange>
          </w:rPr>
          <w:t xml:space="preserve"> </w:t>
        </w:r>
        <w:r w:rsidRPr="002646CB">
          <w:rPr>
            <w:rFonts w:ascii="바탕" w:hAnsi="바탕" w:hint="eastAsia"/>
            <w:rPrChange w:id="18302" w:author="ETRI-김종원" w:date="2019-12-10T10:44:00Z">
              <w:rPr>
                <w:rFonts w:hint="eastAsia"/>
              </w:rPr>
            </w:rPrChange>
          </w:rPr>
          <w:t>그리드</w:t>
        </w:r>
        <w:r w:rsidRPr="002646CB">
          <w:rPr>
            <w:rFonts w:ascii="바탕" w:hAnsi="바탕"/>
            <w:rPrChange w:id="18303" w:author="ETRI-김종원" w:date="2019-12-10T10:44:00Z">
              <w:rPr/>
            </w:rPrChange>
          </w:rPr>
          <w:t xml:space="preserve"> </w:t>
        </w:r>
        <w:r w:rsidRPr="002646CB">
          <w:rPr>
            <w:rFonts w:ascii="바탕" w:hAnsi="바탕" w:hint="eastAsia"/>
            <w:rPrChange w:id="18304" w:author="ETRI-김종원" w:date="2019-12-10T10:44:00Z">
              <w:rPr>
                <w:rFonts w:hint="eastAsia"/>
              </w:rPr>
            </w:rPrChange>
          </w:rPr>
          <w:t>안정화에</w:t>
        </w:r>
        <w:r w:rsidRPr="002646CB">
          <w:rPr>
            <w:rFonts w:ascii="바탕" w:hAnsi="바탕"/>
            <w:rPrChange w:id="18305" w:author="ETRI-김종원" w:date="2019-12-10T10:44:00Z">
              <w:rPr/>
            </w:rPrChange>
          </w:rPr>
          <w:t xml:space="preserve"> </w:t>
        </w:r>
        <w:r w:rsidRPr="002646CB">
          <w:rPr>
            <w:rFonts w:ascii="바탕" w:hAnsi="바탕" w:hint="eastAsia"/>
            <w:rPrChange w:id="18306" w:author="ETRI-김종원" w:date="2019-12-10T10:44:00Z">
              <w:rPr>
                <w:rFonts w:hint="eastAsia"/>
              </w:rPr>
            </w:rPrChange>
          </w:rPr>
          <w:t>기여할</w:t>
        </w:r>
        <w:r w:rsidRPr="002646CB">
          <w:rPr>
            <w:rFonts w:ascii="바탕" w:hAnsi="바탕"/>
            <w:rPrChange w:id="18307" w:author="ETRI-김종원" w:date="2019-12-10T10:44:00Z">
              <w:rPr/>
            </w:rPrChange>
          </w:rPr>
          <w:t xml:space="preserve"> </w:t>
        </w:r>
        <w:r w:rsidRPr="002646CB">
          <w:rPr>
            <w:rFonts w:ascii="바탕" w:hAnsi="바탕" w:hint="eastAsia"/>
            <w:rPrChange w:id="18308" w:author="ETRI-김종원" w:date="2019-12-10T10:44:00Z">
              <w:rPr>
                <w:rFonts w:hint="eastAsia"/>
              </w:rPr>
            </w:rPrChange>
          </w:rPr>
          <w:t>수</w:t>
        </w:r>
        <w:r w:rsidRPr="002646CB">
          <w:rPr>
            <w:rFonts w:ascii="바탕" w:hAnsi="바탕"/>
            <w:rPrChange w:id="18309" w:author="ETRI-김종원" w:date="2019-12-10T10:44:00Z">
              <w:rPr/>
            </w:rPrChange>
          </w:rPr>
          <w:t xml:space="preserve"> </w:t>
        </w:r>
        <w:r w:rsidRPr="002646CB">
          <w:rPr>
            <w:rFonts w:ascii="바탕" w:hAnsi="바탕" w:hint="eastAsia"/>
            <w:rPrChange w:id="18310" w:author="ETRI-김종원" w:date="2019-12-10T10:44:00Z">
              <w:rPr>
                <w:rFonts w:hint="eastAsia"/>
              </w:rPr>
            </w:rPrChange>
          </w:rPr>
          <w:t>있는</w:t>
        </w:r>
        <w:r w:rsidRPr="002646CB">
          <w:rPr>
            <w:rFonts w:ascii="바탕" w:hAnsi="바탕"/>
            <w:rPrChange w:id="18311" w:author="ETRI-김종원" w:date="2019-12-10T10:44:00Z">
              <w:rPr/>
            </w:rPrChange>
          </w:rPr>
          <w:t xml:space="preserve"> </w:t>
        </w:r>
        <w:r w:rsidRPr="002646CB">
          <w:rPr>
            <w:rFonts w:ascii="바탕" w:hAnsi="바탕" w:hint="eastAsia"/>
            <w:rPrChange w:id="18312" w:author="ETRI-김종원" w:date="2019-12-10T10:44:00Z">
              <w:rPr>
                <w:rFonts w:hint="eastAsia"/>
              </w:rPr>
            </w:rPrChange>
          </w:rPr>
          <w:t>지표와</w:t>
        </w:r>
        <w:r w:rsidRPr="002646CB">
          <w:rPr>
            <w:rFonts w:ascii="바탕" w:hAnsi="바탕"/>
            <w:rPrChange w:id="18313" w:author="ETRI-김종원" w:date="2019-12-10T10:44:00Z">
              <w:rPr/>
            </w:rPrChange>
          </w:rPr>
          <w:t xml:space="preserve"> </w:t>
        </w:r>
        <w:r w:rsidRPr="002646CB">
          <w:rPr>
            <w:rFonts w:ascii="바탕" w:hAnsi="바탕" w:hint="eastAsia"/>
            <w:rPrChange w:id="18314" w:author="ETRI-김종원" w:date="2019-12-10T10:44:00Z">
              <w:rPr>
                <w:rFonts w:hint="eastAsia"/>
              </w:rPr>
            </w:rPrChange>
          </w:rPr>
          <w:t>이에</w:t>
        </w:r>
        <w:r w:rsidRPr="002646CB">
          <w:rPr>
            <w:rFonts w:ascii="바탕" w:hAnsi="바탕"/>
            <w:rPrChange w:id="18315" w:author="ETRI-김종원" w:date="2019-12-10T10:44:00Z">
              <w:rPr/>
            </w:rPrChange>
          </w:rPr>
          <w:t xml:space="preserve"> </w:t>
        </w:r>
        <w:r w:rsidRPr="002646CB">
          <w:rPr>
            <w:rFonts w:ascii="바탕" w:hAnsi="바탕" w:hint="eastAsia"/>
            <w:rPrChange w:id="18316" w:author="ETRI-김종원" w:date="2019-12-10T10:44:00Z">
              <w:rPr>
                <w:rFonts w:hint="eastAsia"/>
              </w:rPr>
            </w:rPrChange>
          </w:rPr>
          <w:t>대한</w:t>
        </w:r>
        <w:r w:rsidRPr="002646CB">
          <w:rPr>
            <w:rFonts w:ascii="바탕" w:hAnsi="바탕"/>
            <w:rPrChange w:id="18317" w:author="ETRI-김종원" w:date="2019-12-10T10:44:00Z">
              <w:rPr/>
            </w:rPrChange>
          </w:rPr>
          <w:t xml:space="preserve"> </w:t>
        </w:r>
        <w:r w:rsidRPr="002646CB">
          <w:rPr>
            <w:rFonts w:ascii="바탕" w:hAnsi="바탕" w:hint="eastAsia"/>
            <w:rPrChange w:id="18318" w:author="ETRI-김종원" w:date="2019-12-10T10:44:00Z">
              <w:rPr>
                <w:rFonts w:hint="eastAsia"/>
              </w:rPr>
            </w:rPrChange>
          </w:rPr>
          <w:t>가이드라인이</w:t>
        </w:r>
        <w:r w:rsidRPr="002646CB">
          <w:rPr>
            <w:rFonts w:ascii="바탕" w:hAnsi="바탕"/>
            <w:rPrChange w:id="18319" w:author="ETRI-김종원" w:date="2019-12-10T10:44:00Z">
              <w:rPr/>
            </w:rPrChange>
          </w:rPr>
          <w:t xml:space="preserve"> </w:t>
        </w:r>
        <w:r w:rsidRPr="002646CB">
          <w:rPr>
            <w:rFonts w:ascii="바탕" w:hAnsi="바탕" w:hint="eastAsia"/>
            <w:rPrChange w:id="18320" w:author="ETRI-김종원" w:date="2019-12-10T10:44:00Z">
              <w:rPr>
                <w:rFonts w:hint="eastAsia"/>
              </w:rPr>
            </w:rPrChange>
          </w:rPr>
          <w:t>필요하다</w:t>
        </w:r>
        <w:r w:rsidRPr="002646CB">
          <w:rPr>
            <w:rFonts w:ascii="바탕" w:hAnsi="바탕"/>
            <w:rPrChange w:id="18321" w:author="ETRI-김종원" w:date="2019-12-10T10:44:00Z">
              <w:rPr/>
            </w:rPrChange>
          </w:rPr>
          <w:t xml:space="preserve">. </w:t>
        </w:r>
      </w:ins>
    </w:p>
    <w:p w14:paraId="4AE6FF93" w14:textId="77777777" w:rsidR="005A72A8" w:rsidRPr="002646CB" w:rsidRDefault="005A72A8" w:rsidP="00856E4C">
      <w:pPr>
        <w:wordWrap/>
        <w:rPr>
          <w:rFonts w:ascii="바탕" w:hAnsi="바탕"/>
          <w:rPrChange w:id="18322" w:author="ETRI-김종원" w:date="2019-12-10T10:44:00Z">
            <w:rPr/>
          </w:rPrChange>
        </w:rPr>
      </w:pPr>
    </w:p>
    <w:p w14:paraId="295B500C" w14:textId="7F7B9DC1" w:rsidR="007F6C7A" w:rsidRPr="002646CB" w:rsidRDefault="007F6C7A" w:rsidP="007F6C7A">
      <w:pPr>
        <w:wordWrap/>
        <w:rPr>
          <w:ins w:id="18323" w:author="박 진상" w:date="2019-10-08T06:58:00Z"/>
          <w:rFonts w:ascii="바탕" w:hAnsi="바탕"/>
          <w:rPrChange w:id="18324" w:author="ETRI-김종원" w:date="2019-12-10T10:44:00Z">
            <w:rPr>
              <w:ins w:id="18325" w:author="박 진상" w:date="2019-10-08T06:58:00Z"/>
            </w:rPr>
          </w:rPrChange>
        </w:rPr>
      </w:pPr>
      <w:r w:rsidRPr="002646CB">
        <w:rPr>
          <w:rFonts w:ascii="바탕" w:hAnsi="바탕" w:hint="eastAsia"/>
          <w:rPrChange w:id="18326" w:author="ETRI-김종원" w:date="2019-12-10T10:44:00Z">
            <w:rPr>
              <w:rFonts w:hint="eastAsia"/>
            </w:rPr>
          </w:rPrChange>
        </w:rPr>
        <w:t>최근</w:t>
      </w:r>
      <w:r w:rsidRPr="002646CB">
        <w:rPr>
          <w:rFonts w:ascii="바탕" w:hAnsi="바탕"/>
          <w:rPrChange w:id="18327" w:author="ETRI-김종원" w:date="2019-12-10T10:44:00Z">
            <w:rPr/>
          </w:rPrChange>
        </w:rPr>
        <w:t xml:space="preserve"> IEC TS 62898-1 </w:t>
      </w:r>
      <w:r w:rsidRPr="002646CB">
        <w:rPr>
          <w:rFonts w:ascii="바탕" w:hAnsi="바탕" w:hint="eastAsia"/>
          <w:rPrChange w:id="18328" w:author="ETRI-김종원" w:date="2019-12-10T10:44:00Z">
            <w:rPr>
              <w:rFonts w:hint="eastAsia"/>
            </w:rPr>
          </w:rPrChange>
        </w:rPr>
        <w:t>표준이</w:t>
      </w:r>
      <w:r w:rsidRPr="002646CB">
        <w:rPr>
          <w:rFonts w:ascii="바탕" w:hAnsi="바탕"/>
          <w:rPrChange w:id="18329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18330" w:author="ETRI-김종원" w:date="2019-12-10T10:44:00Z">
            <w:rPr>
              <w:rFonts w:hint="eastAsia"/>
            </w:rPr>
          </w:rPrChange>
        </w:rPr>
        <w:t>제정되어</w:t>
      </w:r>
      <w:r w:rsidRPr="002646CB">
        <w:rPr>
          <w:rFonts w:ascii="바탕" w:hAnsi="바탕"/>
          <w:rPrChange w:id="18331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18332" w:author="ETRI-김종원" w:date="2019-12-10T10:44:00Z">
            <w:rPr>
              <w:rFonts w:hint="eastAsia"/>
            </w:rPr>
          </w:rPrChange>
        </w:rPr>
        <w:t>공표되었고</w:t>
      </w:r>
      <w:r w:rsidRPr="002646CB">
        <w:rPr>
          <w:rFonts w:ascii="바탕" w:hAnsi="바탕"/>
          <w:rPrChange w:id="18333" w:author="ETRI-김종원" w:date="2019-12-10T10:44:00Z">
            <w:rPr/>
          </w:rPrChange>
        </w:rPr>
        <w:t xml:space="preserve">, IEC TS 62898-2 </w:t>
      </w:r>
      <w:r w:rsidRPr="002646CB">
        <w:rPr>
          <w:rFonts w:ascii="바탕" w:hAnsi="바탕" w:hint="eastAsia"/>
          <w:rPrChange w:id="18334" w:author="ETRI-김종원" w:date="2019-12-10T10:44:00Z">
            <w:rPr>
              <w:rFonts w:hint="eastAsia"/>
            </w:rPr>
          </w:rPrChange>
        </w:rPr>
        <w:t>및</w:t>
      </w:r>
      <w:r w:rsidRPr="002646CB">
        <w:rPr>
          <w:rFonts w:ascii="바탕" w:hAnsi="바탕"/>
          <w:rPrChange w:id="18335" w:author="ETRI-김종원" w:date="2019-12-10T10:44:00Z">
            <w:rPr/>
          </w:rPrChange>
        </w:rPr>
        <w:t xml:space="preserve"> IEC TS 62898-3</w:t>
      </w:r>
      <w:r w:rsidRPr="002646CB">
        <w:rPr>
          <w:rFonts w:ascii="바탕" w:hAnsi="바탕" w:hint="eastAsia"/>
          <w:rPrChange w:id="18336" w:author="ETRI-김종원" w:date="2019-12-10T10:44:00Z">
            <w:rPr>
              <w:rFonts w:hint="eastAsia"/>
            </w:rPr>
          </w:rPrChange>
        </w:rPr>
        <w:t>에</w:t>
      </w:r>
      <w:r w:rsidRPr="002646CB">
        <w:rPr>
          <w:rFonts w:ascii="바탕" w:hAnsi="바탕"/>
          <w:rPrChange w:id="18337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18338" w:author="ETRI-김종원" w:date="2019-12-10T10:44:00Z">
            <w:rPr>
              <w:rFonts w:hint="eastAsia"/>
            </w:rPr>
          </w:rPrChange>
        </w:rPr>
        <w:t>대한</w:t>
      </w:r>
      <w:r w:rsidRPr="002646CB">
        <w:rPr>
          <w:rFonts w:ascii="바탕" w:hAnsi="바탕"/>
          <w:rPrChange w:id="18339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18340" w:author="ETRI-김종원" w:date="2019-12-10T10:44:00Z">
            <w:rPr>
              <w:rFonts w:hint="eastAsia"/>
            </w:rPr>
          </w:rPrChange>
        </w:rPr>
        <w:t>표준화</w:t>
      </w:r>
      <w:r w:rsidRPr="002646CB">
        <w:rPr>
          <w:rFonts w:ascii="바탕" w:hAnsi="바탕"/>
          <w:rPrChange w:id="18341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18342" w:author="ETRI-김종원" w:date="2019-12-10T10:44:00Z">
            <w:rPr>
              <w:rFonts w:hint="eastAsia"/>
            </w:rPr>
          </w:rPrChange>
        </w:rPr>
        <w:t>작업이</w:t>
      </w:r>
      <w:r w:rsidRPr="002646CB">
        <w:rPr>
          <w:rFonts w:ascii="바탕" w:hAnsi="바탕"/>
          <w:rPrChange w:id="18343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18344" w:author="ETRI-김종원" w:date="2019-12-10T10:44:00Z">
            <w:rPr>
              <w:rFonts w:hint="eastAsia"/>
            </w:rPr>
          </w:rPrChange>
        </w:rPr>
        <w:t>이루어지고</w:t>
      </w:r>
      <w:r w:rsidRPr="002646CB">
        <w:rPr>
          <w:rFonts w:ascii="바탕" w:hAnsi="바탕"/>
          <w:rPrChange w:id="18345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18346" w:author="ETRI-김종원" w:date="2019-12-10T10:44:00Z">
            <w:rPr>
              <w:rFonts w:hint="eastAsia"/>
            </w:rPr>
          </w:rPrChange>
        </w:rPr>
        <w:t>있는</w:t>
      </w:r>
      <w:r w:rsidRPr="002646CB">
        <w:rPr>
          <w:rFonts w:ascii="바탕" w:hAnsi="바탕"/>
          <w:rPrChange w:id="18347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18348" w:author="ETRI-김종원" w:date="2019-12-10T10:44:00Z">
            <w:rPr>
              <w:rFonts w:hint="eastAsia"/>
            </w:rPr>
          </w:rPrChange>
        </w:rPr>
        <w:t>중이다</w:t>
      </w:r>
      <w:r w:rsidRPr="002646CB">
        <w:rPr>
          <w:rFonts w:ascii="바탕" w:hAnsi="바탕"/>
          <w:rPrChange w:id="18349" w:author="ETRI-김종원" w:date="2019-12-10T10:44:00Z">
            <w:rPr/>
          </w:rPrChange>
        </w:rPr>
        <w:t>.</w:t>
      </w:r>
    </w:p>
    <w:p w14:paraId="061D1796" w14:textId="26D84048" w:rsidR="00D00AD0" w:rsidRPr="002646CB" w:rsidRDefault="00D00AD0" w:rsidP="007F6C7A">
      <w:pPr>
        <w:wordWrap/>
      </w:pPr>
    </w:p>
    <w:p w14:paraId="3C6A8B7C" w14:textId="77777777" w:rsidR="00856E4C" w:rsidRPr="002646CB" w:rsidRDefault="00856E4C" w:rsidP="00856E4C">
      <w:pPr>
        <w:wordWrap/>
      </w:pPr>
    </w:p>
    <w:p w14:paraId="5E75E09F" w14:textId="77777777" w:rsidR="00856E4C" w:rsidRPr="002646CB" w:rsidRDefault="00243616" w:rsidP="009F784A">
      <w:pPr>
        <w:pStyle w:val="13"/>
      </w:pPr>
      <w:bookmarkStart w:id="18350" w:name="_Toc492914865"/>
      <w:bookmarkStart w:id="18351" w:name="_Toc498248379"/>
      <w:bookmarkStart w:id="18352" w:name="_Toc499831410"/>
      <w:bookmarkStart w:id="18353" w:name="_Toc500753059"/>
      <w:bookmarkStart w:id="18354" w:name="_Toc21408822"/>
      <w:bookmarkStart w:id="18355" w:name="_Toc21525337"/>
      <w:bookmarkStart w:id="18356" w:name="_Toc26867875"/>
      <w:r w:rsidRPr="002646CB">
        <w:rPr>
          <w:rFonts w:hint="eastAsia"/>
          <w:lang w:eastAsia="ko-KR"/>
        </w:rPr>
        <w:t>제정</w:t>
      </w:r>
      <w:r w:rsidRPr="002646CB">
        <w:rPr>
          <w:lang w:eastAsia="ko-KR"/>
        </w:rPr>
        <w:t xml:space="preserve"> </w:t>
      </w:r>
      <w:r w:rsidRPr="002646CB">
        <w:rPr>
          <w:rFonts w:hint="eastAsia"/>
          <w:lang w:eastAsia="ko-KR"/>
        </w:rPr>
        <w:t>경위</w:t>
      </w:r>
      <w:bookmarkEnd w:id="18350"/>
      <w:bookmarkEnd w:id="18351"/>
      <w:bookmarkEnd w:id="18352"/>
      <w:bookmarkEnd w:id="18353"/>
      <w:bookmarkEnd w:id="18354"/>
      <w:bookmarkEnd w:id="18355"/>
      <w:bookmarkEnd w:id="18356"/>
    </w:p>
    <w:p w14:paraId="6B372606" w14:textId="77777777" w:rsidR="00856E4C" w:rsidRPr="002646CB" w:rsidRDefault="00856E4C" w:rsidP="00856E4C">
      <w:pPr>
        <w:wordWrap/>
      </w:pPr>
    </w:p>
    <w:p w14:paraId="3DBAB475" w14:textId="77777777" w:rsidR="006F05D4" w:rsidRPr="002646CB" w:rsidRDefault="005A72A8" w:rsidP="00856E4C">
      <w:pPr>
        <w:wordWrap/>
        <w:rPr>
          <w:rFonts w:ascii="바탕" w:hAnsi="바탕"/>
          <w:rPrChange w:id="18357" w:author="ETRI-김종원" w:date="2019-12-10T10:44:00Z">
            <w:rPr/>
          </w:rPrChange>
        </w:rPr>
      </w:pPr>
      <w:r w:rsidRPr="002646CB">
        <w:rPr>
          <w:rFonts w:ascii="바탕" w:hAnsi="바탕" w:hint="eastAsia"/>
          <w:rPrChange w:id="18358" w:author="ETRI-김종원" w:date="2019-12-10T10:44:00Z">
            <w:rPr>
              <w:rFonts w:hint="eastAsia"/>
            </w:rPr>
          </w:rPrChange>
        </w:rPr>
        <w:t>본</w:t>
      </w:r>
      <w:r w:rsidRPr="002646CB">
        <w:rPr>
          <w:rFonts w:ascii="바탕" w:hAnsi="바탕"/>
          <w:rPrChange w:id="18359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18360" w:author="ETRI-김종원" w:date="2019-12-10T10:44:00Z">
            <w:rPr>
              <w:rFonts w:hint="eastAsia"/>
            </w:rPr>
          </w:rPrChange>
        </w:rPr>
        <w:t>표준은</w:t>
      </w:r>
      <w:r w:rsidRPr="002646CB">
        <w:rPr>
          <w:rFonts w:ascii="바탕" w:hAnsi="바탕"/>
          <w:rPrChange w:id="18361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18362" w:author="ETRI-김종원" w:date="2019-12-10T10:44:00Z">
            <w:rPr>
              <w:rFonts w:hint="eastAsia"/>
            </w:rPr>
          </w:rPrChange>
        </w:rPr>
        <w:t>국내</w:t>
      </w:r>
      <w:r w:rsidR="006F05D4" w:rsidRPr="002646CB">
        <w:rPr>
          <w:rFonts w:ascii="바탕" w:hAnsi="바탕"/>
          <w:rPrChange w:id="18363" w:author="ETRI-김종원" w:date="2019-12-10T10:44:00Z">
            <w:rPr/>
          </w:rPrChange>
        </w:rPr>
        <w:t xml:space="preserve"> CES </w:t>
      </w:r>
      <w:r w:rsidR="006F05D4" w:rsidRPr="002646CB">
        <w:rPr>
          <w:rFonts w:ascii="바탕" w:hAnsi="바탕" w:hint="eastAsia"/>
          <w:rPrChange w:id="18364" w:author="ETRI-김종원" w:date="2019-12-10T10:44:00Z">
            <w:rPr>
              <w:rFonts w:hint="eastAsia"/>
            </w:rPr>
          </w:rPrChange>
        </w:rPr>
        <w:t>시설</w:t>
      </w:r>
      <w:r w:rsidR="006F05D4" w:rsidRPr="002646CB">
        <w:rPr>
          <w:rFonts w:ascii="바탕" w:hAnsi="바탕"/>
          <w:rPrChange w:id="18365" w:author="ETRI-김종원" w:date="2019-12-10T10:44:00Z">
            <w:rPr/>
          </w:rPrChange>
        </w:rPr>
        <w:t xml:space="preserve"> </w:t>
      </w:r>
      <w:r w:rsidR="006F05D4" w:rsidRPr="002646CB">
        <w:rPr>
          <w:rFonts w:ascii="바탕" w:hAnsi="바탕" w:hint="eastAsia"/>
          <w:rPrChange w:id="18366" w:author="ETRI-김종원" w:date="2019-12-10T10:44:00Z">
            <w:rPr>
              <w:rFonts w:hint="eastAsia"/>
            </w:rPr>
          </w:rPrChange>
        </w:rPr>
        <w:t>기반</w:t>
      </w:r>
      <w:r w:rsidR="006F05D4" w:rsidRPr="002646CB">
        <w:rPr>
          <w:rFonts w:ascii="바탕" w:hAnsi="바탕"/>
          <w:rPrChange w:id="18367" w:author="ETRI-김종원" w:date="2019-12-10T10:44:00Z">
            <w:rPr/>
          </w:rPrChange>
        </w:rPr>
        <w:t xml:space="preserve"> </w:t>
      </w:r>
      <w:r w:rsidR="006F05D4" w:rsidRPr="002646CB">
        <w:rPr>
          <w:rFonts w:ascii="바탕" w:hAnsi="바탕" w:hint="eastAsia"/>
          <w:rPrChange w:id="18368" w:author="ETRI-김종원" w:date="2019-12-10T10:44:00Z">
            <w:rPr>
              <w:rFonts w:hint="eastAsia"/>
            </w:rPr>
          </w:rPrChange>
        </w:rPr>
        <w:t>마이크로그리드</w:t>
      </w:r>
      <w:r w:rsidR="006F05D4" w:rsidRPr="002646CB">
        <w:rPr>
          <w:rFonts w:ascii="바탕" w:hAnsi="바탕"/>
          <w:rPrChange w:id="18369" w:author="ETRI-김종원" w:date="2019-12-10T10:44:00Z">
            <w:rPr/>
          </w:rPrChange>
        </w:rPr>
        <w:t xml:space="preserve"> </w:t>
      </w:r>
      <w:r w:rsidR="006F05D4" w:rsidRPr="002646CB">
        <w:rPr>
          <w:rFonts w:ascii="바탕" w:hAnsi="바탕" w:hint="eastAsia"/>
          <w:rPrChange w:id="18370" w:author="ETRI-김종원" w:date="2019-12-10T10:44:00Z">
            <w:rPr>
              <w:rFonts w:hint="eastAsia"/>
            </w:rPr>
          </w:rPrChange>
        </w:rPr>
        <w:t>실증사업</w:t>
      </w:r>
      <w:r w:rsidR="006F05D4" w:rsidRPr="002646CB">
        <w:rPr>
          <w:rFonts w:ascii="바탕" w:hAnsi="바탕"/>
          <w:rPrChange w:id="18371" w:author="ETRI-김종원" w:date="2019-12-10T10:44:00Z">
            <w:rPr/>
          </w:rPrChange>
        </w:rPr>
        <w:t xml:space="preserve"> </w:t>
      </w:r>
      <w:r w:rsidR="006F05D4" w:rsidRPr="002646CB">
        <w:rPr>
          <w:rFonts w:ascii="바탕" w:hAnsi="바탕" w:hint="eastAsia"/>
          <w:rPrChange w:id="18372" w:author="ETRI-김종원" w:date="2019-12-10T10:44:00Z">
            <w:rPr>
              <w:rFonts w:hint="eastAsia"/>
            </w:rPr>
          </w:rPrChange>
        </w:rPr>
        <w:t>유스케이스를</w:t>
      </w:r>
      <w:r w:rsidR="006F05D4" w:rsidRPr="002646CB">
        <w:rPr>
          <w:rFonts w:ascii="바탕" w:hAnsi="바탕"/>
          <w:rPrChange w:id="18373" w:author="ETRI-김종원" w:date="2019-12-10T10:44:00Z">
            <w:rPr/>
          </w:rPrChange>
        </w:rPr>
        <w:t xml:space="preserve"> </w:t>
      </w:r>
      <w:r w:rsidR="006F05D4" w:rsidRPr="002646CB">
        <w:rPr>
          <w:rFonts w:ascii="바탕" w:hAnsi="바탕" w:hint="eastAsia"/>
          <w:rPrChange w:id="18374" w:author="ETRI-김종원" w:date="2019-12-10T10:44:00Z">
            <w:rPr>
              <w:rFonts w:hint="eastAsia"/>
            </w:rPr>
          </w:rPrChange>
        </w:rPr>
        <w:t>근간으로</w:t>
      </w:r>
      <w:r w:rsidR="006F05D4" w:rsidRPr="002646CB">
        <w:rPr>
          <w:rFonts w:ascii="바탕" w:hAnsi="바탕"/>
          <w:rPrChange w:id="18375" w:author="ETRI-김종원" w:date="2019-12-10T10:44:00Z">
            <w:rPr/>
          </w:rPrChange>
        </w:rPr>
        <w:t xml:space="preserve"> </w:t>
      </w:r>
      <w:r w:rsidR="006F05D4" w:rsidRPr="002646CB">
        <w:rPr>
          <w:rFonts w:ascii="바탕" w:hAnsi="바탕" w:hint="eastAsia"/>
          <w:rPrChange w:id="18376" w:author="ETRI-김종원" w:date="2019-12-10T10:44:00Z">
            <w:rPr>
              <w:rFonts w:hint="eastAsia"/>
            </w:rPr>
          </w:rPrChange>
        </w:rPr>
        <w:t>하여</w:t>
      </w:r>
      <w:r w:rsidR="006F05D4" w:rsidRPr="002646CB">
        <w:rPr>
          <w:rFonts w:ascii="바탕" w:hAnsi="바탕"/>
          <w:rPrChange w:id="18377" w:author="ETRI-김종원" w:date="2019-12-10T10:44:00Z">
            <w:rPr/>
          </w:rPrChange>
        </w:rPr>
        <w:t xml:space="preserve"> </w:t>
      </w:r>
      <w:r w:rsidR="006F05D4" w:rsidRPr="002646CB">
        <w:rPr>
          <w:rFonts w:ascii="바탕" w:hAnsi="바탕" w:hint="eastAsia"/>
          <w:rPrChange w:id="18378" w:author="ETRI-김종원" w:date="2019-12-10T10:44:00Z">
            <w:rPr>
              <w:rFonts w:hint="eastAsia"/>
            </w:rPr>
          </w:rPrChange>
        </w:rPr>
        <w:t>국제수준</w:t>
      </w:r>
      <w:r w:rsidR="006F05D4" w:rsidRPr="002646CB">
        <w:rPr>
          <w:rFonts w:ascii="바탕" w:hAnsi="바탕"/>
          <w:rPrChange w:id="18379" w:author="ETRI-김종원" w:date="2019-12-10T10:44:00Z">
            <w:rPr/>
          </w:rPrChange>
        </w:rPr>
        <w:t xml:space="preserve"> </w:t>
      </w:r>
      <w:r w:rsidR="006F05D4" w:rsidRPr="002646CB">
        <w:rPr>
          <w:rFonts w:ascii="바탕" w:hAnsi="바탕" w:hint="eastAsia"/>
          <w:rPrChange w:id="18380" w:author="ETRI-김종원" w:date="2019-12-10T10:44:00Z">
            <w:rPr>
              <w:rFonts w:hint="eastAsia"/>
            </w:rPr>
          </w:rPrChange>
        </w:rPr>
        <w:t>및</w:t>
      </w:r>
      <w:r w:rsidR="006F05D4" w:rsidRPr="002646CB">
        <w:rPr>
          <w:rFonts w:ascii="바탕" w:hAnsi="바탕"/>
          <w:rPrChange w:id="18381" w:author="ETRI-김종원" w:date="2019-12-10T10:44:00Z">
            <w:rPr/>
          </w:rPrChange>
        </w:rPr>
        <w:t xml:space="preserve"> </w:t>
      </w:r>
      <w:r w:rsidR="006F05D4" w:rsidRPr="002646CB">
        <w:rPr>
          <w:rFonts w:ascii="바탕" w:hAnsi="바탕" w:hint="eastAsia"/>
          <w:rPrChange w:id="18382" w:author="ETRI-김종원" w:date="2019-12-10T10:44:00Z">
            <w:rPr>
              <w:rFonts w:hint="eastAsia"/>
            </w:rPr>
          </w:rPrChange>
        </w:rPr>
        <w:t>국제</w:t>
      </w:r>
      <w:r w:rsidRPr="002646CB">
        <w:rPr>
          <w:rFonts w:ascii="바탕" w:hAnsi="바탕" w:hint="eastAsia"/>
          <w:rPrChange w:id="18383" w:author="ETRI-김종원" w:date="2019-12-10T10:44:00Z">
            <w:rPr>
              <w:rFonts w:hint="eastAsia"/>
            </w:rPr>
          </w:rPrChange>
        </w:rPr>
        <w:t>표준에</w:t>
      </w:r>
      <w:r w:rsidRPr="002646CB">
        <w:rPr>
          <w:rFonts w:ascii="바탕" w:hAnsi="바탕"/>
          <w:rPrChange w:id="18384" w:author="ETRI-김종원" w:date="2019-12-10T10:44:00Z">
            <w:rPr/>
          </w:rPrChange>
        </w:rPr>
        <w:t xml:space="preserve"> </w:t>
      </w:r>
      <w:r w:rsidRPr="002646CB">
        <w:rPr>
          <w:rFonts w:ascii="바탕" w:hAnsi="바탕" w:hint="eastAsia"/>
          <w:rPrChange w:id="18385" w:author="ETRI-김종원" w:date="2019-12-10T10:44:00Z">
            <w:rPr>
              <w:rFonts w:hint="eastAsia"/>
            </w:rPr>
          </w:rPrChange>
        </w:rPr>
        <w:t>부합되도록</w:t>
      </w:r>
      <w:r w:rsidRPr="002646CB">
        <w:rPr>
          <w:rFonts w:ascii="바탕" w:hAnsi="바탕"/>
          <w:rPrChange w:id="18386" w:author="ETRI-김종원" w:date="2019-12-10T10:44:00Z">
            <w:rPr/>
          </w:rPrChange>
        </w:rPr>
        <w:t xml:space="preserve"> </w:t>
      </w:r>
      <w:r w:rsidR="006F05D4" w:rsidRPr="002646CB">
        <w:rPr>
          <w:rFonts w:ascii="바탕" w:hAnsi="바탕" w:hint="eastAsia"/>
          <w:rPrChange w:id="18387" w:author="ETRI-김종원" w:date="2019-12-10T10:44:00Z">
            <w:rPr>
              <w:rFonts w:hint="eastAsia"/>
            </w:rPr>
          </w:rPrChange>
        </w:rPr>
        <w:t>하기</w:t>
      </w:r>
      <w:r w:rsidR="006F05D4" w:rsidRPr="002646CB">
        <w:rPr>
          <w:rFonts w:ascii="바탕" w:hAnsi="바탕"/>
          <w:rPrChange w:id="18388" w:author="ETRI-김종원" w:date="2019-12-10T10:44:00Z">
            <w:rPr/>
          </w:rPrChange>
        </w:rPr>
        <w:t xml:space="preserve"> </w:t>
      </w:r>
      <w:r w:rsidR="006F05D4" w:rsidRPr="002646CB">
        <w:rPr>
          <w:rFonts w:ascii="바탕" w:hAnsi="바탕" w:hint="eastAsia"/>
          <w:rPrChange w:id="18389" w:author="ETRI-김종원" w:date="2019-12-10T10:44:00Z">
            <w:rPr>
              <w:rFonts w:hint="eastAsia"/>
            </w:rPr>
          </w:rPrChange>
        </w:rPr>
        <w:t>위해</w:t>
      </w:r>
      <w:r w:rsidR="006F05D4" w:rsidRPr="002646CB">
        <w:rPr>
          <w:rFonts w:ascii="바탕" w:hAnsi="바탕"/>
          <w:rPrChange w:id="18390" w:author="ETRI-김종원" w:date="2019-12-10T10:44:00Z">
            <w:rPr/>
          </w:rPrChange>
        </w:rPr>
        <w:t xml:space="preserve"> </w:t>
      </w:r>
      <w:r w:rsidR="006F05D4" w:rsidRPr="002646CB">
        <w:rPr>
          <w:rFonts w:ascii="바탕" w:hAnsi="바탕" w:hint="eastAsia"/>
          <w:rPrChange w:id="18391" w:author="ETRI-김종원" w:date="2019-12-10T10:44:00Z">
            <w:rPr>
              <w:rFonts w:hint="eastAsia"/>
            </w:rPr>
          </w:rPrChange>
        </w:rPr>
        <w:t>제정한다</w:t>
      </w:r>
      <w:r w:rsidR="006F05D4" w:rsidRPr="002646CB">
        <w:rPr>
          <w:rFonts w:ascii="바탕" w:hAnsi="바탕"/>
          <w:rPrChange w:id="18392" w:author="ETRI-김종원" w:date="2019-12-10T10:44:00Z">
            <w:rPr/>
          </w:rPrChange>
        </w:rPr>
        <w:t>.</w:t>
      </w:r>
    </w:p>
    <w:p w14:paraId="3EA9C525" w14:textId="77777777" w:rsidR="00DE7B8C" w:rsidRPr="002646CB" w:rsidRDefault="00DE7B8C" w:rsidP="001F1128">
      <w:pPr>
        <w:wordWrap/>
        <w:rPr>
          <w:rFonts w:ascii="바탕" w:hAnsi="바탕"/>
          <w:rPrChange w:id="18393" w:author="ETRI-김종원" w:date="2019-12-10T10:44:00Z">
            <w:rPr/>
          </w:rPrChange>
        </w:rPr>
      </w:pPr>
    </w:p>
    <w:p w14:paraId="11FCF1B7" w14:textId="46FD38E7" w:rsidR="00087689" w:rsidRPr="002646CB" w:rsidRDefault="00087689">
      <w:pPr>
        <w:widowControl/>
        <w:wordWrap/>
        <w:autoSpaceDE/>
        <w:autoSpaceDN/>
        <w:spacing w:line="240" w:lineRule="auto"/>
        <w:jc w:val="left"/>
        <w:rPr>
          <w:ins w:id="18394" w:author="박 진상" w:date="2019-10-08T06:14:00Z"/>
          <w:rFonts w:ascii="바탕" w:hAnsi="바탕"/>
          <w:lang w:val="en-US"/>
          <w:rPrChange w:id="18395" w:author="ETRI-김종원" w:date="2019-12-10T10:44:00Z">
            <w:rPr>
              <w:ins w:id="18396" w:author="박 진상" w:date="2019-10-08T06:14:00Z"/>
              <w:lang w:val="en-US"/>
            </w:rPr>
          </w:rPrChange>
        </w:rPr>
      </w:pPr>
      <w:ins w:id="18397" w:author="박 진상" w:date="2019-10-08T06:14:00Z">
        <w:r w:rsidRPr="002646CB">
          <w:rPr>
            <w:rFonts w:ascii="바탕" w:hAnsi="바탕"/>
            <w:lang w:val="en-US"/>
            <w:rPrChange w:id="18398" w:author="ETRI-김종원" w:date="2019-12-10T10:44:00Z">
              <w:rPr>
                <w:lang w:val="en-US"/>
              </w:rPr>
            </w:rPrChange>
          </w:rPr>
          <w:br w:type="page"/>
        </w:r>
      </w:ins>
    </w:p>
    <w:p w14:paraId="7B7CDF90" w14:textId="77777777" w:rsidR="00BE49C3" w:rsidRPr="002646CB" w:rsidRDefault="00BE49C3" w:rsidP="00391212">
      <w:pPr>
        <w:rPr>
          <w:lang w:val="en-US"/>
        </w:rPr>
      </w:pPr>
    </w:p>
    <w:p w14:paraId="675F2052" w14:textId="77777777" w:rsidR="00087689" w:rsidRPr="002646CB" w:rsidRDefault="00087689" w:rsidP="00087689">
      <w:pPr>
        <w:pStyle w:val="KSDTff0"/>
        <w:rPr>
          <w:ins w:id="18399" w:author="박 진상" w:date="2019-10-08T06:14:00Z"/>
          <w:noProof w:val="0"/>
          <w:lang w:val="de-DE"/>
        </w:rPr>
      </w:pPr>
      <w:bookmarkStart w:id="18400" w:name="_Toc14099414"/>
      <w:bookmarkStart w:id="18401" w:name="_Toc530471049"/>
      <w:bookmarkStart w:id="18402" w:name="_Toc26867876"/>
      <w:ins w:id="18403" w:author="박 진상" w:date="2019-10-08T06:14:00Z">
        <w:r w:rsidRPr="002646CB">
          <w:rPr>
            <w:rFonts w:hint="eastAsia"/>
          </w:rPr>
          <w:t>참고문헌</w:t>
        </w:r>
        <w:bookmarkEnd w:id="18400"/>
        <w:bookmarkEnd w:id="18401"/>
        <w:bookmarkEnd w:id="18402"/>
      </w:ins>
    </w:p>
    <w:p w14:paraId="4767E01A" w14:textId="77777777" w:rsidR="00087689" w:rsidRPr="002646CB" w:rsidRDefault="00087689" w:rsidP="00087689">
      <w:pPr>
        <w:rPr>
          <w:ins w:id="18404" w:author="박 진상" w:date="2019-10-08T06:14:00Z"/>
          <w:lang w:val="de-DE"/>
        </w:rPr>
      </w:pPr>
    </w:p>
    <w:p w14:paraId="4C5F31BC" w14:textId="0396F6C3" w:rsidR="00087689" w:rsidRPr="002646CB" w:rsidRDefault="00087689">
      <w:pPr>
        <w:ind w:left="400" w:hangingChars="200" w:hanging="400"/>
        <w:rPr>
          <w:ins w:id="18405" w:author="박 진상" w:date="2019-10-15T19:45:00Z"/>
          <w:rFonts w:ascii="바탕" w:hAnsi="바탕"/>
          <w:lang w:val="de-DE"/>
        </w:rPr>
      </w:pPr>
      <w:ins w:id="18406" w:author="박 진상" w:date="2019-10-08T06:14:00Z">
        <w:r w:rsidRPr="002646CB">
          <w:rPr>
            <w:rFonts w:ascii="바탕" w:hAnsi="바탕"/>
            <w:lang w:val="de-DE"/>
            <w:rPrChange w:id="18407" w:author="ETRI-김종원" w:date="2019-12-10T10:44:00Z">
              <w:rPr>
                <w:rFonts w:ascii="Times New Roman" w:hAnsi="Times New Roman"/>
                <w:noProof w:val="0"/>
                <w:lang w:val="de-DE" w:eastAsia="fr-FR"/>
              </w:rPr>
            </w:rPrChange>
          </w:rPr>
          <w:t xml:space="preserve">[1] </w:t>
        </w:r>
      </w:ins>
      <w:ins w:id="18408" w:author="박 진상" w:date="2019-10-09T15:04:00Z">
        <w:r w:rsidR="008A0B26" w:rsidRPr="002646CB">
          <w:rPr>
            <w:rFonts w:ascii="바탕" w:hAnsi="바탕" w:hint="eastAsia"/>
            <w:lang w:val="de-DE"/>
            <w:rPrChange w:id="18409" w:author="ETRI-김종원" w:date="2019-12-10T10:44:00Z">
              <w:rPr>
                <w:rFonts w:ascii="바탕" w:hAnsi="바탕" w:hint="eastAsia"/>
                <w:noProof w:val="0"/>
                <w:color w:val="FF0000"/>
                <w:highlight w:val="yellow"/>
                <w:lang w:val="de-DE" w:eastAsia="fr-FR"/>
              </w:rPr>
            </w:rPrChange>
          </w:rPr>
          <w:t>한국전자통신연구원</w:t>
        </w:r>
        <w:r w:rsidR="008A0B26" w:rsidRPr="002646CB">
          <w:rPr>
            <w:rFonts w:ascii="바탕" w:hAnsi="바탕"/>
            <w:lang w:val="de-DE"/>
            <w:rPrChange w:id="18410" w:author="ETRI-김종원" w:date="2019-12-10T10:44:00Z">
              <w:rPr>
                <w:rFonts w:ascii="바탕" w:hAnsi="바탕"/>
                <w:noProof w:val="0"/>
                <w:color w:val="FF0000"/>
                <w:highlight w:val="yellow"/>
                <w:lang w:val="de-DE" w:eastAsia="fr-FR"/>
              </w:rPr>
            </w:rPrChange>
          </w:rPr>
          <w:t xml:space="preserve">, </w:t>
        </w:r>
        <w:r w:rsidR="008A0B26" w:rsidRPr="002646CB">
          <w:rPr>
            <w:rFonts w:ascii="바탕" w:hAnsi="바탕" w:hint="eastAsia"/>
            <w:lang w:val="de-DE"/>
            <w:rPrChange w:id="18411" w:author="ETRI-김종원" w:date="2019-12-10T10:44:00Z">
              <w:rPr>
                <w:rFonts w:ascii="바탕" w:hAnsi="바탕" w:hint="eastAsia"/>
                <w:noProof w:val="0"/>
                <w:color w:val="FF0000"/>
                <w:highlight w:val="yellow"/>
                <w:lang w:val="de-DE" w:eastAsia="fr-FR"/>
              </w:rPr>
            </w:rPrChange>
          </w:rPr>
          <w:t>신재생비율</w:t>
        </w:r>
        <w:r w:rsidR="008A0B26" w:rsidRPr="002646CB">
          <w:rPr>
            <w:rFonts w:ascii="바탕" w:hAnsi="바탕"/>
            <w:lang w:val="de-DE"/>
            <w:rPrChange w:id="18412" w:author="ETRI-김종원" w:date="2019-12-10T10:44:00Z">
              <w:rPr>
                <w:rFonts w:ascii="바탕" w:hAnsi="바탕"/>
                <w:noProof w:val="0"/>
                <w:color w:val="FF0000"/>
                <w:highlight w:val="yellow"/>
                <w:lang w:val="de-DE" w:eastAsia="fr-FR"/>
              </w:rPr>
            </w:rPrChange>
          </w:rPr>
          <w:t xml:space="preserve"> 및 그리드 특성에 </w:t>
        </w:r>
      </w:ins>
      <w:ins w:id="18413" w:author="박 진상" w:date="2019-10-09T15:05:00Z">
        <w:r w:rsidR="008A0B26" w:rsidRPr="002646CB">
          <w:rPr>
            <w:rFonts w:ascii="바탕" w:hAnsi="바탕" w:hint="eastAsia"/>
            <w:lang w:val="de-DE"/>
            <w:rPrChange w:id="18414" w:author="ETRI-김종원" w:date="2019-12-10T10:44:00Z">
              <w:rPr>
                <w:rFonts w:ascii="바탕" w:hAnsi="바탕" w:hint="eastAsia"/>
                <w:noProof w:val="0"/>
                <w:color w:val="FF0000"/>
                <w:highlight w:val="yellow"/>
                <w:lang w:val="de-DE" w:eastAsia="fr-FR"/>
              </w:rPr>
            </w:rPrChange>
          </w:rPr>
          <w:t>따른</w:t>
        </w:r>
        <w:r w:rsidR="008A0B26" w:rsidRPr="002646CB">
          <w:rPr>
            <w:rFonts w:ascii="바탕" w:hAnsi="바탕"/>
            <w:lang w:val="de-DE"/>
            <w:rPrChange w:id="18415" w:author="ETRI-김종원" w:date="2019-12-10T10:44:00Z">
              <w:rPr>
                <w:rFonts w:ascii="바탕" w:hAnsi="바탕"/>
                <w:noProof w:val="0"/>
                <w:color w:val="FF0000"/>
                <w:highlight w:val="yellow"/>
                <w:lang w:val="de-DE" w:eastAsia="fr-FR"/>
              </w:rPr>
            </w:rPrChange>
          </w:rPr>
          <w:t xml:space="preserve"> 그리드 안정화 기술용 ESS </w:t>
        </w:r>
        <w:r w:rsidR="008A0B26" w:rsidRPr="002646CB">
          <w:rPr>
            <w:rFonts w:ascii="바탕" w:hAnsi="바탕" w:hint="eastAsia"/>
            <w:lang w:val="de-DE"/>
            <w:rPrChange w:id="18416" w:author="ETRI-김종원" w:date="2019-12-10T10:44:00Z">
              <w:rPr>
                <w:rFonts w:ascii="바탕" w:hAnsi="바탕" w:hint="eastAsia"/>
                <w:noProof w:val="0"/>
                <w:color w:val="FF0000"/>
                <w:highlight w:val="yellow"/>
                <w:lang w:val="de-DE" w:eastAsia="fr-FR"/>
              </w:rPr>
            </w:rPrChange>
          </w:rPr>
          <w:t>최적연계기술</w:t>
        </w:r>
        <w:r w:rsidR="008A0B26" w:rsidRPr="002646CB">
          <w:rPr>
            <w:rFonts w:ascii="바탕" w:hAnsi="바탕"/>
            <w:lang w:val="de-DE"/>
            <w:rPrChange w:id="18417" w:author="ETRI-김종원" w:date="2019-12-10T10:44:00Z">
              <w:rPr>
                <w:rFonts w:ascii="바탕" w:hAnsi="바탕"/>
                <w:noProof w:val="0"/>
                <w:color w:val="FF0000"/>
                <w:highlight w:val="yellow"/>
                <w:lang w:val="de-DE" w:eastAsia="fr-FR"/>
              </w:rPr>
            </w:rPrChange>
          </w:rPr>
          <w:t xml:space="preserve"> </w:t>
        </w:r>
        <w:r w:rsidR="008A0B26" w:rsidRPr="002646CB">
          <w:rPr>
            <w:rFonts w:ascii="바탕" w:hAnsi="바탕" w:hint="eastAsia"/>
            <w:lang w:val="de-DE"/>
            <w:rPrChange w:id="18418" w:author="ETRI-김종원" w:date="2019-12-10T10:44:00Z">
              <w:rPr>
                <w:rFonts w:ascii="바탕" w:hAnsi="바탕" w:hint="eastAsia"/>
                <w:noProof w:val="0"/>
                <w:color w:val="FF0000"/>
                <w:highlight w:val="yellow"/>
                <w:lang w:val="de-DE" w:eastAsia="fr-FR"/>
              </w:rPr>
            </w:rPrChange>
          </w:rPr>
          <w:t>개발</w:t>
        </w:r>
        <w:r w:rsidR="008A0B26" w:rsidRPr="002646CB">
          <w:rPr>
            <w:rFonts w:ascii="바탕" w:hAnsi="바탕"/>
            <w:lang w:val="de-DE"/>
            <w:rPrChange w:id="18419" w:author="ETRI-김종원" w:date="2019-12-10T10:44:00Z">
              <w:rPr>
                <w:rFonts w:ascii="바탕" w:hAnsi="바탕"/>
                <w:noProof w:val="0"/>
                <w:color w:val="FF0000"/>
                <w:highlight w:val="yellow"/>
                <w:lang w:val="de-DE" w:eastAsia="fr-FR"/>
              </w:rPr>
            </w:rPrChange>
          </w:rPr>
          <w:t xml:space="preserve"> </w:t>
        </w:r>
        <w:r w:rsidR="008A0B26" w:rsidRPr="002646CB">
          <w:rPr>
            <w:rFonts w:ascii="바탕" w:hAnsi="바탕" w:hint="eastAsia"/>
            <w:lang w:val="de-DE"/>
            <w:rPrChange w:id="18420" w:author="ETRI-김종원" w:date="2019-12-10T10:44:00Z">
              <w:rPr>
                <w:rFonts w:ascii="바탕" w:hAnsi="바탕" w:hint="eastAsia"/>
                <w:noProof w:val="0"/>
                <w:color w:val="FF0000"/>
                <w:highlight w:val="yellow"/>
                <w:lang w:val="de-DE" w:eastAsia="fr-FR"/>
              </w:rPr>
            </w:rPrChange>
          </w:rPr>
          <w:t>및</w:t>
        </w:r>
        <w:r w:rsidR="008A0B26" w:rsidRPr="002646CB">
          <w:rPr>
            <w:rFonts w:ascii="바탕" w:hAnsi="바탕"/>
            <w:lang w:val="de-DE"/>
            <w:rPrChange w:id="18421" w:author="ETRI-김종원" w:date="2019-12-10T10:44:00Z">
              <w:rPr>
                <w:rFonts w:ascii="바탕" w:hAnsi="바탕"/>
                <w:noProof w:val="0"/>
                <w:color w:val="FF0000"/>
                <w:highlight w:val="yellow"/>
                <w:lang w:val="de-DE" w:eastAsia="fr-FR"/>
              </w:rPr>
            </w:rPrChange>
          </w:rPr>
          <w:t xml:space="preserve"> </w:t>
        </w:r>
        <w:r w:rsidR="008A0B26" w:rsidRPr="002646CB">
          <w:rPr>
            <w:rFonts w:ascii="바탕" w:hAnsi="바탕" w:hint="eastAsia"/>
            <w:lang w:val="de-DE"/>
            <w:rPrChange w:id="18422" w:author="ETRI-김종원" w:date="2019-12-10T10:44:00Z">
              <w:rPr>
                <w:rFonts w:ascii="바탕" w:hAnsi="바탕" w:hint="eastAsia"/>
                <w:noProof w:val="0"/>
                <w:color w:val="FF0000"/>
                <w:highlight w:val="yellow"/>
                <w:lang w:val="de-DE" w:eastAsia="fr-FR"/>
              </w:rPr>
            </w:rPrChange>
          </w:rPr>
          <w:t>실증</w:t>
        </w:r>
      </w:ins>
      <w:ins w:id="18423" w:author="박 진상" w:date="2019-10-14T11:38:00Z">
        <w:r w:rsidR="00B14922" w:rsidRPr="002646CB">
          <w:rPr>
            <w:rFonts w:ascii="바탕" w:hAnsi="바탕"/>
            <w:lang w:val="de-DE"/>
          </w:rPr>
          <w:t>,</w:t>
        </w:r>
      </w:ins>
      <w:ins w:id="18424" w:author="박 진상" w:date="2019-10-09T15:05:00Z">
        <w:r w:rsidR="008A0B26" w:rsidRPr="002646CB">
          <w:rPr>
            <w:rFonts w:ascii="바탕" w:hAnsi="바탕"/>
            <w:lang w:val="de-DE"/>
            <w:rPrChange w:id="18425" w:author="ETRI-김종원" w:date="2019-12-10T10:44:00Z">
              <w:rPr>
                <w:rFonts w:ascii="바탕" w:hAnsi="바탕"/>
                <w:noProof w:val="0"/>
                <w:color w:val="FF0000"/>
                <w:highlight w:val="yellow"/>
                <w:lang w:val="de-DE" w:eastAsia="fr-FR"/>
              </w:rPr>
            </w:rPrChange>
          </w:rPr>
          <w:t xml:space="preserve"> </w:t>
        </w:r>
      </w:ins>
      <w:ins w:id="18426" w:author="박 진상" w:date="2019-10-14T11:40:00Z">
        <w:r w:rsidR="00B14922" w:rsidRPr="002646CB">
          <w:rPr>
            <w:rFonts w:ascii="바탕" w:hAnsi="바탕" w:hint="eastAsia"/>
            <w:lang w:val="de-DE"/>
          </w:rPr>
          <w:t>진도점검</w:t>
        </w:r>
      </w:ins>
      <w:ins w:id="18427" w:author="박 진상" w:date="2019-10-09T15:05:00Z">
        <w:r w:rsidR="008A0B26" w:rsidRPr="002646CB">
          <w:rPr>
            <w:rFonts w:ascii="바탕" w:hAnsi="바탕" w:hint="eastAsia"/>
            <w:lang w:val="de-DE"/>
            <w:rPrChange w:id="18428" w:author="ETRI-김종원" w:date="2019-12-10T10:44:00Z">
              <w:rPr>
                <w:rFonts w:ascii="바탕" w:hAnsi="바탕" w:hint="eastAsia"/>
                <w:noProof w:val="0"/>
                <w:color w:val="FF0000"/>
                <w:highlight w:val="yellow"/>
                <w:lang w:val="de-DE" w:eastAsia="fr-FR"/>
              </w:rPr>
            </w:rPrChange>
          </w:rPr>
          <w:t>보고서</w:t>
        </w:r>
        <w:r w:rsidR="008A0B26" w:rsidRPr="002646CB">
          <w:rPr>
            <w:rFonts w:ascii="바탕" w:hAnsi="바탕"/>
            <w:lang w:val="de-DE"/>
            <w:rPrChange w:id="18429" w:author="ETRI-김종원" w:date="2019-12-10T10:44:00Z">
              <w:rPr>
                <w:rFonts w:ascii="바탕" w:hAnsi="바탕"/>
                <w:noProof w:val="0"/>
                <w:color w:val="FF0000"/>
                <w:lang w:val="de-DE" w:eastAsia="fr-FR"/>
              </w:rPr>
            </w:rPrChange>
          </w:rPr>
          <w:t>, 2018</w:t>
        </w:r>
      </w:ins>
      <w:ins w:id="18430" w:author="박 진상" w:date="2019-10-14T11:41:00Z">
        <w:r w:rsidR="00B14922" w:rsidRPr="002646CB">
          <w:rPr>
            <w:rFonts w:ascii="바탕" w:hAnsi="바탕"/>
            <w:lang w:val="de-DE"/>
          </w:rPr>
          <w:t>.12</w:t>
        </w:r>
      </w:ins>
    </w:p>
    <w:p w14:paraId="518551A8" w14:textId="37286088" w:rsidR="00775B49" w:rsidRPr="002646CB" w:rsidRDefault="00775B49">
      <w:pPr>
        <w:ind w:left="400" w:hangingChars="200" w:hanging="400"/>
        <w:rPr>
          <w:ins w:id="18431" w:author="박 진상" w:date="2019-10-15T19:45:00Z"/>
          <w:rFonts w:ascii="바탕" w:hAnsi="바탕"/>
          <w:lang w:val="de-DE"/>
        </w:rPr>
      </w:pPr>
      <w:ins w:id="18432" w:author="박 진상" w:date="2019-10-15T19:45:00Z">
        <w:r w:rsidRPr="002646CB">
          <w:rPr>
            <w:rFonts w:ascii="바탕" w:hAnsi="바탕"/>
            <w:lang w:val="de-DE"/>
          </w:rPr>
          <w:t xml:space="preserve">[2] </w:t>
        </w:r>
        <w:r w:rsidRPr="002646CB">
          <w:rPr>
            <w:rFonts w:ascii="바탕" w:hAnsi="바탕" w:hint="eastAsia"/>
            <w:lang w:val="de-DE"/>
          </w:rPr>
          <w:t>송배전용</w:t>
        </w:r>
        <w:r w:rsidRPr="002646CB">
          <w:rPr>
            <w:rFonts w:ascii="바탕" w:hAnsi="바탕"/>
            <w:lang w:val="de-DE"/>
          </w:rPr>
          <w:t xml:space="preserve"> </w:t>
        </w:r>
        <w:r w:rsidRPr="002646CB">
          <w:rPr>
            <w:rFonts w:ascii="바탕" w:hAnsi="바탕" w:hint="eastAsia"/>
            <w:lang w:val="de-DE"/>
          </w:rPr>
          <w:t>전기설비</w:t>
        </w:r>
        <w:r w:rsidRPr="002646CB">
          <w:rPr>
            <w:rFonts w:ascii="바탕" w:hAnsi="바탕"/>
            <w:lang w:val="de-DE"/>
          </w:rPr>
          <w:t xml:space="preserve"> </w:t>
        </w:r>
        <w:r w:rsidRPr="002646CB">
          <w:rPr>
            <w:rFonts w:ascii="바탕" w:hAnsi="바탕" w:hint="eastAsia"/>
            <w:lang w:val="de-DE"/>
          </w:rPr>
          <w:t>이용규정</w:t>
        </w:r>
        <w:r w:rsidRPr="002646CB">
          <w:rPr>
            <w:rFonts w:ascii="바탕" w:hAnsi="바탕"/>
            <w:lang w:val="de-DE"/>
          </w:rPr>
          <w:t>, 2017.3.28</w:t>
        </w:r>
      </w:ins>
    </w:p>
    <w:p w14:paraId="230C0FC9" w14:textId="6202B489" w:rsidR="00775B49" w:rsidRPr="002646CB" w:rsidRDefault="00775B49">
      <w:pPr>
        <w:ind w:left="400" w:hangingChars="200" w:hanging="400"/>
        <w:rPr>
          <w:ins w:id="18433" w:author="박 진상" w:date="2019-10-15T19:46:00Z"/>
          <w:rFonts w:ascii="바탕" w:hAnsi="바탕"/>
          <w:lang w:val="de-DE"/>
        </w:rPr>
      </w:pPr>
      <w:ins w:id="18434" w:author="박 진상" w:date="2019-10-15T19:45:00Z">
        <w:r w:rsidRPr="002646CB">
          <w:rPr>
            <w:rFonts w:ascii="바탕" w:hAnsi="바탕"/>
            <w:lang w:val="de-DE"/>
          </w:rPr>
          <w:t xml:space="preserve">[3] Ramping Performance Analysis of </w:t>
        </w:r>
      </w:ins>
      <w:ins w:id="18435" w:author="박 진상" w:date="2019-10-15T19:46:00Z">
        <w:r w:rsidRPr="002646CB">
          <w:rPr>
            <w:rFonts w:ascii="바탕" w:hAnsi="바탕"/>
            <w:lang w:val="de-DE"/>
          </w:rPr>
          <w:t>the Kahuku Wind-Energy Battery Storage System, 2013</w:t>
        </w:r>
      </w:ins>
    </w:p>
    <w:p w14:paraId="1CD4D45F" w14:textId="0C29B1EF" w:rsidR="00775B49" w:rsidRPr="002646CB" w:rsidRDefault="00775B49">
      <w:pPr>
        <w:ind w:left="400" w:hangingChars="200" w:hanging="400"/>
        <w:rPr>
          <w:ins w:id="18436" w:author="박 진상" w:date="2019-10-15T19:47:00Z"/>
          <w:rFonts w:ascii="바탕" w:hAnsi="바탕"/>
          <w:lang w:val="de-DE"/>
        </w:rPr>
      </w:pPr>
      <w:ins w:id="18437" w:author="박 진상" w:date="2019-10-15T19:46:00Z">
        <w:r w:rsidRPr="002646CB">
          <w:rPr>
            <w:rFonts w:ascii="바탕" w:hAnsi="바탕"/>
            <w:lang w:val="de-DE"/>
          </w:rPr>
          <w:t>[</w:t>
        </w:r>
      </w:ins>
      <w:ins w:id="18438" w:author="박 진상" w:date="2019-10-15T19:47:00Z">
        <w:r w:rsidRPr="002646CB">
          <w:rPr>
            <w:rFonts w:ascii="바탕" w:hAnsi="바탕"/>
            <w:lang w:val="de-DE"/>
          </w:rPr>
          <w:t>4</w:t>
        </w:r>
      </w:ins>
      <w:ins w:id="18439" w:author="박 진상" w:date="2019-10-15T19:46:00Z">
        <w:r w:rsidRPr="002646CB">
          <w:rPr>
            <w:rFonts w:ascii="바탕" w:hAnsi="바탕"/>
            <w:lang w:val="de-DE"/>
          </w:rPr>
          <w:t>] Review of PREPA Technical Requirements for I</w:t>
        </w:r>
      </w:ins>
      <w:ins w:id="18440" w:author="박 진상" w:date="2019-10-15T19:47:00Z">
        <w:r w:rsidRPr="002646CB">
          <w:rPr>
            <w:rFonts w:ascii="바탕" w:hAnsi="바탕"/>
            <w:lang w:val="de-DE"/>
          </w:rPr>
          <w:t>nterconnecting Wind and Solar Generation, 2013</w:t>
        </w:r>
      </w:ins>
    </w:p>
    <w:p w14:paraId="0C365B46" w14:textId="77777777" w:rsidR="00775B49" w:rsidRPr="002646CB" w:rsidRDefault="00775B49">
      <w:pPr>
        <w:ind w:left="400" w:hangingChars="200" w:hanging="400"/>
        <w:rPr>
          <w:ins w:id="18441" w:author="박 진상" w:date="2019-10-15T19:48:00Z"/>
          <w:rFonts w:ascii="바탕" w:hAnsi="바탕"/>
          <w:lang w:val="de-DE"/>
        </w:rPr>
      </w:pPr>
      <w:ins w:id="18442" w:author="박 진상" w:date="2019-10-15T19:47:00Z">
        <w:r w:rsidRPr="002646CB">
          <w:rPr>
            <w:rFonts w:ascii="바탕" w:hAnsi="바탕"/>
            <w:lang w:val="de-DE"/>
          </w:rPr>
          <w:t>[5] Understanding Wind Ramp Events Through Analysis of Histric</w:t>
        </w:r>
      </w:ins>
      <w:ins w:id="18443" w:author="박 진상" w:date="2019-10-15T19:48:00Z">
        <w:r w:rsidRPr="002646CB">
          <w:rPr>
            <w:rFonts w:ascii="바탕" w:hAnsi="바탕"/>
            <w:lang w:val="de-DE"/>
          </w:rPr>
          <w:t>al Data, 2010</w:t>
        </w:r>
      </w:ins>
    </w:p>
    <w:p w14:paraId="669C0E58" w14:textId="77777777" w:rsidR="00775B49" w:rsidRPr="002646CB" w:rsidRDefault="00775B49">
      <w:pPr>
        <w:ind w:left="400" w:hangingChars="200" w:hanging="400"/>
        <w:rPr>
          <w:ins w:id="18444" w:author="박 진상" w:date="2019-10-15T19:48:00Z"/>
          <w:rFonts w:ascii="바탕" w:hAnsi="바탕"/>
          <w:lang w:val="de-DE"/>
        </w:rPr>
      </w:pPr>
      <w:ins w:id="18445" w:author="박 진상" w:date="2019-10-15T19:48:00Z">
        <w:r w:rsidRPr="002646CB">
          <w:rPr>
            <w:rFonts w:ascii="바탕" w:hAnsi="바탕"/>
            <w:lang w:val="de-DE"/>
          </w:rPr>
          <w:t>[6] Identifying Wind and Solar Ramping Events, 2013</w:t>
        </w:r>
      </w:ins>
    </w:p>
    <w:p w14:paraId="19130CB9" w14:textId="77777777" w:rsidR="00775B49" w:rsidRPr="002646CB" w:rsidRDefault="00775B49">
      <w:pPr>
        <w:ind w:left="400" w:hangingChars="200" w:hanging="400"/>
        <w:rPr>
          <w:ins w:id="18446" w:author="박 진상" w:date="2019-10-15T19:48:00Z"/>
          <w:rFonts w:ascii="바탕" w:hAnsi="바탕"/>
          <w:lang w:val="de-DE"/>
        </w:rPr>
      </w:pPr>
      <w:ins w:id="18447" w:author="박 진상" w:date="2019-10-15T19:48:00Z">
        <w:r w:rsidRPr="002646CB">
          <w:rPr>
            <w:rFonts w:ascii="바탕" w:hAnsi="바탕"/>
            <w:lang w:val="de-DE"/>
          </w:rPr>
          <w:t xml:space="preserve">[7] </w:t>
        </w:r>
        <w:r w:rsidRPr="002646CB">
          <w:rPr>
            <w:rFonts w:ascii="바탕" w:hAnsi="바탕" w:hint="eastAsia"/>
            <w:lang w:val="de-DE"/>
          </w:rPr>
          <w:t>신재생에너지와</w:t>
        </w:r>
        <w:r w:rsidRPr="002646CB">
          <w:rPr>
            <w:rFonts w:ascii="바탕" w:hAnsi="바탕"/>
            <w:lang w:val="de-DE"/>
          </w:rPr>
          <w:t xml:space="preserve"> </w:t>
        </w:r>
        <w:r w:rsidRPr="002646CB">
          <w:rPr>
            <w:rFonts w:ascii="바탕" w:hAnsi="바탕" w:hint="eastAsia"/>
            <w:lang w:val="de-DE"/>
          </w:rPr>
          <w:t>전기에너지저장장치</w:t>
        </w:r>
        <w:r w:rsidRPr="002646CB">
          <w:rPr>
            <w:rFonts w:ascii="바탕" w:hAnsi="바탕"/>
            <w:lang w:val="de-DE"/>
          </w:rPr>
          <w:t xml:space="preserve"> </w:t>
        </w:r>
        <w:r w:rsidRPr="002646CB">
          <w:rPr>
            <w:rFonts w:ascii="바탕" w:hAnsi="바탕" w:hint="eastAsia"/>
            <w:lang w:val="de-DE"/>
          </w:rPr>
          <w:t>융합</w:t>
        </w:r>
        <w:r w:rsidRPr="002646CB">
          <w:rPr>
            <w:rFonts w:ascii="바탕" w:hAnsi="바탕"/>
            <w:lang w:val="de-DE"/>
          </w:rPr>
          <w:t xml:space="preserve"> </w:t>
        </w:r>
        <w:r w:rsidRPr="002646CB">
          <w:rPr>
            <w:rFonts w:ascii="바탕" w:hAnsi="바탕" w:hint="eastAsia"/>
            <w:lang w:val="de-DE"/>
          </w:rPr>
          <w:t>솔루션</w:t>
        </w:r>
        <w:r w:rsidRPr="002646CB">
          <w:rPr>
            <w:rFonts w:ascii="바탕" w:hAnsi="바탕"/>
            <w:lang w:val="de-DE"/>
          </w:rPr>
          <w:t xml:space="preserve"> </w:t>
        </w:r>
        <w:r w:rsidRPr="002646CB">
          <w:rPr>
            <w:rFonts w:ascii="바탕" w:hAnsi="바탕" w:hint="eastAsia"/>
            <w:lang w:val="de-DE"/>
          </w:rPr>
          <w:t>실험결과</w:t>
        </w:r>
        <w:r w:rsidRPr="002646CB">
          <w:rPr>
            <w:rFonts w:ascii="바탕" w:hAnsi="바탕"/>
            <w:lang w:val="de-DE"/>
          </w:rPr>
          <w:t>, 2014.6</w:t>
        </w:r>
      </w:ins>
    </w:p>
    <w:p w14:paraId="1B9C5B3C" w14:textId="77777777" w:rsidR="00775B49" w:rsidRPr="002646CB" w:rsidRDefault="00775B49">
      <w:pPr>
        <w:ind w:left="400" w:hangingChars="200" w:hanging="400"/>
        <w:rPr>
          <w:ins w:id="18448" w:author="박 진상" w:date="2019-10-15T19:49:00Z"/>
          <w:rFonts w:ascii="바탕" w:hAnsi="바탕"/>
          <w:lang w:val="de-DE"/>
        </w:rPr>
      </w:pPr>
      <w:ins w:id="18449" w:author="박 진상" w:date="2019-10-15T19:48:00Z">
        <w:r w:rsidRPr="002646CB">
          <w:rPr>
            <w:rFonts w:ascii="바탕" w:hAnsi="바탕"/>
            <w:lang w:val="de-DE"/>
          </w:rPr>
          <w:t>[8] APERs</w:t>
        </w:r>
      </w:ins>
      <w:ins w:id="18450" w:author="박 진상" w:date="2019-10-15T19:49:00Z">
        <w:r w:rsidRPr="002646CB">
          <w:rPr>
            <w:rFonts w:ascii="바탕" w:hAnsi="바탕"/>
            <w:lang w:val="de-DE"/>
          </w:rPr>
          <w:t xml:space="preserve"> Ratinale for Compliance Methodology to PREPA Minimum Technical Requirements, 2013</w:t>
        </w:r>
      </w:ins>
    </w:p>
    <w:p w14:paraId="70DCA3AE" w14:textId="1A324C9E" w:rsidR="00775B49" w:rsidRPr="002646CB" w:rsidRDefault="00775B49">
      <w:pPr>
        <w:ind w:left="400" w:hangingChars="200" w:hanging="400"/>
        <w:rPr>
          <w:ins w:id="18451" w:author="박 진상" w:date="2019-10-08T06:14:00Z"/>
          <w:rFonts w:ascii="바탕" w:hAnsi="바탕"/>
          <w:lang w:val="de-DE"/>
          <w:rPrChange w:id="18452" w:author="ETRI-김종원" w:date="2019-12-10T10:44:00Z">
            <w:rPr>
              <w:ins w:id="18453" w:author="박 진상" w:date="2019-10-08T06:14:00Z"/>
              <w:rFonts w:ascii="Arial" w:hAnsi="Arial"/>
              <w:lang w:val="de-DE" w:eastAsia="ko-KR"/>
            </w:rPr>
          </w:rPrChange>
        </w:rPr>
        <w:pPrChange w:id="18454" w:author="박 진상" w:date="2019-10-09T14:41:00Z">
          <w:pPr>
            <w:pStyle w:val="Reference"/>
            <w:numPr>
              <w:numId w:val="0"/>
            </w:numPr>
            <w:tabs>
              <w:tab w:val="clear" w:pos="432"/>
              <w:tab w:val="left" w:pos="800"/>
            </w:tabs>
            <w:spacing w:after="0"/>
            <w:ind w:left="284" w:right="28" w:hangingChars="142" w:hanging="284"/>
          </w:pPr>
        </w:pPrChange>
      </w:pPr>
      <w:ins w:id="18455" w:author="박 진상" w:date="2019-10-15T19:49:00Z">
        <w:r w:rsidRPr="00DD13A5">
          <w:rPr>
            <w:rFonts w:ascii="바탕" w:hAnsi="바탕"/>
            <w:lang w:val="de-DE"/>
          </w:rPr>
          <w:t>[9] Power Qulality in Grid-Connected Wind Turbines</w:t>
        </w:r>
      </w:ins>
      <w:ins w:id="18456" w:author="박 진상" w:date="2019-10-15T19:47:00Z">
        <w:r w:rsidRPr="00147ED9">
          <w:rPr>
            <w:rFonts w:ascii="바탕" w:hAnsi="바탕"/>
            <w:lang w:val="de-DE"/>
          </w:rPr>
          <w:t xml:space="preserve"> </w:t>
        </w:r>
      </w:ins>
    </w:p>
    <w:p w14:paraId="2FD1A1B8" w14:textId="77777777" w:rsidR="00BE49C3" w:rsidRPr="002646CB" w:rsidRDefault="00BE49C3" w:rsidP="00391212">
      <w:pPr>
        <w:rPr>
          <w:rFonts w:ascii="바탕" w:hAnsi="바탕"/>
          <w:lang w:val="de-DE"/>
          <w:rPrChange w:id="18457" w:author="ETRI-김종원" w:date="2019-12-10T10:44:00Z">
            <w:rPr/>
          </w:rPrChange>
        </w:rPr>
      </w:pPr>
    </w:p>
    <w:p w14:paraId="1835D814" w14:textId="15153DB6" w:rsidR="00BE49C3" w:rsidRPr="002646CB" w:rsidDel="008A0B26" w:rsidRDefault="00BE49C3" w:rsidP="008A0B26">
      <w:pPr>
        <w:rPr>
          <w:del w:id="18458" w:author="박 진상" w:date="2019-10-09T15:05:00Z"/>
          <w:rFonts w:ascii="바탕" w:hAnsi="바탕"/>
          <w:rPrChange w:id="18459" w:author="ETRI-김종원" w:date="2019-12-10T10:44:00Z">
            <w:rPr>
              <w:del w:id="18460" w:author="박 진상" w:date="2019-10-09T15:05:00Z"/>
            </w:rPr>
          </w:rPrChange>
        </w:rPr>
      </w:pPr>
    </w:p>
    <w:p w14:paraId="64AF2EA3" w14:textId="77777777" w:rsidR="00BD6E7A" w:rsidRPr="002646CB" w:rsidRDefault="00BD6E7A" w:rsidP="00391212">
      <w:pPr>
        <w:rPr>
          <w:rFonts w:ascii="바탕" w:hAnsi="바탕"/>
          <w:rPrChange w:id="18461" w:author="ETRI-김종원" w:date="2019-12-10T10:44:00Z">
            <w:rPr/>
          </w:rPrChange>
        </w:rPr>
      </w:pPr>
    </w:p>
    <w:p w14:paraId="2F9D05F9" w14:textId="77777777" w:rsidR="00243616" w:rsidRPr="002646CB" w:rsidRDefault="00243616" w:rsidP="00391212">
      <w:pPr>
        <w:sectPr w:rsidR="00243616" w:rsidRPr="002646CB" w:rsidSect="009F784A">
          <w:headerReference w:type="even" r:id="rId43"/>
          <w:headerReference w:type="default" r:id="rId44"/>
          <w:footerReference w:type="even" r:id="rId45"/>
          <w:footerReference w:type="default" r:id="rId46"/>
          <w:headerReference w:type="first" r:id="rId47"/>
          <w:footerReference w:type="first" r:id="rId48"/>
          <w:pgSz w:w="11906" w:h="16838" w:code="9"/>
          <w:pgMar w:top="1616" w:right="1276" w:bottom="1616" w:left="1276" w:header="1049" w:footer="1049" w:gutter="0"/>
          <w:pgNumType w:start="1"/>
          <w:cols w:space="720"/>
          <w:titlePg/>
          <w:docGrid w:linePitch="324"/>
        </w:sectPr>
      </w:pPr>
    </w:p>
    <w:p w14:paraId="35FAE45E" w14:textId="77777777" w:rsidR="00391212" w:rsidRPr="002646CB" w:rsidRDefault="00391212" w:rsidP="00391212"/>
    <w:p w14:paraId="7517CBDA" w14:textId="77777777" w:rsidR="001F770B" w:rsidRPr="002646CB" w:rsidRDefault="001F770B" w:rsidP="00391212"/>
    <w:p w14:paraId="2CF46501" w14:textId="77777777" w:rsidR="001F770B" w:rsidRPr="002646CB" w:rsidRDefault="001F770B" w:rsidP="00391212"/>
    <w:p w14:paraId="36D3A61D" w14:textId="77777777" w:rsidR="001F770B" w:rsidRPr="002646CB" w:rsidRDefault="001F770B" w:rsidP="00391212"/>
    <w:p w14:paraId="70987CB3" w14:textId="77777777" w:rsidR="001F770B" w:rsidRPr="002646CB" w:rsidRDefault="001F770B" w:rsidP="00391212"/>
    <w:p w14:paraId="24F4DAE3" w14:textId="77777777" w:rsidR="001F770B" w:rsidRPr="002646CB" w:rsidRDefault="001F770B" w:rsidP="00391212"/>
    <w:p w14:paraId="607DF3AE" w14:textId="77777777" w:rsidR="001F770B" w:rsidRPr="002646CB" w:rsidRDefault="001F770B" w:rsidP="00391212"/>
    <w:p w14:paraId="5AFA4369" w14:textId="77777777" w:rsidR="001F770B" w:rsidRPr="002646CB" w:rsidRDefault="001F770B" w:rsidP="00391212"/>
    <w:p w14:paraId="4DF8EDE2" w14:textId="77777777" w:rsidR="001F770B" w:rsidRPr="002646CB" w:rsidRDefault="001F770B" w:rsidP="00391212"/>
    <w:p w14:paraId="61CACFAA" w14:textId="77777777" w:rsidR="001F770B" w:rsidRPr="002646CB" w:rsidRDefault="001F770B" w:rsidP="00391212"/>
    <w:p w14:paraId="3C8DA16C" w14:textId="77777777" w:rsidR="001F770B" w:rsidRPr="002646CB" w:rsidRDefault="001F770B" w:rsidP="00391212"/>
    <w:p w14:paraId="20767EF5" w14:textId="77777777" w:rsidR="00391212" w:rsidRPr="002646CB" w:rsidRDefault="00391212" w:rsidP="00391212"/>
    <w:p w14:paraId="7CF144DB" w14:textId="77777777" w:rsidR="00391212" w:rsidRPr="002646CB" w:rsidRDefault="00391212" w:rsidP="00391212"/>
    <w:p w14:paraId="4EEB8D2E" w14:textId="18417F06" w:rsidR="0027753B" w:rsidRPr="002646CB" w:rsidRDefault="00B3568A" w:rsidP="00D6672B">
      <w:pPr>
        <w:pStyle w:val="aa"/>
        <w:wordWrap/>
        <w:spacing w:before="170" w:afterLines="20" w:after="48"/>
        <w:jc w:val="center"/>
        <w:rPr>
          <w:color w:val="auto"/>
        </w:rPr>
      </w:pPr>
      <w:r w:rsidRPr="002646CB">
        <w:rPr>
          <w:rFonts w:eastAsia="돋움" w:cs="Arial"/>
          <w:b/>
          <w:color w:val="auto"/>
          <w:sz w:val="26"/>
          <w:szCs w:val="26"/>
        </w:rPr>
        <w:t xml:space="preserve"> </w:t>
      </w:r>
      <w:r w:rsidRPr="002646CB">
        <w:rPr>
          <w:rFonts w:ascii="Arial" w:eastAsia="돋움" w:hAnsi="Arial" w:cs="Arial"/>
          <w:b/>
          <w:color w:val="auto"/>
          <w:sz w:val="26"/>
          <w:szCs w:val="26"/>
        </w:rPr>
        <w:t>S</w:t>
      </w:r>
      <w:r w:rsidRPr="002646CB">
        <w:rPr>
          <w:rFonts w:ascii="Arial" w:hAnsi="Arial" w:cs="Arial"/>
          <w:b/>
          <w:color w:val="auto"/>
          <w:sz w:val="26"/>
          <w:szCs w:val="26"/>
        </w:rPr>
        <w:t>GSF</w:t>
      </w:r>
      <w:r w:rsidR="007C307C" w:rsidRPr="002646CB">
        <w:rPr>
          <w:rFonts w:ascii="Arial" w:hAnsi="Arial" w:cs="Arial"/>
          <w:b/>
          <w:color w:val="auto"/>
          <w:sz w:val="26"/>
          <w:szCs w:val="26"/>
        </w:rPr>
        <w:t>-</w:t>
      </w:r>
      <w:r w:rsidR="00866CAB" w:rsidRPr="002646CB">
        <w:rPr>
          <w:rFonts w:ascii="Arial" w:hAnsi="Arial" w:cs="Arial"/>
          <w:b/>
          <w:color w:val="auto"/>
          <w:sz w:val="26"/>
          <w:szCs w:val="26"/>
        </w:rPr>
        <w:t>011-3-</w:t>
      </w:r>
      <w:ins w:id="18470" w:author="박 진상" w:date="2019-10-08T04:42:00Z">
        <w:r w:rsidR="006B3701" w:rsidRPr="002646CB">
          <w:rPr>
            <w:rFonts w:ascii="Arial" w:hAnsi="Arial" w:cs="Arial"/>
            <w:b/>
            <w:color w:val="auto"/>
            <w:sz w:val="26"/>
            <w:szCs w:val="26"/>
          </w:rPr>
          <w:t>4</w:t>
        </w:r>
      </w:ins>
      <w:del w:id="18471" w:author="박 진상" w:date="2019-10-08T04:42:00Z">
        <w:r w:rsidR="00866CAB" w:rsidRPr="002646CB" w:rsidDel="006B3701">
          <w:rPr>
            <w:rFonts w:ascii="Arial" w:hAnsi="Arial" w:cs="Arial"/>
            <w:b/>
            <w:color w:val="auto"/>
            <w:sz w:val="26"/>
            <w:szCs w:val="26"/>
          </w:rPr>
          <w:delText>3</w:delText>
        </w:r>
      </w:del>
      <w:r w:rsidR="00BD6E7A" w:rsidRPr="002646CB">
        <w:rPr>
          <w:rFonts w:ascii="Arial" w:hAnsi="Arial" w:cs="Arial"/>
          <w:b/>
          <w:color w:val="auto"/>
          <w:sz w:val="26"/>
          <w:szCs w:val="26"/>
        </w:rPr>
        <w:t>:201</w:t>
      </w:r>
      <w:ins w:id="18472" w:author="박 진상" w:date="2019-10-08T04:42:00Z">
        <w:r w:rsidR="006B3701" w:rsidRPr="002646CB">
          <w:rPr>
            <w:rFonts w:ascii="Arial" w:hAnsi="Arial" w:cs="Arial"/>
            <w:b/>
            <w:color w:val="auto"/>
            <w:sz w:val="26"/>
            <w:szCs w:val="26"/>
          </w:rPr>
          <w:t>9</w:t>
        </w:r>
      </w:ins>
      <w:del w:id="18473" w:author="박 진상" w:date="2019-10-08T04:42:00Z">
        <w:r w:rsidR="00721197" w:rsidRPr="002646CB" w:rsidDel="006B3701">
          <w:rPr>
            <w:rFonts w:ascii="Arial" w:hAnsi="Arial" w:cs="Arial"/>
            <w:b/>
            <w:color w:val="auto"/>
            <w:sz w:val="26"/>
            <w:szCs w:val="26"/>
          </w:rPr>
          <w:delText>7</w:delText>
        </w:r>
      </w:del>
      <w:r w:rsidR="007C307C" w:rsidRPr="002646CB">
        <w:rPr>
          <w:rFonts w:ascii="Arial" w:hAnsi="Arial" w:cs="Arial"/>
          <w:b/>
          <w:color w:val="auto"/>
          <w:sz w:val="26"/>
          <w:szCs w:val="26"/>
        </w:rPr>
        <w:t>(Ed</w:t>
      </w:r>
      <w:r w:rsidR="00721197" w:rsidRPr="002646CB">
        <w:rPr>
          <w:rFonts w:ascii="Arial" w:hAnsi="Arial" w:cs="Arial"/>
          <w:b/>
          <w:color w:val="auto"/>
          <w:sz w:val="26"/>
          <w:szCs w:val="26"/>
        </w:rPr>
        <w:t>1</w:t>
      </w:r>
      <w:r w:rsidR="007C307C" w:rsidRPr="002646CB">
        <w:rPr>
          <w:rFonts w:ascii="Arial" w:hAnsi="Arial" w:cs="Arial"/>
          <w:b/>
          <w:color w:val="auto"/>
          <w:sz w:val="26"/>
          <w:szCs w:val="26"/>
        </w:rPr>
        <w:t>.0)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3435"/>
      </w:tblGrid>
      <w:tr w:rsidR="00391212" w:rsidRPr="002646CB" w14:paraId="07A50589" w14:textId="77777777" w:rsidTr="002153AF">
        <w:trPr>
          <w:trHeight w:hRule="exact" w:val="3427"/>
          <w:jc w:val="center"/>
        </w:trPr>
        <w:tc>
          <w:tcPr>
            <w:tcW w:w="3435" w:type="dxa"/>
            <w:vAlign w:val="center"/>
          </w:tcPr>
          <w:p w14:paraId="3D93EEDC" w14:textId="77777777" w:rsidR="00B3568A" w:rsidRPr="002646CB" w:rsidRDefault="00B3568A" w:rsidP="00D6672B">
            <w:pPr>
              <w:pStyle w:val="aa"/>
              <w:wordWrap/>
              <w:spacing w:beforeLines="30" w:before="72" w:line="360" w:lineRule="exact"/>
              <w:ind w:leftChars="89" w:left="178"/>
              <w:rPr>
                <w:b/>
                <w:bCs/>
                <w:color w:val="auto"/>
                <w:sz w:val="40"/>
                <w:szCs w:val="40"/>
              </w:rPr>
            </w:pPr>
            <w:r w:rsidRPr="002646CB">
              <w:rPr>
                <w:rFonts w:ascii="Arial" w:hAnsi="Arial" w:cs="Arial"/>
                <w:b/>
                <w:bCs/>
                <w:color w:val="auto"/>
                <w:sz w:val="40"/>
                <w:szCs w:val="40"/>
              </w:rPr>
              <w:t>SGSGSG</w:t>
            </w:r>
          </w:p>
          <w:p w14:paraId="6F3F3CE5" w14:textId="77777777" w:rsidR="00B3568A" w:rsidRPr="002646CB" w:rsidRDefault="00B3568A" w:rsidP="00B3568A">
            <w:pPr>
              <w:pStyle w:val="aa"/>
              <w:wordWrap/>
              <w:spacing w:line="360" w:lineRule="exact"/>
              <w:ind w:leftChars="89" w:left="178"/>
              <w:rPr>
                <w:b/>
                <w:bCs/>
                <w:color w:val="auto"/>
                <w:sz w:val="40"/>
                <w:szCs w:val="40"/>
              </w:rPr>
            </w:pPr>
            <w:r w:rsidRPr="002646CB">
              <w:rPr>
                <w:rFonts w:ascii="Arial" w:hAnsi="Arial" w:cs="Arial"/>
                <w:b/>
                <w:bCs/>
                <w:color w:val="auto"/>
                <w:sz w:val="40"/>
                <w:szCs w:val="40"/>
              </w:rPr>
              <w:t>GSGSG</w:t>
            </w:r>
          </w:p>
          <w:p w14:paraId="68100843" w14:textId="77777777" w:rsidR="00B3568A" w:rsidRPr="002646CB" w:rsidRDefault="00B3568A" w:rsidP="00B3568A">
            <w:pPr>
              <w:pStyle w:val="aa"/>
              <w:wordWrap/>
              <w:spacing w:line="360" w:lineRule="exact"/>
              <w:ind w:leftChars="89" w:left="178"/>
              <w:rPr>
                <w:b/>
                <w:bCs/>
                <w:color w:val="auto"/>
                <w:sz w:val="40"/>
                <w:szCs w:val="40"/>
              </w:rPr>
            </w:pPr>
            <w:r w:rsidRPr="002646CB">
              <w:rPr>
                <w:rFonts w:ascii="Arial" w:hAnsi="Arial" w:cs="Arial"/>
                <w:b/>
                <w:bCs/>
                <w:color w:val="auto"/>
                <w:sz w:val="40"/>
                <w:szCs w:val="40"/>
              </w:rPr>
              <w:t>SGSG</w:t>
            </w:r>
          </w:p>
          <w:p w14:paraId="4A19E1E8" w14:textId="77777777" w:rsidR="00B3568A" w:rsidRPr="002646CB" w:rsidRDefault="00B3568A" w:rsidP="00B3568A">
            <w:pPr>
              <w:pStyle w:val="aa"/>
              <w:wordWrap/>
              <w:spacing w:line="360" w:lineRule="exact"/>
              <w:ind w:leftChars="89" w:left="178"/>
              <w:rPr>
                <w:rFonts w:ascii="Arial" w:hAnsi="Arial" w:cs="Arial"/>
                <w:b/>
                <w:bCs/>
                <w:color w:val="auto"/>
                <w:sz w:val="40"/>
                <w:szCs w:val="40"/>
              </w:rPr>
            </w:pPr>
            <w:r w:rsidRPr="002646CB">
              <w:rPr>
                <w:rFonts w:ascii="Arial" w:hAnsi="Arial" w:cs="Arial"/>
                <w:b/>
                <w:bCs/>
                <w:color w:val="auto"/>
                <w:sz w:val="40"/>
                <w:szCs w:val="40"/>
              </w:rPr>
              <w:t>GSG</w:t>
            </w:r>
          </w:p>
          <w:p w14:paraId="5DFC6CE0" w14:textId="77777777" w:rsidR="00B3568A" w:rsidRPr="002646CB" w:rsidRDefault="00B3568A" w:rsidP="00B3568A">
            <w:pPr>
              <w:pStyle w:val="aa"/>
              <w:wordWrap/>
              <w:spacing w:line="360" w:lineRule="exact"/>
              <w:ind w:leftChars="89" w:left="178"/>
              <w:rPr>
                <w:rFonts w:ascii="Arial" w:hAnsi="Arial" w:cs="Arial"/>
                <w:b/>
                <w:bCs/>
                <w:color w:val="auto"/>
                <w:sz w:val="40"/>
                <w:szCs w:val="40"/>
              </w:rPr>
            </w:pPr>
            <w:r w:rsidRPr="002646CB">
              <w:rPr>
                <w:rFonts w:ascii="Arial" w:hAnsi="Arial" w:cs="Arial"/>
                <w:b/>
                <w:bCs/>
                <w:color w:val="auto"/>
                <w:sz w:val="40"/>
                <w:szCs w:val="40"/>
              </w:rPr>
              <w:t>SG</w:t>
            </w:r>
          </w:p>
          <w:p w14:paraId="37E9C749" w14:textId="77777777" w:rsidR="00B3568A" w:rsidRPr="002646CB" w:rsidRDefault="00B3568A" w:rsidP="00B3568A">
            <w:pPr>
              <w:pStyle w:val="aa"/>
              <w:wordWrap/>
              <w:spacing w:line="360" w:lineRule="exact"/>
              <w:ind w:leftChars="89" w:left="178"/>
              <w:rPr>
                <w:rFonts w:ascii="Arial" w:hAnsi="Arial" w:cs="Arial"/>
                <w:b/>
                <w:bCs/>
                <w:color w:val="auto"/>
                <w:sz w:val="40"/>
                <w:szCs w:val="40"/>
              </w:rPr>
            </w:pPr>
            <w:r w:rsidRPr="002646CB">
              <w:rPr>
                <w:rFonts w:ascii="Arial" w:hAnsi="Arial" w:cs="Arial"/>
                <w:b/>
                <w:bCs/>
                <w:color w:val="auto"/>
                <w:sz w:val="40"/>
                <w:szCs w:val="40"/>
              </w:rPr>
              <w:t>GSG</w:t>
            </w:r>
          </w:p>
          <w:p w14:paraId="1E8F034E" w14:textId="77777777" w:rsidR="00B3568A" w:rsidRPr="002646CB" w:rsidRDefault="00B3568A" w:rsidP="00B3568A">
            <w:pPr>
              <w:pStyle w:val="aa"/>
              <w:wordWrap/>
              <w:spacing w:line="360" w:lineRule="exact"/>
              <w:ind w:leftChars="89" w:left="178"/>
              <w:rPr>
                <w:b/>
                <w:bCs/>
                <w:color w:val="auto"/>
                <w:sz w:val="40"/>
                <w:szCs w:val="40"/>
              </w:rPr>
            </w:pPr>
            <w:r w:rsidRPr="002646CB">
              <w:rPr>
                <w:rFonts w:ascii="Arial" w:hAnsi="Arial" w:cs="Arial"/>
                <w:b/>
                <w:bCs/>
                <w:color w:val="auto"/>
                <w:sz w:val="40"/>
                <w:szCs w:val="40"/>
              </w:rPr>
              <w:t>SGSG</w:t>
            </w:r>
          </w:p>
          <w:p w14:paraId="6F7E7B42" w14:textId="77777777" w:rsidR="00B3568A" w:rsidRPr="002646CB" w:rsidRDefault="00B3568A" w:rsidP="00B3568A">
            <w:pPr>
              <w:pStyle w:val="aa"/>
              <w:wordWrap/>
              <w:spacing w:line="360" w:lineRule="exact"/>
              <w:ind w:leftChars="89" w:left="178"/>
              <w:rPr>
                <w:b/>
                <w:bCs/>
                <w:color w:val="auto"/>
                <w:sz w:val="40"/>
                <w:szCs w:val="40"/>
              </w:rPr>
            </w:pPr>
            <w:r w:rsidRPr="002646CB">
              <w:rPr>
                <w:rFonts w:ascii="Arial" w:hAnsi="Arial" w:cs="Arial"/>
                <w:b/>
                <w:bCs/>
                <w:color w:val="auto"/>
                <w:sz w:val="40"/>
                <w:szCs w:val="40"/>
              </w:rPr>
              <w:t>GSGSG</w:t>
            </w:r>
          </w:p>
          <w:p w14:paraId="624B8E75" w14:textId="77777777" w:rsidR="00391212" w:rsidRPr="002646CB" w:rsidRDefault="00B3568A" w:rsidP="00B3568A">
            <w:pPr>
              <w:pStyle w:val="aa"/>
              <w:wordWrap/>
              <w:spacing w:line="360" w:lineRule="exact"/>
              <w:ind w:leftChars="89" w:left="178"/>
              <w:rPr>
                <w:color w:val="auto"/>
              </w:rPr>
            </w:pPr>
            <w:r w:rsidRPr="002646CB">
              <w:rPr>
                <w:rFonts w:ascii="Arial" w:hAnsi="Arial" w:cs="Arial"/>
                <w:b/>
                <w:bCs/>
                <w:color w:val="auto"/>
                <w:sz w:val="40"/>
                <w:szCs w:val="40"/>
              </w:rPr>
              <w:t>SGSGSG</w:t>
            </w:r>
          </w:p>
        </w:tc>
      </w:tr>
    </w:tbl>
    <w:p w14:paraId="60D202E1" w14:textId="77777777" w:rsidR="00391212" w:rsidRPr="002646CB" w:rsidRDefault="00391212" w:rsidP="00391212"/>
    <w:tbl>
      <w:tblPr>
        <w:tblW w:w="0" w:type="auto"/>
        <w:jc w:val="center"/>
        <w:tblBorders>
          <w:top w:val="single" w:sz="2" w:space="0" w:color="auto"/>
          <w:bottom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5186"/>
      </w:tblGrid>
      <w:tr w:rsidR="002646CB" w:rsidRPr="002646CB" w14:paraId="7369F901" w14:textId="77777777" w:rsidTr="002153AF">
        <w:trPr>
          <w:trHeight w:val="363"/>
          <w:jc w:val="center"/>
        </w:trPr>
        <w:tc>
          <w:tcPr>
            <w:tcW w:w="5186" w:type="dxa"/>
          </w:tcPr>
          <w:p w14:paraId="73C54EB9" w14:textId="4F229A54" w:rsidR="00F7536B" w:rsidRPr="002646CB" w:rsidRDefault="00F7536B">
            <w:pPr>
              <w:pStyle w:val="aa"/>
              <w:spacing w:line="480" w:lineRule="exact"/>
              <w:jc w:val="center"/>
              <w:rPr>
                <w:rFonts w:ascii="Arial" w:eastAsia="한컴돋움" w:hAnsi="Arial" w:cs="Arial"/>
                <w:b/>
                <w:color w:val="auto"/>
                <w:w w:val="70"/>
                <w:sz w:val="40"/>
                <w:szCs w:val="40"/>
              </w:rPr>
            </w:pPr>
            <w:r w:rsidRPr="002646CB">
              <w:rPr>
                <w:rFonts w:ascii="Arial" w:eastAsia="한컴돋움" w:hAnsi="Arial" w:cs="Arial"/>
                <w:b/>
                <w:color w:val="auto"/>
                <w:w w:val="70"/>
                <w:sz w:val="40"/>
                <w:szCs w:val="40"/>
              </w:rPr>
              <w:t xml:space="preserve">Community Energy System(CES) </w:t>
            </w:r>
          </w:p>
        </w:tc>
      </w:tr>
      <w:tr w:rsidR="002646CB" w:rsidRPr="002646CB" w14:paraId="01947E16" w14:textId="77777777" w:rsidTr="002153AF">
        <w:trPr>
          <w:trHeight w:val="363"/>
          <w:jc w:val="center"/>
        </w:trPr>
        <w:tc>
          <w:tcPr>
            <w:tcW w:w="5186" w:type="dxa"/>
          </w:tcPr>
          <w:p w14:paraId="4382877C" w14:textId="4F4D9DCA" w:rsidR="00F7536B" w:rsidRPr="002646CB" w:rsidDel="004E5B53" w:rsidRDefault="00F7536B" w:rsidP="00B471AE">
            <w:pPr>
              <w:pStyle w:val="aa"/>
              <w:spacing w:line="480" w:lineRule="exact"/>
              <w:jc w:val="center"/>
              <w:rPr>
                <w:color w:val="auto"/>
              </w:rPr>
            </w:pPr>
            <w:r w:rsidRPr="002646CB">
              <w:rPr>
                <w:rFonts w:ascii="Arial" w:eastAsia="한컴돋움" w:hAnsi="Arial" w:cs="Arial"/>
                <w:b/>
                <w:color w:val="auto"/>
                <w:w w:val="70"/>
                <w:sz w:val="40"/>
                <w:szCs w:val="40"/>
              </w:rPr>
              <w:t>based Microgrids</w:t>
            </w:r>
          </w:p>
        </w:tc>
      </w:tr>
      <w:tr w:rsidR="002646CB" w:rsidRPr="002646CB" w14:paraId="302900FC" w14:textId="77777777" w:rsidTr="002153AF">
        <w:trPr>
          <w:trHeight w:val="363"/>
          <w:jc w:val="center"/>
        </w:trPr>
        <w:tc>
          <w:tcPr>
            <w:tcW w:w="5186" w:type="dxa"/>
          </w:tcPr>
          <w:p w14:paraId="38B5C3E5" w14:textId="5EA8415C" w:rsidR="00F7536B" w:rsidRPr="002646CB" w:rsidDel="004E5B53" w:rsidRDefault="00F7536B" w:rsidP="00F7536B">
            <w:pPr>
              <w:pStyle w:val="aa"/>
              <w:spacing w:line="480" w:lineRule="exact"/>
              <w:jc w:val="center"/>
              <w:rPr>
                <w:color w:val="auto"/>
              </w:rPr>
            </w:pPr>
            <w:r w:rsidRPr="002646CB">
              <w:rPr>
                <w:rFonts w:ascii="Arial" w:eastAsia="한컴돋움" w:hAnsi="Arial" w:cs="Arial"/>
                <w:b/>
                <w:color w:val="auto"/>
                <w:w w:val="70"/>
                <w:sz w:val="40"/>
                <w:szCs w:val="40"/>
              </w:rPr>
              <w:t xml:space="preserve">Part </w:t>
            </w:r>
            <w:ins w:id="18474" w:author="박 진상" w:date="2019-10-08T09:07:00Z">
              <w:r w:rsidR="00EB51E6" w:rsidRPr="002646CB">
                <w:rPr>
                  <w:rFonts w:ascii="Arial" w:eastAsia="한컴돋움" w:hAnsi="Arial" w:cs="Arial"/>
                  <w:b/>
                  <w:color w:val="auto"/>
                  <w:w w:val="70"/>
                  <w:sz w:val="40"/>
                  <w:szCs w:val="40"/>
                </w:rPr>
                <w:t>4</w:t>
              </w:r>
            </w:ins>
            <w:del w:id="18475" w:author="박 진상" w:date="2019-10-08T09:07:00Z">
              <w:r w:rsidRPr="002646CB" w:rsidDel="00EB51E6">
                <w:rPr>
                  <w:rFonts w:ascii="Arial" w:eastAsia="한컴돋움" w:hAnsi="Arial" w:cs="Arial"/>
                  <w:b/>
                  <w:color w:val="auto"/>
                  <w:w w:val="70"/>
                  <w:sz w:val="40"/>
                  <w:szCs w:val="40"/>
                </w:rPr>
                <w:delText>3</w:delText>
              </w:r>
            </w:del>
            <w:r w:rsidRPr="002646CB">
              <w:rPr>
                <w:rFonts w:ascii="Arial" w:eastAsia="한컴돋움" w:hAnsi="Arial" w:cs="Arial"/>
                <w:b/>
                <w:color w:val="auto"/>
                <w:w w:val="70"/>
                <w:sz w:val="40"/>
                <w:szCs w:val="40"/>
              </w:rPr>
              <w:t xml:space="preserve">: </w:t>
            </w:r>
            <w:ins w:id="18476" w:author="박 진상" w:date="2019-10-08T04:42:00Z">
              <w:r w:rsidR="006B3701" w:rsidRPr="002646CB">
                <w:rPr>
                  <w:rFonts w:ascii="Arial" w:eastAsia="한컴돋움" w:hAnsi="Arial" w:cs="Arial"/>
                  <w:b/>
                  <w:color w:val="auto"/>
                  <w:w w:val="70"/>
                  <w:sz w:val="40"/>
                  <w:szCs w:val="40"/>
                </w:rPr>
                <w:t>Stability Indices for DER</w:t>
              </w:r>
            </w:ins>
            <w:del w:id="18477" w:author="박 진상" w:date="2019-10-08T04:42:00Z">
              <w:r w:rsidRPr="002646CB" w:rsidDel="006B3701">
                <w:rPr>
                  <w:rFonts w:ascii="Arial" w:eastAsia="한컴돋움" w:hAnsi="Arial" w:cs="Arial"/>
                  <w:b/>
                  <w:color w:val="auto"/>
                  <w:w w:val="70"/>
                  <w:sz w:val="40"/>
                  <w:szCs w:val="40"/>
                </w:rPr>
                <w:delText>Operation and Contro</w:delText>
              </w:r>
            </w:del>
            <w:del w:id="18478" w:author="박 진상" w:date="2019-10-08T04:43:00Z">
              <w:r w:rsidRPr="002646CB" w:rsidDel="006B3701">
                <w:rPr>
                  <w:rFonts w:ascii="Arial" w:eastAsia="한컴돋움" w:hAnsi="Arial" w:cs="Arial"/>
                  <w:b/>
                  <w:color w:val="auto"/>
                  <w:w w:val="70"/>
                  <w:sz w:val="40"/>
                  <w:szCs w:val="40"/>
                </w:rPr>
                <w:delText>l</w:delText>
              </w:r>
            </w:del>
          </w:p>
        </w:tc>
      </w:tr>
      <w:tr w:rsidR="00F7536B" w:rsidRPr="002646CB" w14:paraId="12705717" w14:textId="77777777" w:rsidTr="002153AF">
        <w:trPr>
          <w:trHeight w:val="340"/>
          <w:jc w:val="center"/>
        </w:trPr>
        <w:tc>
          <w:tcPr>
            <w:tcW w:w="5186" w:type="dxa"/>
            <w:tcBorders>
              <w:bottom w:val="nil"/>
            </w:tcBorders>
            <w:vAlign w:val="center"/>
          </w:tcPr>
          <w:p w14:paraId="17116C31" w14:textId="77777777" w:rsidR="00F7536B" w:rsidRPr="002646CB" w:rsidRDefault="00F7536B" w:rsidP="002153AF">
            <w:pPr>
              <w:pStyle w:val="aa"/>
              <w:rPr>
                <w:color w:val="auto"/>
                <w:sz w:val="20"/>
              </w:rPr>
            </w:pPr>
            <w:r w:rsidRPr="002646CB">
              <w:rPr>
                <w:b/>
                <w:bCs/>
                <w:color w:val="auto"/>
                <w:sz w:val="20"/>
              </w:rPr>
              <w:t xml:space="preserve">ICS </w:t>
            </w:r>
          </w:p>
        </w:tc>
      </w:tr>
    </w:tbl>
    <w:p w14:paraId="7AC9C52C" w14:textId="77777777" w:rsidR="00391212" w:rsidRPr="002646CB" w:rsidRDefault="00391212" w:rsidP="00391212"/>
    <w:p w14:paraId="299E358D" w14:textId="77777777" w:rsidR="00F52E5D" w:rsidRPr="002646CB" w:rsidRDefault="00F52E5D" w:rsidP="007A6F10"/>
    <w:p w14:paraId="357932C6" w14:textId="77777777" w:rsidR="00876DC5" w:rsidRPr="002646CB" w:rsidRDefault="00876DC5" w:rsidP="007A6F10"/>
    <w:p w14:paraId="059D9386" w14:textId="77777777" w:rsidR="00876DC5" w:rsidRPr="002646CB" w:rsidRDefault="00876DC5" w:rsidP="007A6F10"/>
    <w:sectPr w:rsidR="00876DC5" w:rsidRPr="002646CB" w:rsidSect="002153AF">
      <w:headerReference w:type="even" r:id="rId49"/>
      <w:headerReference w:type="default" r:id="rId50"/>
      <w:footerReference w:type="even" r:id="rId51"/>
      <w:footerReference w:type="default" r:id="rId52"/>
      <w:pgSz w:w="11906" w:h="16838" w:code="9"/>
      <w:pgMar w:top="1616" w:right="1276" w:bottom="1616" w:left="1276" w:header="1049" w:footer="1049" w:gutter="0"/>
      <w:cols w:space="720"/>
      <w:docGrid w:linePitch="32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1410B94" w14:textId="77777777" w:rsidR="00A725B4" w:rsidRDefault="00A725B4" w:rsidP="00A24F59">
      <w:pPr>
        <w:spacing w:line="240" w:lineRule="auto"/>
      </w:pPr>
      <w:r>
        <w:separator/>
      </w:r>
    </w:p>
  </w:endnote>
  <w:endnote w:type="continuationSeparator" w:id="0">
    <w:p w14:paraId="30F86FE5" w14:textId="77777777" w:rsidR="00A725B4" w:rsidRDefault="00A725B4">
      <w:pPr>
        <w:spacing w:line="240" w:lineRule="auto"/>
      </w:pPr>
    </w:p>
  </w:endnote>
  <w:endnote w:type="continuationNotice" w:id="1">
    <w:p w14:paraId="2755E472" w14:textId="77777777" w:rsidR="00A725B4" w:rsidRDefault="00A725B4" w:rsidP="00A24F59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한컴돋움">
    <w:altName w:val="함초롬바탕"/>
    <w:panose1 w:val="02030600000101010101"/>
    <w:charset w:val="81"/>
    <w:family w:val="roman"/>
    <w:pitch w:val="variable"/>
    <w:sig w:usb0="F7FFAFFF" w:usb1="FBDFFFFF" w:usb2="00FFFFFF" w:usb3="00000000" w:csb0="803F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산세리프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iral">
    <w:altName w:val="Times New Roman"/>
    <w:panose1 w:val="00000000000000000000"/>
    <w:charset w:val="00"/>
    <w:family w:val="roman"/>
    <w:notTrueType/>
    <w:pitch w:val="default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휴먼명조">
    <w:panose1 w:val="02010504000101010101"/>
    <w:charset w:val="81"/>
    <w:family w:val="roman"/>
    <w:notTrueType/>
    <w:pitch w:val="default"/>
    <w:sig w:usb0="00000001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365075" w14:textId="77777777" w:rsidR="00932E72" w:rsidRPr="000447B3" w:rsidRDefault="00932E72" w:rsidP="002153AF">
    <w:pPr>
      <w:pStyle w:val="ad"/>
      <w:jc w:val="right"/>
      <w:rPr>
        <w:rFonts w:cs="Arial"/>
        <w:b/>
        <w:sz w:val="22"/>
        <w:szCs w:val="22"/>
      </w:rPr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320702" w14:textId="77777777" w:rsidR="00932E72" w:rsidRDefault="00932E72" w:rsidP="005C255B">
    <w:pPr>
      <w:pStyle w:val="ad"/>
      <w:jc w:val="left"/>
    </w:pPr>
  </w:p>
  <w:p w14:paraId="75439AB6" w14:textId="77777777" w:rsidR="00932E72" w:rsidRDefault="00932E72"/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05DDC25" w14:textId="77777777" w:rsidR="00932E72" w:rsidRPr="002621E6" w:rsidRDefault="00932E72" w:rsidP="002153AF">
    <w:pPr>
      <w:pStyle w:val="ad"/>
      <w:jc w:val="right"/>
      <w:rPr>
        <w:rFonts w:cs="Arial"/>
        <w:b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135071" w14:textId="43A299FD" w:rsidR="00932E72" w:rsidRDefault="00932E72" w:rsidP="009F784A">
    <w:pPr>
      <w:pStyle w:val="ad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16221189"/>
      <w:docPartObj>
        <w:docPartGallery w:val="Page Numbers (Bottom of Page)"/>
        <w:docPartUnique/>
      </w:docPartObj>
    </w:sdtPr>
    <w:sdtEndPr/>
    <w:sdtContent>
      <w:p w14:paraId="1BCD3344" w14:textId="0DCE742B" w:rsidR="00932E72" w:rsidRDefault="00932E72" w:rsidP="007C0602">
        <w:pPr>
          <w:pStyle w:val="ad"/>
          <w:jc w:val="center"/>
        </w:pPr>
        <w:r>
          <w:rPr>
            <w:rFonts w:hint="eastAsia"/>
          </w:rPr>
          <w:t>-</w:t>
        </w:r>
        <w:r>
          <w:t xml:space="preserve">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4F402B" w:rsidRPr="004F402B">
          <w:rPr>
            <w:lang w:val="ko-KR"/>
          </w:rPr>
          <w:t>ii</w:t>
        </w:r>
        <w:r>
          <w:fldChar w:fldCharType="end"/>
        </w:r>
        <w:r>
          <w:rPr>
            <w:rFonts w:hint="eastAsia"/>
          </w:rPr>
          <w:t xml:space="preserve"> -</w:t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71782896"/>
      <w:docPartObj>
        <w:docPartGallery w:val="Page Numbers (Bottom of Page)"/>
        <w:docPartUnique/>
      </w:docPartObj>
    </w:sdtPr>
    <w:sdtEndPr/>
    <w:sdtContent>
      <w:p w14:paraId="3A311C2A" w14:textId="179931BF" w:rsidR="00932E72" w:rsidRPr="007C0602" w:rsidRDefault="00932E72" w:rsidP="00B927A7">
        <w:pPr>
          <w:pStyle w:val="ad"/>
          <w:jc w:val="center"/>
        </w:pPr>
        <w:r>
          <w:rPr>
            <w:rFonts w:hint="eastAsia"/>
          </w:rPr>
          <w:t>-</w:t>
        </w:r>
        <w:r>
          <w:t xml:space="preserve">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4F402B" w:rsidRPr="004F402B">
          <w:rPr>
            <w:lang w:val="ko-KR"/>
          </w:rPr>
          <w:t>iii</w:t>
        </w:r>
        <w:r>
          <w:fldChar w:fldCharType="end"/>
        </w:r>
        <w:r>
          <w:rPr>
            <w:rFonts w:hint="eastAsia"/>
          </w:rPr>
          <w:t xml:space="preserve"> -</w:t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CB27CE" w14:textId="6F0560F2" w:rsidR="00932E72" w:rsidRDefault="00932E72" w:rsidP="007C0602">
    <w:pPr>
      <w:pStyle w:val="ad"/>
      <w:jc w:val="center"/>
    </w:pPr>
    <w:r>
      <w:rPr>
        <w:rFonts w:hint="eastAsia"/>
      </w:rPr>
      <w:t>-</w:t>
    </w:r>
    <w:r>
      <w:t xml:space="preserve"> </w:t>
    </w:r>
    <w:sdt>
      <w:sdtPr>
        <w:id w:val="1489448474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4F402B" w:rsidRPr="004F402B">
          <w:rPr>
            <w:lang w:val="ko-KR"/>
          </w:rPr>
          <w:t>i</w:t>
        </w:r>
        <w:r>
          <w:fldChar w:fldCharType="end"/>
        </w:r>
      </w:sdtContent>
    </w:sdt>
    <w:r>
      <w:rPr>
        <w:rFonts w:hint="eastAsia"/>
      </w:rPr>
      <w:t xml:space="preserve"> -</w:t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C73430A" w14:textId="5F24ED36" w:rsidR="00932E72" w:rsidRDefault="00932E72" w:rsidP="00B927A7">
    <w:pPr>
      <w:pStyle w:val="ad"/>
      <w:jc w:val="right"/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64555714"/>
      <w:docPartObj>
        <w:docPartGallery w:val="Page Numbers (Bottom of Page)"/>
        <w:docPartUnique/>
      </w:docPartObj>
    </w:sdtPr>
    <w:sdtEndPr/>
    <w:sdtContent>
      <w:p w14:paraId="011DEBA2" w14:textId="0A641DEA" w:rsidR="00932E72" w:rsidRDefault="00932E72" w:rsidP="00B927A7">
        <w:pPr>
          <w:pStyle w:val="ad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F402B" w:rsidRPr="004F402B">
          <w:rPr>
            <w:lang w:val="ko-KR"/>
          </w:rPr>
          <w:t>12</w:t>
        </w:r>
        <w:r>
          <w:fldChar w:fldCharType="end"/>
        </w:r>
      </w:p>
    </w:sdtContent>
  </w:sdt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92613604"/>
      <w:docPartObj>
        <w:docPartGallery w:val="Page Numbers (Bottom of Page)"/>
        <w:docPartUnique/>
      </w:docPartObj>
    </w:sdtPr>
    <w:sdtEndPr/>
    <w:sdtContent>
      <w:p w14:paraId="16B09DCA" w14:textId="4A587FE7" w:rsidR="00932E72" w:rsidRPr="007C0602" w:rsidRDefault="00932E72" w:rsidP="00B927A7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F402B" w:rsidRPr="004F402B">
          <w:rPr>
            <w:lang w:val="ko-KR"/>
          </w:rPr>
          <w:t>13</w:t>
        </w:r>
        <w:r>
          <w:fldChar w:fldCharType="end"/>
        </w:r>
      </w:p>
    </w:sdtContent>
  </w:sdt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17832422"/>
      <w:docPartObj>
        <w:docPartGallery w:val="Page Numbers (Bottom of Page)"/>
        <w:docPartUnique/>
      </w:docPartObj>
    </w:sdtPr>
    <w:sdtEndPr>
      <w:rPr>
        <w:color w:val="FFFFFF" w:themeColor="background1"/>
      </w:rPr>
    </w:sdtEndPr>
    <w:sdtContent>
      <w:p w14:paraId="6BBAEF47" w14:textId="0155F1D0" w:rsidR="00932E72" w:rsidRPr="00B927A7" w:rsidRDefault="00932E72" w:rsidP="00B927A7">
        <w:pPr>
          <w:pStyle w:val="ad"/>
          <w:jc w:val="right"/>
          <w:rPr>
            <w:color w:val="FFFFFF" w:themeColor="background1"/>
          </w:rPr>
        </w:pPr>
        <w:r w:rsidRPr="00B927A7">
          <w:rPr>
            <w:color w:val="FFFFFF" w:themeColor="background1"/>
          </w:rPr>
          <w:fldChar w:fldCharType="begin"/>
        </w:r>
        <w:r w:rsidRPr="00B927A7">
          <w:rPr>
            <w:color w:val="FFFFFF" w:themeColor="background1"/>
          </w:rPr>
          <w:instrText>PAGE   \* MERGEFORMAT</w:instrText>
        </w:r>
        <w:r w:rsidRPr="00B927A7">
          <w:rPr>
            <w:color w:val="FFFFFF" w:themeColor="background1"/>
          </w:rPr>
          <w:fldChar w:fldCharType="separate"/>
        </w:r>
        <w:r w:rsidR="004F402B" w:rsidRPr="004F402B">
          <w:rPr>
            <w:color w:val="FFFFFF" w:themeColor="background1"/>
            <w:lang w:val="ko-KR"/>
          </w:rPr>
          <w:t>1</w:t>
        </w:r>
        <w:r w:rsidRPr="00B927A7">
          <w:rPr>
            <w:color w:val="FFFFFF" w:themeColor="background1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3916FE4" w14:textId="77777777" w:rsidR="00A725B4" w:rsidRDefault="00A725B4" w:rsidP="00A24F59">
      <w:pPr>
        <w:spacing w:line="240" w:lineRule="auto"/>
      </w:pPr>
      <w:r>
        <w:separator/>
      </w:r>
    </w:p>
  </w:footnote>
  <w:footnote w:type="continuationSeparator" w:id="0">
    <w:p w14:paraId="23F4715A" w14:textId="77777777" w:rsidR="00A725B4" w:rsidRDefault="00A725B4">
      <w:pPr>
        <w:spacing w:line="240" w:lineRule="auto"/>
      </w:pPr>
    </w:p>
  </w:footnote>
  <w:footnote w:type="continuationNotice" w:id="1">
    <w:p w14:paraId="57F993B1" w14:textId="77777777" w:rsidR="00A725B4" w:rsidRDefault="00A725B4" w:rsidP="00A24F59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D9E456" w14:textId="7EB3A09F" w:rsidR="00932E72" w:rsidRPr="007C307C" w:rsidRDefault="00932E72" w:rsidP="007C0602">
    <w:pPr>
      <w:pStyle w:val="ac"/>
      <w:rPr>
        <w:rFonts w:cs="Arial"/>
        <w:sz w:val="22"/>
        <w:szCs w:val="22"/>
      </w:rPr>
    </w:pPr>
    <w:r>
      <w:rPr>
        <w:rFonts w:cs="Arial" w:hint="eastAsia"/>
        <w:sz w:val="22"/>
        <w:szCs w:val="22"/>
      </w:rPr>
      <w:t>SGSF -011-3-</w:t>
    </w:r>
    <w:ins w:id="759" w:author="박 진상" w:date="2019-10-08T04:15:00Z">
      <w:r>
        <w:rPr>
          <w:rFonts w:cs="Arial"/>
          <w:sz w:val="22"/>
          <w:szCs w:val="22"/>
        </w:rPr>
        <w:t>4</w:t>
      </w:r>
    </w:ins>
    <w:del w:id="760" w:author="박 진상" w:date="2019-10-08T04:15:00Z">
      <w:r w:rsidDel="004D7A0A">
        <w:rPr>
          <w:rFonts w:cs="Arial" w:hint="eastAsia"/>
          <w:sz w:val="22"/>
          <w:szCs w:val="22"/>
        </w:rPr>
        <w:delText>3</w:delText>
      </w:r>
    </w:del>
    <w:r>
      <w:rPr>
        <w:rFonts w:cs="Arial" w:hint="eastAsia"/>
        <w:sz w:val="22"/>
        <w:szCs w:val="22"/>
      </w:rPr>
      <w:t>:201</w:t>
    </w:r>
    <w:ins w:id="761" w:author="박 진상" w:date="2019-10-08T04:15:00Z">
      <w:r>
        <w:rPr>
          <w:rFonts w:cs="Arial"/>
          <w:sz w:val="22"/>
          <w:szCs w:val="22"/>
        </w:rPr>
        <w:t>9</w:t>
      </w:r>
    </w:ins>
    <w:del w:id="762" w:author="박 진상" w:date="2019-10-08T04:15:00Z">
      <w:r w:rsidDel="004D7A0A">
        <w:rPr>
          <w:rFonts w:cs="Arial" w:hint="eastAsia"/>
          <w:sz w:val="22"/>
          <w:szCs w:val="22"/>
        </w:rPr>
        <w:delText>7</w:delText>
      </w:r>
    </w:del>
  </w:p>
  <w:p w14:paraId="5A8B359A" w14:textId="77777777" w:rsidR="00932E72" w:rsidRDefault="00932E72" w:rsidP="002153AF">
    <w:pPr>
      <w:pStyle w:val="ac"/>
    </w:pP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407C8E" w14:textId="77777777" w:rsidR="00932E72" w:rsidRDefault="00932E72">
    <w:pPr>
      <w:pStyle w:val="ac"/>
    </w:pP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EFA5B0A" w14:textId="77777777" w:rsidR="00932E72" w:rsidRDefault="00932E72" w:rsidP="00B03944">
    <w:pPr>
      <w:pStyle w:val="ac"/>
    </w:pPr>
  </w:p>
  <w:p w14:paraId="05835E36" w14:textId="77777777" w:rsidR="00932E72" w:rsidRPr="00B03944" w:rsidRDefault="00932E72" w:rsidP="0027753B">
    <w:pPr>
      <w:pStyle w:val="ac"/>
    </w:pP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BB3DDB" w14:textId="77777777" w:rsidR="00932E72" w:rsidRPr="00A10975" w:rsidRDefault="00932E72" w:rsidP="0013627C">
    <w:pPr>
      <w:pStyle w:val="ac"/>
      <w:tabs>
        <w:tab w:val="clear" w:pos="4252"/>
        <w:tab w:val="clear" w:pos="8504"/>
      </w:tabs>
      <w:adjustRightInd w:val="0"/>
      <w:jc w:val="right"/>
      <w:rPr>
        <w:rFonts w:cs="Arial"/>
        <w:color w:val="000000"/>
        <w:sz w:val="22"/>
        <w:szCs w:val="2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6B51CC" w14:textId="4B8AC675" w:rsidR="00932E72" w:rsidRPr="0027753B" w:rsidRDefault="00932E72" w:rsidP="007C0602">
    <w:pPr>
      <w:pStyle w:val="ac"/>
      <w:tabs>
        <w:tab w:val="clear" w:pos="4252"/>
        <w:tab w:val="clear" w:pos="8504"/>
      </w:tabs>
      <w:adjustRightInd w:val="0"/>
      <w:jc w:val="right"/>
      <w:rPr>
        <w:rFonts w:cs="Arial"/>
        <w:color w:val="000000"/>
        <w:sz w:val="22"/>
        <w:szCs w:val="22"/>
      </w:rPr>
    </w:pPr>
    <w:r w:rsidRPr="0027753B">
      <w:rPr>
        <w:rFonts w:cs="Arial" w:hint="eastAsia"/>
        <w:color w:val="000000"/>
        <w:sz w:val="22"/>
        <w:szCs w:val="22"/>
      </w:rPr>
      <w:t xml:space="preserve"> </w:t>
    </w:r>
    <w:r>
      <w:rPr>
        <w:rFonts w:cs="Arial" w:hint="eastAsia"/>
        <w:sz w:val="22"/>
        <w:szCs w:val="22"/>
      </w:rPr>
      <w:t>SGSF -011-3-3:</w:t>
    </w:r>
    <w:r>
      <w:rPr>
        <w:rFonts w:cs="Arial"/>
        <w:sz w:val="22"/>
        <w:szCs w:val="22"/>
      </w:rPr>
      <w:t>2017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5511980" w14:textId="77777777" w:rsidR="00932E72" w:rsidRPr="007C0602" w:rsidRDefault="00932E72" w:rsidP="007C0602">
    <w:pPr>
      <w:pStyle w:val="ac"/>
      <w:rPr>
        <w:rFonts w:cs="Arial"/>
        <w:color w:val="FFFFFF" w:themeColor="background1"/>
        <w:sz w:val="22"/>
        <w:szCs w:val="22"/>
      </w:rPr>
    </w:pPr>
    <w:r w:rsidRPr="007C0602">
      <w:rPr>
        <w:rFonts w:cs="Arial" w:hint="eastAsia"/>
        <w:color w:val="FFFFFF" w:themeColor="background1"/>
        <w:sz w:val="22"/>
        <w:szCs w:val="22"/>
      </w:rPr>
      <w:t>SGSF-011-3-1:2017</w:t>
    </w:r>
  </w:p>
  <w:p w14:paraId="2EE5C5D3" w14:textId="53E139FB" w:rsidR="00932E72" w:rsidRPr="007C0602" w:rsidRDefault="00932E72" w:rsidP="007C0602">
    <w:pPr>
      <w:pStyle w:val="ac"/>
      <w:jc w:val="right"/>
      <w:rPr>
        <w:rFonts w:cs="Arial"/>
        <w:color w:val="FFFFFF" w:themeColor="background1"/>
        <w:sz w:val="22"/>
        <w:szCs w:val="22"/>
      </w:rPr>
    </w:pPr>
    <w:r w:rsidRPr="007C0602">
      <w:rPr>
        <w:rFonts w:cs="Arial" w:hint="eastAsia"/>
        <w:color w:val="FFFFFF" w:themeColor="background1"/>
        <w:sz w:val="22"/>
        <w:szCs w:val="22"/>
      </w:rPr>
      <w:t>SGSF -011-3-3:2017</w:t>
    </w:r>
    <w:r w:rsidRPr="007C0602">
      <w:rPr>
        <w:rFonts w:cs="Arial"/>
        <w:color w:val="FFFFFF" w:themeColor="background1"/>
        <w:sz w:val="22"/>
        <w:szCs w:val="22"/>
      </w:rPr>
      <w:fldChar w:fldCharType="begin"/>
    </w:r>
    <w:r w:rsidRPr="007C0602">
      <w:rPr>
        <w:rFonts w:cs="Arial"/>
        <w:color w:val="FFFFFF" w:themeColor="background1"/>
        <w:sz w:val="22"/>
        <w:szCs w:val="22"/>
      </w:rPr>
      <w:instrText xml:space="preserve"> IF </w:instrText>
    </w:r>
    <w:r w:rsidRPr="007C0602">
      <w:rPr>
        <w:color w:val="FFFFFF" w:themeColor="background1"/>
      </w:rPr>
      <w:fldChar w:fldCharType="begin"/>
    </w:r>
    <w:r w:rsidRPr="007C0602">
      <w:rPr>
        <w:color w:val="FFFFFF" w:themeColor="background1"/>
      </w:rPr>
      <w:instrText xml:space="preserve"> DOCPROPERTY "NCKnd" \* MERGEFORMAT </w:instrText>
    </w:r>
    <w:r w:rsidRPr="007C0602">
      <w:rPr>
        <w:color w:val="FFFFFF" w:themeColor="background1"/>
      </w:rPr>
      <w:fldChar w:fldCharType="separate"/>
    </w:r>
    <w:ins w:id="763" w:author="ETRI-김종원" w:date="2019-11-04T21:12:00Z">
      <w:r w:rsidRPr="0080687A">
        <w:rPr>
          <w:rFonts w:cs="Arial"/>
          <w:color w:val="FFFFFF" w:themeColor="background1"/>
          <w:sz w:val="22"/>
          <w:szCs w:val="22"/>
          <w:rPrChange w:id="764" w:author="ETRI-김종원" w:date="2019-11-04T21:12:00Z">
            <w:rPr>
              <w:color w:val="FFFFFF" w:themeColor="background1"/>
            </w:rPr>
          </w:rPrChange>
        </w:rPr>
        <w:instrText>1</w:instrText>
      </w:r>
    </w:ins>
    <w:ins w:id="765" w:author="박 진상" w:date="2019-10-28T22:25:00Z">
      <w:del w:id="766" w:author="ETRI-김종원" w:date="2019-11-04T19:15:00Z">
        <w:r w:rsidRPr="003C28F9" w:rsidDel="00076AAF">
          <w:rPr>
            <w:rFonts w:cs="Arial"/>
            <w:color w:val="FFFFFF" w:themeColor="background1"/>
            <w:sz w:val="22"/>
            <w:szCs w:val="22"/>
            <w:rPrChange w:id="767" w:author="박 진상" w:date="2019-10-28T22:25:00Z">
              <w:rPr>
                <w:color w:val="FFFFFF" w:themeColor="background1"/>
              </w:rPr>
            </w:rPrChange>
          </w:rPr>
          <w:delInstrText>1</w:delInstrText>
        </w:r>
      </w:del>
    </w:ins>
    <w:del w:id="768" w:author="ETRI-김종원" w:date="2019-11-04T19:15:00Z">
      <w:r w:rsidRPr="00FB6AB8" w:rsidDel="00076AAF">
        <w:rPr>
          <w:rFonts w:cs="Arial"/>
          <w:color w:val="FFFFFF" w:themeColor="background1"/>
          <w:sz w:val="22"/>
          <w:szCs w:val="22"/>
        </w:rPr>
        <w:delInstrText>1</w:delInstrText>
      </w:r>
    </w:del>
    <w:r w:rsidRPr="007C0602">
      <w:rPr>
        <w:rFonts w:cs="Arial"/>
        <w:color w:val="FFFFFF" w:themeColor="background1"/>
        <w:sz w:val="22"/>
        <w:szCs w:val="22"/>
      </w:rPr>
      <w:fldChar w:fldCharType="end"/>
    </w:r>
    <w:r w:rsidRPr="007C0602">
      <w:rPr>
        <w:rFonts w:cs="Arial"/>
        <w:color w:val="FFFFFF" w:themeColor="background1"/>
        <w:sz w:val="22"/>
        <w:szCs w:val="22"/>
      </w:rPr>
      <w:instrText xml:space="preserve"> = 2 </w:instrText>
    </w:r>
    <w:r w:rsidRPr="007C0602">
      <w:rPr>
        <w:rFonts w:cs="Arial"/>
        <w:color w:val="FFFFFF" w:themeColor="background1"/>
        <w:sz w:val="22"/>
        <w:szCs w:val="22"/>
      </w:rPr>
      <w:fldChar w:fldCharType="begin"/>
    </w:r>
    <w:r w:rsidRPr="007C0602">
      <w:rPr>
        <w:rFonts w:cs="Arial"/>
        <w:color w:val="FFFFFF" w:themeColor="background1"/>
        <w:sz w:val="22"/>
        <w:szCs w:val="22"/>
      </w:rPr>
      <w:instrText xml:space="preserve"> DOCPROPERTY "ChgYear" \* MERGEFORMAT </w:instrText>
    </w:r>
    <w:r w:rsidRPr="007C0602">
      <w:rPr>
        <w:rFonts w:cs="Arial"/>
        <w:color w:val="FFFFFF" w:themeColor="background1"/>
        <w:sz w:val="22"/>
        <w:szCs w:val="22"/>
      </w:rPr>
      <w:fldChar w:fldCharType="end"/>
    </w:r>
    <w:r w:rsidRPr="007C0602">
      <w:rPr>
        <w:rFonts w:cs="Arial"/>
        <w:color w:val="FFFFFF" w:themeColor="background1"/>
        <w:sz w:val="22"/>
        <w:szCs w:val="22"/>
      </w:rPr>
      <w:instrText xml:space="preserve"> </w:instrText>
    </w:r>
    <w:r w:rsidRPr="007C0602">
      <w:rPr>
        <w:rFonts w:cs="Arial"/>
        <w:color w:val="FFFFFF" w:themeColor="background1"/>
        <w:sz w:val="22"/>
        <w:szCs w:val="22"/>
      </w:rPr>
      <w:fldChar w:fldCharType="end"/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F81695" w14:textId="11036BED" w:rsidR="00932E72" w:rsidRPr="007C307C" w:rsidRDefault="00932E72" w:rsidP="007C0602">
    <w:pPr>
      <w:pStyle w:val="ac"/>
      <w:jc w:val="right"/>
      <w:rPr>
        <w:rFonts w:cs="Arial"/>
        <w:sz w:val="22"/>
        <w:szCs w:val="22"/>
      </w:rPr>
    </w:pPr>
    <w:r>
      <w:rPr>
        <w:rFonts w:cs="Arial" w:hint="eastAsia"/>
        <w:sz w:val="22"/>
        <w:szCs w:val="22"/>
      </w:rPr>
      <w:t>SGSF -011-3-</w:t>
    </w:r>
    <w:ins w:id="1959" w:author="박 진상" w:date="2019-10-08T04:17:00Z">
      <w:r>
        <w:rPr>
          <w:rFonts w:cs="Arial"/>
          <w:sz w:val="22"/>
          <w:szCs w:val="22"/>
        </w:rPr>
        <w:t>4</w:t>
      </w:r>
    </w:ins>
    <w:del w:id="1960" w:author="박 진상" w:date="2019-10-08T04:17:00Z">
      <w:r w:rsidDel="00D23F14">
        <w:rPr>
          <w:rFonts w:cs="Arial" w:hint="eastAsia"/>
          <w:sz w:val="22"/>
          <w:szCs w:val="22"/>
        </w:rPr>
        <w:delText>3</w:delText>
      </w:r>
    </w:del>
    <w:r>
      <w:rPr>
        <w:rFonts w:cs="Arial" w:hint="eastAsia"/>
        <w:sz w:val="22"/>
        <w:szCs w:val="22"/>
      </w:rPr>
      <w:t>:201</w:t>
    </w:r>
    <w:ins w:id="1961" w:author="박 진상" w:date="2019-10-08T04:17:00Z">
      <w:r>
        <w:rPr>
          <w:rFonts w:cs="Arial"/>
          <w:sz w:val="22"/>
          <w:szCs w:val="22"/>
        </w:rPr>
        <w:t>9</w:t>
      </w:r>
    </w:ins>
    <w:del w:id="1962" w:author="박 진상" w:date="2019-10-08T04:17:00Z">
      <w:r w:rsidDel="00D23F14">
        <w:rPr>
          <w:rFonts w:cs="Arial" w:hint="eastAsia"/>
          <w:sz w:val="22"/>
          <w:szCs w:val="22"/>
        </w:rPr>
        <w:delText>7</w:delText>
      </w:r>
    </w:del>
  </w:p>
  <w:p w14:paraId="4D87266C" w14:textId="77777777" w:rsidR="00932E72" w:rsidRDefault="00932E72" w:rsidP="002153AF">
    <w:pPr>
      <w:pStyle w:val="ac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6200CF" w14:textId="7F9E1C4E" w:rsidR="00932E72" w:rsidRPr="0027753B" w:rsidRDefault="00932E72" w:rsidP="007C0602">
    <w:pPr>
      <w:pStyle w:val="ac"/>
      <w:tabs>
        <w:tab w:val="clear" w:pos="4252"/>
        <w:tab w:val="clear" w:pos="8504"/>
      </w:tabs>
      <w:adjustRightInd w:val="0"/>
      <w:jc w:val="left"/>
      <w:rPr>
        <w:rFonts w:cs="Arial"/>
        <w:color w:val="000000"/>
        <w:sz w:val="22"/>
        <w:szCs w:val="22"/>
      </w:rPr>
    </w:pPr>
    <w:r>
      <w:rPr>
        <w:rFonts w:cs="Arial" w:hint="eastAsia"/>
        <w:sz w:val="22"/>
        <w:szCs w:val="22"/>
      </w:rPr>
      <w:t>SGSF -011-3-</w:t>
    </w:r>
    <w:ins w:id="1963" w:author="박 진상" w:date="2019-10-08T04:17:00Z">
      <w:r>
        <w:rPr>
          <w:rFonts w:cs="Arial"/>
          <w:sz w:val="22"/>
          <w:szCs w:val="22"/>
        </w:rPr>
        <w:t>4</w:t>
      </w:r>
    </w:ins>
    <w:del w:id="1964" w:author="박 진상" w:date="2019-10-08T04:17:00Z">
      <w:r w:rsidDel="004D7A0A">
        <w:rPr>
          <w:rFonts w:cs="Arial" w:hint="eastAsia"/>
          <w:sz w:val="22"/>
          <w:szCs w:val="22"/>
        </w:rPr>
        <w:delText>3</w:delText>
      </w:r>
    </w:del>
    <w:r>
      <w:rPr>
        <w:rFonts w:cs="Arial" w:hint="eastAsia"/>
        <w:sz w:val="22"/>
        <w:szCs w:val="22"/>
      </w:rPr>
      <w:t>:</w:t>
    </w:r>
    <w:r>
      <w:rPr>
        <w:rFonts w:cs="Arial"/>
        <w:sz w:val="22"/>
        <w:szCs w:val="22"/>
      </w:rPr>
      <w:t>201</w:t>
    </w:r>
    <w:ins w:id="1965" w:author="박 진상" w:date="2019-10-08T04:17:00Z">
      <w:r>
        <w:rPr>
          <w:rFonts w:cs="Arial"/>
          <w:sz w:val="22"/>
          <w:szCs w:val="22"/>
        </w:rPr>
        <w:t>9</w:t>
      </w:r>
    </w:ins>
    <w:del w:id="1966" w:author="박 진상" w:date="2019-10-08T04:17:00Z">
      <w:r w:rsidDel="004D7A0A">
        <w:rPr>
          <w:rFonts w:cs="Arial"/>
          <w:sz w:val="22"/>
          <w:szCs w:val="22"/>
        </w:rPr>
        <w:delText>7</w:delText>
      </w:r>
    </w:del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ABABA5" w14:textId="099CE647" w:rsidR="00932E72" w:rsidRPr="007C0602" w:rsidRDefault="00932E72" w:rsidP="007C0602">
    <w:pPr>
      <w:pStyle w:val="ac"/>
      <w:rPr>
        <w:rFonts w:cs="Arial"/>
        <w:color w:val="FFFFFF" w:themeColor="background1"/>
        <w:sz w:val="22"/>
        <w:szCs w:val="22"/>
      </w:rPr>
    </w:pPr>
    <w:r w:rsidRPr="007C0602">
      <w:rPr>
        <w:rFonts w:cs="Arial" w:hint="eastAsia"/>
        <w:sz w:val="22"/>
        <w:szCs w:val="22"/>
      </w:rPr>
      <w:t>SGSF-011-3-</w:t>
    </w:r>
    <w:ins w:id="1967" w:author="박 진상" w:date="2019-10-08T04:16:00Z">
      <w:r>
        <w:rPr>
          <w:rFonts w:cs="Arial"/>
          <w:sz w:val="22"/>
          <w:szCs w:val="22"/>
        </w:rPr>
        <w:t>4</w:t>
      </w:r>
    </w:ins>
    <w:del w:id="1968" w:author="박 진상" w:date="2019-10-08T04:16:00Z">
      <w:r w:rsidRPr="007C0602" w:rsidDel="004D7A0A">
        <w:rPr>
          <w:rFonts w:cs="Arial" w:hint="eastAsia"/>
          <w:sz w:val="22"/>
          <w:szCs w:val="22"/>
        </w:rPr>
        <w:delText>1</w:delText>
      </w:r>
    </w:del>
    <w:r w:rsidRPr="007C0602">
      <w:rPr>
        <w:rFonts w:cs="Arial" w:hint="eastAsia"/>
        <w:sz w:val="22"/>
        <w:szCs w:val="22"/>
      </w:rPr>
      <w:t>:201</w:t>
    </w:r>
    <w:ins w:id="1969" w:author="박 진상" w:date="2019-10-08T04:16:00Z">
      <w:r>
        <w:rPr>
          <w:rFonts w:cs="Arial"/>
          <w:sz w:val="22"/>
          <w:szCs w:val="22"/>
        </w:rPr>
        <w:t>9</w:t>
      </w:r>
    </w:ins>
    <w:del w:id="1970" w:author="박 진상" w:date="2019-10-08T04:16:00Z">
      <w:r w:rsidRPr="007C0602" w:rsidDel="004D7A0A">
        <w:rPr>
          <w:rFonts w:cs="Arial" w:hint="eastAsia"/>
          <w:sz w:val="22"/>
          <w:szCs w:val="22"/>
        </w:rPr>
        <w:delText>7</w:delText>
      </w:r>
    </w:del>
  </w:p>
  <w:p w14:paraId="65E4B63A" w14:textId="10201826" w:rsidR="00932E72" w:rsidRPr="007C0602" w:rsidRDefault="00932E72" w:rsidP="007C0602">
    <w:pPr>
      <w:pStyle w:val="ac"/>
      <w:jc w:val="right"/>
      <w:rPr>
        <w:rFonts w:cs="Arial"/>
        <w:color w:val="FFFFFF" w:themeColor="background1"/>
        <w:sz w:val="22"/>
        <w:szCs w:val="22"/>
      </w:rPr>
    </w:pPr>
    <w:r w:rsidRPr="007C0602">
      <w:rPr>
        <w:rFonts w:cs="Arial" w:hint="eastAsia"/>
        <w:color w:val="FFFFFF" w:themeColor="background1"/>
        <w:sz w:val="22"/>
        <w:szCs w:val="22"/>
      </w:rPr>
      <w:t>SGSF -011-3-3:2017</w:t>
    </w:r>
    <w:r w:rsidRPr="007C0602">
      <w:rPr>
        <w:rFonts w:cs="Arial"/>
        <w:color w:val="FFFFFF" w:themeColor="background1"/>
        <w:sz w:val="22"/>
        <w:szCs w:val="22"/>
      </w:rPr>
      <w:fldChar w:fldCharType="begin"/>
    </w:r>
    <w:r w:rsidRPr="007C0602">
      <w:rPr>
        <w:rFonts w:cs="Arial"/>
        <w:color w:val="FFFFFF" w:themeColor="background1"/>
        <w:sz w:val="22"/>
        <w:szCs w:val="22"/>
      </w:rPr>
      <w:instrText xml:space="preserve"> IF </w:instrText>
    </w:r>
    <w:r w:rsidRPr="007C0602">
      <w:rPr>
        <w:color w:val="FFFFFF" w:themeColor="background1"/>
      </w:rPr>
      <w:fldChar w:fldCharType="begin"/>
    </w:r>
    <w:r w:rsidRPr="007C0602">
      <w:rPr>
        <w:color w:val="FFFFFF" w:themeColor="background1"/>
      </w:rPr>
      <w:instrText xml:space="preserve"> DOCPROPERTY "NCKnd" \* MERGEFORMAT </w:instrText>
    </w:r>
    <w:r w:rsidRPr="007C0602">
      <w:rPr>
        <w:color w:val="FFFFFF" w:themeColor="background1"/>
      </w:rPr>
      <w:fldChar w:fldCharType="separate"/>
    </w:r>
    <w:ins w:id="1971" w:author="ETRI-김종원" w:date="2019-11-04T21:12:00Z">
      <w:r w:rsidRPr="0080687A">
        <w:rPr>
          <w:rFonts w:cs="Arial"/>
          <w:color w:val="FFFFFF" w:themeColor="background1"/>
          <w:sz w:val="22"/>
          <w:szCs w:val="22"/>
          <w:rPrChange w:id="1972" w:author="ETRI-김종원" w:date="2019-11-04T21:12:00Z">
            <w:rPr>
              <w:color w:val="FFFFFF" w:themeColor="background1"/>
            </w:rPr>
          </w:rPrChange>
        </w:rPr>
        <w:instrText>1</w:instrText>
      </w:r>
    </w:ins>
    <w:ins w:id="1973" w:author="박 진상" w:date="2019-10-28T22:25:00Z">
      <w:del w:id="1974" w:author="ETRI-김종원" w:date="2019-11-04T19:15:00Z">
        <w:r w:rsidRPr="003C28F9" w:rsidDel="00076AAF">
          <w:rPr>
            <w:rFonts w:cs="Arial"/>
            <w:color w:val="FFFFFF" w:themeColor="background1"/>
            <w:sz w:val="22"/>
            <w:szCs w:val="22"/>
            <w:rPrChange w:id="1975" w:author="박 진상" w:date="2019-10-28T22:25:00Z">
              <w:rPr>
                <w:color w:val="FFFFFF" w:themeColor="background1"/>
              </w:rPr>
            </w:rPrChange>
          </w:rPr>
          <w:delInstrText>1</w:delInstrText>
        </w:r>
      </w:del>
    </w:ins>
    <w:del w:id="1976" w:author="ETRI-김종원" w:date="2019-11-04T19:15:00Z">
      <w:r w:rsidRPr="00FB6AB8" w:rsidDel="00076AAF">
        <w:rPr>
          <w:rFonts w:cs="Arial"/>
          <w:color w:val="FFFFFF" w:themeColor="background1"/>
          <w:sz w:val="22"/>
          <w:szCs w:val="22"/>
        </w:rPr>
        <w:delInstrText>1</w:delInstrText>
      </w:r>
    </w:del>
    <w:r w:rsidRPr="007C0602">
      <w:rPr>
        <w:rFonts w:cs="Arial"/>
        <w:color w:val="FFFFFF" w:themeColor="background1"/>
        <w:sz w:val="22"/>
        <w:szCs w:val="22"/>
      </w:rPr>
      <w:fldChar w:fldCharType="end"/>
    </w:r>
    <w:r w:rsidRPr="007C0602">
      <w:rPr>
        <w:rFonts w:cs="Arial"/>
        <w:color w:val="FFFFFF" w:themeColor="background1"/>
        <w:sz w:val="22"/>
        <w:szCs w:val="22"/>
      </w:rPr>
      <w:instrText xml:space="preserve"> = 2 </w:instrText>
    </w:r>
    <w:r w:rsidRPr="007C0602">
      <w:rPr>
        <w:rFonts w:cs="Arial"/>
        <w:color w:val="FFFFFF" w:themeColor="background1"/>
        <w:sz w:val="22"/>
        <w:szCs w:val="22"/>
      </w:rPr>
      <w:fldChar w:fldCharType="begin"/>
    </w:r>
    <w:r w:rsidRPr="007C0602">
      <w:rPr>
        <w:rFonts w:cs="Arial"/>
        <w:color w:val="FFFFFF" w:themeColor="background1"/>
        <w:sz w:val="22"/>
        <w:szCs w:val="22"/>
      </w:rPr>
      <w:instrText xml:space="preserve"> DOCPROPERTY "ChgYear" \* MERGEFORMAT </w:instrText>
    </w:r>
    <w:r w:rsidRPr="007C0602">
      <w:rPr>
        <w:rFonts w:cs="Arial"/>
        <w:color w:val="FFFFFF" w:themeColor="background1"/>
        <w:sz w:val="22"/>
        <w:szCs w:val="22"/>
      </w:rPr>
      <w:fldChar w:fldCharType="end"/>
    </w:r>
    <w:r w:rsidRPr="007C0602">
      <w:rPr>
        <w:rFonts w:cs="Arial"/>
        <w:color w:val="FFFFFF" w:themeColor="background1"/>
        <w:sz w:val="22"/>
        <w:szCs w:val="22"/>
      </w:rPr>
      <w:instrText xml:space="preserve"> </w:instrText>
    </w:r>
    <w:r w:rsidRPr="007C0602">
      <w:rPr>
        <w:rFonts w:cs="Arial"/>
        <w:color w:val="FFFFFF" w:themeColor="background1"/>
        <w:sz w:val="22"/>
        <w:szCs w:val="22"/>
      </w:rPr>
      <w:fldChar w:fldCharType="end"/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19ED0B5" w14:textId="2D1FF71F" w:rsidR="00932E72" w:rsidRPr="007C0602" w:rsidRDefault="00932E72" w:rsidP="007C0602">
    <w:pPr>
      <w:pStyle w:val="ac"/>
      <w:jc w:val="right"/>
      <w:rPr>
        <w:rFonts w:cs="Arial"/>
        <w:color w:val="FFFFFF" w:themeColor="background1"/>
        <w:sz w:val="22"/>
        <w:szCs w:val="22"/>
      </w:rPr>
    </w:pPr>
    <w:r w:rsidRPr="007C0602">
      <w:rPr>
        <w:rFonts w:cs="Arial" w:hint="eastAsia"/>
        <w:color w:val="FFFFFF" w:themeColor="background1"/>
        <w:sz w:val="22"/>
        <w:szCs w:val="22"/>
      </w:rPr>
      <w:t>SGSF -011-3-3:2017</w:t>
    </w:r>
    <w:r w:rsidRPr="007C0602">
      <w:rPr>
        <w:rFonts w:cs="Arial"/>
        <w:color w:val="FFFFFF" w:themeColor="background1"/>
        <w:sz w:val="22"/>
        <w:szCs w:val="22"/>
      </w:rPr>
      <w:fldChar w:fldCharType="begin"/>
    </w:r>
    <w:r w:rsidRPr="007C0602">
      <w:rPr>
        <w:rFonts w:cs="Arial"/>
        <w:color w:val="FFFFFF" w:themeColor="background1"/>
        <w:sz w:val="22"/>
        <w:szCs w:val="22"/>
      </w:rPr>
      <w:instrText xml:space="preserve"> IF </w:instrText>
    </w:r>
    <w:r w:rsidRPr="007C0602">
      <w:rPr>
        <w:color w:val="FFFFFF" w:themeColor="background1"/>
      </w:rPr>
      <w:fldChar w:fldCharType="begin"/>
    </w:r>
    <w:r w:rsidRPr="007C0602">
      <w:rPr>
        <w:color w:val="FFFFFF" w:themeColor="background1"/>
      </w:rPr>
      <w:instrText xml:space="preserve"> DOCPROPERTY "NCKnd" \* MERGEFORMAT </w:instrText>
    </w:r>
    <w:r w:rsidRPr="007C0602">
      <w:rPr>
        <w:color w:val="FFFFFF" w:themeColor="background1"/>
      </w:rPr>
      <w:fldChar w:fldCharType="separate"/>
    </w:r>
    <w:ins w:id="1977" w:author="ETRI-김종원" w:date="2019-11-04T21:12:00Z">
      <w:r w:rsidRPr="0080687A">
        <w:rPr>
          <w:rFonts w:cs="Arial"/>
          <w:color w:val="FFFFFF" w:themeColor="background1"/>
          <w:sz w:val="22"/>
          <w:szCs w:val="22"/>
          <w:rPrChange w:id="1978" w:author="ETRI-김종원" w:date="2019-11-04T21:12:00Z">
            <w:rPr>
              <w:color w:val="FFFFFF" w:themeColor="background1"/>
            </w:rPr>
          </w:rPrChange>
        </w:rPr>
        <w:instrText>1</w:instrText>
      </w:r>
    </w:ins>
    <w:ins w:id="1979" w:author="박 진상" w:date="2019-10-28T22:25:00Z">
      <w:del w:id="1980" w:author="ETRI-김종원" w:date="2019-11-04T19:15:00Z">
        <w:r w:rsidRPr="003C28F9" w:rsidDel="00076AAF">
          <w:rPr>
            <w:rFonts w:cs="Arial"/>
            <w:color w:val="FFFFFF" w:themeColor="background1"/>
            <w:sz w:val="22"/>
            <w:szCs w:val="22"/>
            <w:rPrChange w:id="1981" w:author="박 진상" w:date="2019-10-28T22:25:00Z">
              <w:rPr>
                <w:color w:val="FFFFFF" w:themeColor="background1"/>
              </w:rPr>
            </w:rPrChange>
          </w:rPr>
          <w:delInstrText>1</w:delInstrText>
        </w:r>
      </w:del>
    </w:ins>
    <w:del w:id="1982" w:author="ETRI-김종원" w:date="2019-11-04T19:15:00Z">
      <w:r w:rsidRPr="00FB6AB8" w:rsidDel="00076AAF">
        <w:rPr>
          <w:rFonts w:cs="Arial"/>
          <w:color w:val="FFFFFF" w:themeColor="background1"/>
          <w:sz w:val="22"/>
          <w:szCs w:val="22"/>
        </w:rPr>
        <w:delInstrText>1</w:delInstrText>
      </w:r>
    </w:del>
    <w:r w:rsidRPr="007C0602">
      <w:rPr>
        <w:rFonts w:cs="Arial"/>
        <w:color w:val="FFFFFF" w:themeColor="background1"/>
        <w:sz w:val="22"/>
        <w:szCs w:val="22"/>
      </w:rPr>
      <w:fldChar w:fldCharType="end"/>
    </w:r>
    <w:r w:rsidRPr="007C0602">
      <w:rPr>
        <w:rFonts w:cs="Arial"/>
        <w:color w:val="FFFFFF" w:themeColor="background1"/>
        <w:sz w:val="22"/>
        <w:szCs w:val="22"/>
      </w:rPr>
      <w:instrText xml:space="preserve"> = 2 </w:instrText>
    </w:r>
    <w:r w:rsidRPr="007C0602">
      <w:rPr>
        <w:rFonts w:cs="Arial"/>
        <w:color w:val="FFFFFF" w:themeColor="background1"/>
        <w:sz w:val="22"/>
        <w:szCs w:val="22"/>
      </w:rPr>
      <w:fldChar w:fldCharType="begin"/>
    </w:r>
    <w:r w:rsidRPr="007C0602">
      <w:rPr>
        <w:rFonts w:cs="Arial"/>
        <w:color w:val="FFFFFF" w:themeColor="background1"/>
        <w:sz w:val="22"/>
        <w:szCs w:val="22"/>
      </w:rPr>
      <w:instrText xml:space="preserve"> DOCPROPERTY "ChgYear" \* MERGEFORMAT </w:instrText>
    </w:r>
    <w:r w:rsidRPr="007C0602">
      <w:rPr>
        <w:rFonts w:cs="Arial"/>
        <w:color w:val="FFFFFF" w:themeColor="background1"/>
        <w:sz w:val="22"/>
        <w:szCs w:val="22"/>
      </w:rPr>
      <w:fldChar w:fldCharType="end"/>
    </w:r>
    <w:r w:rsidRPr="007C0602">
      <w:rPr>
        <w:rFonts w:cs="Arial"/>
        <w:color w:val="FFFFFF" w:themeColor="background1"/>
        <w:sz w:val="22"/>
        <w:szCs w:val="22"/>
      </w:rPr>
      <w:instrText xml:space="preserve"> </w:instrText>
    </w:r>
    <w:r w:rsidRPr="007C0602">
      <w:rPr>
        <w:rFonts w:cs="Arial"/>
        <w:color w:val="FFFFFF" w:themeColor="background1"/>
        <w:sz w:val="22"/>
        <w:szCs w:val="22"/>
      </w:rPr>
      <w:fldChar w:fldCharType="end"/>
    </w: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9BC6F3A" w14:textId="0AF38E16" w:rsidR="00932E72" w:rsidRPr="007C307C" w:rsidRDefault="00932E72" w:rsidP="00B927A7">
    <w:pPr>
      <w:pStyle w:val="ac"/>
      <w:jc w:val="left"/>
      <w:rPr>
        <w:rFonts w:cs="Arial"/>
        <w:sz w:val="22"/>
        <w:szCs w:val="22"/>
      </w:rPr>
    </w:pPr>
    <w:r>
      <w:rPr>
        <w:rFonts w:cs="Arial" w:hint="eastAsia"/>
        <w:sz w:val="22"/>
        <w:szCs w:val="22"/>
      </w:rPr>
      <w:t>SGSF -011-3-</w:t>
    </w:r>
    <w:ins w:id="18462" w:author="박 진상" w:date="2019-10-08T04:42:00Z">
      <w:r>
        <w:rPr>
          <w:rFonts w:cs="Arial"/>
          <w:sz w:val="22"/>
          <w:szCs w:val="22"/>
        </w:rPr>
        <w:t>4</w:t>
      </w:r>
    </w:ins>
    <w:del w:id="18463" w:author="박 진상" w:date="2019-10-08T04:42:00Z">
      <w:r w:rsidDel="006B3701">
        <w:rPr>
          <w:rFonts w:cs="Arial" w:hint="eastAsia"/>
          <w:sz w:val="22"/>
          <w:szCs w:val="22"/>
        </w:rPr>
        <w:delText>3</w:delText>
      </w:r>
    </w:del>
    <w:r>
      <w:rPr>
        <w:rFonts w:cs="Arial" w:hint="eastAsia"/>
        <w:sz w:val="22"/>
        <w:szCs w:val="22"/>
      </w:rPr>
      <w:t>:201</w:t>
    </w:r>
    <w:ins w:id="18464" w:author="박 진상" w:date="2019-10-08T04:42:00Z">
      <w:r>
        <w:rPr>
          <w:rFonts w:cs="Arial"/>
          <w:sz w:val="22"/>
          <w:szCs w:val="22"/>
        </w:rPr>
        <w:t>9</w:t>
      </w:r>
    </w:ins>
    <w:del w:id="18465" w:author="박 진상" w:date="2019-10-08T04:42:00Z">
      <w:r w:rsidDel="006B3701">
        <w:rPr>
          <w:rFonts w:cs="Arial" w:hint="eastAsia"/>
          <w:sz w:val="22"/>
          <w:szCs w:val="22"/>
        </w:rPr>
        <w:delText>7</w:delText>
      </w:r>
    </w:del>
  </w:p>
  <w:p w14:paraId="7D03F043" w14:textId="77777777" w:rsidR="00932E72" w:rsidRDefault="00932E72" w:rsidP="002153AF">
    <w:pPr>
      <w:pStyle w:val="ac"/>
    </w:pP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B53AB3" w14:textId="062CFCF7" w:rsidR="00932E72" w:rsidRPr="0027753B" w:rsidRDefault="00932E72" w:rsidP="00B927A7">
    <w:pPr>
      <w:pStyle w:val="ac"/>
      <w:tabs>
        <w:tab w:val="clear" w:pos="4252"/>
        <w:tab w:val="clear" w:pos="8504"/>
      </w:tabs>
      <w:adjustRightInd w:val="0"/>
      <w:jc w:val="right"/>
      <w:rPr>
        <w:rFonts w:cs="Arial"/>
        <w:color w:val="000000"/>
        <w:sz w:val="22"/>
        <w:szCs w:val="22"/>
      </w:rPr>
    </w:pPr>
    <w:r>
      <w:rPr>
        <w:rFonts w:cs="Arial" w:hint="eastAsia"/>
        <w:sz w:val="22"/>
        <w:szCs w:val="22"/>
      </w:rPr>
      <w:t>SGSF -011-3-</w:t>
    </w:r>
    <w:ins w:id="18466" w:author="박 진상" w:date="2019-10-08T06:08:00Z">
      <w:r>
        <w:rPr>
          <w:rFonts w:cs="Arial"/>
          <w:sz w:val="22"/>
          <w:szCs w:val="22"/>
        </w:rPr>
        <w:t>4</w:t>
      </w:r>
    </w:ins>
    <w:del w:id="18467" w:author="박 진상" w:date="2019-10-08T06:08:00Z">
      <w:r w:rsidDel="00087689">
        <w:rPr>
          <w:rFonts w:cs="Arial" w:hint="eastAsia"/>
          <w:sz w:val="22"/>
          <w:szCs w:val="22"/>
        </w:rPr>
        <w:delText>3</w:delText>
      </w:r>
    </w:del>
    <w:r>
      <w:rPr>
        <w:rFonts w:cs="Arial" w:hint="eastAsia"/>
        <w:sz w:val="22"/>
        <w:szCs w:val="22"/>
      </w:rPr>
      <w:t>:</w:t>
    </w:r>
    <w:r>
      <w:rPr>
        <w:rFonts w:cs="Arial"/>
        <w:sz w:val="22"/>
        <w:szCs w:val="22"/>
      </w:rPr>
      <w:t>201</w:t>
    </w:r>
    <w:ins w:id="18468" w:author="박 진상" w:date="2019-10-08T06:08:00Z">
      <w:r>
        <w:rPr>
          <w:rFonts w:cs="Arial"/>
          <w:sz w:val="22"/>
          <w:szCs w:val="22"/>
        </w:rPr>
        <w:t>9</w:t>
      </w:r>
    </w:ins>
    <w:del w:id="18469" w:author="박 진상" w:date="2019-10-08T06:08:00Z">
      <w:r w:rsidDel="00087689">
        <w:rPr>
          <w:rFonts w:cs="Arial"/>
          <w:sz w:val="22"/>
          <w:szCs w:val="22"/>
        </w:rPr>
        <w:delText>7</w:delText>
      </w:r>
    </w:del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A2290"/>
    <w:multiLevelType w:val="multilevel"/>
    <w:tmpl w:val="0409001D"/>
    <w:name w:val="ClaueListNum3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1" w15:restartNumberingAfterBreak="0">
    <w:nsid w:val="02E66521"/>
    <w:multiLevelType w:val="hybridMultilevel"/>
    <w:tmpl w:val="CCFEE82A"/>
    <w:lvl w:ilvl="0" w:tplc="8E1C4128">
      <w:start w:val="4"/>
      <w:numFmt w:val="bullet"/>
      <w:lvlText w:val="-"/>
      <w:lvlJc w:val="left"/>
      <w:pPr>
        <w:ind w:left="800" w:hanging="400"/>
      </w:pPr>
      <w:rPr>
        <w:rFonts w:ascii="Arial" w:eastAsiaTheme="minorEastAsia" w:hAnsi="Arial" w:cs="Arial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55A7294"/>
    <w:multiLevelType w:val="multilevel"/>
    <w:tmpl w:val="130E8476"/>
    <w:lvl w:ilvl="0">
      <w:start w:val="1"/>
      <w:numFmt w:val="decimal"/>
      <w:pStyle w:val="1"/>
      <w:lvlText w:val="보기"/>
      <w:lvlJc w:val="left"/>
      <w:pPr>
        <w:tabs>
          <w:tab w:val="num" w:pos="560"/>
        </w:tabs>
        <w:ind w:left="560" w:hanging="560"/>
      </w:pPr>
      <w:rPr>
        <w:rFonts w:ascii="돋움" w:eastAsia="돋움" w:hAnsi="돋움" w:hint="eastAsia"/>
        <w:b/>
        <w:sz w:val="20"/>
      </w:rPr>
    </w:lvl>
    <w:lvl w:ilvl="1">
      <w:start w:val="1"/>
      <w:numFmt w:val="decimal"/>
      <w:pStyle w:val="2"/>
      <w:lvlText w:val="보기"/>
      <w:lvlJc w:val="left"/>
      <w:pPr>
        <w:tabs>
          <w:tab w:val="num" w:pos="860"/>
        </w:tabs>
        <w:ind w:left="860" w:hanging="580"/>
      </w:pPr>
      <w:rPr>
        <w:rFonts w:ascii="돋움" w:eastAsia="돋움" w:hAnsi="돋움" w:hint="eastAsia"/>
        <w:b/>
        <w:sz w:val="20"/>
      </w:rPr>
    </w:lvl>
    <w:lvl w:ilvl="2">
      <w:start w:val="1"/>
      <w:numFmt w:val="decimal"/>
      <w:pStyle w:val="3"/>
      <w:lvlText w:val="보기"/>
      <w:lvlJc w:val="left"/>
      <w:pPr>
        <w:tabs>
          <w:tab w:val="num" w:pos="1140"/>
        </w:tabs>
        <w:ind w:left="1140" w:hanging="580"/>
      </w:pPr>
      <w:rPr>
        <w:rFonts w:ascii="돋움" w:eastAsia="돋움" w:hAnsi="돋움" w:hint="eastAsia"/>
        <w:b/>
        <w:sz w:val="20"/>
      </w:rPr>
    </w:lvl>
    <w:lvl w:ilvl="3">
      <w:start w:val="1"/>
      <w:numFmt w:val="decimal"/>
      <w:pStyle w:val="4"/>
      <w:lvlText w:val="보기"/>
      <w:lvlJc w:val="left"/>
      <w:pPr>
        <w:tabs>
          <w:tab w:val="num" w:pos="1420"/>
        </w:tabs>
        <w:ind w:left="1420" w:hanging="560"/>
      </w:pPr>
      <w:rPr>
        <w:rFonts w:ascii="돋움" w:eastAsia="돋움" w:hAnsi="돋움" w:hint="eastAsia"/>
        <w:b/>
        <w:sz w:val="20"/>
      </w:rPr>
    </w:lvl>
    <w:lvl w:ilvl="4">
      <w:start w:val="1"/>
      <w:numFmt w:val="decimal"/>
      <w:suff w:val="nothing"/>
      <w:lvlText w:val=""/>
      <w:lvlJc w:val="left"/>
      <w:pPr>
        <w:tabs>
          <w:tab w:val="num" w:pos="2778"/>
        </w:tabs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8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eastAsia"/>
      </w:rPr>
    </w:lvl>
  </w:abstractNum>
  <w:abstractNum w:abstractNumId="3" w15:restartNumberingAfterBreak="0">
    <w:nsid w:val="05C45A22"/>
    <w:multiLevelType w:val="multilevel"/>
    <w:tmpl w:val="A50C5A00"/>
    <w:lvl w:ilvl="0">
      <w:start w:val="1"/>
      <w:numFmt w:val="bullet"/>
      <w:lvlText w:val=""/>
      <w:lvlJc w:val="left"/>
      <w:pPr>
        <w:ind w:left="400" w:firstLine="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400" w:firstLine="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400" w:firstLine="0"/>
      </w:pPr>
      <w:rPr>
        <w:rFonts w:ascii="Wingdings" w:hAnsi="Wingdings" w:hint="default"/>
      </w:rPr>
    </w:lvl>
    <w:lvl w:ilvl="3">
      <w:start w:val="1"/>
      <w:numFmt w:val="ganada"/>
      <w:suff w:val="space"/>
      <w:lvlText w:val="%4)"/>
      <w:lvlJc w:val="left"/>
      <w:pPr>
        <w:ind w:left="400" w:firstLine="0"/>
      </w:pPr>
    </w:lvl>
    <w:lvl w:ilvl="4">
      <w:start w:val="1"/>
      <w:numFmt w:val="decimal"/>
      <w:suff w:val="space"/>
      <w:lvlText w:val="(%5)"/>
      <w:lvlJc w:val="left"/>
      <w:pPr>
        <w:ind w:left="400" w:firstLine="0"/>
      </w:pPr>
    </w:lvl>
    <w:lvl w:ilvl="5">
      <w:start w:val="1"/>
      <w:numFmt w:val="ganada"/>
      <w:suff w:val="space"/>
      <w:lvlText w:val="(%6)"/>
      <w:lvlJc w:val="left"/>
      <w:pPr>
        <w:ind w:left="400" w:firstLine="0"/>
      </w:pPr>
    </w:lvl>
    <w:lvl w:ilvl="6">
      <w:start w:val="1"/>
      <w:numFmt w:val="decimalEnclosedCircle"/>
      <w:suff w:val="space"/>
      <w:lvlText w:val="%7"/>
      <w:lvlJc w:val="left"/>
      <w:pPr>
        <w:ind w:left="400" w:firstLine="0"/>
      </w:pPr>
    </w:lvl>
    <w:lvl w:ilvl="7">
      <w:start w:val="1"/>
      <w:numFmt w:val="decimal"/>
      <w:lvlText w:val="%8."/>
      <w:lvlJc w:val="left"/>
      <w:pPr>
        <w:tabs>
          <w:tab w:val="num" w:pos="6160"/>
        </w:tabs>
        <w:ind w:left="6160" w:hanging="360"/>
      </w:pPr>
    </w:lvl>
    <w:lvl w:ilvl="8">
      <w:start w:val="1"/>
      <w:numFmt w:val="decimal"/>
      <w:lvlText w:val="%9."/>
      <w:lvlJc w:val="left"/>
      <w:pPr>
        <w:tabs>
          <w:tab w:val="num" w:pos="6880"/>
        </w:tabs>
        <w:ind w:left="6880" w:hanging="360"/>
      </w:pPr>
    </w:lvl>
  </w:abstractNum>
  <w:abstractNum w:abstractNumId="4" w15:restartNumberingAfterBreak="0">
    <w:nsid w:val="05F252BD"/>
    <w:multiLevelType w:val="singleLevel"/>
    <w:tmpl w:val="074C56F8"/>
    <w:lvl w:ilvl="0">
      <w:start w:val="1"/>
      <w:numFmt w:val="decimal"/>
      <w:pStyle w:val="KSDT1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088577EB"/>
    <w:multiLevelType w:val="multilevel"/>
    <w:tmpl w:val="F0DCE186"/>
    <w:lvl w:ilvl="0">
      <w:start w:val="1"/>
      <w:numFmt w:val="bullet"/>
      <w:pStyle w:val="a"/>
      <w:lvlText w:val="•"/>
      <w:lvlJc w:val="left"/>
      <w:pPr>
        <w:tabs>
          <w:tab w:val="num" w:pos="227"/>
        </w:tabs>
        <w:ind w:left="227" w:hanging="227"/>
      </w:pPr>
      <w:rPr>
        <w:rFonts w:ascii="바탕" w:eastAsia="바탕" w:hAnsi="바탕" w:hint="eastAsia"/>
      </w:rPr>
    </w:lvl>
    <w:lvl w:ilvl="1">
      <w:start w:val="1"/>
      <w:numFmt w:val="bullet"/>
      <w:lvlText w:val=""/>
      <w:lvlJc w:val="left"/>
      <w:pPr>
        <w:tabs>
          <w:tab w:val="num" w:pos="800"/>
        </w:tabs>
        <w:ind w:left="800" w:hanging="40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200"/>
        </w:tabs>
        <w:ind w:left="1200" w:hanging="40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600"/>
        </w:tabs>
        <w:ind w:left="1600" w:hanging="40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2000"/>
        </w:tabs>
        <w:ind w:left="2000" w:hanging="400"/>
      </w:pPr>
      <w:rPr>
        <w:rFonts w:ascii="Symbol" w:hAnsi="Symbol" w:hint="default"/>
      </w:rPr>
    </w:lvl>
    <w:lvl w:ilvl="5">
      <w:start w:val="1"/>
      <w:numFmt w:val="decimal"/>
      <w:lvlText w:val="%1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none"/>
      <w:lvlText w:val="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none"/>
      <w:lvlText w:val="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6" w15:restartNumberingAfterBreak="0">
    <w:nsid w:val="08C063C5"/>
    <w:multiLevelType w:val="hybridMultilevel"/>
    <w:tmpl w:val="1B34E518"/>
    <w:lvl w:ilvl="0" w:tplc="F84AC9B0">
      <w:start w:val="3"/>
      <w:numFmt w:val="bullet"/>
      <w:lvlText w:val="-"/>
      <w:lvlJc w:val="left"/>
      <w:pPr>
        <w:ind w:left="760" w:hanging="360"/>
      </w:pPr>
      <w:rPr>
        <w:rFonts w:ascii="Arial" w:eastAsia="바탕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0B8D546E"/>
    <w:multiLevelType w:val="multilevel"/>
    <w:tmpl w:val="596AC878"/>
    <w:lvl w:ilvl="0">
      <w:start w:val="1"/>
      <w:numFmt w:val="decimal"/>
      <w:pStyle w:val="KSDT10"/>
      <w:suff w:val="nothing"/>
      <w:lvlText w:val="부속서 %1"/>
      <w:lvlJc w:val="left"/>
      <w:pPr>
        <w:ind w:left="0" w:firstLine="0"/>
      </w:pPr>
      <w:rPr>
        <w:rFonts w:ascii="Arial" w:eastAsia="돋움" w:hAnsi="Arial" w:hint="default"/>
        <w:b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0" w:firstLine="0"/>
      </w:pPr>
      <w:rPr>
        <w:rFonts w:hint="eastAsia"/>
        <w:b/>
        <w:i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hint="eastAsia"/>
        <w:b/>
        <w:i w:val="0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eastAsia"/>
        <w:b/>
        <w:i w:val="0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0" w:firstLine="0"/>
      </w:pPr>
      <w:rPr>
        <w:rFonts w:hint="eastAsia"/>
        <w:b/>
        <w:i w:val="0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0" w:firstLine="0"/>
      </w:pPr>
      <w:rPr>
        <w:rFonts w:hint="eastAsia"/>
        <w:b/>
        <w:i w:val="0"/>
      </w:rPr>
    </w:lvl>
    <w:lvl w:ilvl="6">
      <w:start w:val="1"/>
      <w:numFmt w:val="lowerRoman"/>
      <w:lvlText w:val="(%7)"/>
      <w:lvlJc w:val="left"/>
      <w:pPr>
        <w:tabs>
          <w:tab w:val="num" w:pos="5040"/>
        </w:tabs>
        <w:ind w:left="4320" w:firstLine="0"/>
      </w:pPr>
      <w:rPr>
        <w:rFonts w:hint="eastAsia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  <w:rPr>
        <w:rFonts w:hint="eastAsia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  <w:rPr>
        <w:rFonts w:hint="eastAsia"/>
      </w:rPr>
    </w:lvl>
  </w:abstractNum>
  <w:abstractNum w:abstractNumId="8" w15:restartNumberingAfterBreak="0">
    <w:nsid w:val="0C280697"/>
    <w:multiLevelType w:val="multilevel"/>
    <w:tmpl w:val="03FAEE2C"/>
    <w:lvl w:ilvl="0">
      <w:start w:val="1"/>
      <w:numFmt w:val="decimal"/>
      <w:pStyle w:val="10"/>
      <w:lvlText w:val="참고"/>
      <w:lvlJc w:val="left"/>
      <w:pPr>
        <w:tabs>
          <w:tab w:val="num" w:pos="560"/>
        </w:tabs>
        <w:ind w:left="560" w:hanging="560"/>
      </w:pPr>
      <w:rPr>
        <w:rFonts w:ascii="돋움" w:eastAsia="돋움" w:hAnsi="돋움" w:hint="eastAsia"/>
        <w:b/>
        <w:sz w:val="20"/>
      </w:rPr>
    </w:lvl>
    <w:lvl w:ilvl="1">
      <w:start w:val="1"/>
      <w:numFmt w:val="decimal"/>
      <w:pStyle w:val="20"/>
      <w:lvlText w:val="참고"/>
      <w:lvlJc w:val="left"/>
      <w:pPr>
        <w:tabs>
          <w:tab w:val="num" w:pos="860"/>
        </w:tabs>
        <w:ind w:left="860" w:hanging="580"/>
      </w:pPr>
      <w:rPr>
        <w:rFonts w:ascii="돋움" w:eastAsia="돋움" w:hAnsi="돋움" w:hint="eastAsia"/>
        <w:b/>
        <w:sz w:val="20"/>
      </w:rPr>
    </w:lvl>
    <w:lvl w:ilvl="2">
      <w:start w:val="1"/>
      <w:numFmt w:val="decimal"/>
      <w:pStyle w:val="30"/>
      <w:lvlText w:val="참고"/>
      <w:lvlJc w:val="left"/>
      <w:pPr>
        <w:tabs>
          <w:tab w:val="num" w:pos="1140"/>
        </w:tabs>
        <w:ind w:left="1140" w:hanging="580"/>
      </w:pPr>
      <w:rPr>
        <w:rFonts w:ascii="돋움" w:eastAsia="돋움" w:hAnsi="돋움" w:hint="eastAsia"/>
        <w:b/>
        <w:sz w:val="20"/>
      </w:rPr>
    </w:lvl>
    <w:lvl w:ilvl="3">
      <w:start w:val="1"/>
      <w:numFmt w:val="decimal"/>
      <w:pStyle w:val="40"/>
      <w:lvlText w:val="참고"/>
      <w:lvlJc w:val="left"/>
      <w:pPr>
        <w:tabs>
          <w:tab w:val="num" w:pos="1420"/>
        </w:tabs>
        <w:ind w:left="1420" w:hanging="560"/>
      </w:pPr>
      <w:rPr>
        <w:rFonts w:ascii="돋움" w:eastAsia="돋움" w:hAnsi="돋움" w:hint="eastAsia"/>
        <w:b/>
        <w:sz w:val="20"/>
      </w:rPr>
    </w:lvl>
    <w:lvl w:ilvl="4">
      <w:start w:val="1"/>
      <w:numFmt w:val="decimal"/>
      <w:suff w:val="nothing"/>
      <w:lvlText w:val=""/>
      <w:lvlJc w:val="left"/>
      <w:pPr>
        <w:tabs>
          <w:tab w:val="num" w:pos="2778"/>
        </w:tabs>
        <w:ind w:left="2551" w:hanging="85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</w:abstractNum>
  <w:abstractNum w:abstractNumId="9" w15:restartNumberingAfterBreak="0">
    <w:nsid w:val="0F1B2945"/>
    <w:multiLevelType w:val="hybridMultilevel"/>
    <w:tmpl w:val="E962FA84"/>
    <w:lvl w:ilvl="0" w:tplc="8E1C4128">
      <w:start w:val="4"/>
      <w:numFmt w:val="bullet"/>
      <w:lvlText w:val="-"/>
      <w:lvlJc w:val="left"/>
      <w:pPr>
        <w:ind w:left="760" w:hanging="360"/>
      </w:pPr>
      <w:rPr>
        <w:rFonts w:ascii="Arial" w:eastAsiaTheme="minorEastAsia" w:hAnsi="Arial" w:cs="Arial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0F4E6529"/>
    <w:multiLevelType w:val="hybridMultilevel"/>
    <w:tmpl w:val="56182B12"/>
    <w:lvl w:ilvl="0" w:tplc="B79EC804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11B578A6"/>
    <w:multiLevelType w:val="multilevel"/>
    <w:tmpl w:val="A50C5A00"/>
    <w:lvl w:ilvl="0">
      <w:start w:val="1"/>
      <w:numFmt w:val="bullet"/>
      <w:lvlText w:val=""/>
      <w:lvlJc w:val="left"/>
      <w:pPr>
        <w:ind w:left="400" w:firstLine="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400" w:firstLine="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400" w:firstLine="0"/>
      </w:pPr>
      <w:rPr>
        <w:rFonts w:ascii="Wingdings" w:hAnsi="Wingdings" w:hint="default"/>
      </w:rPr>
    </w:lvl>
    <w:lvl w:ilvl="3">
      <w:start w:val="1"/>
      <w:numFmt w:val="ganada"/>
      <w:suff w:val="space"/>
      <w:lvlText w:val="%4)"/>
      <w:lvlJc w:val="left"/>
      <w:pPr>
        <w:ind w:left="400" w:firstLine="0"/>
      </w:pPr>
    </w:lvl>
    <w:lvl w:ilvl="4">
      <w:start w:val="1"/>
      <w:numFmt w:val="decimal"/>
      <w:suff w:val="space"/>
      <w:lvlText w:val="(%5)"/>
      <w:lvlJc w:val="left"/>
      <w:pPr>
        <w:ind w:left="400" w:firstLine="0"/>
      </w:pPr>
    </w:lvl>
    <w:lvl w:ilvl="5">
      <w:start w:val="1"/>
      <w:numFmt w:val="ganada"/>
      <w:suff w:val="space"/>
      <w:lvlText w:val="(%6)"/>
      <w:lvlJc w:val="left"/>
      <w:pPr>
        <w:ind w:left="400" w:firstLine="0"/>
      </w:pPr>
    </w:lvl>
    <w:lvl w:ilvl="6">
      <w:start w:val="1"/>
      <w:numFmt w:val="decimalEnclosedCircle"/>
      <w:suff w:val="space"/>
      <w:lvlText w:val="%7"/>
      <w:lvlJc w:val="left"/>
      <w:pPr>
        <w:ind w:left="400" w:firstLine="0"/>
      </w:pPr>
    </w:lvl>
    <w:lvl w:ilvl="7">
      <w:start w:val="1"/>
      <w:numFmt w:val="decimal"/>
      <w:lvlText w:val="%8."/>
      <w:lvlJc w:val="left"/>
      <w:pPr>
        <w:tabs>
          <w:tab w:val="num" w:pos="6160"/>
        </w:tabs>
        <w:ind w:left="6160" w:hanging="360"/>
      </w:pPr>
    </w:lvl>
    <w:lvl w:ilvl="8">
      <w:start w:val="1"/>
      <w:numFmt w:val="decimal"/>
      <w:lvlText w:val="%9."/>
      <w:lvlJc w:val="left"/>
      <w:pPr>
        <w:tabs>
          <w:tab w:val="num" w:pos="6880"/>
        </w:tabs>
        <w:ind w:left="6880" w:hanging="360"/>
      </w:pPr>
    </w:lvl>
  </w:abstractNum>
  <w:abstractNum w:abstractNumId="12" w15:restartNumberingAfterBreak="0">
    <w:nsid w:val="160D3421"/>
    <w:multiLevelType w:val="multilevel"/>
    <w:tmpl w:val="0409001D"/>
    <w:name w:val="ClaueListNum7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13" w15:restartNumberingAfterBreak="0">
    <w:nsid w:val="16660BD0"/>
    <w:multiLevelType w:val="hybridMultilevel"/>
    <w:tmpl w:val="D946D78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17461246"/>
    <w:multiLevelType w:val="multilevel"/>
    <w:tmpl w:val="54468B34"/>
    <w:lvl w:ilvl="0">
      <w:start w:val="1"/>
      <w:numFmt w:val="bullet"/>
      <w:pStyle w:val="21"/>
      <w:lvlText w:val=""/>
      <w:lvlJc w:val="left"/>
      <w:pPr>
        <w:tabs>
          <w:tab w:val="num" w:pos="425"/>
        </w:tabs>
        <w:ind w:left="400" w:hanging="400"/>
      </w:pPr>
      <w:rPr>
        <w:rFonts w:ascii="Symbol" w:hAnsi="Symbol" w:hint="default"/>
      </w:rPr>
    </w:lvl>
    <w:lvl w:ilvl="1">
      <w:start w:val="1"/>
      <w:numFmt w:val="bullet"/>
      <w:pStyle w:val="21"/>
      <w:lvlText w:val="•"/>
      <w:lvlJc w:val="left"/>
      <w:pPr>
        <w:tabs>
          <w:tab w:val="num" w:pos="510"/>
        </w:tabs>
        <w:ind w:left="510" w:hanging="226"/>
      </w:pPr>
      <w:rPr>
        <w:rFonts w:ascii="바탕" w:eastAsia="바탕" w:hAnsi="바탕" w:hint="eastAsia"/>
      </w:rPr>
    </w:lvl>
    <w:lvl w:ilvl="2">
      <w:start w:val="1"/>
      <w:numFmt w:val="bullet"/>
      <w:lvlText w:val=""/>
      <w:lvlJc w:val="left"/>
      <w:pPr>
        <w:tabs>
          <w:tab w:val="num" w:pos="1200"/>
        </w:tabs>
        <w:ind w:left="1200" w:hanging="40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600"/>
        </w:tabs>
        <w:ind w:left="1600" w:hanging="40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2000"/>
        </w:tabs>
        <w:ind w:left="2000" w:hanging="400"/>
      </w:pPr>
      <w:rPr>
        <w:rFonts w:ascii="Symbol" w:hAnsi="Symbol" w:hint="default"/>
      </w:rPr>
    </w:lvl>
    <w:lvl w:ilvl="5">
      <w:start w:val="1"/>
      <w:numFmt w:val="decimal"/>
      <w:lvlText w:val="%1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none"/>
      <w:lvlText w:val="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none"/>
      <w:lvlText w:val="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5" w15:restartNumberingAfterBreak="0">
    <w:nsid w:val="1B9F4D03"/>
    <w:multiLevelType w:val="hybridMultilevel"/>
    <w:tmpl w:val="40E2B43A"/>
    <w:lvl w:ilvl="0" w:tplc="929861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D08F6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674E7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0A818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DAFB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99815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2CAA5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3548D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1BE5C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1D463808"/>
    <w:multiLevelType w:val="multilevel"/>
    <w:tmpl w:val="95C07D30"/>
    <w:lvl w:ilvl="0">
      <w:start w:val="1"/>
      <w:numFmt w:val="decimal"/>
      <w:pStyle w:val="11"/>
      <w:lvlText w:val="보기 %1"/>
      <w:lvlJc w:val="left"/>
      <w:pPr>
        <w:tabs>
          <w:tab w:val="num" w:pos="740"/>
        </w:tabs>
        <w:ind w:left="740" w:hanging="740"/>
      </w:pPr>
      <w:rPr>
        <w:rFonts w:ascii="돋움" w:eastAsia="돋움" w:hAnsi="돋움" w:hint="eastAsia"/>
        <w:b/>
        <w:sz w:val="20"/>
      </w:rPr>
    </w:lvl>
    <w:lvl w:ilvl="1">
      <w:start w:val="1"/>
      <w:numFmt w:val="decimal"/>
      <w:pStyle w:val="22"/>
      <w:lvlText w:val="보기 %2"/>
      <w:lvlJc w:val="left"/>
      <w:pPr>
        <w:tabs>
          <w:tab w:val="num" w:pos="1020"/>
        </w:tabs>
        <w:ind w:left="1020" w:hanging="740"/>
      </w:pPr>
      <w:rPr>
        <w:rFonts w:ascii="돋움" w:eastAsia="돋움" w:hAnsi="돋움" w:hint="eastAsia"/>
        <w:b/>
        <w:sz w:val="20"/>
      </w:rPr>
    </w:lvl>
    <w:lvl w:ilvl="2">
      <w:start w:val="1"/>
      <w:numFmt w:val="decimal"/>
      <w:pStyle w:val="31"/>
      <w:lvlText w:val="보기 %3"/>
      <w:lvlJc w:val="left"/>
      <w:pPr>
        <w:tabs>
          <w:tab w:val="num" w:pos="1300"/>
        </w:tabs>
        <w:ind w:left="1300" w:hanging="740"/>
      </w:pPr>
      <w:rPr>
        <w:rFonts w:ascii="돋움" w:eastAsia="돋움" w:hAnsi="돋움" w:hint="eastAsia"/>
        <w:b/>
        <w:sz w:val="20"/>
      </w:rPr>
    </w:lvl>
    <w:lvl w:ilvl="3">
      <w:start w:val="1"/>
      <w:numFmt w:val="decimal"/>
      <w:pStyle w:val="41"/>
      <w:lvlText w:val="보기 %4"/>
      <w:lvlJc w:val="left"/>
      <w:pPr>
        <w:tabs>
          <w:tab w:val="num" w:pos="1580"/>
        </w:tabs>
        <w:ind w:left="1580" w:hanging="720"/>
      </w:pPr>
      <w:rPr>
        <w:rFonts w:ascii="돋움" w:eastAsia="돋움" w:hAnsi="돋움" w:hint="eastAsia"/>
        <w:b/>
        <w:sz w:val="20"/>
      </w:rPr>
    </w:lvl>
    <w:lvl w:ilvl="4">
      <w:start w:val="1"/>
      <w:numFmt w:val="decimal"/>
      <w:suff w:val="nothing"/>
      <w:lvlText w:val=""/>
      <w:lvlJc w:val="left"/>
      <w:pPr>
        <w:tabs>
          <w:tab w:val="num" w:pos="2778"/>
        </w:tabs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8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eastAsia"/>
      </w:rPr>
    </w:lvl>
  </w:abstractNum>
  <w:abstractNum w:abstractNumId="17" w15:restartNumberingAfterBreak="0">
    <w:nsid w:val="216268BC"/>
    <w:multiLevelType w:val="multilevel"/>
    <w:tmpl w:val="9A32EAD4"/>
    <w:lvl w:ilvl="0">
      <w:start w:val="1"/>
      <w:numFmt w:val="bullet"/>
      <w:pStyle w:val="42"/>
      <w:lvlText w:val=""/>
      <w:lvlJc w:val="left"/>
      <w:pPr>
        <w:tabs>
          <w:tab w:val="num" w:pos="425"/>
        </w:tabs>
        <w:ind w:left="400" w:hanging="40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800"/>
        </w:tabs>
        <w:ind w:left="800" w:hanging="40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200"/>
        </w:tabs>
        <w:ind w:left="1200" w:hanging="400"/>
      </w:pPr>
      <w:rPr>
        <w:rFonts w:ascii="Symbol" w:hAnsi="Symbol" w:hint="default"/>
      </w:rPr>
    </w:lvl>
    <w:lvl w:ilvl="3">
      <w:start w:val="1"/>
      <w:numFmt w:val="bullet"/>
      <w:pStyle w:val="42"/>
      <w:lvlText w:val="•"/>
      <w:lvlJc w:val="left"/>
      <w:pPr>
        <w:tabs>
          <w:tab w:val="num" w:pos="1077"/>
        </w:tabs>
        <w:ind w:left="1077" w:hanging="226"/>
      </w:pPr>
      <w:rPr>
        <w:rFonts w:ascii="바탕" w:eastAsia="바탕" w:hAnsi="바탕" w:hint="eastAsia"/>
      </w:rPr>
    </w:lvl>
    <w:lvl w:ilvl="4">
      <w:start w:val="1"/>
      <w:numFmt w:val="bullet"/>
      <w:lvlText w:val=""/>
      <w:lvlJc w:val="left"/>
      <w:pPr>
        <w:tabs>
          <w:tab w:val="num" w:pos="2000"/>
        </w:tabs>
        <w:ind w:left="2000" w:hanging="400"/>
      </w:pPr>
      <w:rPr>
        <w:rFonts w:ascii="Symbol" w:hAnsi="Symbol" w:hint="default"/>
      </w:rPr>
    </w:lvl>
    <w:lvl w:ilvl="5">
      <w:start w:val="1"/>
      <w:numFmt w:val="decimal"/>
      <w:lvlText w:val="%1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none"/>
      <w:lvlText w:val="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none"/>
      <w:lvlText w:val="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8" w15:restartNumberingAfterBreak="0">
    <w:nsid w:val="23010923"/>
    <w:multiLevelType w:val="multilevel"/>
    <w:tmpl w:val="A67C9354"/>
    <w:lvl w:ilvl="0">
      <w:start w:val="1"/>
      <w:numFmt w:val="bullet"/>
      <w:pStyle w:val="32"/>
      <w:lvlText w:val=""/>
      <w:lvlJc w:val="left"/>
      <w:pPr>
        <w:tabs>
          <w:tab w:val="num" w:pos="425"/>
        </w:tabs>
        <w:ind w:left="400" w:hanging="40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800"/>
        </w:tabs>
        <w:ind w:left="800" w:hanging="400"/>
      </w:pPr>
      <w:rPr>
        <w:rFonts w:ascii="Symbol" w:hAnsi="Symbol" w:hint="default"/>
      </w:rPr>
    </w:lvl>
    <w:lvl w:ilvl="2">
      <w:start w:val="1"/>
      <w:numFmt w:val="bullet"/>
      <w:pStyle w:val="32"/>
      <w:lvlText w:val="•"/>
      <w:lvlJc w:val="left"/>
      <w:pPr>
        <w:tabs>
          <w:tab w:val="num" w:pos="794"/>
        </w:tabs>
        <w:ind w:left="794" w:hanging="227"/>
      </w:pPr>
      <w:rPr>
        <w:rFonts w:ascii="바탕" w:eastAsia="바탕" w:hAnsi="바탕" w:hint="eastAsia"/>
      </w:rPr>
    </w:lvl>
    <w:lvl w:ilvl="3">
      <w:start w:val="1"/>
      <w:numFmt w:val="bullet"/>
      <w:lvlText w:val=""/>
      <w:lvlJc w:val="left"/>
      <w:pPr>
        <w:tabs>
          <w:tab w:val="num" w:pos="1600"/>
        </w:tabs>
        <w:ind w:left="1600" w:hanging="40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2000"/>
        </w:tabs>
        <w:ind w:left="2000" w:hanging="400"/>
      </w:pPr>
      <w:rPr>
        <w:rFonts w:ascii="Symbol" w:hAnsi="Symbol" w:hint="default"/>
      </w:rPr>
    </w:lvl>
    <w:lvl w:ilvl="5">
      <w:start w:val="1"/>
      <w:numFmt w:val="decimal"/>
      <w:lvlText w:val="%1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none"/>
      <w:lvlText w:val="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none"/>
      <w:lvlText w:val="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9" w15:restartNumberingAfterBreak="0">
    <w:nsid w:val="24760CE3"/>
    <w:multiLevelType w:val="multilevel"/>
    <w:tmpl w:val="4E1A9642"/>
    <w:lvl w:ilvl="0">
      <w:start w:val="1"/>
      <w:numFmt w:val="decimal"/>
      <w:pStyle w:val="12"/>
      <w:lvlText w:val="비고 %1"/>
      <w:lvlJc w:val="left"/>
      <w:pPr>
        <w:tabs>
          <w:tab w:val="num" w:pos="740"/>
        </w:tabs>
        <w:ind w:left="740" w:hanging="740"/>
      </w:pPr>
      <w:rPr>
        <w:rFonts w:ascii="돋움" w:eastAsia="돋움" w:hAnsi="돋움" w:hint="eastAsia"/>
        <w:b/>
        <w:sz w:val="20"/>
      </w:rPr>
    </w:lvl>
    <w:lvl w:ilvl="1">
      <w:start w:val="1"/>
      <w:numFmt w:val="decimal"/>
      <w:pStyle w:val="23"/>
      <w:lvlText w:val="비고 %2"/>
      <w:lvlJc w:val="left"/>
      <w:pPr>
        <w:tabs>
          <w:tab w:val="num" w:pos="1020"/>
        </w:tabs>
        <w:ind w:left="1020" w:hanging="740"/>
      </w:pPr>
      <w:rPr>
        <w:rFonts w:ascii="돋움" w:eastAsia="돋움" w:hAnsi="돋움" w:hint="eastAsia"/>
        <w:b/>
        <w:sz w:val="20"/>
      </w:rPr>
    </w:lvl>
    <w:lvl w:ilvl="2">
      <w:start w:val="1"/>
      <w:numFmt w:val="decimal"/>
      <w:pStyle w:val="33"/>
      <w:lvlText w:val="비고 %3"/>
      <w:lvlJc w:val="left"/>
      <w:pPr>
        <w:tabs>
          <w:tab w:val="num" w:pos="1300"/>
        </w:tabs>
        <w:ind w:left="1300" w:hanging="740"/>
      </w:pPr>
      <w:rPr>
        <w:rFonts w:ascii="돋움" w:eastAsia="돋움" w:hAnsi="돋움" w:hint="eastAsia"/>
        <w:b/>
        <w:sz w:val="20"/>
      </w:rPr>
    </w:lvl>
    <w:lvl w:ilvl="3">
      <w:start w:val="1"/>
      <w:numFmt w:val="decimal"/>
      <w:pStyle w:val="43"/>
      <w:lvlText w:val="비고 %4"/>
      <w:lvlJc w:val="left"/>
      <w:pPr>
        <w:tabs>
          <w:tab w:val="num" w:pos="1580"/>
        </w:tabs>
        <w:ind w:left="1580" w:hanging="720"/>
      </w:pPr>
      <w:rPr>
        <w:rFonts w:ascii="돋움" w:eastAsia="돋움" w:hAnsi="돋움" w:hint="eastAsia"/>
        <w:b/>
        <w:sz w:val="20"/>
      </w:rPr>
    </w:lvl>
    <w:lvl w:ilvl="4">
      <w:start w:val="1"/>
      <w:numFmt w:val="decimal"/>
      <w:suff w:val="nothing"/>
      <w:lvlText w:val=""/>
      <w:lvlJc w:val="left"/>
      <w:pPr>
        <w:tabs>
          <w:tab w:val="num" w:pos="2778"/>
        </w:tabs>
        <w:ind w:left="2551" w:hanging="85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</w:abstractNum>
  <w:abstractNum w:abstractNumId="20" w15:restartNumberingAfterBreak="0">
    <w:nsid w:val="26DE5164"/>
    <w:multiLevelType w:val="multilevel"/>
    <w:tmpl w:val="0409001D"/>
    <w:name w:val="ClaueListNum6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21" w15:restartNumberingAfterBreak="0">
    <w:nsid w:val="278009AB"/>
    <w:multiLevelType w:val="multilevel"/>
    <w:tmpl w:val="21EA83A2"/>
    <w:lvl w:ilvl="0">
      <w:start w:val="1"/>
      <w:numFmt w:val="lowerLetter"/>
      <w:pStyle w:val="a0"/>
      <w:lvlText w:val="%1) "/>
      <w:lvlJc w:val="left"/>
      <w:pPr>
        <w:tabs>
          <w:tab w:val="num" w:pos="283"/>
        </w:tabs>
        <w:ind w:left="283" w:hanging="283"/>
      </w:pPr>
      <w:rPr>
        <w:rFonts w:hint="eastAsia"/>
        <w:b w:val="0"/>
        <w:i w:val="0"/>
      </w:rPr>
    </w:lvl>
    <w:lvl w:ilvl="1">
      <w:start w:val="1"/>
      <w:numFmt w:val="lowerLetter"/>
      <w:pStyle w:val="a1"/>
      <w:lvlText w:val="%2) "/>
      <w:lvlJc w:val="left"/>
      <w:pPr>
        <w:tabs>
          <w:tab w:val="num" w:pos="567"/>
        </w:tabs>
        <w:ind w:left="567" w:hanging="284"/>
      </w:pPr>
      <w:rPr>
        <w:rFonts w:hint="eastAsia"/>
        <w:b w:val="0"/>
        <w:i w:val="0"/>
      </w:rPr>
    </w:lvl>
    <w:lvl w:ilvl="2">
      <w:start w:val="1"/>
      <w:numFmt w:val="lowerLetter"/>
      <w:pStyle w:val="a2"/>
      <w:lvlText w:val="%3) "/>
      <w:lvlJc w:val="left"/>
      <w:pPr>
        <w:tabs>
          <w:tab w:val="num" w:pos="907"/>
        </w:tabs>
        <w:ind w:left="907" w:hanging="340"/>
      </w:pPr>
      <w:rPr>
        <w:rFonts w:hint="eastAsia"/>
        <w:b w:val="0"/>
        <w:i w:val="0"/>
      </w:rPr>
    </w:lvl>
    <w:lvl w:ilvl="3">
      <w:start w:val="1"/>
      <w:numFmt w:val="lowerLetter"/>
      <w:pStyle w:val="a3"/>
      <w:lvlText w:val="%4) "/>
      <w:lvlJc w:val="left"/>
      <w:pPr>
        <w:tabs>
          <w:tab w:val="num" w:pos="1191"/>
        </w:tabs>
        <w:ind w:left="1191" w:hanging="341"/>
      </w:pPr>
      <w:rPr>
        <w:rFonts w:hint="eastAsia"/>
        <w:b w:val="0"/>
        <w:i w:val="0"/>
      </w:rPr>
    </w:lvl>
    <w:lvl w:ilvl="4">
      <w:start w:val="1"/>
      <w:numFmt w:val="lowerLetter"/>
      <w:suff w:val="space"/>
      <w:lvlText w:val="%5)"/>
      <w:lvlJc w:val="left"/>
      <w:pPr>
        <w:tabs>
          <w:tab w:val="num" w:pos="709"/>
        </w:tabs>
        <w:ind w:left="709" w:hanging="709"/>
      </w:pPr>
      <w:rPr>
        <w:rFonts w:hint="eastAsia"/>
        <w:b w:val="0"/>
        <w:i w:val="0"/>
      </w:rPr>
    </w:lvl>
    <w:lvl w:ilvl="5">
      <w:start w:val="1"/>
      <w:numFmt w:val="decimal"/>
      <w:lvlText w:val=" 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 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7">
      <w:start w:val="1"/>
      <w:numFmt w:val="decimal"/>
      <w:lvlText w:val=" 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8">
      <w:start w:val="1"/>
      <w:numFmt w:val="decimal"/>
      <w:lvlText w:val=" "/>
      <w:lvlJc w:val="left"/>
      <w:pPr>
        <w:tabs>
          <w:tab w:val="num" w:pos="1134"/>
        </w:tabs>
        <w:ind w:left="1134" w:hanging="1134"/>
      </w:pPr>
      <w:rPr>
        <w:rFonts w:hint="eastAsia"/>
      </w:rPr>
    </w:lvl>
  </w:abstractNum>
  <w:abstractNum w:abstractNumId="22" w15:restartNumberingAfterBreak="0">
    <w:nsid w:val="2CFE4A25"/>
    <w:multiLevelType w:val="hybridMultilevel"/>
    <w:tmpl w:val="BFD83E7E"/>
    <w:lvl w:ilvl="0" w:tplc="3F26114A">
      <w:start w:val="3"/>
      <w:numFmt w:val="bullet"/>
      <w:lvlText w:val="-"/>
      <w:lvlJc w:val="left"/>
      <w:pPr>
        <w:ind w:left="760" w:hanging="360"/>
      </w:pPr>
      <w:rPr>
        <w:rFonts w:ascii="Arial" w:eastAsia="바탕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33AC7EB8"/>
    <w:multiLevelType w:val="multilevel"/>
    <w:tmpl w:val="96DE65E0"/>
    <w:name w:val="ClaueListNum"/>
    <w:lvl w:ilvl="0">
      <w:start w:val="1"/>
      <w:numFmt w:val="decimal"/>
      <w:pStyle w:val="13"/>
      <w:lvlText w:val="%1 "/>
      <w:lvlJc w:val="left"/>
      <w:pPr>
        <w:tabs>
          <w:tab w:val="num" w:pos="0"/>
        </w:tabs>
        <w:ind w:left="0" w:firstLine="0"/>
      </w:pPr>
      <w:rPr>
        <w:rFonts w:ascii="Arial" w:hAnsi="Arial" w:cs="Arial" w:hint="default"/>
        <w:b/>
        <w:i w:val="0"/>
      </w:rPr>
    </w:lvl>
    <w:lvl w:ilvl="1">
      <w:start w:val="1"/>
      <w:numFmt w:val="decimal"/>
      <w:pStyle w:val="24"/>
      <w:lvlText w:val="%1.%2 "/>
      <w:lvlJc w:val="left"/>
      <w:pPr>
        <w:tabs>
          <w:tab w:val="num" w:pos="0"/>
        </w:tabs>
        <w:ind w:left="0" w:firstLine="0"/>
      </w:pPr>
      <w:rPr>
        <w:rFonts w:ascii="Arial" w:eastAsia="바탕" w:hAnsi="Arial" w:cs="Arial" w:hint="default"/>
        <w:b/>
        <w:i w:val="0"/>
      </w:rPr>
    </w:lvl>
    <w:lvl w:ilvl="2">
      <w:start w:val="1"/>
      <w:numFmt w:val="decimal"/>
      <w:pStyle w:val="34"/>
      <w:lvlText w:val="%1.%2.%3 "/>
      <w:lvlJc w:val="left"/>
      <w:pPr>
        <w:tabs>
          <w:tab w:val="num" w:pos="0"/>
        </w:tabs>
        <w:ind w:left="0" w:firstLine="0"/>
      </w:pPr>
      <w:rPr>
        <w:rFonts w:hint="eastAsia"/>
        <w:b/>
        <w:i w:val="0"/>
        <w:lang w:val="en-GB"/>
      </w:rPr>
    </w:lvl>
    <w:lvl w:ilvl="3">
      <w:start w:val="1"/>
      <w:numFmt w:val="decimal"/>
      <w:pStyle w:val="44"/>
      <w:lvlText w:val="%1.%2.%3.%4 "/>
      <w:lvlJc w:val="left"/>
      <w:pPr>
        <w:tabs>
          <w:tab w:val="num" w:pos="0"/>
        </w:tabs>
        <w:ind w:left="0" w:firstLine="0"/>
      </w:pPr>
      <w:rPr>
        <w:rFonts w:hint="eastAsia"/>
        <w:b/>
        <w:i w:val="0"/>
        <w:lang w:val="en-US"/>
      </w:rPr>
    </w:lvl>
    <w:lvl w:ilvl="4">
      <w:start w:val="1"/>
      <w:numFmt w:val="decimal"/>
      <w:pStyle w:val="5"/>
      <w:lvlText w:val="%1.%2.%3.%4.%5 "/>
      <w:lvlJc w:val="left"/>
      <w:pPr>
        <w:tabs>
          <w:tab w:val="num" w:pos="0"/>
        </w:tabs>
        <w:ind w:left="0" w:firstLine="0"/>
      </w:pPr>
      <w:rPr>
        <w:rFonts w:hint="eastAsia"/>
        <w:b/>
        <w:i w:val="0"/>
      </w:rPr>
    </w:lvl>
    <w:lvl w:ilvl="5">
      <w:start w:val="1"/>
      <w:numFmt w:val="decimal"/>
      <w:pStyle w:val="6"/>
      <w:lvlText w:val="%1.%2.%3.%4.%5.%6 "/>
      <w:lvlJc w:val="left"/>
      <w:pPr>
        <w:tabs>
          <w:tab w:val="num" w:pos="0"/>
        </w:tabs>
        <w:ind w:left="0" w:firstLine="0"/>
      </w:pPr>
      <w:rPr>
        <w:rFonts w:hint="eastAsia"/>
        <w:b/>
        <w:i w:val="0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0" w:firstLine="0"/>
      </w:pPr>
      <w:rPr>
        <w:rFonts w:hint="eastAsia"/>
      </w:rPr>
    </w:lvl>
  </w:abstractNum>
  <w:abstractNum w:abstractNumId="24" w15:restartNumberingAfterBreak="0">
    <w:nsid w:val="3419515F"/>
    <w:multiLevelType w:val="hybridMultilevel"/>
    <w:tmpl w:val="C3D2C01C"/>
    <w:lvl w:ilvl="0" w:tplc="04090001">
      <w:start w:val="1"/>
      <w:numFmt w:val="bullet"/>
      <w:lvlText w:val=""/>
      <w:lvlJc w:val="left"/>
      <w:pPr>
        <w:ind w:left="88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84" w:hanging="400"/>
      </w:pPr>
      <w:rPr>
        <w:rFonts w:ascii="Wingdings" w:hAnsi="Wingdings" w:hint="default"/>
      </w:rPr>
    </w:lvl>
  </w:abstractNum>
  <w:abstractNum w:abstractNumId="25" w15:restartNumberingAfterBreak="0">
    <w:nsid w:val="35D27BC6"/>
    <w:multiLevelType w:val="multilevel"/>
    <w:tmpl w:val="0409001D"/>
    <w:name w:val="ClaueListNum8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26" w15:restartNumberingAfterBreak="0">
    <w:nsid w:val="3CF66C6A"/>
    <w:multiLevelType w:val="multilevel"/>
    <w:tmpl w:val="0409001D"/>
    <w:name w:val="DashListNum2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27" w15:restartNumberingAfterBreak="0">
    <w:nsid w:val="3DB34E8A"/>
    <w:multiLevelType w:val="hybridMultilevel"/>
    <w:tmpl w:val="96525A28"/>
    <w:name w:val="ClaueListNum11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3E2541BF"/>
    <w:multiLevelType w:val="multilevel"/>
    <w:tmpl w:val="0409001D"/>
    <w:name w:val="ClaueListNum4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29" w15:restartNumberingAfterBreak="0">
    <w:nsid w:val="3E627734"/>
    <w:multiLevelType w:val="hybridMultilevel"/>
    <w:tmpl w:val="C25E0E3C"/>
    <w:lvl w:ilvl="0" w:tplc="FFFFFFFF">
      <w:start w:val="1"/>
      <w:numFmt w:val="decimal"/>
      <w:pStyle w:val="Reference"/>
      <w:lvlText w:val="[%1]"/>
      <w:lvlJc w:val="left"/>
      <w:pPr>
        <w:tabs>
          <w:tab w:val="num" w:pos="432"/>
        </w:tabs>
        <w:ind w:left="0" w:firstLine="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40D74B1F"/>
    <w:multiLevelType w:val="multilevel"/>
    <w:tmpl w:val="0409001D"/>
    <w:name w:val="DashListNum3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31" w15:restartNumberingAfterBreak="0">
    <w:nsid w:val="430F4F09"/>
    <w:multiLevelType w:val="multilevel"/>
    <w:tmpl w:val="E22A2B0A"/>
    <w:lvl w:ilvl="0">
      <w:start w:val="1"/>
      <w:numFmt w:val="lowerLetter"/>
      <w:pStyle w:val="a4"/>
      <w:lvlText w:val="%1) "/>
      <w:lvlJc w:val="left"/>
      <w:pPr>
        <w:tabs>
          <w:tab w:val="num" w:pos="283"/>
        </w:tabs>
        <w:ind w:left="283" w:hanging="283"/>
      </w:pPr>
      <w:rPr>
        <w:rFonts w:hint="eastAsia"/>
        <w:b w:val="0"/>
        <w:i w:val="0"/>
        <w:lang w:eastAsia="ja-JP"/>
      </w:rPr>
    </w:lvl>
    <w:lvl w:ilvl="1">
      <w:start w:val="1"/>
      <w:numFmt w:val="decimal"/>
      <w:pStyle w:val="25"/>
      <w:lvlText w:val="%2) "/>
      <w:lvlJc w:val="left"/>
      <w:pPr>
        <w:tabs>
          <w:tab w:val="num" w:pos="567"/>
        </w:tabs>
        <w:ind w:left="567" w:hanging="284"/>
      </w:pPr>
      <w:rPr>
        <w:rFonts w:hint="eastAsia"/>
        <w:b w:val="0"/>
        <w:i w:val="0"/>
      </w:rPr>
    </w:lvl>
    <w:lvl w:ilvl="2">
      <w:start w:val="1"/>
      <w:numFmt w:val="decimal"/>
      <w:pStyle w:val="35"/>
      <w:lvlText w:val="%2.%3) "/>
      <w:lvlJc w:val="left"/>
      <w:pPr>
        <w:tabs>
          <w:tab w:val="num" w:pos="1077"/>
        </w:tabs>
        <w:ind w:left="1077" w:hanging="510"/>
      </w:pPr>
      <w:rPr>
        <w:rFonts w:hint="eastAsia"/>
        <w:b w:val="0"/>
        <w:i w:val="0"/>
      </w:rPr>
    </w:lvl>
    <w:lvl w:ilvl="3">
      <w:start w:val="1"/>
      <w:numFmt w:val="decimal"/>
      <w:pStyle w:val="45"/>
      <w:lvlText w:val="%2.%3.%4) "/>
      <w:lvlJc w:val="left"/>
      <w:pPr>
        <w:tabs>
          <w:tab w:val="num" w:pos="1474"/>
        </w:tabs>
        <w:ind w:left="1474" w:hanging="624"/>
      </w:pPr>
      <w:rPr>
        <w:rFonts w:hint="eastAsia"/>
        <w:b w:val="0"/>
        <w:i w:val="0"/>
      </w:rPr>
    </w:lvl>
    <w:lvl w:ilvl="4">
      <w:start w:val="1"/>
      <w:numFmt w:val="decimal"/>
      <w:pStyle w:val="50"/>
      <w:lvlText w:val="%2.%3.%4.%5)"/>
      <w:lvlJc w:val="left"/>
      <w:pPr>
        <w:tabs>
          <w:tab w:val="num" w:pos="709"/>
        </w:tabs>
        <w:ind w:left="709" w:hanging="709"/>
      </w:pPr>
      <w:rPr>
        <w:rFonts w:hint="eastAsia"/>
        <w:b w:val="0"/>
        <w:i w:val="0"/>
      </w:rPr>
    </w:lvl>
    <w:lvl w:ilvl="5">
      <w:start w:val="1"/>
      <w:numFmt w:val="decimal"/>
      <w:lvlText w:val=" 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 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7">
      <w:start w:val="1"/>
      <w:numFmt w:val="decimal"/>
      <w:lvlText w:val=" 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8">
      <w:start w:val="1"/>
      <w:numFmt w:val="decimal"/>
      <w:lvlText w:val=" "/>
      <w:lvlJc w:val="left"/>
      <w:pPr>
        <w:tabs>
          <w:tab w:val="num" w:pos="1134"/>
        </w:tabs>
        <w:ind w:left="1134" w:hanging="1134"/>
      </w:pPr>
      <w:rPr>
        <w:rFonts w:hint="eastAsia"/>
      </w:rPr>
    </w:lvl>
  </w:abstractNum>
  <w:abstractNum w:abstractNumId="32" w15:restartNumberingAfterBreak="0">
    <w:nsid w:val="44FD6F7C"/>
    <w:multiLevelType w:val="multilevel"/>
    <w:tmpl w:val="E8C2097A"/>
    <w:name w:val="DashListNum"/>
    <w:lvl w:ilvl="0">
      <w:start w:val="1"/>
      <w:numFmt w:val="bullet"/>
      <w:lvlText w:val="―"/>
      <w:lvlJc w:val="left"/>
      <w:pPr>
        <w:tabs>
          <w:tab w:val="num" w:pos="284"/>
        </w:tabs>
        <w:ind w:left="400" w:hanging="400"/>
      </w:pPr>
      <w:rPr>
        <w:rFonts w:ascii="Arial" w:hAnsi="Arial" w:hint="default"/>
      </w:rPr>
    </w:lvl>
    <w:lvl w:ilvl="1">
      <w:start w:val="1"/>
      <w:numFmt w:val="bullet"/>
      <w:lvlText w:val="―"/>
      <w:lvlJc w:val="left"/>
      <w:pPr>
        <w:tabs>
          <w:tab w:val="num" w:pos="425"/>
        </w:tabs>
        <w:ind w:left="800" w:hanging="400"/>
      </w:pPr>
      <w:rPr>
        <w:rFonts w:ascii="Arial" w:hAnsi="Arial" w:hint="default"/>
      </w:rPr>
    </w:lvl>
    <w:lvl w:ilvl="2">
      <w:start w:val="1"/>
      <w:numFmt w:val="bullet"/>
      <w:lvlText w:val=""/>
      <w:lvlJc w:val="left"/>
      <w:pPr>
        <w:tabs>
          <w:tab w:val="num" w:pos="1200"/>
        </w:tabs>
        <w:ind w:left="1200" w:hanging="400"/>
      </w:pPr>
      <w:rPr>
        <w:rFonts w:ascii="Symbol" w:hAnsi="Symbol" w:hint="default"/>
      </w:rPr>
    </w:lvl>
    <w:lvl w:ilvl="3">
      <w:start w:val="1"/>
      <w:numFmt w:val="bullet"/>
      <w:lvlText w:val=""/>
      <w:lvlJc w:val="left"/>
      <w:pPr>
        <w:tabs>
          <w:tab w:val="num" w:pos="1600"/>
        </w:tabs>
        <w:ind w:left="1600" w:hanging="400"/>
      </w:pPr>
      <w:rPr>
        <w:rFonts w:ascii="Symbol" w:hAnsi="Symbol" w:hint="default"/>
      </w:rPr>
    </w:lvl>
    <w:lvl w:ilvl="4">
      <w:start w:val="1"/>
      <w:numFmt w:val="bullet"/>
      <w:lvlText w:val=""/>
      <w:lvlJc w:val="left"/>
      <w:pPr>
        <w:tabs>
          <w:tab w:val="num" w:pos="2000"/>
        </w:tabs>
        <w:ind w:left="2000" w:hanging="400"/>
      </w:pPr>
      <w:rPr>
        <w:rFonts w:ascii="Symbol" w:hAnsi="Symbol" w:hint="default"/>
      </w:rPr>
    </w:lvl>
    <w:lvl w:ilvl="5">
      <w:start w:val="1"/>
      <w:numFmt w:val="decimal"/>
      <w:lvlText w:val="%1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none"/>
      <w:lvlText w:val="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none"/>
      <w:lvlText w:val="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33" w15:restartNumberingAfterBreak="0">
    <w:nsid w:val="50434F82"/>
    <w:multiLevelType w:val="multilevel"/>
    <w:tmpl w:val="7C8226DE"/>
    <w:lvl w:ilvl="0">
      <w:start w:val="1"/>
      <w:numFmt w:val="decimal"/>
      <w:pStyle w:val="14"/>
      <w:lvlText w:val="참고 %1"/>
      <w:lvlJc w:val="left"/>
      <w:pPr>
        <w:tabs>
          <w:tab w:val="num" w:pos="740"/>
        </w:tabs>
        <w:ind w:left="740" w:hanging="740"/>
      </w:pPr>
      <w:rPr>
        <w:rFonts w:ascii="돋움" w:eastAsia="돋움" w:hAnsi="돋움" w:hint="eastAsia"/>
        <w:b/>
        <w:sz w:val="20"/>
      </w:rPr>
    </w:lvl>
    <w:lvl w:ilvl="1">
      <w:start w:val="1"/>
      <w:numFmt w:val="decimal"/>
      <w:pStyle w:val="26"/>
      <w:lvlText w:val="참고 %2"/>
      <w:lvlJc w:val="left"/>
      <w:pPr>
        <w:tabs>
          <w:tab w:val="num" w:pos="1020"/>
        </w:tabs>
        <w:ind w:left="1020" w:hanging="740"/>
      </w:pPr>
      <w:rPr>
        <w:rFonts w:ascii="돋움" w:eastAsia="돋움" w:hAnsi="돋움" w:hint="eastAsia"/>
        <w:b/>
        <w:sz w:val="20"/>
      </w:rPr>
    </w:lvl>
    <w:lvl w:ilvl="2">
      <w:start w:val="1"/>
      <w:numFmt w:val="decimal"/>
      <w:pStyle w:val="36"/>
      <w:lvlText w:val="참고 %3"/>
      <w:lvlJc w:val="left"/>
      <w:pPr>
        <w:tabs>
          <w:tab w:val="num" w:pos="1300"/>
        </w:tabs>
        <w:ind w:left="1300" w:hanging="740"/>
      </w:pPr>
      <w:rPr>
        <w:rFonts w:ascii="돋움" w:eastAsia="돋움" w:hAnsi="돋움" w:hint="eastAsia"/>
        <w:b/>
        <w:sz w:val="20"/>
      </w:rPr>
    </w:lvl>
    <w:lvl w:ilvl="3">
      <w:start w:val="1"/>
      <w:numFmt w:val="decimal"/>
      <w:pStyle w:val="46"/>
      <w:lvlText w:val="참고 %4"/>
      <w:lvlJc w:val="left"/>
      <w:pPr>
        <w:tabs>
          <w:tab w:val="num" w:pos="1580"/>
        </w:tabs>
        <w:ind w:left="1580" w:hanging="720"/>
      </w:pPr>
      <w:rPr>
        <w:rFonts w:ascii="돋움" w:eastAsia="돋움" w:hAnsi="돋움" w:hint="eastAsia"/>
        <w:b/>
        <w:sz w:val="20"/>
      </w:rPr>
    </w:lvl>
    <w:lvl w:ilvl="4">
      <w:start w:val="1"/>
      <w:numFmt w:val="decimal"/>
      <w:suff w:val="nothing"/>
      <w:lvlText w:val=""/>
      <w:lvlJc w:val="left"/>
      <w:pPr>
        <w:tabs>
          <w:tab w:val="num" w:pos="2778"/>
        </w:tabs>
        <w:ind w:left="2551" w:hanging="85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</w:abstractNum>
  <w:abstractNum w:abstractNumId="34" w15:restartNumberingAfterBreak="0">
    <w:nsid w:val="52166816"/>
    <w:multiLevelType w:val="multilevel"/>
    <w:tmpl w:val="0409001D"/>
    <w:name w:val="ClaueListNum5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35" w15:restartNumberingAfterBreak="0">
    <w:nsid w:val="54EF1D58"/>
    <w:multiLevelType w:val="multilevel"/>
    <w:tmpl w:val="A50C5A00"/>
    <w:lvl w:ilvl="0">
      <w:start w:val="1"/>
      <w:numFmt w:val="bullet"/>
      <w:lvlText w:val=""/>
      <w:lvlJc w:val="left"/>
      <w:pPr>
        <w:ind w:left="400" w:firstLine="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400" w:firstLine="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400" w:firstLine="0"/>
      </w:pPr>
      <w:rPr>
        <w:rFonts w:ascii="Wingdings" w:hAnsi="Wingdings" w:hint="default"/>
      </w:rPr>
    </w:lvl>
    <w:lvl w:ilvl="3">
      <w:start w:val="1"/>
      <w:numFmt w:val="ganada"/>
      <w:suff w:val="space"/>
      <w:lvlText w:val="%4)"/>
      <w:lvlJc w:val="left"/>
      <w:pPr>
        <w:ind w:left="400" w:firstLine="0"/>
      </w:pPr>
    </w:lvl>
    <w:lvl w:ilvl="4">
      <w:start w:val="1"/>
      <w:numFmt w:val="decimal"/>
      <w:suff w:val="space"/>
      <w:lvlText w:val="(%5)"/>
      <w:lvlJc w:val="left"/>
      <w:pPr>
        <w:ind w:left="400" w:firstLine="0"/>
      </w:pPr>
    </w:lvl>
    <w:lvl w:ilvl="5">
      <w:start w:val="1"/>
      <w:numFmt w:val="ganada"/>
      <w:suff w:val="space"/>
      <w:lvlText w:val="(%6)"/>
      <w:lvlJc w:val="left"/>
      <w:pPr>
        <w:ind w:left="400" w:firstLine="0"/>
      </w:pPr>
    </w:lvl>
    <w:lvl w:ilvl="6">
      <w:start w:val="1"/>
      <w:numFmt w:val="decimalEnclosedCircle"/>
      <w:suff w:val="space"/>
      <w:lvlText w:val="%7"/>
      <w:lvlJc w:val="left"/>
      <w:pPr>
        <w:ind w:left="400" w:firstLine="0"/>
      </w:pPr>
    </w:lvl>
    <w:lvl w:ilvl="7">
      <w:start w:val="1"/>
      <w:numFmt w:val="decimal"/>
      <w:lvlText w:val="%8."/>
      <w:lvlJc w:val="left"/>
      <w:pPr>
        <w:tabs>
          <w:tab w:val="num" w:pos="6160"/>
        </w:tabs>
        <w:ind w:left="6160" w:hanging="360"/>
      </w:pPr>
    </w:lvl>
    <w:lvl w:ilvl="8">
      <w:start w:val="1"/>
      <w:numFmt w:val="decimal"/>
      <w:lvlText w:val="%9."/>
      <w:lvlJc w:val="left"/>
      <w:pPr>
        <w:tabs>
          <w:tab w:val="num" w:pos="6880"/>
        </w:tabs>
        <w:ind w:left="6880" w:hanging="360"/>
      </w:pPr>
    </w:lvl>
  </w:abstractNum>
  <w:abstractNum w:abstractNumId="36" w15:restartNumberingAfterBreak="0">
    <w:nsid w:val="560137D0"/>
    <w:multiLevelType w:val="multilevel"/>
    <w:tmpl w:val="0409001D"/>
    <w:name w:val="ClaueListNum10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37" w15:restartNumberingAfterBreak="0">
    <w:nsid w:val="596C5592"/>
    <w:multiLevelType w:val="multilevel"/>
    <w:tmpl w:val="2F7E7694"/>
    <w:lvl w:ilvl="0">
      <w:start w:val="1"/>
      <w:numFmt w:val="decimal"/>
      <w:pStyle w:val="15"/>
      <w:lvlText w:val="비고"/>
      <w:lvlJc w:val="left"/>
      <w:pPr>
        <w:tabs>
          <w:tab w:val="num" w:pos="560"/>
        </w:tabs>
        <w:ind w:left="560" w:hanging="560"/>
      </w:pPr>
      <w:rPr>
        <w:rFonts w:ascii="돋움" w:eastAsia="돋움" w:hAnsi="돋움" w:hint="eastAsia"/>
        <w:b/>
        <w:sz w:val="20"/>
      </w:rPr>
    </w:lvl>
    <w:lvl w:ilvl="1">
      <w:start w:val="1"/>
      <w:numFmt w:val="decimal"/>
      <w:pStyle w:val="27"/>
      <w:lvlText w:val="비고"/>
      <w:lvlJc w:val="left"/>
      <w:pPr>
        <w:tabs>
          <w:tab w:val="num" w:pos="860"/>
        </w:tabs>
        <w:ind w:left="860" w:hanging="580"/>
      </w:pPr>
      <w:rPr>
        <w:rFonts w:ascii="돋움" w:eastAsia="돋움" w:hAnsi="돋움" w:hint="eastAsia"/>
        <w:b/>
        <w:sz w:val="20"/>
      </w:rPr>
    </w:lvl>
    <w:lvl w:ilvl="2">
      <w:start w:val="1"/>
      <w:numFmt w:val="decimal"/>
      <w:pStyle w:val="37"/>
      <w:lvlText w:val="비고"/>
      <w:lvlJc w:val="left"/>
      <w:pPr>
        <w:tabs>
          <w:tab w:val="num" w:pos="1140"/>
        </w:tabs>
        <w:ind w:left="1140" w:hanging="580"/>
      </w:pPr>
      <w:rPr>
        <w:rFonts w:ascii="돋움" w:eastAsia="돋움" w:hAnsi="돋움" w:hint="eastAsia"/>
        <w:b/>
        <w:sz w:val="20"/>
      </w:rPr>
    </w:lvl>
    <w:lvl w:ilvl="3">
      <w:start w:val="1"/>
      <w:numFmt w:val="decimal"/>
      <w:pStyle w:val="47"/>
      <w:lvlText w:val="비고"/>
      <w:lvlJc w:val="left"/>
      <w:pPr>
        <w:tabs>
          <w:tab w:val="num" w:pos="1420"/>
        </w:tabs>
        <w:ind w:left="1420" w:hanging="560"/>
      </w:pPr>
      <w:rPr>
        <w:rFonts w:ascii="돋움" w:eastAsia="돋움" w:hAnsi="돋움" w:hint="eastAsia"/>
        <w:b/>
        <w:sz w:val="20"/>
      </w:rPr>
    </w:lvl>
    <w:lvl w:ilvl="4">
      <w:start w:val="1"/>
      <w:numFmt w:val="decimal"/>
      <w:suff w:val="nothing"/>
      <w:lvlText w:val=""/>
      <w:lvlJc w:val="left"/>
      <w:pPr>
        <w:tabs>
          <w:tab w:val="num" w:pos="2778"/>
        </w:tabs>
        <w:ind w:left="2551" w:hanging="85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</w:abstractNum>
  <w:abstractNum w:abstractNumId="38" w15:restartNumberingAfterBreak="0">
    <w:nsid w:val="5CB42F7F"/>
    <w:multiLevelType w:val="hybridMultilevel"/>
    <w:tmpl w:val="9DB47E92"/>
    <w:lvl w:ilvl="0" w:tplc="B79EC804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5E7049E7"/>
    <w:multiLevelType w:val="hybridMultilevel"/>
    <w:tmpl w:val="B93E373C"/>
    <w:lvl w:ilvl="0" w:tplc="46D4BE22">
      <w:start w:val="3"/>
      <w:numFmt w:val="bullet"/>
      <w:lvlText w:val="-"/>
      <w:lvlJc w:val="left"/>
      <w:pPr>
        <w:ind w:left="760" w:hanging="360"/>
      </w:pPr>
      <w:rPr>
        <w:rFonts w:ascii="Arial" w:eastAsia="바탕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65FD7948"/>
    <w:multiLevelType w:val="multilevel"/>
    <w:tmpl w:val="0409001D"/>
    <w:name w:val="ClaueListNum2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41" w15:restartNumberingAfterBreak="0">
    <w:nsid w:val="6758598D"/>
    <w:multiLevelType w:val="multilevel"/>
    <w:tmpl w:val="0409001D"/>
    <w:name w:val="ClaueListNum9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42" w15:restartNumberingAfterBreak="0">
    <w:nsid w:val="69B33FAA"/>
    <w:multiLevelType w:val="multilevel"/>
    <w:tmpl w:val="467694C8"/>
    <w:name w:val="BulletListNum"/>
    <w:lvl w:ilvl="0">
      <w:start w:val="1"/>
      <w:numFmt w:val="bullet"/>
      <w:lvlText w:val=""/>
      <w:lvlJc w:val="left"/>
      <w:pPr>
        <w:tabs>
          <w:tab w:val="num" w:pos="425"/>
        </w:tabs>
        <w:ind w:left="400" w:hanging="40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800"/>
        </w:tabs>
        <w:ind w:left="800" w:hanging="40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200"/>
        </w:tabs>
        <w:ind w:left="1200" w:hanging="40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600"/>
        </w:tabs>
        <w:ind w:left="1600" w:hanging="40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2000"/>
        </w:tabs>
        <w:ind w:left="2000" w:hanging="400"/>
      </w:pPr>
      <w:rPr>
        <w:rFonts w:ascii="Symbol" w:hAnsi="Symbol" w:hint="default"/>
      </w:rPr>
    </w:lvl>
    <w:lvl w:ilvl="5">
      <w:start w:val="1"/>
      <w:numFmt w:val="decimal"/>
      <w:lvlText w:val="%1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none"/>
      <w:lvlText w:val="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none"/>
      <w:lvlText w:val="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43" w15:restartNumberingAfterBreak="0">
    <w:nsid w:val="6B2C5134"/>
    <w:multiLevelType w:val="multilevel"/>
    <w:tmpl w:val="C1185D3A"/>
    <w:lvl w:ilvl="0">
      <w:start w:val="1"/>
      <w:numFmt w:val="upperLetter"/>
      <w:pStyle w:val="KSDTA"/>
      <w:suff w:val="nothing"/>
      <w:lvlText w:val="부속서 %1"/>
      <w:lvlJc w:val="left"/>
      <w:pPr>
        <w:ind w:left="0" w:firstLine="0"/>
      </w:pPr>
      <w:rPr>
        <w:rFonts w:ascii="Arial" w:hAnsi="Arial" w:hint="default"/>
        <w:b/>
        <w:i w:val="0"/>
        <w:sz w:val="28"/>
      </w:rPr>
    </w:lvl>
    <w:lvl w:ilvl="1">
      <w:start w:val="1"/>
      <w:numFmt w:val="decimal"/>
      <w:pStyle w:val="KSDTA1"/>
      <w:lvlText w:val="%1.%2 "/>
      <w:lvlJc w:val="left"/>
      <w:pPr>
        <w:tabs>
          <w:tab w:val="num" w:pos="0"/>
        </w:tabs>
        <w:ind w:left="0" w:firstLine="0"/>
      </w:pPr>
      <w:rPr>
        <w:rFonts w:hint="eastAsia"/>
        <w:b/>
        <w:i w:val="0"/>
      </w:rPr>
    </w:lvl>
    <w:lvl w:ilvl="2">
      <w:start w:val="1"/>
      <w:numFmt w:val="decimal"/>
      <w:pStyle w:val="KSDTA11"/>
      <w:lvlText w:val="%1.%2.%3 "/>
      <w:lvlJc w:val="left"/>
      <w:pPr>
        <w:tabs>
          <w:tab w:val="num" w:pos="0"/>
        </w:tabs>
        <w:ind w:left="0" w:firstLine="0"/>
      </w:pPr>
      <w:rPr>
        <w:rFonts w:hint="eastAsia"/>
        <w:b/>
        <w:i w:val="0"/>
      </w:rPr>
    </w:lvl>
    <w:lvl w:ilvl="3">
      <w:start w:val="1"/>
      <w:numFmt w:val="decimal"/>
      <w:pStyle w:val="KSDTA111"/>
      <w:lvlText w:val="%1.%2.%3.%4 "/>
      <w:lvlJc w:val="left"/>
      <w:pPr>
        <w:tabs>
          <w:tab w:val="num" w:pos="0"/>
        </w:tabs>
        <w:ind w:left="0" w:firstLine="0"/>
      </w:pPr>
      <w:rPr>
        <w:rFonts w:hint="eastAsia"/>
        <w:b/>
        <w:i w:val="0"/>
      </w:rPr>
    </w:lvl>
    <w:lvl w:ilvl="4">
      <w:start w:val="1"/>
      <w:numFmt w:val="decimal"/>
      <w:pStyle w:val="KSDTA1111"/>
      <w:lvlText w:val="%1.%2.%3.%4.%5 "/>
      <w:lvlJc w:val="left"/>
      <w:pPr>
        <w:tabs>
          <w:tab w:val="num" w:pos="0"/>
        </w:tabs>
        <w:ind w:left="0" w:firstLine="0"/>
      </w:pPr>
      <w:rPr>
        <w:rFonts w:hint="eastAsia"/>
        <w:b/>
        <w:i w:val="0"/>
      </w:rPr>
    </w:lvl>
    <w:lvl w:ilvl="5">
      <w:start w:val="1"/>
      <w:numFmt w:val="decimal"/>
      <w:pStyle w:val="KSDTA11111"/>
      <w:lvlText w:val="%1.%2.%3.%4.%5.%6 "/>
      <w:lvlJc w:val="left"/>
      <w:pPr>
        <w:tabs>
          <w:tab w:val="num" w:pos="0"/>
        </w:tabs>
        <w:ind w:left="0" w:firstLine="0"/>
      </w:pPr>
      <w:rPr>
        <w:rFonts w:hint="eastAsia"/>
        <w:b/>
        <w:i w:val="0"/>
      </w:rPr>
    </w:lvl>
    <w:lvl w:ilvl="6">
      <w:start w:val="1"/>
      <w:numFmt w:val="lowerRoman"/>
      <w:lvlText w:val="(%7)"/>
      <w:lvlJc w:val="left"/>
      <w:pPr>
        <w:tabs>
          <w:tab w:val="num" w:pos="5040"/>
        </w:tabs>
        <w:ind w:left="4320" w:firstLine="0"/>
      </w:pPr>
      <w:rPr>
        <w:rFonts w:hint="eastAsia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  <w:rPr>
        <w:rFonts w:hint="eastAsia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  <w:rPr>
        <w:rFonts w:hint="eastAsia"/>
      </w:rPr>
    </w:lvl>
  </w:abstractNum>
  <w:abstractNum w:abstractNumId="44" w15:restartNumberingAfterBreak="0">
    <w:nsid w:val="706F1292"/>
    <w:multiLevelType w:val="hybridMultilevel"/>
    <w:tmpl w:val="4156025C"/>
    <w:lvl w:ilvl="0" w:tplc="312A6EB2">
      <w:start w:val="3"/>
      <w:numFmt w:val="bullet"/>
      <w:lvlText w:val="-"/>
      <w:lvlJc w:val="left"/>
      <w:pPr>
        <w:ind w:left="760" w:hanging="360"/>
      </w:pPr>
      <w:rPr>
        <w:rFonts w:ascii="Arial" w:eastAsia="바탕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5" w15:restartNumberingAfterBreak="0">
    <w:nsid w:val="72DD522F"/>
    <w:multiLevelType w:val="hybridMultilevel"/>
    <w:tmpl w:val="25CA14E2"/>
    <w:lvl w:ilvl="0" w:tplc="B79EC804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6" w15:restartNumberingAfterBreak="0">
    <w:nsid w:val="73106F04"/>
    <w:multiLevelType w:val="multilevel"/>
    <w:tmpl w:val="4F14219C"/>
    <w:lvl w:ilvl="0">
      <w:start w:val="1"/>
      <w:numFmt w:val="bullet"/>
      <w:pStyle w:val="a5"/>
      <w:lvlText w:val="―"/>
      <w:lvlJc w:val="left"/>
      <w:pPr>
        <w:tabs>
          <w:tab w:val="num" w:pos="284"/>
        </w:tabs>
        <w:ind w:left="284" w:hanging="284"/>
      </w:pPr>
      <w:rPr>
        <w:rFonts w:ascii="바탕" w:eastAsia="바탕" w:hAnsi="바탕" w:hint="eastAsia"/>
      </w:rPr>
    </w:lvl>
    <w:lvl w:ilvl="1">
      <w:start w:val="1"/>
      <w:numFmt w:val="bullet"/>
      <w:pStyle w:val="28"/>
      <w:lvlText w:val="―"/>
      <w:lvlJc w:val="left"/>
      <w:pPr>
        <w:tabs>
          <w:tab w:val="num" w:pos="567"/>
        </w:tabs>
        <w:ind w:left="567" w:hanging="283"/>
      </w:pPr>
      <w:rPr>
        <w:rFonts w:ascii="바탕" w:eastAsia="바탕" w:hAnsi="바탕" w:hint="eastAsia"/>
      </w:rPr>
    </w:lvl>
    <w:lvl w:ilvl="2">
      <w:start w:val="1"/>
      <w:numFmt w:val="bullet"/>
      <w:pStyle w:val="38"/>
      <w:lvlText w:val="―"/>
      <w:lvlJc w:val="left"/>
      <w:pPr>
        <w:tabs>
          <w:tab w:val="num" w:pos="851"/>
        </w:tabs>
        <w:ind w:left="851" w:hanging="284"/>
      </w:pPr>
      <w:rPr>
        <w:rFonts w:ascii="바탕" w:eastAsia="바탕" w:hAnsi="바탕" w:hint="eastAsia"/>
      </w:rPr>
    </w:lvl>
    <w:lvl w:ilvl="3">
      <w:start w:val="1"/>
      <w:numFmt w:val="bullet"/>
      <w:pStyle w:val="48"/>
      <w:lvlText w:val="―"/>
      <w:lvlJc w:val="left"/>
      <w:pPr>
        <w:tabs>
          <w:tab w:val="num" w:pos="1134"/>
        </w:tabs>
        <w:ind w:left="1134" w:hanging="283"/>
      </w:pPr>
      <w:rPr>
        <w:rFonts w:ascii="바탕" w:eastAsia="바탕" w:hAnsi="바탕" w:hint="eastAsia"/>
      </w:rPr>
    </w:lvl>
    <w:lvl w:ilvl="4">
      <w:start w:val="1"/>
      <w:numFmt w:val="bullet"/>
      <w:suff w:val="space"/>
      <w:lvlText w:val="―"/>
      <w:lvlJc w:val="left"/>
      <w:pPr>
        <w:ind w:left="2000" w:hanging="400"/>
      </w:pPr>
      <w:rPr>
        <w:rFonts w:ascii="바탕" w:eastAsia="바탕" w:hAnsi="바탕" w:hint="eastAsia"/>
      </w:rPr>
    </w:lvl>
    <w:lvl w:ilvl="5">
      <w:start w:val="1"/>
      <w:numFmt w:val="decimal"/>
      <w:lvlText w:val="%1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none"/>
      <w:lvlText w:val="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none"/>
      <w:lvlText w:val="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47" w15:restartNumberingAfterBreak="0">
    <w:nsid w:val="75C00FF5"/>
    <w:multiLevelType w:val="hybridMultilevel"/>
    <w:tmpl w:val="D92034B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3"/>
  </w:num>
  <w:num w:numId="2">
    <w:abstractNumId w:val="4"/>
  </w:num>
  <w:num w:numId="3">
    <w:abstractNumId w:val="7"/>
  </w:num>
  <w:num w:numId="4">
    <w:abstractNumId w:val="43"/>
  </w:num>
  <w:num w:numId="5">
    <w:abstractNumId w:val="17"/>
  </w:num>
  <w:num w:numId="6">
    <w:abstractNumId w:val="18"/>
  </w:num>
  <w:num w:numId="7">
    <w:abstractNumId w:val="14"/>
  </w:num>
  <w:num w:numId="8">
    <w:abstractNumId w:val="5"/>
  </w:num>
  <w:num w:numId="9">
    <w:abstractNumId w:val="2"/>
  </w:num>
  <w:num w:numId="10">
    <w:abstractNumId w:val="16"/>
  </w:num>
  <w:num w:numId="11">
    <w:abstractNumId w:val="31"/>
  </w:num>
  <w:num w:numId="12">
    <w:abstractNumId w:val="21"/>
  </w:num>
  <w:num w:numId="13">
    <w:abstractNumId w:val="46"/>
  </w:num>
  <w:num w:numId="14">
    <w:abstractNumId w:val="37"/>
  </w:num>
  <w:num w:numId="15">
    <w:abstractNumId w:val="19"/>
  </w:num>
  <w:num w:numId="16">
    <w:abstractNumId w:val="8"/>
  </w:num>
  <w:num w:numId="17">
    <w:abstractNumId w:val="33"/>
  </w:num>
  <w:num w:numId="1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0"/>
  </w:num>
  <w:num w:numId="20">
    <w:abstractNumId w:val="45"/>
  </w:num>
  <w:num w:numId="21">
    <w:abstractNumId w:val="38"/>
  </w:num>
  <w:num w:numId="22">
    <w:abstractNumId w:val="3"/>
  </w:num>
  <w:num w:numId="23">
    <w:abstractNumId w:val="35"/>
  </w:num>
  <w:num w:numId="24">
    <w:abstractNumId w:val="11"/>
  </w:num>
  <w:num w:numId="25">
    <w:abstractNumId w:val="43"/>
  </w:num>
  <w:num w:numId="26">
    <w:abstractNumId w:val="43"/>
  </w:num>
  <w:num w:numId="27">
    <w:abstractNumId w:val="43"/>
  </w:num>
  <w:num w:numId="28">
    <w:abstractNumId w:val="43"/>
  </w:num>
  <w:num w:numId="29">
    <w:abstractNumId w:val="43"/>
  </w:num>
  <w:num w:numId="30">
    <w:abstractNumId w:val="43"/>
  </w:num>
  <w:num w:numId="31">
    <w:abstractNumId w:val="43"/>
  </w:num>
  <w:num w:numId="32">
    <w:abstractNumId w:val="43"/>
  </w:num>
  <w:num w:numId="33">
    <w:abstractNumId w:val="43"/>
  </w:num>
  <w:num w:numId="34">
    <w:abstractNumId w:val="43"/>
  </w:num>
  <w:num w:numId="35">
    <w:abstractNumId w:val="43"/>
  </w:num>
  <w:num w:numId="36">
    <w:abstractNumId w:val="43"/>
  </w:num>
  <w:num w:numId="37">
    <w:abstractNumId w:val="43"/>
  </w:num>
  <w:num w:numId="38">
    <w:abstractNumId w:val="43"/>
  </w:num>
  <w:num w:numId="39">
    <w:abstractNumId w:val="43"/>
  </w:num>
  <w:num w:numId="40">
    <w:abstractNumId w:val="39"/>
  </w:num>
  <w:num w:numId="41">
    <w:abstractNumId w:val="6"/>
  </w:num>
  <w:num w:numId="42">
    <w:abstractNumId w:val="22"/>
  </w:num>
  <w:num w:numId="43">
    <w:abstractNumId w:val="44"/>
  </w:num>
  <w:num w:numId="44">
    <w:abstractNumId w:val="9"/>
  </w:num>
  <w:num w:numId="45">
    <w:abstractNumId w:val="27"/>
  </w:num>
  <w:num w:numId="4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15"/>
  </w:num>
  <w:num w:numId="49">
    <w:abstractNumId w:val="23"/>
  </w:num>
  <w:num w:numId="50">
    <w:abstractNumId w:val="47"/>
  </w:num>
  <w:num w:numId="51">
    <w:abstractNumId w:val="24"/>
  </w:num>
  <w:num w:numId="52">
    <w:abstractNumId w:val="23"/>
  </w:num>
  <w:num w:numId="53">
    <w:abstractNumId w:val="23"/>
  </w:num>
  <w:num w:numId="5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5">
    <w:abstractNumId w:val="13"/>
  </w:num>
  <w:num w:numId="56">
    <w:abstractNumId w:val="1"/>
  </w:num>
  <w:numIdMacAtCleanup w:val="51"/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박 진상">
    <w15:presenceInfo w15:providerId="Windows Live" w15:userId="0ae2f9eeb207f79d"/>
  </w15:person>
  <w15:person w15:author="ETRI-김종원">
    <w15:presenceInfo w15:providerId="None" w15:userId="ETRI-김종원"/>
  </w15:person>
  <w15:person w15:author="Windows 사용자">
    <w15:presenceInfo w15:providerId="None" w15:userId="Windows 사용자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ko-KR" w:vendorID="64" w:dllVersion="5" w:nlCheck="1" w:checkStyle="1"/>
  <w:activeWritingStyle w:appName="MSWord" w:lang="en-GB" w:vendorID="64" w:dllVersion="6" w:nlCheck="1" w:checkStyle="1"/>
  <w:activeWritingStyle w:appName="MSWord" w:lang="en-US" w:vendorID="64" w:dllVersion="6" w:nlCheck="1" w:checkStyle="0"/>
  <w:activeWritingStyle w:appName="MSWord" w:lang="ko-KR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ko-KR" w:vendorID="64" w:dllVersion="131077" w:nlCheck="1" w:checkStyle="1"/>
  <w:activeWritingStyle w:appName="MSWord" w:lang="en-US" w:vendorID="64" w:dllVersion="131078" w:nlCheck="1" w:checkStyle="0"/>
  <w:activeWritingStyle w:appName="MSWord" w:lang="en-GB" w:vendorID="64" w:dllVersion="131078" w:nlCheck="1" w:checkStyle="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revisionView w:markup="0"/>
  <w:trackRevisions/>
  <w:defaultTabStop w:val="400"/>
  <w:evenAndOddHeaders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1212"/>
    <w:rsid w:val="00000F64"/>
    <w:rsid w:val="00000FE7"/>
    <w:rsid w:val="00006F3F"/>
    <w:rsid w:val="0000744E"/>
    <w:rsid w:val="00010AC1"/>
    <w:rsid w:val="00011661"/>
    <w:rsid w:val="000129FD"/>
    <w:rsid w:val="00013279"/>
    <w:rsid w:val="00014BB8"/>
    <w:rsid w:val="000178B9"/>
    <w:rsid w:val="000228E4"/>
    <w:rsid w:val="00025A47"/>
    <w:rsid w:val="00026A52"/>
    <w:rsid w:val="00027A15"/>
    <w:rsid w:val="000305A5"/>
    <w:rsid w:val="000315DE"/>
    <w:rsid w:val="00031A1B"/>
    <w:rsid w:val="000331F6"/>
    <w:rsid w:val="00035AF3"/>
    <w:rsid w:val="00036067"/>
    <w:rsid w:val="00037D00"/>
    <w:rsid w:val="000415CB"/>
    <w:rsid w:val="00041A3B"/>
    <w:rsid w:val="0004370F"/>
    <w:rsid w:val="000444BB"/>
    <w:rsid w:val="000452C1"/>
    <w:rsid w:val="0004722C"/>
    <w:rsid w:val="00050A4E"/>
    <w:rsid w:val="000515AA"/>
    <w:rsid w:val="00052B0F"/>
    <w:rsid w:val="0005404D"/>
    <w:rsid w:val="00057746"/>
    <w:rsid w:val="0005775E"/>
    <w:rsid w:val="00057894"/>
    <w:rsid w:val="000637EF"/>
    <w:rsid w:val="00063D3C"/>
    <w:rsid w:val="00064367"/>
    <w:rsid w:val="00065723"/>
    <w:rsid w:val="000670AF"/>
    <w:rsid w:val="00070388"/>
    <w:rsid w:val="00070D4C"/>
    <w:rsid w:val="0007376F"/>
    <w:rsid w:val="00076892"/>
    <w:rsid w:val="00076AAF"/>
    <w:rsid w:val="00077FD3"/>
    <w:rsid w:val="00080BBE"/>
    <w:rsid w:val="0008342C"/>
    <w:rsid w:val="0008666F"/>
    <w:rsid w:val="00087689"/>
    <w:rsid w:val="000908E8"/>
    <w:rsid w:val="000938A6"/>
    <w:rsid w:val="00096F89"/>
    <w:rsid w:val="000A0B76"/>
    <w:rsid w:val="000A2A2F"/>
    <w:rsid w:val="000A2DAE"/>
    <w:rsid w:val="000A63D1"/>
    <w:rsid w:val="000A666B"/>
    <w:rsid w:val="000A6942"/>
    <w:rsid w:val="000A748A"/>
    <w:rsid w:val="000A790F"/>
    <w:rsid w:val="000B51CA"/>
    <w:rsid w:val="000B5C06"/>
    <w:rsid w:val="000B66B5"/>
    <w:rsid w:val="000B6EAC"/>
    <w:rsid w:val="000B794A"/>
    <w:rsid w:val="000B7CB2"/>
    <w:rsid w:val="000C1D86"/>
    <w:rsid w:val="000C443D"/>
    <w:rsid w:val="000C4A64"/>
    <w:rsid w:val="000C691F"/>
    <w:rsid w:val="000C6A3C"/>
    <w:rsid w:val="000D0D42"/>
    <w:rsid w:val="000D40BF"/>
    <w:rsid w:val="000D4183"/>
    <w:rsid w:val="000D440F"/>
    <w:rsid w:val="000D5828"/>
    <w:rsid w:val="000D5BEE"/>
    <w:rsid w:val="000E14C8"/>
    <w:rsid w:val="000E1BA5"/>
    <w:rsid w:val="000E3195"/>
    <w:rsid w:val="000E32A6"/>
    <w:rsid w:val="000E4F03"/>
    <w:rsid w:val="000F13E2"/>
    <w:rsid w:val="000F2A21"/>
    <w:rsid w:val="000F4EF6"/>
    <w:rsid w:val="000F6C5E"/>
    <w:rsid w:val="000F6EA9"/>
    <w:rsid w:val="0010132D"/>
    <w:rsid w:val="001014C2"/>
    <w:rsid w:val="00104016"/>
    <w:rsid w:val="00105890"/>
    <w:rsid w:val="001106A3"/>
    <w:rsid w:val="00110ED7"/>
    <w:rsid w:val="0011168F"/>
    <w:rsid w:val="001148B9"/>
    <w:rsid w:val="00115459"/>
    <w:rsid w:val="00116BEA"/>
    <w:rsid w:val="00121503"/>
    <w:rsid w:val="001220C7"/>
    <w:rsid w:val="001227CF"/>
    <w:rsid w:val="00124C75"/>
    <w:rsid w:val="00125FCB"/>
    <w:rsid w:val="00127C86"/>
    <w:rsid w:val="001318DB"/>
    <w:rsid w:val="00131F66"/>
    <w:rsid w:val="00132B55"/>
    <w:rsid w:val="001340F6"/>
    <w:rsid w:val="00134759"/>
    <w:rsid w:val="00135204"/>
    <w:rsid w:val="00135D77"/>
    <w:rsid w:val="0013627C"/>
    <w:rsid w:val="001364A0"/>
    <w:rsid w:val="00141109"/>
    <w:rsid w:val="00141F88"/>
    <w:rsid w:val="00142312"/>
    <w:rsid w:val="00145049"/>
    <w:rsid w:val="0014663B"/>
    <w:rsid w:val="00147ED9"/>
    <w:rsid w:val="00152474"/>
    <w:rsid w:val="00154082"/>
    <w:rsid w:val="00154A06"/>
    <w:rsid w:val="00155BD5"/>
    <w:rsid w:val="001566F4"/>
    <w:rsid w:val="00156A0C"/>
    <w:rsid w:val="00160F59"/>
    <w:rsid w:val="00166204"/>
    <w:rsid w:val="00166934"/>
    <w:rsid w:val="0016700A"/>
    <w:rsid w:val="00170ACF"/>
    <w:rsid w:val="00172C4D"/>
    <w:rsid w:val="00174BBA"/>
    <w:rsid w:val="001820D8"/>
    <w:rsid w:val="00185402"/>
    <w:rsid w:val="00186867"/>
    <w:rsid w:val="00187320"/>
    <w:rsid w:val="001878B2"/>
    <w:rsid w:val="00187AEC"/>
    <w:rsid w:val="001901C7"/>
    <w:rsid w:val="00190BD4"/>
    <w:rsid w:val="0019216A"/>
    <w:rsid w:val="00192765"/>
    <w:rsid w:val="001933DB"/>
    <w:rsid w:val="00193FEF"/>
    <w:rsid w:val="001A0E8A"/>
    <w:rsid w:val="001A24EE"/>
    <w:rsid w:val="001A3828"/>
    <w:rsid w:val="001A526E"/>
    <w:rsid w:val="001B1CBA"/>
    <w:rsid w:val="001B1DF0"/>
    <w:rsid w:val="001C1210"/>
    <w:rsid w:val="001C3B71"/>
    <w:rsid w:val="001C3C69"/>
    <w:rsid w:val="001C3E33"/>
    <w:rsid w:val="001C4A1D"/>
    <w:rsid w:val="001C5D35"/>
    <w:rsid w:val="001D0DD9"/>
    <w:rsid w:val="001D1270"/>
    <w:rsid w:val="001D184A"/>
    <w:rsid w:val="001D47D5"/>
    <w:rsid w:val="001D4C55"/>
    <w:rsid w:val="001D59AB"/>
    <w:rsid w:val="001D5D1D"/>
    <w:rsid w:val="001D64F2"/>
    <w:rsid w:val="001D7DCB"/>
    <w:rsid w:val="001E07E3"/>
    <w:rsid w:val="001E0BDA"/>
    <w:rsid w:val="001E14A7"/>
    <w:rsid w:val="001E5C46"/>
    <w:rsid w:val="001F01D3"/>
    <w:rsid w:val="001F0F71"/>
    <w:rsid w:val="001F1128"/>
    <w:rsid w:val="001F2AF2"/>
    <w:rsid w:val="001F5B67"/>
    <w:rsid w:val="001F75F0"/>
    <w:rsid w:val="001F770B"/>
    <w:rsid w:val="00200917"/>
    <w:rsid w:val="00200CE0"/>
    <w:rsid w:val="00203EE2"/>
    <w:rsid w:val="0020734D"/>
    <w:rsid w:val="0020746B"/>
    <w:rsid w:val="002076D6"/>
    <w:rsid w:val="002101A5"/>
    <w:rsid w:val="00211728"/>
    <w:rsid w:val="00211BF2"/>
    <w:rsid w:val="0021401C"/>
    <w:rsid w:val="0021484A"/>
    <w:rsid w:val="00214C22"/>
    <w:rsid w:val="002153AF"/>
    <w:rsid w:val="00217868"/>
    <w:rsid w:val="00217B52"/>
    <w:rsid w:val="00226322"/>
    <w:rsid w:val="002270C1"/>
    <w:rsid w:val="002309FA"/>
    <w:rsid w:val="00232945"/>
    <w:rsid w:val="002412AA"/>
    <w:rsid w:val="00243616"/>
    <w:rsid w:val="00243B65"/>
    <w:rsid w:val="00244645"/>
    <w:rsid w:val="00245057"/>
    <w:rsid w:val="00246EC8"/>
    <w:rsid w:val="00246F0C"/>
    <w:rsid w:val="00250E93"/>
    <w:rsid w:val="00255132"/>
    <w:rsid w:val="002559F2"/>
    <w:rsid w:val="00255D3C"/>
    <w:rsid w:val="002607BC"/>
    <w:rsid w:val="00261A11"/>
    <w:rsid w:val="002646CB"/>
    <w:rsid w:val="00267033"/>
    <w:rsid w:val="00275283"/>
    <w:rsid w:val="0027753B"/>
    <w:rsid w:val="0028588B"/>
    <w:rsid w:val="00295893"/>
    <w:rsid w:val="00296521"/>
    <w:rsid w:val="00296CBE"/>
    <w:rsid w:val="00297E8A"/>
    <w:rsid w:val="00297EC6"/>
    <w:rsid w:val="00297EC8"/>
    <w:rsid w:val="002A1506"/>
    <w:rsid w:val="002A1FF7"/>
    <w:rsid w:val="002A3CC7"/>
    <w:rsid w:val="002A694B"/>
    <w:rsid w:val="002A7621"/>
    <w:rsid w:val="002B19BD"/>
    <w:rsid w:val="002B49A0"/>
    <w:rsid w:val="002B565C"/>
    <w:rsid w:val="002C18A2"/>
    <w:rsid w:val="002C57C7"/>
    <w:rsid w:val="002C63BA"/>
    <w:rsid w:val="002C7624"/>
    <w:rsid w:val="002D20C1"/>
    <w:rsid w:val="002D7D3B"/>
    <w:rsid w:val="002E1358"/>
    <w:rsid w:val="002E2993"/>
    <w:rsid w:val="002E2E90"/>
    <w:rsid w:val="002E3C90"/>
    <w:rsid w:val="002E3FC9"/>
    <w:rsid w:val="002E4B40"/>
    <w:rsid w:val="002E647F"/>
    <w:rsid w:val="002E7122"/>
    <w:rsid w:val="002E7BFF"/>
    <w:rsid w:val="002F00B2"/>
    <w:rsid w:val="002F1C97"/>
    <w:rsid w:val="002F2C37"/>
    <w:rsid w:val="002F4C28"/>
    <w:rsid w:val="002F4FDA"/>
    <w:rsid w:val="002F6A81"/>
    <w:rsid w:val="002F6EB8"/>
    <w:rsid w:val="003004D5"/>
    <w:rsid w:val="00301963"/>
    <w:rsid w:val="0030244A"/>
    <w:rsid w:val="003028C8"/>
    <w:rsid w:val="003029D7"/>
    <w:rsid w:val="003032FC"/>
    <w:rsid w:val="00303728"/>
    <w:rsid w:val="00307C7B"/>
    <w:rsid w:val="00310487"/>
    <w:rsid w:val="003108B6"/>
    <w:rsid w:val="003128ED"/>
    <w:rsid w:val="0031494E"/>
    <w:rsid w:val="003149ED"/>
    <w:rsid w:val="00314A58"/>
    <w:rsid w:val="00315A60"/>
    <w:rsid w:val="00315B55"/>
    <w:rsid w:val="00315F31"/>
    <w:rsid w:val="0031794A"/>
    <w:rsid w:val="00317BB8"/>
    <w:rsid w:val="00322EFC"/>
    <w:rsid w:val="00325489"/>
    <w:rsid w:val="00326A44"/>
    <w:rsid w:val="00327663"/>
    <w:rsid w:val="00327796"/>
    <w:rsid w:val="003314CA"/>
    <w:rsid w:val="00332BA1"/>
    <w:rsid w:val="0033394E"/>
    <w:rsid w:val="0033665A"/>
    <w:rsid w:val="00336D99"/>
    <w:rsid w:val="003417F7"/>
    <w:rsid w:val="00342640"/>
    <w:rsid w:val="0034368E"/>
    <w:rsid w:val="00344641"/>
    <w:rsid w:val="0034520C"/>
    <w:rsid w:val="00345E2B"/>
    <w:rsid w:val="00351139"/>
    <w:rsid w:val="0035382A"/>
    <w:rsid w:val="003559F7"/>
    <w:rsid w:val="00356A8B"/>
    <w:rsid w:val="00356B9D"/>
    <w:rsid w:val="00357B11"/>
    <w:rsid w:val="003610C6"/>
    <w:rsid w:val="00361B0C"/>
    <w:rsid w:val="003628A4"/>
    <w:rsid w:val="00370868"/>
    <w:rsid w:val="00370C5D"/>
    <w:rsid w:val="003738D0"/>
    <w:rsid w:val="00375BB0"/>
    <w:rsid w:val="0037620C"/>
    <w:rsid w:val="00376242"/>
    <w:rsid w:val="00376CCC"/>
    <w:rsid w:val="00376F2C"/>
    <w:rsid w:val="00381748"/>
    <w:rsid w:val="003819B7"/>
    <w:rsid w:val="00381BFB"/>
    <w:rsid w:val="003821C8"/>
    <w:rsid w:val="00383B27"/>
    <w:rsid w:val="00384130"/>
    <w:rsid w:val="003865CF"/>
    <w:rsid w:val="0038765D"/>
    <w:rsid w:val="00391212"/>
    <w:rsid w:val="0039222C"/>
    <w:rsid w:val="00392497"/>
    <w:rsid w:val="00393387"/>
    <w:rsid w:val="0039799F"/>
    <w:rsid w:val="003A525D"/>
    <w:rsid w:val="003A663D"/>
    <w:rsid w:val="003B04C6"/>
    <w:rsid w:val="003B104C"/>
    <w:rsid w:val="003B2509"/>
    <w:rsid w:val="003B345E"/>
    <w:rsid w:val="003B52F5"/>
    <w:rsid w:val="003B5AD8"/>
    <w:rsid w:val="003B7F41"/>
    <w:rsid w:val="003C17F7"/>
    <w:rsid w:val="003C28F9"/>
    <w:rsid w:val="003C2EDD"/>
    <w:rsid w:val="003C3E57"/>
    <w:rsid w:val="003C4499"/>
    <w:rsid w:val="003C4ACB"/>
    <w:rsid w:val="003C5867"/>
    <w:rsid w:val="003C6BEF"/>
    <w:rsid w:val="003C71FB"/>
    <w:rsid w:val="003D0654"/>
    <w:rsid w:val="003D0B26"/>
    <w:rsid w:val="003D0DE3"/>
    <w:rsid w:val="003D18FC"/>
    <w:rsid w:val="003D3011"/>
    <w:rsid w:val="003D3912"/>
    <w:rsid w:val="003D79AC"/>
    <w:rsid w:val="003D7D83"/>
    <w:rsid w:val="003D7E32"/>
    <w:rsid w:val="003E0EBC"/>
    <w:rsid w:val="003E0F73"/>
    <w:rsid w:val="003E22FD"/>
    <w:rsid w:val="003E3509"/>
    <w:rsid w:val="003E3FFC"/>
    <w:rsid w:val="003E443E"/>
    <w:rsid w:val="003E53FE"/>
    <w:rsid w:val="003E592B"/>
    <w:rsid w:val="003E5EA5"/>
    <w:rsid w:val="003F40F5"/>
    <w:rsid w:val="003F5679"/>
    <w:rsid w:val="00400AA1"/>
    <w:rsid w:val="00400C69"/>
    <w:rsid w:val="004042FA"/>
    <w:rsid w:val="00404381"/>
    <w:rsid w:val="00405766"/>
    <w:rsid w:val="0040644A"/>
    <w:rsid w:val="004074C1"/>
    <w:rsid w:val="00412B6A"/>
    <w:rsid w:val="004138B4"/>
    <w:rsid w:val="00414EE3"/>
    <w:rsid w:val="00415546"/>
    <w:rsid w:val="00416509"/>
    <w:rsid w:val="00420684"/>
    <w:rsid w:val="00420CC3"/>
    <w:rsid w:val="004219F3"/>
    <w:rsid w:val="00423563"/>
    <w:rsid w:val="004322FC"/>
    <w:rsid w:val="004340D9"/>
    <w:rsid w:val="004413DD"/>
    <w:rsid w:val="00442978"/>
    <w:rsid w:val="00442B4E"/>
    <w:rsid w:val="004443D9"/>
    <w:rsid w:val="00444521"/>
    <w:rsid w:val="004477D4"/>
    <w:rsid w:val="0045333E"/>
    <w:rsid w:val="00453B5E"/>
    <w:rsid w:val="00453F66"/>
    <w:rsid w:val="004563B6"/>
    <w:rsid w:val="004624A1"/>
    <w:rsid w:val="00463310"/>
    <w:rsid w:val="00463AEF"/>
    <w:rsid w:val="0046486D"/>
    <w:rsid w:val="00471B65"/>
    <w:rsid w:val="00471E95"/>
    <w:rsid w:val="00472E2F"/>
    <w:rsid w:val="00474C1C"/>
    <w:rsid w:val="0048011B"/>
    <w:rsid w:val="00480BE5"/>
    <w:rsid w:val="004813B1"/>
    <w:rsid w:val="00483CDB"/>
    <w:rsid w:val="0048409D"/>
    <w:rsid w:val="00487B0A"/>
    <w:rsid w:val="004A0133"/>
    <w:rsid w:val="004A079B"/>
    <w:rsid w:val="004B24AD"/>
    <w:rsid w:val="004B3608"/>
    <w:rsid w:val="004B45CA"/>
    <w:rsid w:val="004B4C94"/>
    <w:rsid w:val="004B5332"/>
    <w:rsid w:val="004B6012"/>
    <w:rsid w:val="004B6C0B"/>
    <w:rsid w:val="004B7F3D"/>
    <w:rsid w:val="004C2415"/>
    <w:rsid w:val="004C2BB7"/>
    <w:rsid w:val="004C33C5"/>
    <w:rsid w:val="004C3527"/>
    <w:rsid w:val="004C686C"/>
    <w:rsid w:val="004D3411"/>
    <w:rsid w:val="004D4983"/>
    <w:rsid w:val="004D4CC1"/>
    <w:rsid w:val="004D56FF"/>
    <w:rsid w:val="004D5CEF"/>
    <w:rsid w:val="004D7495"/>
    <w:rsid w:val="004D7A0A"/>
    <w:rsid w:val="004E1386"/>
    <w:rsid w:val="004E18D8"/>
    <w:rsid w:val="004E27C9"/>
    <w:rsid w:val="004E50B5"/>
    <w:rsid w:val="004E549E"/>
    <w:rsid w:val="004E5776"/>
    <w:rsid w:val="004E5B53"/>
    <w:rsid w:val="004E7A8A"/>
    <w:rsid w:val="004F37BC"/>
    <w:rsid w:val="004F402B"/>
    <w:rsid w:val="004F4676"/>
    <w:rsid w:val="00501A80"/>
    <w:rsid w:val="00501D0C"/>
    <w:rsid w:val="00502640"/>
    <w:rsid w:val="00510244"/>
    <w:rsid w:val="005127FE"/>
    <w:rsid w:val="005143BD"/>
    <w:rsid w:val="0051730F"/>
    <w:rsid w:val="0051780E"/>
    <w:rsid w:val="00517F77"/>
    <w:rsid w:val="00523D2B"/>
    <w:rsid w:val="005245C4"/>
    <w:rsid w:val="00525543"/>
    <w:rsid w:val="00526363"/>
    <w:rsid w:val="00535696"/>
    <w:rsid w:val="00535C39"/>
    <w:rsid w:val="0053646A"/>
    <w:rsid w:val="00537266"/>
    <w:rsid w:val="00537536"/>
    <w:rsid w:val="00537E43"/>
    <w:rsid w:val="00542840"/>
    <w:rsid w:val="005429DC"/>
    <w:rsid w:val="00542DB0"/>
    <w:rsid w:val="0054727E"/>
    <w:rsid w:val="005478DB"/>
    <w:rsid w:val="005479EB"/>
    <w:rsid w:val="005504EB"/>
    <w:rsid w:val="00551B7A"/>
    <w:rsid w:val="00552C4E"/>
    <w:rsid w:val="00552CAE"/>
    <w:rsid w:val="00554B1F"/>
    <w:rsid w:val="0055761B"/>
    <w:rsid w:val="0056005A"/>
    <w:rsid w:val="00560539"/>
    <w:rsid w:val="00560B06"/>
    <w:rsid w:val="00560FA9"/>
    <w:rsid w:val="00561EC8"/>
    <w:rsid w:val="00562916"/>
    <w:rsid w:val="0056368A"/>
    <w:rsid w:val="00571231"/>
    <w:rsid w:val="00571394"/>
    <w:rsid w:val="0057371D"/>
    <w:rsid w:val="00574C5B"/>
    <w:rsid w:val="005766F9"/>
    <w:rsid w:val="005772E2"/>
    <w:rsid w:val="005812A4"/>
    <w:rsid w:val="00581DDC"/>
    <w:rsid w:val="00582991"/>
    <w:rsid w:val="00582DAA"/>
    <w:rsid w:val="00583173"/>
    <w:rsid w:val="00583DAC"/>
    <w:rsid w:val="005863D7"/>
    <w:rsid w:val="00586833"/>
    <w:rsid w:val="00591A62"/>
    <w:rsid w:val="00592475"/>
    <w:rsid w:val="00592D82"/>
    <w:rsid w:val="005939C6"/>
    <w:rsid w:val="00597096"/>
    <w:rsid w:val="00597674"/>
    <w:rsid w:val="005A13A7"/>
    <w:rsid w:val="005A2268"/>
    <w:rsid w:val="005A510A"/>
    <w:rsid w:val="005A705A"/>
    <w:rsid w:val="005A72A8"/>
    <w:rsid w:val="005A775A"/>
    <w:rsid w:val="005B0A39"/>
    <w:rsid w:val="005B0CC4"/>
    <w:rsid w:val="005B2C81"/>
    <w:rsid w:val="005B2CD2"/>
    <w:rsid w:val="005B367B"/>
    <w:rsid w:val="005B462C"/>
    <w:rsid w:val="005B6627"/>
    <w:rsid w:val="005C255B"/>
    <w:rsid w:val="005C2777"/>
    <w:rsid w:val="005C4DB9"/>
    <w:rsid w:val="005C5EB9"/>
    <w:rsid w:val="005C7390"/>
    <w:rsid w:val="005C7F88"/>
    <w:rsid w:val="005D189F"/>
    <w:rsid w:val="005D3198"/>
    <w:rsid w:val="005D49A7"/>
    <w:rsid w:val="005D5E49"/>
    <w:rsid w:val="005D6AAC"/>
    <w:rsid w:val="005E1F1B"/>
    <w:rsid w:val="005E26E9"/>
    <w:rsid w:val="005F1404"/>
    <w:rsid w:val="005F39E5"/>
    <w:rsid w:val="005F4309"/>
    <w:rsid w:val="005F5009"/>
    <w:rsid w:val="005F55B6"/>
    <w:rsid w:val="005F5AED"/>
    <w:rsid w:val="006069D7"/>
    <w:rsid w:val="006126D8"/>
    <w:rsid w:val="00613171"/>
    <w:rsid w:val="00613C36"/>
    <w:rsid w:val="00617E29"/>
    <w:rsid w:val="00620853"/>
    <w:rsid w:val="00620F2C"/>
    <w:rsid w:val="00625EC2"/>
    <w:rsid w:val="006264A8"/>
    <w:rsid w:val="00630E17"/>
    <w:rsid w:val="00631F7C"/>
    <w:rsid w:val="00633BEF"/>
    <w:rsid w:val="00636729"/>
    <w:rsid w:val="00640EA2"/>
    <w:rsid w:val="00641BBE"/>
    <w:rsid w:val="00641C37"/>
    <w:rsid w:val="00643A07"/>
    <w:rsid w:val="00645B5B"/>
    <w:rsid w:val="00647810"/>
    <w:rsid w:val="006478AB"/>
    <w:rsid w:val="006502DF"/>
    <w:rsid w:val="00652050"/>
    <w:rsid w:val="00653D05"/>
    <w:rsid w:val="00656025"/>
    <w:rsid w:val="00656DC4"/>
    <w:rsid w:val="00657672"/>
    <w:rsid w:val="00660107"/>
    <w:rsid w:val="00660110"/>
    <w:rsid w:val="00663C95"/>
    <w:rsid w:val="00665583"/>
    <w:rsid w:val="006655A3"/>
    <w:rsid w:val="006657FB"/>
    <w:rsid w:val="00680667"/>
    <w:rsid w:val="00680896"/>
    <w:rsid w:val="0068420B"/>
    <w:rsid w:val="00684F6A"/>
    <w:rsid w:val="0068663F"/>
    <w:rsid w:val="00687731"/>
    <w:rsid w:val="00690879"/>
    <w:rsid w:val="00692834"/>
    <w:rsid w:val="00696A14"/>
    <w:rsid w:val="00697641"/>
    <w:rsid w:val="00697B40"/>
    <w:rsid w:val="006A10F6"/>
    <w:rsid w:val="006B0862"/>
    <w:rsid w:val="006B1EE4"/>
    <w:rsid w:val="006B3701"/>
    <w:rsid w:val="006B4ECD"/>
    <w:rsid w:val="006B6B18"/>
    <w:rsid w:val="006B755E"/>
    <w:rsid w:val="006C014D"/>
    <w:rsid w:val="006C046D"/>
    <w:rsid w:val="006C6847"/>
    <w:rsid w:val="006C6A3F"/>
    <w:rsid w:val="006C6DDC"/>
    <w:rsid w:val="006C6E9F"/>
    <w:rsid w:val="006C72E6"/>
    <w:rsid w:val="006D24F1"/>
    <w:rsid w:val="006D2F31"/>
    <w:rsid w:val="006D3157"/>
    <w:rsid w:val="006D37B0"/>
    <w:rsid w:val="006D4151"/>
    <w:rsid w:val="006D50B5"/>
    <w:rsid w:val="006D5EE5"/>
    <w:rsid w:val="006D6342"/>
    <w:rsid w:val="006E2A7B"/>
    <w:rsid w:val="006E3D23"/>
    <w:rsid w:val="006E512E"/>
    <w:rsid w:val="006E7479"/>
    <w:rsid w:val="006F05D4"/>
    <w:rsid w:val="006F1930"/>
    <w:rsid w:val="006F1DC4"/>
    <w:rsid w:val="006F2520"/>
    <w:rsid w:val="006F6653"/>
    <w:rsid w:val="006F68F1"/>
    <w:rsid w:val="006F7C6B"/>
    <w:rsid w:val="00700996"/>
    <w:rsid w:val="00703D2A"/>
    <w:rsid w:val="00703E76"/>
    <w:rsid w:val="00705291"/>
    <w:rsid w:val="00706305"/>
    <w:rsid w:val="00710E5A"/>
    <w:rsid w:val="00710F28"/>
    <w:rsid w:val="00721197"/>
    <w:rsid w:val="00721C26"/>
    <w:rsid w:val="00724B7F"/>
    <w:rsid w:val="0072739B"/>
    <w:rsid w:val="00730936"/>
    <w:rsid w:val="00731A13"/>
    <w:rsid w:val="0073241D"/>
    <w:rsid w:val="00735663"/>
    <w:rsid w:val="00735B2B"/>
    <w:rsid w:val="0073685C"/>
    <w:rsid w:val="007373D3"/>
    <w:rsid w:val="00737668"/>
    <w:rsid w:val="0074303A"/>
    <w:rsid w:val="00743A9B"/>
    <w:rsid w:val="00744B6D"/>
    <w:rsid w:val="007461CB"/>
    <w:rsid w:val="00746FB0"/>
    <w:rsid w:val="0075011B"/>
    <w:rsid w:val="00750C95"/>
    <w:rsid w:val="007524D9"/>
    <w:rsid w:val="00752F1E"/>
    <w:rsid w:val="00754701"/>
    <w:rsid w:val="00757154"/>
    <w:rsid w:val="00757ACC"/>
    <w:rsid w:val="0076089B"/>
    <w:rsid w:val="00760CA2"/>
    <w:rsid w:val="00763157"/>
    <w:rsid w:val="00763E1B"/>
    <w:rsid w:val="007655BC"/>
    <w:rsid w:val="0077428E"/>
    <w:rsid w:val="00775B49"/>
    <w:rsid w:val="00780E7E"/>
    <w:rsid w:val="007817B1"/>
    <w:rsid w:val="00781A4F"/>
    <w:rsid w:val="00781CB7"/>
    <w:rsid w:val="00786E15"/>
    <w:rsid w:val="00791087"/>
    <w:rsid w:val="007927E4"/>
    <w:rsid w:val="007948E7"/>
    <w:rsid w:val="007969E9"/>
    <w:rsid w:val="00797EFA"/>
    <w:rsid w:val="007A01CF"/>
    <w:rsid w:val="007A085B"/>
    <w:rsid w:val="007A21A3"/>
    <w:rsid w:val="007A2724"/>
    <w:rsid w:val="007A32FA"/>
    <w:rsid w:val="007A34FF"/>
    <w:rsid w:val="007A4B52"/>
    <w:rsid w:val="007A4DF9"/>
    <w:rsid w:val="007A6F10"/>
    <w:rsid w:val="007A7062"/>
    <w:rsid w:val="007B0A68"/>
    <w:rsid w:val="007B2AC0"/>
    <w:rsid w:val="007B580A"/>
    <w:rsid w:val="007B67C3"/>
    <w:rsid w:val="007C0602"/>
    <w:rsid w:val="007C249E"/>
    <w:rsid w:val="007C2844"/>
    <w:rsid w:val="007C307C"/>
    <w:rsid w:val="007C355F"/>
    <w:rsid w:val="007C4FEE"/>
    <w:rsid w:val="007C702C"/>
    <w:rsid w:val="007C7591"/>
    <w:rsid w:val="007C77C1"/>
    <w:rsid w:val="007D0930"/>
    <w:rsid w:val="007D12BE"/>
    <w:rsid w:val="007D1573"/>
    <w:rsid w:val="007D1BEA"/>
    <w:rsid w:val="007D227C"/>
    <w:rsid w:val="007D2605"/>
    <w:rsid w:val="007D2DFF"/>
    <w:rsid w:val="007D35CF"/>
    <w:rsid w:val="007D7170"/>
    <w:rsid w:val="007E015A"/>
    <w:rsid w:val="007E3C7B"/>
    <w:rsid w:val="007F0A08"/>
    <w:rsid w:val="007F1C3E"/>
    <w:rsid w:val="007F2710"/>
    <w:rsid w:val="007F2BA0"/>
    <w:rsid w:val="007F388F"/>
    <w:rsid w:val="007F4EDE"/>
    <w:rsid w:val="007F6C7A"/>
    <w:rsid w:val="00800E92"/>
    <w:rsid w:val="00801DB7"/>
    <w:rsid w:val="008027EE"/>
    <w:rsid w:val="00804C60"/>
    <w:rsid w:val="0080687A"/>
    <w:rsid w:val="00806F78"/>
    <w:rsid w:val="008103A5"/>
    <w:rsid w:val="008116D0"/>
    <w:rsid w:val="008155C7"/>
    <w:rsid w:val="0081602C"/>
    <w:rsid w:val="00816865"/>
    <w:rsid w:val="00817561"/>
    <w:rsid w:val="00820641"/>
    <w:rsid w:val="00821412"/>
    <w:rsid w:val="00822891"/>
    <w:rsid w:val="0082438F"/>
    <w:rsid w:val="00824DE7"/>
    <w:rsid w:val="00825639"/>
    <w:rsid w:val="00825A6E"/>
    <w:rsid w:val="00826CDA"/>
    <w:rsid w:val="00826CFA"/>
    <w:rsid w:val="00827CD6"/>
    <w:rsid w:val="008362A9"/>
    <w:rsid w:val="008416AD"/>
    <w:rsid w:val="0084227D"/>
    <w:rsid w:val="00844D6C"/>
    <w:rsid w:val="008467A0"/>
    <w:rsid w:val="0085203E"/>
    <w:rsid w:val="00853754"/>
    <w:rsid w:val="00856E4C"/>
    <w:rsid w:val="00860663"/>
    <w:rsid w:val="00861145"/>
    <w:rsid w:val="008638DF"/>
    <w:rsid w:val="00863E66"/>
    <w:rsid w:val="00865921"/>
    <w:rsid w:val="008662EB"/>
    <w:rsid w:val="00866CAB"/>
    <w:rsid w:val="00870275"/>
    <w:rsid w:val="008737DE"/>
    <w:rsid w:val="00873C37"/>
    <w:rsid w:val="00876DC5"/>
    <w:rsid w:val="00885B41"/>
    <w:rsid w:val="00887B38"/>
    <w:rsid w:val="0089057D"/>
    <w:rsid w:val="00891657"/>
    <w:rsid w:val="00895575"/>
    <w:rsid w:val="00896FD9"/>
    <w:rsid w:val="00897662"/>
    <w:rsid w:val="008A0B26"/>
    <w:rsid w:val="008A1529"/>
    <w:rsid w:val="008A2A24"/>
    <w:rsid w:val="008A52D5"/>
    <w:rsid w:val="008A7B60"/>
    <w:rsid w:val="008A7B66"/>
    <w:rsid w:val="008B17B6"/>
    <w:rsid w:val="008B2086"/>
    <w:rsid w:val="008B27D4"/>
    <w:rsid w:val="008B2ADE"/>
    <w:rsid w:val="008B2E5D"/>
    <w:rsid w:val="008B4E7F"/>
    <w:rsid w:val="008C21A7"/>
    <w:rsid w:val="008C2857"/>
    <w:rsid w:val="008C5E65"/>
    <w:rsid w:val="008D14DF"/>
    <w:rsid w:val="008D4CC4"/>
    <w:rsid w:val="008D53E6"/>
    <w:rsid w:val="008D5880"/>
    <w:rsid w:val="008D7AEA"/>
    <w:rsid w:val="008E066C"/>
    <w:rsid w:val="008E1343"/>
    <w:rsid w:val="008E1428"/>
    <w:rsid w:val="008E1974"/>
    <w:rsid w:val="008E2A15"/>
    <w:rsid w:val="008E49E3"/>
    <w:rsid w:val="008E4C67"/>
    <w:rsid w:val="008E4E69"/>
    <w:rsid w:val="008E61CA"/>
    <w:rsid w:val="008E6980"/>
    <w:rsid w:val="008F2C28"/>
    <w:rsid w:val="008F45DC"/>
    <w:rsid w:val="008F4F7E"/>
    <w:rsid w:val="008F5056"/>
    <w:rsid w:val="008F6A17"/>
    <w:rsid w:val="00900E23"/>
    <w:rsid w:val="00901077"/>
    <w:rsid w:val="00901A55"/>
    <w:rsid w:val="0090214D"/>
    <w:rsid w:val="0090728C"/>
    <w:rsid w:val="009078AA"/>
    <w:rsid w:val="009101CD"/>
    <w:rsid w:val="009102DC"/>
    <w:rsid w:val="009105D1"/>
    <w:rsid w:val="009115CF"/>
    <w:rsid w:val="009115FA"/>
    <w:rsid w:val="009133F6"/>
    <w:rsid w:val="009135D7"/>
    <w:rsid w:val="009160EF"/>
    <w:rsid w:val="00916A8B"/>
    <w:rsid w:val="00916AF9"/>
    <w:rsid w:val="009176CE"/>
    <w:rsid w:val="009211F0"/>
    <w:rsid w:val="009224D9"/>
    <w:rsid w:val="0092287E"/>
    <w:rsid w:val="00930BC1"/>
    <w:rsid w:val="0093110D"/>
    <w:rsid w:val="00931329"/>
    <w:rsid w:val="00932E72"/>
    <w:rsid w:val="00937555"/>
    <w:rsid w:val="009402DF"/>
    <w:rsid w:val="0094183F"/>
    <w:rsid w:val="00941DBA"/>
    <w:rsid w:val="0094380B"/>
    <w:rsid w:val="00950F54"/>
    <w:rsid w:val="00952697"/>
    <w:rsid w:val="0095317F"/>
    <w:rsid w:val="00955983"/>
    <w:rsid w:val="00957D70"/>
    <w:rsid w:val="00957FA3"/>
    <w:rsid w:val="00960115"/>
    <w:rsid w:val="0096058B"/>
    <w:rsid w:val="00962FD8"/>
    <w:rsid w:val="00963CCE"/>
    <w:rsid w:val="00964B85"/>
    <w:rsid w:val="00970C98"/>
    <w:rsid w:val="0097226A"/>
    <w:rsid w:val="009744C0"/>
    <w:rsid w:val="009764BF"/>
    <w:rsid w:val="00977A7B"/>
    <w:rsid w:val="00980D13"/>
    <w:rsid w:val="009813E1"/>
    <w:rsid w:val="0098526A"/>
    <w:rsid w:val="009854E1"/>
    <w:rsid w:val="0098752F"/>
    <w:rsid w:val="009876CA"/>
    <w:rsid w:val="009927E3"/>
    <w:rsid w:val="0099288F"/>
    <w:rsid w:val="009969DB"/>
    <w:rsid w:val="00996F76"/>
    <w:rsid w:val="009979F7"/>
    <w:rsid w:val="00997D19"/>
    <w:rsid w:val="009A1689"/>
    <w:rsid w:val="009A56F0"/>
    <w:rsid w:val="009B0DD5"/>
    <w:rsid w:val="009B1BDB"/>
    <w:rsid w:val="009B2CA8"/>
    <w:rsid w:val="009B53FD"/>
    <w:rsid w:val="009D1A07"/>
    <w:rsid w:val="009D2574"/>
    <w:rsid w:val="009D4BF7"/>
    <w:rsid w:val="009E285A"/>
    <w:rsid w:val="009E48BA"/>
    <w:rsid w:val="009E617F"/>
    <w:rsid w:val="009E6864"/>
    <w:rsid w:val="009E710D"/>
    <w:rsid w:val="009F0C25"/>
    <w:rsid w:val="009F1628"/>
    <w:rsid w:val="009F1EC8"/>
    <w:rsid w:val="009F2D01"/>
    <w:rsid w:val="009F30E7"/>
    <w:rsid w:val="009F784A"/>
    <w:rsid w:val="00A0139E"/>
    <w:rsid w:val="00A05B31"/>
    <w:rsid w:val="00A10E34"/>
    <w:rsid w:val="00A14F65"/>
    <w:rsid w:val="00A1777F"/>
    <w:rsid w:val="00A17B9B"/>
    <w:rsid w:val="00A21173"/>
    <w:rsid w:val="00A238AA"/>
    <w:rsid w:val="00A241B3"/>
    <w:rsid w:val="00A24F59"/>
    <w:rsid w:val="00A25874"/>
    <w:rsid w:val="00A25AD5"/>
    <w:rsid w:val="00A3205B"/>
    <w:rsid w:val="00A33360"/>
    <w:rsid w:val="00A344AB"/>
    <w:rsid w:val="00A35F28"/>
    <w:rsid w:val="00A36D77"/>
    <w:rsid w:val="00A401E6"/>
    <w:rsid w:val="00A45D55"/>
    <w:rsid w:val="00A461A3"/>
    <w:rsid w:val="00A4635D"/>
    <w:rsid w:val="00A465E1"/>
    <w:rsid w:val="00A5037B"/>
    <w:rsid w:val="00A5205E"/>
    <w:rsid w:val="00A534CD"/>
    <w:rsid w:val="00A535C2"/>
    <w:rsid w:val="00A56A91"/>
    <w:rsid w:val="00A60637"/>
    <w:rsid w:val="00A6193A"/>
    <w:rsid w:val="00A628E4"/>
    <w:rsid w:val="00A64630"/>
    <w:rsid w:val="00A66838"/>
    <w:rsid w:val="00A7050B"/>
    <w:rsid w:val="00A70B81"/>
    <w:rsid w:val="00A71081"/>
    <w:rsid w:val="00A71BB2"/>
    <w:rsid w:val="00A7217A"/>
    <w:rsid w:val="00A725B4"/>
    <w:rsid w:val="00A7689A"/>
    <w:rsid w:val="00A83DD4"/>
    <w:rsid w:val="00A84BF2"/>
    <w:rsid w:val="00A84E5C"/>
    <w:rsid w:val="00A86E19"/>
    <w:rsid w:val="00A8704D"/>
    <w:rsid w:val="00A92B61"/>
    <w:rsid w:val="00A92D49"/>
    <w:rsid w:val="00A933ED"/>
    <w:rsid w:val="00A93E3C"/>
    <w:rsid w:val="00AA0343"/>
    <w:rsid w:val="00AA0983"/>
    <w:rsid w:val="00AA29A7"/>
    <w:rsid w:val="00AA5CD3"/>
    <w:rsid w:val="00AA6F52"/>
    <w:rsid w:val="00AA73DC"/>
    <w:rsid w:val="00AB0F14"/>
    <w:rsid w:val="00AB11AD"/>
    <w:rsid w:val="00AB12B2"/>
    <w:rsid w:val="00AB714B"/>
    <w:rsid w:val="00AC1553"/>
    <w:rsid w:val="00AC337B"/>
    <w:rsid w:val="00AD22B1"/>
    <w:rsid w:val="00AD6E2B"/>
    <w:rsid w:val="00AD77AA"/>
    <w:rsid w:val="00AE0BA1"/>
    <w:rsid w:val="00AE0E87"/>
    <w:rsid w:val="00AE1521"/>
    <w:rsid w:val="00AE3DA4"/>
    <w:rsid w:val="00AF20C4"/>
    <w:rsid w:val="00AF442F"/>
    <w:rsid w:val="00AF6123"/>
    <w:rsid w:val="00AF6F89"/>
    <w:rsid w:val="00AF7761"/>
    <w:rsid w:val="00B03367"/>
    <w:rsid w:val="00B03944"/>
    <w:rsid w:val="00B061F6"/>
    <w:rsid w:val="00B11ABB"/>
    <w:rsid w:val="00B11D62"/>
    <w:rsid w:val="00B1215A"/>
    <w:rsid w:val="00B12797"/>
    <w:rsid w:val="00B13119"/>
    <w:rsid w:val="00B14922"/>
    <w:rsid w:val="00B21D4B"/>
    <w:rsid w:val="00B2398E"/>
    <w:rsid w:val="00B3029E"/>
    <w:rsid w:val="00B32E8E"/>
    <w:rsid w:val="00B33B18"/>
    <w:rsid w:val="00B34A4B"/>
    <w:rsid w:val="00B3568A"/>
    <w:rsid w:val="00B363F4"/>
    <w:rsid w:val="00B37C12"/>
    <w:rsid w:val="00B40887"/>
    <w:rsid w:val="00B4324D"/>
    <w:rsid w:val="00B45A73"/>
    <w:rsid w:val="00B45EA4"/>
    <w:rsid w:val="00B46E9F"/>
    <w:rsid w:val="00B47046"/>
    <w:rsid w:val="00B471AE"/>
    <w:rsid w:val="00B47C71"/>
    <w:rsid w:val="00B47FD2"/>
    <w:rsid w:val="00B51514"/>
    <w:rsid w:val="00B540BF"/>
    <w:rsid w:val="00B547D7"/>
    <w:rsid w:val="00B558AD"/>
    <w:rsid w:val="00B56B69"/>
    <w:rsid w:val="00B62F48"/>
    <w:rsid w:val="00B63E5F"/>
    <w:rsid w:val="00B6549B"/>
    <w:rsid w:val="00B67844"/>
    <w:rsid w:val="00B7423D"/>
    <w:rsid w:val="00B7600A"/>
    <w:rsid w:val="00B762CB"/>
    <w:rsid w:val="00B76B42"/>
    <w:rsid w:val="00B77EFA"/>
    <w:rsid w:val="00B840AA"/>
    <w:rsid w:val="00B841F7"/>
    <w:rsid w:val="00B84E4F"/>
    <w:rsid w:val="00B864E5"/>
    <w:rsid w:val="00B86EF3"/>
    <w:rsid w:val="00B87C8A"/>
    <w:rsid w:val="00B90767"/>
    <w:rsid w:val="00B921C2"/>
    <w:rsid w:val="00B927A7"/>
    <w:rsid w:val="00B948A8"/>
    <w:rsid w:val="00B96980"/>
    <w:rsid w:val="00BA1455"/>
    <w:rsid w:val="00BA1C80"/>
    <w:rsid w:val="00BA3A72"/>
    <w:rsid w:val="00BA4374"/>
    <w:rsid w:val="00BA4EB2"/>
    <w:rsid w:val="00BB4EE1"/>
    <w:rsid w:val="00BB56B6"/>
    <w:rsid w:val="00BB56BD"/>
    <w:rsid w:val="00BB6D15"/>
    <w:rsid w:val="00BC3913"/>
    <w:rsid w:val="00BC3B06"/>
    <w:rsid w:val="00BC5953"/>
    <w:rsid w:val="00BC7980"/>
    <w:rsid w:val="00BD1382"/>
    <w:rsid w:val="00BD1392"/>
    <w:rsid w:val="00BD4019"/>
    <w:rsid w:val="00BD4BD3"/>
    <w:rsid w:val="00BD5129"/>
    <w:rsid w:val="00BD6E7A"/>
    <w:rsid w:val="00BE142F"/>
    <w:rsid w:val="00BE4048"/>
    <w:rsid w:val="00BE49C3"/>
    <w:rsid w:val="00BE5490"/>
    <w:rsid w:val="00BE6616"/>
    <w:rsid w:val="00BE6710"/>
    <w:rsid w:val="00BE6CF2"/>
    <w:rsid w:val="00BF2D25"/>
    <w:rsid w:val="00BF44C4"/>
    <w:rsid w:val="00BF4D3D"/>
    <w:rsid w:val="00BF53E3"/>
    <w:rsid w:val="00BF554B"/>
    <w:rsid w:val="00BF5842"/>
    <w:rsid w:val="00BF6A73"/>
    <w:rsid w:val="00BF7327"/>
    <w:rsid w:val="00BF7EAC"/>
    <w:rsid w:val="00C0257C"/>
    <w:rsid w:val="00C0355C"/>
    <w:rsid w:val="00C05014"/>
    <w:rsid w:val="00C0531C"/>
    <w:rsid w:val="00C141D1"/>
    <w:rsid w:val="00C16837"/>
    <w:rsid w:val="00C17128"/>
    <w:rsid w:val="00C174A9"/>
    <w:rsid w:val="00C201F0"/>
    <w:rsid w:val="00C2198F"/>
    <w:rsid w:val="00C22925"/>
    <w:rsid w:val="00C2545E"/>
    <w:rsid w:val="00C25E49"/>
    <w:rsid w:val="00C25FD7"/>
    <w:rsid w:val="00C3146B"/>
    <w:rsid w:val="00C332C8"/>
    <w:rsid w:val="00C34BCE"/>
    <w:rsid w:val="00C35BD4"/>
    <w:rsid w:val="00C377A2"/>
    <w:rsid w:val="00C37E3E"/>
    <w:rsid w:val="00C43822"/>
    <w:rsid w:val="00C45786"/>
    <w:rsid w:val="00C45D7E"/>
    <w:rsid w:val="00C46E4B"/>
    <w:rsid w:val="00C50A80"/>
    <w:rsid w:val="00C51A6E"/>
    <w:rsid w:val="00C521E6"/>
    <w:rsid w:val="00C5322D"/>
    <w:rsid w:val="00C534A4"/>
    <w:rsid w:val="00C53819"/>
    <w:rsid w:val="00C53972"/>
    <w:rsid w:val="00C55255"/>
    <w:rsid w:val="00C55C1B"/>
    <w:rsid w:val="00C567B8"/>
    <w:rsid w:val="00C56CCD"/>
    <w:rsid w:val="00C57C6C"/>
    <w:rsid w:val="00C62570"/>
    <w:rsid w:val="00C65B1D"/>
    <w:rsid w:val="00C71714"/>
    <w:rsid w:val="00C71B7A"/>
    <w:rsid w:val="00C7207B"/>
    <w:rsid w:val="00C734AD"/>
    <w:rsid w:val="00C73F56"/>
    <w:rsid w:val="00C7461E"/>
    <w:rsid w:val="00C7474B"/>
    <w:rsid w:val="00C7613F"/>
    <w:rsid w:val="00C7750B"/>
    <w:rsid w:val="00C80727"/>
    <w:rsid w:val="00C849B5"/>
    <w:rsid w:val="00C86CEE"/>
    <w:rsid w:val="00C8715E"/>
    <w:rsid w:val="00C90D2D"/>
    <w:rsid w:val="00C93C50"/>
    <w:rsid w:val="00C9428B"/>
    <w:rsid w:val="00C95124"/>
    <w:rsid w:val="00C959C9"/>
    <w:rsid w:val="00CA0408"/>
    <w:rsid w:val="00CA1ADA"/>
    <w:rsid w:val="00CA45B6"/>
    <w:rsid w:val="00CA6D09"/>
    <w:rsid w:val="00CA7D20"/>
    <w:rsid w:val="00CB0B14"/>
    <w:rsid w:val="00CB1D13"/>
    <w:rsid w:val="00CB2477"/>
    <w:rsid w:val="00CB31A5"/>
    <w:rsid w:val="00CB3B43"/>
    <w:rsid w:val="00CB3F26"/>
    <w:rsid w:val="00CB5B84"/>
    <w:rsid w:val="00CC0A9B"/>
    <w:rsid w:val="00CC2CC3"/>
    <w:rsid w:val="00CC3376"/>
    <w:rsid w:val="00CC3628"/>
    <w:rsid w:val="00CC3BD4"/>
    <w:rsid w:val="00CC7363"/>
    <w:rsid w:val="00CD21CF"/>
    <w:rsid w:val="00CD28D2"/>
    <w:rsid w:val="00CD3132"/>
    <w:rsid w:val="00CD32AE"/>
    <w:rsid w:val="00CD5AF6"/>
    <w:rsid w:val="00CD6985"/>
    <w:rsid w:val="00CE01C2"/>
    <w:rsid w:val="00CE18FE"/>
    <w:rsid w:val="00CE28BF"/>
    <w:rsid w:val="00CE3307"/>
    <w:rsid w:val="00CE3682"/>
    <w:rsid w:val="00CE5005"/>
    <w:rsid w:val="00CE5E9B"/>
    <w:rsid w:val="00CF3168"/>
    <w:rsid w:val="00CF4441"/>
    <w:rsid w:val="00CF499C"/>
    <w:rsid w:val="00D00AD0"/>
    <w:rsid w:val="00D01585"/>
    <w:rsid w:val="00D01BD6"/>
    <w:rsid w:val="00D0293E"/>
    <w:rsid w:val="00D03DED"/>
    <w:rsid w:val="00D04055"/>
    <w:rsid w:val="00D04DC3"/>
    <w:rsid w:val="00D053E9"/>
    <w:rsid w:val="00D06B83"/>
    <w:rsid w:val="00D13941"/>
    <w:rsid w:val="00D16C17"/>
    <w:rsid w:val="00D16EE0"/>
    <w:rsid w:val="00D22CE0"/>
    <w:rsid w:val="00D23533"/>
    <w:rsid w:val="00D23A3B"/>
    <w:rsid w:val="00D23F14"/>
    <w:rsid w:val="00D244C5"/>
    <w:rsid w:val="00D2456E"/>
    <w:rsid w:val="00D2665B"/>
    <w:rsid w:val="00D26C1C"/>
    <w:rsid w:val="00D274D1"/>
    <w:rsid w:val="00D31614"/>
    <w:rsid w:val="00D31EBD"/>
    <w:rsid w:val="00D330FC"/>
    <w:rsid w:val="00D34EB4"/>
    <w:rsid w:val="00D352F4"/>
    <w:rsid w:val="00D353F2"/>
    <w:rsid w:val="00D35CBB"/>
    <w:rsid w:val="00D40729"/>
    <w:rsid w:val="00D40AE4"/>
    <w:rsid w:val="00D42328"/>
    <w:rsid w:val="00D4509B"/>
    <w:rsid w:val="00D520F7"/>
    <w:rsid w:val="00D528CC"/>
    <w:rsid w:val="00D5361F"/>
    <w:rsid w:val="00D54E30"/>
    <w:rsid w:val="00D56DA6"/>
    <w:rsid w:val="00D57EA8"/>
    <w:rsid w:val="00D60B57"/>
    <w:rsid w:val="00D614B9"/>
    <w:rsid w:val="00D6193F"/>
    <w:rsid w:val="00D64302"/>
    <w:rsid w:val="00D6672B"/>
    <w:rsid w:val="00D677A4"/>
    <w:rsid w:val="00D71A00"/>
    <w:rsid w:val="00D76143"/>
    <w:rsid w:val="00D80445"/>
    <w:rsid w:val="00D81815"/>
    <w:rsid w:val="00D8216E"/>
    <w:rsid w:val="00D839E4"/>
    <w:rsid w:val="00D84108"/>
    <w:rsid w:val="00D8629A"/>
    <w:rsid w:val="00D87ED0"/>
    <w:rsid w:val="00D9266E"/>
    <w:rsid w:val="00D955F8"/>
    <w:rsid w:val="00D95983"/>
    <w:rsid w:val="00DA0D7C"/>
    <w:rsid w:val="00DA2367"/>
    <w:rsid w:val="00DB2BCC"/>
    <w:rsid w:val="00DB517D"/>
    <w:rsid w:val="00DB7823"/>
    <w:rsid w:val="00DC08DD"/>
    <w:rsid w:val="00DC1A26"/>
    <w:rsid w:val="00DC4888"/>
    <w:rsid w:val="00DD0139"/>
    <w:rsid w:val="00DD054B"/>
    <w:rsid w:val="00DD0FDC"/>
    <w:rsid w:val="00DD13A5"/>
    <w:rsid w:val="00DD1A59"/>
    <w:rsid w:val="00DD387D"/>
    <w:rsid w:val="00DD475C"/>
    <w:rsid w:val="00DD6EA5"/>
    <w:rsid w:val="00DD75B0"/>
    <w:rsid w:val="00DD7D17"/>
    <w:rsid w:val="00DE13CA"/>
    <w:rsid w:val="00DE2C69"/>
    <w:rsid w:val="00DE3DB5"/>
    <w:rsid w:val="00DE6B0A"/>
    <w:rsid w:val="00DE7B8C"/>
    <w:rsid w:val="00DF1485"/>
    <w:rsid w:val="00DF35E9"/>
    <w:rsid w:val="00DF5BA8"/>
    <w:rsid w:val="00DF729E"/>
    <w:rsid w:val="00DF735C"/>
    <w:rsid w:val="00E00A34"/>
    <w:rsid w:val="00E00C5B"/>
    <w:rsid w:val="00E070C3"/>
    <w:rsid w:val="00E07977"/>
    <w:rsid w:val="00E10F22"/>
    <w:rsid w:val="00E1204A"/>
    <w:rsid w:val="00E15049"/>
    <w:rsid w:val="00E15190"/>
    <w:rsid w:val="00E168CD"/>
    <w:rsid w:val="00E201B2"/>
    <w:rsid w:val="00E221DE"/>
    <w:rsid w:val="00E228A5"/>
    <w:rsid w:val="00E22B35"/>
    <w:rsid w:val="00E22FBD"/>
    <w:rsid w:val="00E23BEA"/>
    <w:rsid w:val="00E25847"/>
    <w:rsid w:val="00E2584C"/>
    <w:rsid w:val="00E25C89"/>
    <w:rsid w:val="00E2631E"/>
    <w:rsid w:val="00E26600"/>
    <w:rsid w:val="00E2768C"/>
    <w:rsid w:val="00E3440D"/>
    <w:rsid w:val="00E34BCB"/>
    <w:rsid w:val="00E3660B"/>
    <w:rsid w:val="00E405D7"/>
    <w:rsid w:val="00E418A6"/>
    <w:rsid w:val="00E41B9B"/>
    <w:rsid w:val="00E4266B"/>
    <w:rsid w:val="00E4278E"/>
    <w:rsid w:val="00E44831"/>
    <w:rsid w:val="00E451DF"/>
    <w:rsid w:val="00E50B61"/>
    <w:rsid w:val="00E513BA"/>
    <w:rsid w:val="00E52564"/>
    <w:rsid w:val="00E52C4E"/>
    <w:rsid w:val="00E54E9C"/>
    <w:rsid w:val="00E55706"/>
    <w:rsid w:val="00E62138"/>
    <w:rsid w:val="00E6465D"/>
    <w:rsid w:val="00E655EF"/>
    <w:rsid w:val="00E66019"/>
    <w:rsid w:val="00E6765D"/>
    <w:rsid w:val="00E67672"/>
    <w:rsid w:val="00E715B8"/>
    <w:rsid w:val="00E71612"/>
    <w:rsid w:val="00E732E9"/>
    <w:rsid w:val="00E742FA"/>
    <w:rsid w:val="00E74A64"/>
    <w:rsid w:val="00E74BEC"/>
    <w:rsid w:val="00E74D3B"/>
    <w:rsid w:val="00E75014"/>
    <w:rsid w:val="00E82E19"/>
    <w:rsid w:val="00E85408"/>
    <w:rsid w:val="00E85B84"/>
    <w:rsid w:val="00E8799B"/>
    <w:rsid w:val="00E90259"/>
    <w:rsid w:val="00E9262F"/>
    <w:rsid w:val="00E9447D"/>
    <w:rsid w:val="00E94F7B"/>
    <w:rsid w:val="00E955C2"/>
    <w:rsid w:val="00E95D35"/>
    <w:rsid w:val="00E95E06"/>
    <w:rsid w:val="00EA0A0A"/>
    <w:rsid w:val="00EA0E6F"/>
    <w:rsid w:val="00EA69BA"/>
    <w:rsid w:val="00EA71A7"/>
    <w:rsid w:val="00EB0BF2"/>
    <w:rsid w:val="00EB2A81"/>
    <w:rsid w:val="00EB3B02"/>
    <w:rsid w:val="00EB4797"/>
    <w:rsid w:val="00EB484D"/>
    <w:rsid w:val="00EB51E6"/>
    <w:rsid w:val="00EB6CDB"/>
    <w:rsid w:val="00EC1424"/>
    <w:rsid w:val="00EC431C"/>
    <w:rsid w:val="00EC439C"/>
    <w:rsid w:val="00EC5F96"/>
    <w:rsid w:val="00ED226B"/>
    <w:rsid w:val="00ED4B7B"/>
    <w:rsid w:val="00ED508F"/>
    <w:rsid w:val="00ED6FF4"/>
    <w:rsid w:val="00EE0865"/>
    <w:rsid w:val="00EE0A78"/>
    <w:rsid w:val="00EE19A9"/>
    <w:rsid w:val="00EE3FB7"/>
    <w:rsid w:val="00EE4918"/>
    <w:rsid w:val="00EE7182"/>
    <w:rsid w:val="00EF1BED"/>
    <w:rsid w:val="00EF1FB2"/>
    <w:rsid w:val="00EF2C07"/>
    <w:rsid w:val="00EF4617"/>
    <w:rsid w:val="00EF5F53"/>
    <w:rsid w:val="00F00018"/>
    <w:rsid w:val="00F027A4"/>
    <w:rsid w:val="00F0649C"/>
    <w:rsid w:val="00F11B74"/>
    <w:rsid w:val="00F12ECD"/>
    <w:rsid w:val="00F13ADD"/>
    <w:rsid w:val="00F2169F"/>
    <w:rsid w:val="00F21918"/>
    <w:rsid w:val="00F33531"/>
    <w:rsid w:val="00F41366"/>
    <w:rsid w:val="00F414DD"/>
    <w:rsid w:val="00F429E5"/>
    <w:rsid w:val="00F516D2"/>
    <w:rsid w:val="00F529A5"/>
    <w:rsid w:val="00F52E5D"/>
    <w:rsid w:val="00F55451"/>
    <w:rsid w:val="00F558C4"/>
    <w:rsid w:val="00F57B68"/>
    <w:rsid w:val="00F610EF"/>
    <w:rsid w:val="00F648A4"/>
    <w:rsid w:val="00F64916"/>
    <w:rsid w:val="00F65FEF"/>
    <w:rsid w:val="00F661EE"/>
    <w:rsid w:val="00F70160"/>
    <w:rsid w:val="00F7420D"/>
    <w:rsid w:val="00F7536B"/>
    <w:rsid w:val="00F7540B"/>
    <w:rsid w:val="00F75511"/>
    <w:rsid w:val="00F80CF5"/>
    <w:rsid w:val="00F819DD"/>
    <w:rsid w:val="00F81A6D"/>
    <w:rsid w:val="00F82CE2"/>
    <w:rsid w:val="00F8676D"/>
    <w:rsid w:val="00F86910"/>
    <w:rsid w:val="00F870BE"/>
    <w:rsid w:val="00F873F9"/>
    <w:rsid w:val="00F90338"/>
    <w:rsid w:val="00F97338"/>
    <w:rsid w:val="00F97C0D"/>
    <w:rsid w:val="00FA0633"/>
    <w:rsid w:val="00FA25EB"/>
    <w:rsid w:val="00FA3C98"/>
    <w:rsid w:val="00FA43A4"/>
    <w:rsid w:val="00FA6C54"/>
    <w:rsid w:val="00FB0ADC"/>
    <w:rsid w:val="00FB2B36"/>
    <w:rsid w:val="00FB43E2"/>
    <w:rsid w:val="00FB6AB8"/>
    <w:rsid w:val="00FC2875"/>
    <w:rsid w:val="00FC32E3"/>
    <w:rsid w:val="00FC3746"/>
    <w:rsid w:val="00FC3B5E"/>
    <w:rsid w:val="00FC532E"/>
    <w:rsid w:val="00FC5711"/>
    <w:rsid w:val="00FC605E"/>
    <w:rsid w:val="00FC79F3"/>
    <w:rsid w:val="00FD022F"/>
    <w:rsid w:val="00FD2450"/>
    <w:rsid w:val="00FD2599"/>
    <w:rsid w:val="00FD53D1"/>
    <w:rsid w:val="00FD61E5"/>
    <w:rsid w:val="00FD6906"/>
    <w:rsid w:val="00FE0CF1"/>
    <w:rsid w:val="00FE3106"/>
    <w:rsid w:val="00FE4C13"/>
    <w:rsid w:val="00FE7060"/>
    <w:rsid w:val="00FF0EC9"/>
    <w:rsid w:val="00FF1701"/>
    <w:rsid w:val="00FF5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C19A1C6"/>
  <w15:docId w15:val="{3272DB23-D728-470A-9995-5DA9385F1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6">
    <w:name w:val="Normal"/>
    <w:qFormat/>
    <w:rsid w:val="00BE5490"/>
    <w:pPr>
      <w:widowControl w:val="0"/>
      <w:wordWrap w:val="0"/>
      <w:autoSpaceDE w:val="0"/>
      <w:autoSpaceDN w:val="0"/>
      <w:spacing w:line="264" w:lineRule="auto"/>
      <w:jc w:val="both"/>
    </w:pPr>
    <w:rPr>
      <w:rFonts w:ascii="Arial" w:hAnsi="Arial"/>
      <w:noProof/>
      <w:lang w:val="en-GB"/>
    </w:rPr>
  </w:style>
  <w:style w:type="paragraph" w:styleId="13">
    <w:name w:val="heading 1"/>
    <w:aliases w:val="[KSDT] 조항 1,h1"/>
    <w:basedOn w:val="a6"/>
    <w:next w:val="a6"/>
    <w:qFormat/>
    <w:rsid w:val="00510244"/>
    <w:pPr>
      <w:numPr>
        <w:numId w:val="1"/>
      </w:numPr>
      <w:tabs>
        <w:tab w:val="left" w:pos="300"/>
      </w:tabs>
      <w:outlineLvl w:val="0"/>
    </w:pPr>
    <w:rPr>
      <w:rFonts w:eastAsia="돋움"/>
      <w:b/>
      <w:sz w:val="24"/>
      <w:lang w:val="de-DE" w:eastAsia="ja-JP"/>
    </w:rPr>
  </w:style>
  <w:style w:type="paragraph" w:styleId="24">
    <w:name w:val="heading 2"/>
    <w:aliases w:val="[KSDT] 조항 1.1,표지 회색 심볼,h2"/>
    <w:basedOn w:val="13"/>
    <w:next w:val="a6"/>
    <w:link w:val="2Char"/>
    <w:qFormat/>
    <w:rsid w:val="00FF1701"/>
    <w:pPr>
      <w:numPr>
        <w:ilvl w:val="1"/>
      </w:numPr>
      <w:tabs>
        <w:tab w:val="clear" w:pos="300"/>
        <w:tab w:val="left" w:pos="500"/>
      </w:tabs>
      <w:outlineLvl w:val="1"/>
    </w:pPr>
    <w:rPr>
      <w:sz w:val="20"/>
    </w:rPr>
  </w:style>
  <w:style w:type="paragraph" w:styleId="34">
    <w:name w:val="heading 3"/>
    <w:aliases w:val="[KSDT] 조항 1.1.1,h3"/>
    <w:basedOn w:val="13"/>
    <w:next w:val="a6"/>
    <w:link w:val="3Char"/>
    <w:qFormat/>
    <w:rsid w:val="00275283"/>
    <w:pPr>
      <w:numPr>
        <w:ilvl w:val="2"/>
      </w:numPr>
      <w:tabs>
        <w:tab w:val="clear" w:pos="300"/>
        <w:tab w:val="left" w:pos="660"/>
      </w:tabs>
      <w:adjustRightInd w:val="0"/>
      <w:outlineLvl w:val="2"/>
    </w:pPr>
    <w:rPr>
      <w:sz w:val="20"/>
    </w:rPr>
  </w:style>
  <w:style w:type="paragraph" w:styleId="44">
    <w:name w:val="heading 4"/>
    <w:aliases w:val="[KSDT] 조항 1.1.1.1,h4"/>
    <w:basedOn w:val="34"/>
    <w:next w:val="a6"/>
    <w:link w:val="4Char"/>
    <w:qFormat/>
    <w:rsid w:val="00275283"/>
    <w:pPr>
      <w:numPr>
        <w:ilvl w:val="3"/>
      </w:numPr>
      <w:tabs>
        <w:tab w:val="left" w:pos="860"/>
      </w:tabs>
      <w:outlineLvl w:val="3"/>
    </w:pPr>
  </w:style>
  <w:style w:type="paragraph" w:styleId="5">
    <w:name w:val="heading 5"/>
    <w:aliases w:val="[KSDT] 조항 1.1.1.1.1,h5"/>
    <w:basedOn w:val="44"/>
    <w:next w:val="a6"/>
    <w:qFormat/>
    <w:rsid w:val="00FF1701"/>
    <w:pPr>
      <w:numPr>
        <w:ilvl w:val="4"/>
      </w:numPr>
      <w:tabs>
        <w:tab w:val="clear" w:pos="0"/>
        <w:tab w:val="left" w:pos="1100"/>
      </w:tabs>
      <w:outlineLvl w:val="4"/>
    </w:pPr>
  </w:style>
  <w:style w:type="paragraph" w:styleId="6">
    <w:name w:val="heading 6"/>
    <w:aliases w:val="[KSDT] 조항 1.1.1.1.1.1,h6"/>
    <w:basedOn w:val="5"/>
    <w:next w:val="a6"/>
    <w:qFormat/>
    <w:rsid w:val="00FF1701"/>
    <w:pPr>
      <w:numPr>
        <w:ilvl w:val="5"/>
      </w:numPr>
      <w:tabs>
        <w:tab w:val="clear" w:pos="0"/>
        <w:tab w:val="clear" w:pos="1100"/>
        <w:tab w:val="left" w:pos="1300"/>
      </w:tabs>
      <w:outlineLvl w:val="5"/>
    </w:pPr>
  </w:style>
  <w:style w:type="paragraph" w:styleId="9">
    <w:name w:val="heading 9"/>
    <w:basedOn w:val="a6"/>
    <w:next w:val="a6"/>
    <w:link w:val="9Char"/>
    <w:qFormat/>
    <w:rsid w:val="00391212"/>
    <w:pPr>
      <w:keepNext/>
      <w:spacing w:line="240" w:lineRule="auto"/>
      <w:ind w:leftChars="900" w:left="900" w:hangingChars="200" w:hanging="2000"/>
      <w:outlineLvl w:val="8"/>
    </w:p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paragraph" w:customStyle="1" w:styleId="KSDTKS">
    <w:name w:val="[KSDT] 표지 KS"/>
    <w:basedOn w:val="13"/>
    <w:next w:val="a6"/>
    <w:rsid w:val="00781CB7"/>
    <w:pPr>
      <w:spacing w:before="120" w:line="166" w:lineRule="auto"/>
    </w:pPr>
    <w:rPr>
      <w:rFonts w:eastAsia="바탕" w:cs="바탕"/>
      <w:b w:val="0"/>
      <w:bCs/>
      <w:color w:val="C0C0C0"/>
      <w:w w:val="95"/>
      <w:sz w:val="90"/>
    </w:rPr>
  </w:style>
  <w:style w:type="paragraph" w:customStyle="1" w:styleId="KSDT">
    <w:name w:val="[KSDT] 표지 상단 규격번호"/>
    <w:basedOn w:val="a6"/>
    <w:next w:val="a6"/>
    <w:rsid w:val="00697B40"/>
    <w:pPr>
      <w:spacing w:before="226" w:line="185" w:lineRule="auto"/>
      <w:ind w:right="822"/>
      <w:jc w:val="right"/>
    </w:pPr>
    <w:rPr>
      <w:rFonts w:cs="바탕"/>
      <w:color w:val="000000"/>
      <w:spacing w:val="-21"/>
      <w:sz w:val="32"/>
    </w:rPr>
  </w:style>
  <w:style w:type="paragraph" w:customStyle="1" w:styleId="KSDTKS0">
    <w:name w:val="[KSDT] 표지 KS 로고"/>
    <w:basedOn w:val="a6"/>
    <w:next w:val="a6"/>
    <w:rsid w:val="007A7062"/>
    <w:pPr>
      <w:spacing w:before="56"/>
      <w:ind w:rightChars="412" w:right="824"/>
      <w:jc w:val="right"/>
    </w:pPr>
    <w:rPr>
      <w:rFonts w:ascii="돋움" w:cs="바탕"/>
      <w:color w:val="000000"/>
      <w:sz w:val="62"/>
    </w:rPr>
  </w:style>
  <w:style w:type="paragraph" w:customStyle="1" w:styleId="KSDT0">
    <w:name w:val="[KSDT] 표지 규격서 제목"/>
    <w:basedOn w:val="a6"/>
    <w:next w:val="a6"/>
    <w:rsid w:val="007D227C"/>
    <w:pPr>
      <w:spacing w:before="56"/>
      <w:ind w:rightChars="412" w:right="824"/>
      <w:jc w:val="right"/>
    </w:pPr>
    <w:rPr>
      <w:rFonts w:ascii="돋움" w:eastAsia="돋움" w:cs="바탕"/>
      <w:b/>
      <w:bCs/>
      <w:color w:val="000000"/>
      <w:w w:val="60"/>
      <w:sz w:val="64"/>
    </w:rPr>
  </w:style>
  <w:style w:type="paragraph" w:customStyle="1" w:styleId="KSDT2">
    <w:name w:val="[KSDT] 표지 중간 규격 번호"/>
    <w:basedOn w:val="a6"/>
    <w:next w:val="a6"/>
    <w:link w:val="KSDTChar"/>
    <w:rsid w:val="006E512E"/>
    <w:pPr>
      <w:ind w:right="51"/>
      <w:jc w:val="center"/>
    </w:pPr>
    <w:rPr>
      <w:rFonts w:cs="바탕"/>
      <w:color w:val="000000"/>
      <w:spacing w:val="-21"/>
      <w:sz w:val="44"/>
    </w:rPr>
  </w:style>
  <w:style w:type="character" w:customStyle="1" w:styleId="KSDTChar">
    <w:name w:val="[KSDT] 표지 중간 규격 번호 Char"/>
    <w:basedOn w:val="a7"/>
    <w:link w:val="KSDT2"/>
    <w:rsid w:val="00DD387D"/>
    <w:rPr>
      <w:rFonts w:ascii="Arial" w:eastAsia="바탕" w:hAnsi="Arial" w:cs="바탕"/>
      <w:color w:val="000000"/>
      <w:spacing w:val="-21"/>
      <w:sz w:val="44"/>
      <w:lang w:val="en-GB" w:eastAsia="ko-KR" w:bidi="ar-SA"/>
    </w:rPr>
  </w:style>
  <w:style w:type="paragraph" w:customStyle="1" w:styleId="aa">
    <w:name w:val="바탕글"/>
    <w:aliases w:val="줄 간격: 1줄,첫 줄:  15 글자,오른쪽 2 글자"/>
    <w:link w:val="Char"/>
    <w:rsid w:val="006E512E"/>
    <w:pPr>
      <w:widowControl w:val="0"/>
      <w:wordWrap w:val="0"/>
      <w:autoSpaceDE w:val="0"/>
      <w:autoSpaceDN w:val="0"/>
      <w:adjustRightInd w:val="0"/>
      <w:jc w:val="both"/>
    </w:pPr>
    <w:rPr>
      <w:color w:val="000000"/>
      <w:sz w:val="19"/>
    </w:rPr>
  </w:style>
  <w:style w:type="character" w:customStyle="1" w:styleId="KSDT3">
    <w:name w:val="[KSDT] 표지 발효년"/>
    <w:basedOn w:val="a7"/>
    <w:rsid w:val="00DD387D"/>
    <w:rPr>
      <w:rFonts w:eastAsia="바탕"/>
      <w:color w:val="000000"/>
      <w:spacing w:val="20"/>
      <w:sz w:val="32"/>
    </w:rPr>
  </w:style>
  <w:style w:type="paragraph" w:customStyle="1" w:styleId="KSDT4">
    <w:name w:val="[KSDT] 표지 산업자원부"/>
    <w:basedOn w:val="a6"/>
    <w:next w:val="a6"/>
    <w:rsid w:val="00E41B9B"/>
    <w:pPr>
      <w:spacing w:line="300" w:lineRule="auto"/>
      <w:ind w:right="663"/>
      <w:jc w:val="right"/>
    </w:pPr>
    <w:rPr>
      <w:rFonts w:ascii="바탕" w:cs="바탕"/>
      <w:b/>
      <w:bCs/>
      <w:color w:val="000000"/>
      <w:w w:val="90"/>
      <w:sz w:val="36"/>
    </w:rPr>
  </w:style>
  <w:style w:type="paragraph" w:customStyle="1" w:styleId="KSDT5">
    <w:name w:val="[KSDT] 표지 기술표준원"/>
    <w:basedOn w:val="a6"/>
    <w:next w:val="a6"/>
    <w:rsid w:val="00731A13"/>
    <w:pPr>
      <w:spacing w:line="300" w:lineRule="auto"/>
      <w:ind w:right="663"/>
      <w:jc w:val="right"/>
    </w:pPr>
    <w:rPr>
      <w:rFonts w:ascii="바탕" w:cs="바탕"/>
      <w:b/>
      <w:bCs/>
      <w:color w:val="000000"/>
      <w:w w:val="90"/>
      <w:sz w:val="48"/>
    </w:rPr>
  </w:style>
  <w:style w:type="paragraph" w:customStyle="1" w:styleId="KSDT6">
    <w:name w:val="[KSDT] 표지 제개정일"/>
    <w:basedOn w:val="a6"/>
    <w:next w:val="a6"/>
    <w:rsid w:val="007D227C"/>
    <w:pPr>
      <w:spacing w:line="300" w:lineRule="auto"/>
      <w:ind w:leftChars="2720" w:left="2720" w:right="663"/>
      <w:jc w:val="right"/>
    </w:pPr>
    <w:rPr>
      <w:rFonts w:eastAsia="돋움" w:cs="바탕"/>
      <w:b/>
      <w:bCs/>
      <w:color w:val="000000"/>
      <w:spacing w:val="9"/>
      <w:sz w:val="24"/>
    </w:rPr>
  </w:style>
  <w:style w:type="paragraph" w:customStyle="1" w:styleId="KSDT7">
    <w:name w:val="[KSDT] 표지 홈페이지 주소"/>
    <w:basedOn w:val="a6"/>
    <w:next w:val="a6"/>
    <w:rsid w:val="005504EB"/>
    <w:pPr>
      <w:spacing w:line="276" w:lineRule="auto"/>
      <w:ind w:right="663"/>
      <w:jc w:val="right"/>
    </w:pPr>
    <w:rPr>
      <w:rFonts w:ascii="Times New Roman" w:hAnsi="Times New Roman" w:cs="바탕"/>
      <w:b/>
      <w:bCs/>
      <w:color w:val="000000"/>
      <w:spacing w:val="9"/>
      <w:sz w:val="24"/>
    </w:rPr>
  </w:style>
  <w:style w:type="paragraph" w:customStyle="1" w:styleId="KSDT8">
    <w:name w:val="[KSDT] 본문 인용규격 번호"/>
    <w:basedOn w:val="a6"/>
    <w:next w:val="a6"/>
    <w:link w:val="KSDTChar0"/>
    <w:rsid w:val="00996F76"/>
    <w:pPr>
      <w:spacing w:after="100"/>
    </w:pPr>
    <w:rPr>
      <w:rFonts w:cs="바탕"/>
      <w:b/>
      <w:bCs/>
      <w:color w:val="000000"/>
      <w:kern w:val="2"/>
    </w:rPr>
  </w:style>
  <w:style w:type="character" w:customStyle="1" w:styleId="KSDTChar0">
    <w:name w:val="[KSDT] 본문 인용규격 번호 Char"/>
    <w:basedOn w:val="a7"/>
    <w:link w:val="KSDT8"/>
    <w:rsid w:val="00996F76"/>
    <w:rPr>
      <w:rFonts w:ascii="Arial" w:eastAsia="돋움" w:hAnsi="Arial" w:cs="바탕"/>
      <w:b/>
      <w:bCs/>
      <w:color w:val="000000"/>
      <w:kern w:val="2"/>
      <w:lang w:val="en-GB" w:eastAsia="ko-KR" w:bidi="ar-SA"/>
    </w:rPr>
  </w:style>
  <w:style w:type="character" w:customStyle="1" w:styleId="KSDT9">
    <w:name w:val="[KSDT] 머리글 규격번호"/>
    <w:basedOn w:val="a7"/>
    <w:rsid w:val="00817561"/>
    <w:rPr>
      <w:rFonts w:eastAsia="바탕"/>
      <w:color w:val="000000"/>
      <w:kern w:val="2"/>
      <w:sz w:val="22"/>
    </w:rPr>
  </w:style>
  <w:style w:type="paragraph" w:customStyle="1" w:styleId="KSDTb">
    <w:name w:val="[KSDT] 표지 심의부회 제목"/>
    <w:basedOn w:val="a6"/>
    <w:next w:val="a6"/>
    <w:link w:val="KSDTChar1"/>
    <w:rsid w:val="00315F31"/>
    <w:pPr>
      <w:spacing w:line="320" w:lineRule="exact"/>
      <w:jc w:val="center"/>
    </w:pPr>
    <w:rPr>
      <w:rFonts w:cs="바탕"/>
      <w:b/>
      <w:bCs/>
      <w:kern w:val="2"/>
    </w:rPr>
  </w:style>
  <w:style w:type="character" w:customStyle="1" w:styleId="KSDTChar1">
    <w:name w:val="[KSDT] 표지 심의부회 제목 Char"/>
    <w:basedOn w:val="a7"/>
    <w:link w:val="KSDTb"/>
    <w:rsid w:val="00A5205E"/>
    <w:rPr>
      <w:rFonts w:ascii="Arial" w:eastAsia="바탕" w:hAnsi="Arial" w:cs="바탕"/>
      <w:b/>
      <w:bCs/>
      <w:kern w:val="2"/>
      <w:lang w:val="en-GB" w:eastAsia="ko-KR" w:bidi="ar-SA"/>
    </w:rPr>
  </w:style>
  <w:style w:type="paragraph" w:customStyle="1" w:styleId="KSDTc">
    <w:name w:val="[KSDT] 표지 심의부회 내용"/>
    <w:basedOn w:val="a6"/>
    <w:next w:val="a6"/>
    <w:rsid w:val="00315F31"/>
    <w:pPr>
      <w:spacing w:line="320" w:lineRule="exact"/>
      <w:ind w:firstLine="720"/>
    </w:pPr>
    <w:rPr>
      <w:rFonts w:cs="바탕"/>
      <w:kern w:val="2"/>
    </w:rPr>
  </w:style>
  <w:style w:type="paragraph" w:customStyle="1" w:styleId="KSDTd">
    <w:name w:val="[KSDT] 본문 인용규격 제목"/>
    <w:basedOn w:val="KSDT8"/>
    <w:next w:val="a6"/>
    <w:link w:val="KSDTChar2"/>
    <w:rsid w:val="00996F76"/>
    <w:rPr>
      <w:b w:val="0"/>
      <w:bCs w:val="0"/>
    </w:rPr>
  </w:style>
  <w:style w:type="character" w:customStyle="1" w:styleId="KSDTChar2">
    <w:name w:val="[KSDT] 본문 인용규격 제목 Char"/>
    <w:basedOn w:val="KSDTChar0"/>
    <w:link w:val="KSDTd"/>
    <w:rsid w:val="00996F76"/>
    <w:rPr>
      <w:rFonts w:ascii="Arial" w:eastAsia="돋움" w:hAnsi="Arial" w:cs="바탕"/>
      <w:b/>
      <w:bCs/>
      <w:color w:val="000000"/>
      <w:kern w:val="2"/>
      <w:lang w:val="en-GB" w:eastAsia="ko-KR" w:bidi="ar-SA"/>
    </w:rPr>
  </w:style>
  <w:style w:type="paragraph" w:customStyle="1" w:styleId="KSDTe">
    <w:name w:val="[KSDT] 표지 표준열람"/>
    <w:basedOn w:val="a6"/>
    <w:next w:val="a6"/>
    <w:rsid w:val="007D227C"/>
    <w:pPr>
      <w:spacing w:line="320" w:lineRule="exact"/>
      <w:ind w:leftChars="450" w:left="900"/>
      <w:jc w:val="center"/>
    </w:pPr>
    <w:rPr>
      <w:rFonts w:cs="바탕"/>
      <w:color w:val="000000"/>
      <w:kern w:val="2"/>
    </w:rPr>
  </w:style>
  <w:style w:type="paragraph" w:customStyle="1" w:styleId="KSDTf">
    <w:name w:val="[KSDT] 표지 구분선"/>
    <w:basedOn w:val="a6"/>
    <w:next w:val="a6"/>
    <w:rsid w:val="00B47C71"/>
    <w:pPr>
      <w:spacing w:line="312" w:lineRule="auto"/>
      <w:jc w:val="center"/>
    </w:pPr>
    <w:rPr>
      <w:rFonts w:cs="바탕"/>
      <w:kern w:val="2"/>
    </w:rPr>
  </w:style>
  <w:style w:type="paragraph" w:customStyle="1" w:styleId="KSDTf0">
    <w:name w:val="[KSDT] 표지 기사란 내용"/>
    <w:basedOn w:val="a6"/>
    <w:next w:val="a6"/>
    <w:rsid w:val="00C534A4"/>
    <w:pPr>
      <w:spacing w:line="312" w:lineRule="auto"/>
      <w:ind w:leftChars="677" w:left="1354"/>
    </w:pPr>
    <w:rPr>
      <w:rFonts w:cs="바탕"/>
      <w:kern w:val="2"/>
      <w:sz w:val="18"/>
    </w:rPr>
  </w:style>
  <w:style w:type="paragraph" w:customStyle="1" w:styleId="KSDTf1">
    <w:name w:val="[KSDT] 표지 기사란 하단"/>
    <w:basedOn w:val="a6"/>
    <w:next w:val="a6"/>
    <w:rsid w:val="00C534A4"/>
    <w:pPr>
      <w:spacing w:line="312" w:lineRule="auto"/>
      <w:ind w:leftChars="550" w:left="1100" w:rightChars="526" w:right="1052" w:firstLineChars="1" w:firstLine="2"/>
    </w:pPr>
    <w:rPr>
      <w:rFonts w:ascii="돋움" w:cs="바탕"/>
      <w:color w:val="000000"/>
      <w:sz w:val="18"/>
    </w:rPr>
  </w:style>
  <w:style w:type="paragraph" w:customStyle="1" w:styleId="KSDTf2">
    <w:name w:val="[KSDT] 바닥글 페이지 번호"/>
    <w:basedOn w:val="a6"/>
    <w:next w:val="a6"/>
    <w:rsid w:val="00D04DC3"/>
    <w:pPr>
      <w:jc w:val="right"/>
    </w:pPr>
    <w:rPr>
      <w:rFonts w:ascii="Arial Black" w:hAnsi="Arial Black" w:cs="바탕"/>
      <w:color w:val="000000"/>
      <w:kern w:val="2"/>
      <w:sz w:val="22"/>
    </w:rPr>
  </w:style>
  <w:style w:type="paragraph" w:customStyle="1" w:styleId="KSDTf3">
    <w:name w:val="[KSDT] 목차 타이틀"/>
    <w:basedOn w:val="a6"/>
    <w:next w:val="a6"/>
    <w:rsid w:val="007D227C"/>
    <w:pPr>
      <w:jc w:val="center"/>
    </w:pPr>
    <w:rPr>
      <w:rFonts w:ascii="돋움" w:eastAsia="돋움" w:cs="바탕"/>
      <w:b/>
      <w:bCs/>
      <w:color w:val="000000"/>
      <w:sz w:val="28"/>
    </w:rPr>
  </w:style>
  <w:style w:type="paragraph" w:customStyle="1" w:styleId="KSDT11">
    <w:name w:val="[KSDT] 목차 항목 1"/>
    <w:basedOn w:val="a6"/>
    <w:next w:val="a6"/>
    <w:rsid w:val="004E50B5"/>
    <w:pPr>
      <w:spacing w:after="180"/>
      <w:jc w:val="distribute"/>
    </w:pPr>
    <w:rPr>
      <w:rFonts w:cs="바탕"/>
    </w:rPr>
  </w:style>
  <w:style w:type="paragraph" w:customStyle="1" w:styleId="KSDTf4">
    <w:name w:val="[KSDT] 문서 제목"/>
    <w:basedOn w:val="a6"/>
    <w:next w:val="a6"/>
    <w:rsid w:val="007D227C"/>
    <w:pPr>
      <w:jc w:val="center"/>
    </w:pPr>
    <w:rPr>
      <w:rFonts w:eastAsia="돋움" w:cs="바탕"/>
      <w:b/>
      <w:bCs/>
      <w:color w:val="000000"/>
      <w:sz w:val="32"/>
    </w:rPr>
  </w:style>
  <w:style w:type="paragraph" w:customStyle="1" w:styleId="KSDTf5">
    <w:name w:val="[KSDT] 본문 규격번호"/>
    <w:basedOn w:val="a6"/>
    <w:next w:val="a6"/>
    <w:rsid w:val="007D227C"/>
    <w:pPr>
      <w:jc w:val="right"/>
    </w:pPr>
    <w:rPr>
      <w:rFonts w:eastAsia="돋움" w:cs="바탕"/>
      <w:b/>
      <w:bCs/>
      <w:sz w:val="28"/>
    </w:rPr>
  </w:style>
  <w:style w:type="paragraph" w:customStyle="1" w:styleId="KSDTf6">
    <w:name w:val="[KSDT] 본문 한국산업규격"/>
    <w:basedOn w:val="a6"/>
    <w:next w:val="a6"/>
    <w:rsid w:val="007D227C"/>
    <w:pPr>
      <w:jc w:val="center"/>
    </w:pPr>
    <w:rPr>
      <w:rFonts w:eastAsia="돋움" w:cs="바탕"/>
      <w:b/>
      <w:bCs/>
      <w:sz w:val="28"/>
    </w:rPr>
  </w:style>
  <w:style w:type="paragraph" w:customStyle="1" w:styleId="KSDTf7">
    <w:name w:val="[KSDT] 본문 규격서 제목 한글"/>
    <w:basedOn w:val="a6"/>
    <w:link w:val="KSDTChar3"/>
    <w:rsid w:val="007D227C"/>
    <w:pPr>
      <w:jc w:val="center"/>
    </w:pPr>
    <w:rPr>
      <w:rFonts w:eastAsia="돋움" w:cs="바탕"/>
      <w:b/>
      <w:bCs/>
      <w:color w:val="000000"/>
      <w:w w:val="90"/>
      <w:sz w:val="40"/>
    </w:rPr>
  </w:style>
  <w:style w:type="character" w:customStyle="1" w:styleId="KSDTChar3">
    <w:name w:val="[KSDT] 본문 규격서 제목 한글 Char"/>
    <w:basedOn w:val="a7"/>
    <w:link w:val="KSDTf7"/>
    <w:rsid w:val="007D227C"/>
    <w:rPr>
      <w:rFonts w:eastAsia="돋움" w:cs="바탕"/>
      <w:b/>
      <w:bCs/>
      <w:color w:val="000000"/>
      <w:w w:val="90"/>
      <w:sz w:val="40"/>
      <w:lang w:val="en-GB" w:eastAsia="ko-KR" w:bidi="ar-SA"/>
    </w:rPr>
  </w:style>
  <w:style w:type="paragraph" w:customStyle="1" w:styleId="KSDTf8">
    <w:name w:val="[KSDT] 본문 규격서 제목 영어"/>
    <w:basedOn w:val="a6"/>
    <w:next w:val="a6"/>
    <w:rsid w:val="00797EFA"/>
    <w:pPr>
      <w:spacing w:line="360" w:lineRule="auto"/>
      <w:ind w:left="187" w:hanging="187"/>
      <w:jc w:val="center"/>
    </w:pPr>
    <w:rPr>
      <w:rFonts w:eastAsia="한컴돋움" w:cs="바탕"/>
      <w:color w:val="000000"/>
      <w:kern w:val="2"/>
      <w:sz w:val="24"/>
    </w:rPr>
  </w:style>
  <w:style w:type="paragraph" w:customStyle="1" w:styleId="KSDTA1">
    <w:name w:val="[KSDT] A.1"/>
    <w:basedOn w:val="24"/>
    <w:next w:val="a6"/>
    <w:qFormat/>
    <w:rsid w:val="00E15190"/>
    <w:pPr>
      <w:numPr>
        <w:numId w:val="4"/>
      </w:numPr>
      <w:tabs>
        <w:tab w:val="clear" w:pos="500"/>
      </w:tabs>
    </w:pPr>
    <w:rPr>
      <w:sz w:val="24"/>
    </w:rPr>
  </w:style>
  <w:style w:type="paragraph" w:customStyle="1" w:styleId="KSDTA11">
    <w:name w:val="[KSDT] A.1.1"/>
    <w:basedOn w:val="34"/>
    <w:next w:val="a6"/>
    <w:qFormat/>
    <w:rsid w:val="00203EE2"/>
    <w:pPr>
      <w:numPr>
        <w:numId w:val="4"/>
      </w:numPr>
      <w:tabs>
        <w:tab w:val="clear" w:pos="0"/>
        <w:tab w:val="num" w:pos="700"/>
      </w:tabs>
    </w:pPr>
  </w:style>
  <w:style w:type="paragraph" w:customStyle="1" w:styleId="KSDTA111">
    <w:name w:val="[KSDT] A.1.1.1"/>
    <w:basedOn w:val="44"/>
    <w:next w:val="a6"/>
    <w:qFormat/>
    <w:rsid w:val="00203EE2"/>
    <w:pPr>
      <w:numPr>
        <w:numId w:val="4"/>
      </w:numPr>
      <w:tabs>
        <w:tab w:val="clear" w:pos="0"/>
        <w:tab w:val="num" w:pos="900"/>
      </w:tabs>
    </w:pPr>
  </w:style>
  <w:style w:type="paragraph" w:customStyle="1" w:styleId="KSDTA1111">
    <w:name w:val="[KSDT] A.1.1.1.1"/>
    <w:basedOn w:val="5"/>
    <w:next w:val="a6"/>
    <w:rsid w:val="00203EE2"/>
    <w:pPr>
      <w:numPr>
        <w:numId w:val="4"/>
      </w:numPr>
      <w:tabs>
        <w:tab w:val="clear" w:pos="0"/>
        <w:tab w:val="num" w:pos="1100"/>
      </w:tabs>
    </w:pPr>
  </w:style>
  <w:style w:type="paragraph" w:customStyle="1" w:styleId="KSDTA11111">
    <w:name w:val="[KSDT] A.1.1.1.1.1"/>
    <w:basedOn w:val="6"/>
    <w:next w:val="a6"/>
    <w:rsid w:val="00203EE2"/>
    <w:pPr>
      <w:numPr>
        <w:numId w:val="4"/>
      </w:numPr>
      <w:tabs>
        <w:tab w:val="clear" w:pos="0"/>
      </w:tabs>
    </w:pPr>
  </w:style>
  <w:style w:type="paragraph" w:customStyle="1" w:styleId="KSDT10">
    <w:name w:val="[KSDT] 부속서 1"/>
    <w:basedOn w:val="a6"/>
    <w:next w:val="a6"/>
    <w:rsid w:val="00781CB7"/>
    <w:pPr>
      <w:keepNext/>
      <w:pageBreakBefore/>
      <w:widowControl/>
      <w:numPr>
        <w:numId w:val="3"/>
      </w:numPr>
      <w:spacing w:line="310" w:lineRule="exact"/>
      <w:jc w:val="center"/>
      <w:outlineLvl w:val="0"/>
    </w:pPr>
    <w:rPr>
      <w:rFonts w:eastAsia="돋움"/>
      <w:b/>
      <w:sz w:val="28"/>
      <w:lang w:val="de-DE" w:eastAsia="ja-JP"/>
    </w:rPr>
  </w:style>
  <w:style w:type="paragraph" w:customStyle="1" w:styleId="KSDT1">
    <w:name w:val="[KSDT] 목록 [1]"/>
    <w:basedOn w:val="a6"/>
    <w:next w:val="a6"/>
    <w:rsid w:val="00781CB7"/>
    <w:pPr>
      <w:widowControl/>
      <w:numPr>
        <w:numId w:val="2"/>
      </w:numPr>
      <w:tabs>
        <w:tab w:val="left" w:pos="660"/>
      </w:tabs>
      <w:spacing w:after="240" w:line="230" w:lineRule="atLeast"/>
      <w:ind w:left="0" w:firstLine="0"/>
    </w:pPr>
    <w:rPr>
      <w:lang w:val="de-DE" w:eastAsia="ja-JP"/>
    </w:rPr>
  </w:style>
  <w:style w:type="paragraph" w:styleId="a">
    <w:name w:val="List Bullet"/>
    <w:basedOn w:val="a6"/>
    <w:next w:val="a6"/>
    <w:autoRedefine/>
    <w:rsid w:val="00D23533"/>
    <w:pPr>
      <w:widowControl/>
      <w:numPr>
        <w:numId w:val="8"/>
      </w:numPr>
    </w:pPr>
    <w:rPr>
      <w:lang w:val="de-DE" w:eastAsia="ja-JP"/>
    </w:rPr>
  </w:style>
  <w:style w:type="paragraph" w:styleId="21">
    <w:name w:val="List Bullet 2"/>
    <w:basedOn w:val="a6"/>
    <w:next w:val="a6"/>
    <w:autoRedefine/>
    <w:rsid w:val="00D23533"/>
    <w:pPr>
      <w:widowControl/>
      <w:numPr>
        <w:ilvl w:val="1"/>
        <w:numId w:val="7"/>
      </w:numPr>
    </w:pPr>
    <w:rPr>
      <w:lang w:val="de-DE"/>
    </w:rPr>
  </w:style>
  <w:style w:type="paragraph" w:styleId="32">
    <w:name w:val="List Bullet 3"/>
    <w:basedOn w:val="a6"/>
    <w:next w:val="a6"/>
    <w:autoRedefine/>
    <w:rsid w:val="00D23533"/>
    <w:pPr>
      <w:widowControl/>
      <w:numPr>
        <w:ilvl w:val="2"/>
        <w:numId w:val="6"/>
      </w:numPr>
    </w:pPr>
    <w:rPr>
      <w:lang w:val="de-DE" w:eastAsia="ja-JP"/>
    </w:rPr>
  </w:style>
  <w:style w:type="paragraph" w:styleId="42">
    <w:name w:val="List Bullet 4"/>
    <w:basedOn w:val="a6"/>
    <w:next w:val="a6"/>
    <w:autoRedefine/>
    <w:rsid w:val="00D23533"/>
    <w:pPr>
      <w:widowControl/>
      <w:numPr>
        <w:ilvl w:val="3"/>
        <w:numId w:val="5"/>
      </w:numPr>
    </w:pPr>
    <w:rPr>
      <w:lang w:val="de-DE" w:eastAsia="ja-JP"/>
    </w:rPr>
  </w:style>
  <w:style w:type="paragraph" w:styleId="a5">
    <w:name w:val="List"/>
    <w:basedOn w:val="a6"/>
    <w:next w:val="a6"/>
    <w:rsid w:val="00781CB7"/>
    <w:pPr>
      <w:widowControl/>
      <w:numPr>
        <w:numId w:val="13"/>
      </w:numPr>
    </w:pPr>
    <w:rPr>
      <w:lang w:val="de-DE" w:eastAsia="ja-JP"/>
    </w:rPr>
  </w:style>
  <w:style w:type="paragraph" w:styleId="28">
    <w:name w:val="List 2"/>
    <w:basedOn w:val="a6"/>
    <w:next w:val="a6"/>
    <w:rsid w:val="00781CB7"/>
    <w:pPr>
      <w:widowControl/>
      <w:numPr>
        <w:ilvl w:val="1"/>
        <w:numId w:val="13"/>
      </w:numPr>
    </w:pPr>
    <w:rPr>
      <w:lang w:val="de-DE" w:eastAsia="ja-JP"/>
    </w:rPr>
  </w:style>
  <w:style w:type="paragraph" w:styleId="38">
    <w:name w:val="List 3"/>
    <w:basedOn w:val="a6"/>
    <w:next w:val="a6"/>
    <w:rsid w:val="00781CB7"/>
    <w:pPr>
      <w:widowControl/>
      <w:numPr>
        <w:ilvl w:val="2"/>
        <w:numId w:val="13"/>
      </w:numPr>
    </w:pPr>
    <w:rPr>
      <w:lang w:val="de-DE" w:eastAsia="ja-JP"/>
    </w:rPr>
  </w:style>
  <w:style w:type="paragraph" w:styleId="48">
    <w:name w:val="List 4"/>
    <w:basedOn w:val="a6"/>
    <w:next w:val="a6"/>
    <w:rsid w:val="00781CB7"/>
    <w:pPr>
      <w:widowControl/>
      <w:numPr>
        <w:ilvl w:val="3"/>
        <w:numId w:val="13"/>
      </w:numPr>
    </w:pPr>
    <w:rPr>
      <w:lang w:val="de-DE" w:eastAsia="ja-JP"/>
    </w:rPr>
  </w:style>
  <w:style w:type="paragraph" w:styleId="a4">
    <w:name w:val="List Number"/>
    <w:basedOn w:val="a6"/>
    <w:next w:val="a6"/>
    <w:rsid w:val="00F52E5D"/>
    <w:pPr>
      <w:widowControl/>
      <w:numPr>
        <w:numId w:val="11"/>
      </w:numPr>
    </w:pPr>
    <w:rPr>
      <w:lang w:val="de-DE" w:eastAsia="ja-JP"/>
    </w:rPr>
  </w:style>
  <w:style w:type="paragraph" w:styleId="25">
    <w:name w:val="List Number 2"/>
    <w:basedOn w:val="a6"/>
    <w:next w:val="a6"/>
    <w:rsid w:val="007A6F10"/>
    <w:pPr>
      <w:widowControl/>
      <w:numPr>
        <w:ilvl w:val="1"/>
        <w:numId w:val="11"/>
      </w:numPr>
      <w:tabs>
        <w:tab w:val="left" w:pos="500"/>
      </w:tabs>
    </w:pPr>
    <w:rPr>
      <w:lang w:val="de-DE" w:eastAsia="ja-JP"/>
    </w:rPr>
  </w:style>
  <w:style w:type="paragraph" w:styleId="35">
    <w:name w:val="List Number 3"/>
    <w:basedOn w:val="a6"/>
    <w:next w:val="a6"/>
    <w:rsid w:val="00B948A8"/>
    <w:pPr>
      <w:widowControl/>
      <w:numPr>
        <w:ilvl w:val="2"/>
        <w:numId w:val="11"/>
      </w:numPr>
    </w:pPr>
    <w:rPr>
      <w:lang w:val="de-DE" w:eastAsia="ja-JP"/>
    </w:rPr>
  </w:style>
  <w:style w:type="paragraph" w:styleId="45">
    <w:name w:val="List Number 4"/>
    <w:basedOn w:val="a6"/>
    <w:next w:val="a6"/>
    <w:rsid w:val="00B948A8"/>
    <w:pPr>
      <w:widowControl/>
      <w:numPr>
        <w:ilvl w:val="3"/>
        <w:numId w:val="11"/>
      </w:numPr>
    </w:pPr>
    <w:rPr>
      <w:lang w:val="de-DE" w:eastAsia="ja-JP"/>
    </w:rPr>
  </w:style>
  <w:style w:type="paragraph" w:customStyle="1" w:styleId="a1">
    <w:name w:val="번호매기기 a) 1"/>
    <w:basedOn w:val="a6"/>
    <w:next w:val="a6"/>
    <w:rsid w:val="007A6F10"/>
    <w:pPr>
      <w:numPr>
        <w:ilvl w:val="1"/>
        <w:numId w:val="12"/>
      </w:numPr>
      <w:tabs>
        <w:tab w:val="clear" w:pos="567"/>
        <w:tab w:val="left" w:pos="500"/>
      </w:tabs>
      <w:ind w:leftChars="100" w:left="253" w:hangingChars="153" w:hanging="153"/>
    </w:pPr>
  </w:style>
  <w:style w:type="paragraph" w:customStyle="1" w:styleId="KSDTf9">
    <w:name w:val="[KSDT] 부속서 제목"/>
    <w:basedOn w:val="a6"/>
    <w:next w:val="a6"/>
    <w:qFormat/>
    <w:rsid w:val="007D227C"/>
    <w:pPr>
      <w:jc w:val="center"/>
    </w:pPr>
    <w:rPr>
      <w:rFonts w:eastAsia="돋움" w:cs="바탕"/>
      <w:b/>
      <w:bCs/>
      <w:sz w:val="28"/>
    </w:rPr>
  </w:style>
  <w:style w:type="paragraph" w:customStyle="1" w:styleId="KSDTfa">
    <w:name w:val="[KSDT] 뒷표지 규격번호"/>
    <w:basedOn w:val="a6"/>
    <w:next w:val="a6"/>
    <w:link w:val="KSDTChar4"/>
    <w:rsid w:val="009115FA"/>
    <w:pPr>
      <w:adjustRightInd w:val="0"/>
      <w:spacing w:before="170" w:after="48"/>
      <w:jc w:val="center"/>
    </w:pPr>
    <w:rPr>
      <w:rFonts w:cs="바탕"/>
      <w:spacing w:val="-15"/>
      <w:sz w:val="26"/>
    </w:rPr>
  </w:style>
  <w:style w:type="character" w:customStyle="1" w:styleId="KSDTChar4">
    <w:name w:val="[KSDT] 뒷표지 규격번호 Char"/>
    <w:basedOn w:val="a7"/>
    <w:link w:val="KSDTfa"/>
    <w:rsid w:val="009115FA"/>
    <w:rPr>
      <w:rFonts w:ascii="Arial" w:eastAsia="바탕" w:hAnsi="Arial" w:cs="바탕"/>
      <w:spacing w:val="-15"/>
      <w:sz w:val="26"/>
      <w:lang w:val="en-GB" w:eastAsia="ko-KR" w:bidi="ar-SA"/>
    </w:rPr>
  </w:style>
  <w:style w:type="paragraph" w:customStyle="1" w:styleId="KSDTfb">
    <w:name w:val="[KSDT] 뒷표지 년도"/>
    <w:basedOn w:val="a6"/>
    <w:next w:val="a6"/>
    <w:rsid w:val="009115FA"/>
    <w:pPr>
      <w:spacing w:before="170" w:after="48"/>
      <w:jc w:val="center"/>
    </w:pPr>
    <w:rPr>
      <w:rFonts w:cs="바탕"/>
      <w:position w:val="2"/>
      <w:sz w:val="22"/>
    </w:rPr>
  </w:style>
  <w:style w:type="paragraph" w:customStyle="1" w:styleId="KSDTKS1">
    <w:name w:val="[KSDT] 뒷표지 KS"/>
    <w:basedOn w:val="a6"/>
    <w:next w:val="a6"/>
    <w:rsid w:val="009115FA"/>
    <w:pPr>
      <w:spacing w:before="72" w:line="480" w:lineRule="exact"/>
      <w:ind w:leftChars="89" w:left="178"/>
    </w:pPr>
    <w:rPr>
      <w:rFonts w:cs="바탕"/>
      <w:b/>
      <w:bCs/>
      <w:sz w:val="40"/>
    </w:rPr>
  </w:style>
  <w:style w:type="character" w:customStyle="1" w:styleId="KSDTICS">
    <w:name w:val="[KSDT] 뒷표지 ICS 번호"/>
    <w:basedOn w:val="a7"/>
    <w:rsid w:val="00174BBA"/>
    <w:rPr>
      <w:rFonts w:ascii="Times New Roman" w:eastAsia="바탕" w:hAnsi="Times New Roman"/>
      <w:b/>
      <w:bCs/>
    </w:rPr>
  </w:style>
  <w:style w:type="paragraph" w:customStyle="1" w:styleId="KSDTKATS">
    <w:name w:val="[KSDT] 뒷표지 KATS"/>
    <w:basedOn w:val="a6"/>
    <w:rsid w:val="003E5EA5"/>
    <w:pPr>
      <w:spacing w:line="240" w:lineRule="atLeast"/>
      <w:jc w:val="center"/>
    </w:pPr>
    <w:rPr>
      <w:rFonts w:ascii="Arial Black" w:hAnsi="Arial Black" w:cs="바탕"/>
      <w:color w:val="FFFFFF"/>
      <w:spacing w:val="-10"/>
      <w:sz w:val="28"/>
      <w:szCs w:val="28"/>
    </w:rPr>
  </w:style>
  <w:style w:type="paragraph" w:customStyle="1" w:styleId="KSDTfc">
    <w:name w:val="[KSDT] 뒷표지 영문 규격제목"/>
    <w:basedOn w:val="a6"/>
    <w:next w:val="a6"/>
    <w:rsid w:val="006B6B18"/>
    <w:pPr>
      <w:spacing w:line="480" w:lineRule="exact"/>
      <w:jc w:val="center"/>
    </w:pPr>
    <w:rPr>
      <w:rFonts w:ascii="Arial Narrow" w:eastAsia="한컴돋움" w:hAnsi="Arial Narrow" w:cs="바탕"/>
      <w:b/>
      <w:bCs/>
      <w:sz w:val="36"/>
    </w:rPr>
  </w:style>
  <w:style w:type="paragraph" w:customStyle="1" w:styleId="KSDTfd">
    <w:name w:val="[KSDT] 뒷표지 홈페이지"/>
    <w:basedOn w:val="a6"/>
    <w:next w:val="a6"/>
    <w:rsid w:val="003E5EA5"/>
    <w:pPr>
      <w:spacing w:line="240" w:lineRule="atLeast"/>
      <w:jc w:val="center"/>
    </w:pPr>
    <w:rPr>
      <w:rFonts w:cs="바탕"/>
      <w:color w:val="FFFFFF"/>
      <w:spacing w:val="-10"/>
      <w:sz w:val="24"/>
      <w:szCs w:val="24"/>
    </w:rPr>
  </w:style>
  <w:style w:type="paragraph" w:customStyle="1" w:styleId="29">
    <w:name w:val="제목2"/>
    <w:basedOn w:val="a6"/>
    <w:rsid w:val="00200917"/>
    <w:pPr>
      <w:jc w:val="center"/>
    </w:pPr>
    <w:rPr>
      <w:rFonts w:ascii="돋움" w:hAnsi="Times New Roman"/>
      <w:b/>
      <w:spacing w:val="-4"/>
      <w:kern w:val="2"/>
      <w:sz w:val="28"/>
      <w:lang w:val="en-US"/>
    </w:rPr>
  </w:style>
  <w:style w:type="paragraph" w:customStyle="1" w:styleId="KSDTA">
    <w:name w:val="[KSDT] 부속서 A"/>
    <w:basedOn w:val="a6"/>
    <w:next w:val="a6"/>
    <w:qFormat/>
    <w:rsid w:val="00781CB7"/>
    <w:pPr>
      <w:keepNext/>
      <w:pageBreakBefore/>
      <w:widowControl/>
      <w:numPr>
        <w:numId w:val="4"/>
      </w:numPr>
      <w:jc w:val="center"/>
      <w:outlineLvl w:val="0"/>
    </w:pPr>
    <w:rPr>
      <w:rFonts w:eastAsia="돋움"/>
      <w:b/>
      <w:sz w:val="28"/>
      <w:lang w:val="de-DE" w:eastAsia="ja-JP"/>
    </w:rPr>
  </w:style>
  <w:style w:type="paragraph" w:customStyle="1" w:styleId="KSDTfe">
    <w:name w:val="[KSDT] 수식"/>
    <w:basedOn w:val="a6"/>
    <w:next w:val="a6"/>
    <w:rsid w:val="00781CB7"/>
    <w:pPr>
      <w:widowControl/>
      <w:tabs>
        <w:tab w:val="right" w:pos="9752"/>
      </w:tabs>
      <w:jc w:val="left"/>
    </w:pPr>
    <w:rPr>
      <w:lang w:val="de-DE" w:eastAsia="ja-JP"/>
    </w:rPr>
  </w:style>
  <w:style w:type="paragraph" w:customStyle="1" w:styleId="1">
    <w:name w:val="보기1"/>
    <w:basedOn w:val="a6"/>
    <w:next w:val="a6"/>
    <w:rsid w:val="00523D2B"/>
    <w:pPr>
      <w:numPr>
        <w:numId w:val="9"/>
      </w:numPr>
      <w:tabs>
        <w:tab w:val="clear" w:pos="560"/>
        <w:tab w:val="num" w:pos="600"/>
      </w:tabs>
      <w:adjustRightInd w:val="0"/>
      <w:ind w:left="300" w:hangingChars="300" w:hanging="300"/>
    </w:pPr>
  </w:style>
  <w:style w:type="paragraph" w:customStyle="1" w:styleId="2">
    <w:name w:val="보기2"/>
    <w:basedOn w:val="a6"/>
    <w:next w:val="a6"/>
    <w:rsid w:val="006C6E9F"/>
    <w:pPr>
      <w:numPr>
        <w:ilvl w:val="1"/>
        <w:numId w:val="9"/>
      </w:numPr>
    </w:pPr>
  </w:style>
  <w:style w:type="paragraph" w:customStyle="1" w:styleId="3">
    <w:name w:val="보기3"/>
    <w:basedOn w:val="a6"/>
    <w:next w:val="a6"/>
    <w:rsid w:val="006C6E9F"/>
    <w:pPr>
      <w:numPr>
        <w:ilvl w:val="2"/>
        <w:numId w:val="9"/>
      </w:numPr>
    </w:pPr>
  </w:style>
  <w:style w:type="paragraph" w:customStyle="1" w:styleId="4">
    <w:name w:val="보기4"/>
    <w:basedOn w:val="a6"/>
    <w:next w:val="a6"/>
    <w:rsid w:val="006C6E9F"/>
    <w:pPr>
      <w:numPr>
        <w:ilvl w:val="3"/>
        <w:numId w:val="9"/>
      </w:numPr>
    </w:pPr>
  </w:style>
  <w:style w:type="paragraph" w:customStyle="1" w:styleId="10">
    <w:name w:val="참고1"/>
    <w:basedOn w:val="a6"/>
    <w:rsid w:val="00523D2B"/>
    <w:pPr>
      <w:numPr>
        <w:numId w:val="16"/>
      </w:numPr>
      <w:tabs>
        <w:tab w:val="clear" w:pos="560"/>
        <w:tab w:val="left" w:pos="600"/>
      </w:tabs>
      <w:ind w:left="300" w:hangingChars="300" w:hanging="300"/>
    </w:pPr>
  </w:style>
  <w:style w:type="paragraph" w:customStyle="1" w:styleId="11">
    <w:name w:val="보기1(번호)"/>
    <w:basedOn w:val="a6"/>
    <w:next w:val="a6"/>
    <w:rsid w:val="00523D2B"/>
    <w:pPr>
      <w:numPr>
        <w:numId w:val="10"/>
      </w:numPr>
      <w:tabs>
        <w:tab w:val="clear" w:pos="740"/>
        <w:tab w:val="left" w:pos="520"/>
        <w:tab w:val="left" w:pos="840"/>
      </w:tabs>
      <w:ind w:left="423" w:hangingChars="423" w:hanging="423"/>
    </w:pPr>
  </w:style>
  <w:style w:type="paragraph" w:customStyle="1" w:styleId="22">
    <w:name w:val="보기2(번호)"/>
    <w:basedOn w:val="a6"/>
    <w:next w:val="a6"/>
    <w:rsid w:val="00E85408"/>
    <w:pPr>
      <w:numPr>
        <w:ilvl w:val="1"/>
        <w:numId w:val="10"/>
      </w:numPr>
    </w:pPr>
  </w:style>
  <w:style w:type="paragraph" w:customStyle="1" w:styleId="31">
    <w:name w:val="보기3(번호)"/>
    <w:basedOn w:val="a6"/>
    <w:next w:val="a6"/>
    <w:rsid w:val="00E85408"/>
    <w:pPr>
      <w:numPr>
        <w:ilvl w:val="2"/>
        <w:numId w:val="10"/>
      </w:numPr>
    </w:pPr>
  </w:style>
  <w:style w:type="paragraph" w:customStyle="1" w:styleId="41">
    <w:name w:val="보기4(번호)"/>
    <w:basedOn w:val="a6"/>
    <w:next w:val="a6"/>
    <w:rsid w:val="00E85408"/>
    <w:pPr>
      <w:numPr>
        <w:ilvl w:val="3"/>
        <w:numId w:val="10"/>
      </w:numPr>
    </w:pPr>
  </w:style>
  <w:style w:type="paragraph" w:customStyle="1" w:styleId="14">
    <w:name w:val="참고1(번호)"/>
    <w:basedOn w:val="a6"/>
    <w:rsid w:val="00523D2B"/>
    <w:pPr>
      <w:numPr>
        <w:numId w:val="17"/>
      </w:numPr>
      <w:tabs>
        <w:tab w:val="clear" w:pos="740"/>
        <w:tab w:val="left" w:pos="520"/>
        <w:tab w:val="left" w:pos="840"/>
      </w:tabs>
      <w:ind w:left="423" w:hangingChars="423" w:hanging="423"/>
    </w:pPr>
  </w:style>
  <w:style w:type="paragraph" w:customStyle="1" w:styleId="KSDTff">
    <w:name w:val="[KSDT] 부속서 제목(규정)"/>
    <w:basedOn w:val="KSDTf9"/>
    <w:next w:val="a6"/>
    <w:rsid w:val="006B4ECD"/>
    <w:rPr>
      <w:b w:val="0"/>
      <w:bCs w:val="0"/>
    </w:rPr>
  </w:style>
  <w:style w:type="paragraph" w:customStyle="1" w:styleId="KSDTff0">
    <w:name w:val="[KSDT] 머리말 제목"/>
    <w:basedOn w:val="a6"/>
    <w:next w:val="a6"/>
    <w:rsid w:val="00C377A2"/>
    <w:pPr>
      <w:jc w:val="center"/>
    </w:pPr>
    <w:rPr>
      <w:rFonts w:eastAsia="돋움"/>
      <w:b/>
      <w:sz w:val="32"/>
    </w:rPr>
  </w:style>
  <w:style w:type="paragraph" w:customStyle="1" w:styleId="KSDTff1">
    <w:name w:val="[KSDT] 표제목"/>
    <w:basedOn w:val="KSDTb"/>
    <w:next w:val="a6"/>
    <w:link w:val="KSDTChar5"/>
    <w:rsid w:val="001C5D35"/>
    <w:pPr>
      <w:spacing w:line="264" w:lineRule="auto"/>
    </w:pPr>
    <w:rPr>
      <w:rFonts w:eastAsia="돋움"/>
    </w:rPr>
  </w:style>
  <w:style w:type="character" w:customStyle="1" w:styleId="KSDTChar5">
    <w:name w:val="[KSDT] 표제목 Char"/>
    <w:basedOn w:val="KSDTChar1"/>
    <w:link w:val="KSDTff1"/>
    <w:rsid w:val="001C5D35"/>
    <w:rPr>
      <w:rFonts w:ascii="Arial" w:eastAsia="돋움" w:hAnsi="Arial" w:cs="바탕"/>
      <w:b/>
      <w:bCs/>
      <w:kern w:val="2"/>
      <w:lang w:val="en-GB" w:eastAsia="ko-KR" w:bidi="ar-SA"/>
    </w:rPr>
  </w:style>
  <w:style w:type="paragraph" w:customStyle="1" w:styleId="KSDTA10">
    <w:name w:val="[KSDT] A.1(본문용)"/>
    <w:basedOn w:val="KSDTA1"/>
    <w:next w:val="a6"/>
    <w:rsid w:val="002F6A81"/>
    <w:rPr>
      <w:rFonts w:eastAsia="바탕"/>
      <w:b w:val="0"/>
    </w:rPr>
  </w:style>
  <w:style w:type="paragraph" w:customStyle="1" w:styleId="KSDTA110">
    <w:name w:val="[KSDT] A.1.1(본문용)"/>
    <w:basedOn w:val="KSDTA11"/>
    <w:next w:val="a6"/>
    <w:rsid w:val="002F6A81"/>
    <w:rPr>
      <w:rFonts w:eastAsia="바탕"/>
      <w:b w:val="0"/>
    </w:rPr>
  </w:style>
  <w:style w:type="paragraph" w:customStyle="1" w:styleId="KSDT12">
    <w:name w:val="[KSDT] 조항 1(본문용)"/>
    <w:basedOn w:val="13"/>
    <w:next w:val="a6"/>
    <w:rsid w:val="00781CB7"/>
    <w:rPr>
      <w:rFonts w:eastAsia="바탕"/>
      <w:b w:val="0"/>
    </w:rPr>
  </w:style>
  <w:style w:type="paragraph" w:customStyle="1" w:styleId="KSDT110">
    <w:name w:val="[KSDT] 조항 1.1(본문용)"/>
    <w:basedOn w:val="24"/>
    <w:next w:val="a6"/>
    <w:rsid w:val="00781CB7"/>
    <w:rPr>
      <w:rFonts w:eastAsia="바탕"/>
      <w:b w:val="0"/>
    </w:rPr>
  </w:style>
  <w:style w:type="paragraph" w:customStyle="1" w:styleId="KSDT111">
    <w:name w:val="[KSDT] 조항 1.1.1(본문용)"/>
    <w:basedOn w:val="34"/>
    <w:next w:val="a6"/>
    <w:rsid w:val="00781CB7"/>
    <w:rPr>
      <w:rFonts w:eastAsia="바탕"/>
      <w:b w:val="0"/>
    </w:rPr>
  </w:style>
  <w:style w:type="paragraph" w:customStyle="1" w:styleId="KSDT1111">
    <w:name w:val="[KSDT] 조항 1.1.1.1(본문용)"/>
    <w:basedOn w:val="44"/>
    <w:next w:val="a6"/>
    <w:rsid w:val="00781CB7"/>
    <w:rPr>
      <w:rFonts w:eastAsia="바탕"/>
      <w:b w:val="0"/>
    </w:rPr>
  </w:style>
  <w:style w:type="paragraph" w:customStyle="1" w:styleId="KSDT11111">
    <w:name w:val="[KSDT] 조항 1.1.1.1.1(본문용)"/>
    <w:basedOn w:val="5"/>
    <w:next w:val="a6"/>
    <w:rsid w:val="00781CB7"/>
    <w:rPr>
      <w:rFonts w:eastAsia="바탕"/>
      <w:b w:val="0"/>
    </w:rPr>
  </w:style>
  <w:style w:type="paragraph" w:customStyle="1" w:styleId="KSDT111111">
    <w:name w:val="[KSDT] 조항 1.1.1.1.1.1(본문용)"/>
    <w:basedOn w:val="6"/>
    <w:next w:val="a6"/>
    <w:rsid w:val="00781CB7"/>
    <w:rPr>
      <w:rFonts w:eastAsia="바탕"/>
      <w:b w:val="0"/>
    </w:rPr>
  </w:style>
  <w:style w:type="paragraph" w:customStyle="1" w:styleId="KSDTA1110">
    <w:name w:val="[KSDT] A.1.1.1(본문용)"/>
    <w:basedOn w:val="KSDTA111"/>
    <w:next w:val="a6"/>
    <w:rsid w:val="002F6A81"/>
    <w:rPr>
      <w:rFonts w:eastAsia="바탕"/>
      <w:b w:val="0"/>
    </w:rPr>
  </w:style>
  <w:style w:type="paragraph" w:customStyle="1" w:styleId="KSDTA11110">
    <w:name w:val="[KSDT] A.1.1.1.1(본문용)"/>
    <w:basedOn w:val="KSDTA1111"/>
    <w:next w:val="a6"/>
    <w:rsid w:val="002F6A81"/>
    <w:rPr>
      <w:rFonts w:eastAsia="바탕"/>
      <w:b w:val="0"/>
    </w:rPr>
  </w:style>
  <w:style w:type="paragraph" w:customStyle="1" w:styleId="KSDTA111110">
    <w:name w:val="[KSDT] A.1.1.1.1.1(본문용)"/>
    <w:basedOn w:val="KSDTA11111"/>
    <w:next w:val="a6"/>
    <w:rsid w:val="002F6A81"/>
    <w:rPr>
      <w:rFonts w:eastAsia="바탕"/>
      <w:b w:val="0"/>
    </w:rPr>
  </w:style>
  <w:style w:type="paragraph" w:styleId="16">
    <w:name w:val="toc 1"/>
    <w:basedOn w:val="a6"/>
    <w:next w:val="a6"/>
    <w:autoRedefine/>
    <w:uiPriority w:val="39"/>
    <w:rsid w:val="004042FA"/>
    <w:pPr>
      <w:tabs>
        <w:tab w:val="left" w:pos="300"/>
        <w:tab w:val="right" w:leader="dot" w:pos="9344"/>
      </w:tabs>
    </w:pPr>
    <w:rPr>
      <w:rFonts w:eastAsia="돋움" w:cs="Arial"/>
    </w:rPr>
  </w:style>
  <w:style w:type="paragraph" w:styleId="2a">
    <w:name w:val="toc 2"/>
    <w:basedOn w:val="a6"/>
    <w:next w:val="a6"/>
    <w:autoRedefine/>
    <w:uiPriority w:val="39"/>
    <w:rsid w:val="004042FA"/>
    <w:pPr>
      <w:tabs>
        <w:tab w:val="left" w:pos="800"/>
        <w:tab w:val="right" w:leader="dot" w:pos="9344"/>
      </w:tabs>
      <w:ind w:leftChars="200" w:left="400"/>
    </w:pPr>
    <w:rPr>
      <w:rFonts w:eastAsia="돋움"/>
    </w:rPr>
  </w:style>
  <w:style w:type="paragraph" w:styleId="39">
    <w:name w:val="toc 3"/>
    <w:basedOn w:val="a6"/>
    <w:next w:val="a6"/>
    <w:autoRedefine/>
    <w:semiHidden/>
    <w:rsid w:val="004042FA"/>
    <w:pPr>
      <w:tabs>
        <w:tab w:val="left" w:pos="1400"/>
        <w:tab w:val="right" w:leader="dot" w:pos="9344"/>
      </w:tabs>
      <w:ind w:leftChars="400" w:left="800"/>
    </w:pPr>
    <w:rPr>
      <w:rFonts w:eastAsia="돋움"/>
    </w:rPr>
  </w:style>
  <w:style w:type="paragraph" w:styleId="49">
    <w:name w:val="toc 4"/>
    <w:basedOn w:val="a6"/>
    <w:next w:val="a6"/>
    <w:autoRedefine/>
    <w:semiHidden/>
    <w:rsid w:val="00AC1553"/>
    <w:pPr>
      <w:ind w:leftChars="600" w:left="1275"/>
    </w:pPr>
    <w:rPr>
      <w:rFonts w:eastAsia="돋움"/>
    </w:rPr>
  </w:style>
  <w:style w:type="paragraph" w:customStyle="1" w:styleId="15">
    <w:name w:val="비고1"/>
    <w:basedOn w:val="10"/>
    <w:rsid w:val="00523D2B"/>
    <w:pPr>
      <w:numPr>
        <w:numId w:val="14"/>
      </w:numPr>
      <w:tabs>
        <w:tab w:val="clear" w:pos="560"/>
      </w:tabs>
      <w:ind w:left="300" w:hanging="300"/>
    </w:pPr>
  </w:style>
  <w:style w:type="paragraph" w:customStyle="1" w:styleId="a2">
    <w:name w:val="번호매기기 a) 2"/>
    <w:basedOn w:val="a6"/>
    <w:next w:val="a6"/>
    <w:rsid w:val="00C43822"/>
    <w:pPr>
      <w:numPr>
        <w:ilvl w:val="2"/>
        <w:numId w:val="12"/>
      </w:numPr>
    </w:pPr>
  </w:style>
  <w:style w:type="paragraph" w:customStyle="1" w:styleId="a3">
    <w:name w:val="번호매기기 a) 3"/>
    <w:basedOn w:val="a6"/>
    <w:next w:val="a6"/>
    <w:rsid w:val="00C43822"/>
    <w:pPr>
      <w:numPr>
        <w:ilvl w:val="3"/>
        <w:numId w:val="12"/>
      </w:numPr>
    </w:pPr>
  </w:style>
  <w:style w:type="paragraph" w:styleId="50">
    <w:name w:val="List Number 5"/>
    <w:basedOn w:val="a6"/>
    <w:rsid w:val="002F00B2"/>
    <w:pPr>
      <w:numPr>
        <w:ilvl w:val="4"/>
        <w:numId w:val="11"/>
      </w:numPr>
    </w:pPr>
  </w:style>
  <w:style w:type="paragraph" w:customStyle="1" w:styleId="a0">
    <w:name w:val="번호매기기 a)"/>
    <w:basedOn w:val="a6"/>
    <w:next w:val="a6"/>
    <w:rsid w:val="007A6F10"/>
    <w:pPr>
      <w:numPr>
        <w:numId w:val="12"/>
      </w:numPr>
      <w:tabs>
        <w:tab w:val="clear" w:pos="283"/>
        <w:tab w:val="left" w:pos="300"/>
      </w:tabs>
      <w:ind w:left="150" w:hangingChars="150" w:hanging="150"/>
    </w:pPr>
    <w:rPr>
      <w:lang w:val="de-DE"/>
    </w:rPr>
  </w:style>
  <w:style w:type="paragraph" w:customStyle="1" w:styleId="27">
    <w:name w:val="비고2"/>
    <w:basedOn w:val="a6"/>
    <w:rsid w:val="00014BB8"/>
    <w:pPr>
      <w:numPr>
        <w:ilvl w:val="1"/>
        <w:numId w:val="14"/>
      </w:numPr>
    </w:pPr>
  </w:style>
  <w:style w:type="paragraph" w:customStyle="1" w:styleId="37">
    <w:name w:val="비고3"/>
    <w:basedOn w:val="a6"/>
    <w:rsid w:val="00014BB8"/>
    <w:pPr>
      <w:numPr>
        <w:ilvl w:val="2"/>
        <w:numId w:val="14"/>
      </w:numPr>
    </w:pPr>
  </w:style>
  <w:style w:type="paragraph" w:customStyle="1" w:styleId="47">
    <w:name w:val="비고4"/>
    <w:basedOn w:val="a6"/>
    <w:rsid w:val="00014BB8"/>
    <w:pPr>
      <w:numPr>
        <w:ilvl w:val="3"/>
        <w:numId w:val="14"/>
      </w:numPr>
    </w:pPr>
  </w:style>
  <w:style w:type="paragraph" w:customStyle="1" w:styleId="12">
    <w:name w:val="비고1(번호)"/>
    <w:basedOn w:val="a6"/>
    <w:rsid w:val="00523D2B"/>
    <w:pPr>
      <w:numPr>
        <w:numId w:val="15"/>
      </w:numPr>
      <w:tabs>
        <w:tab w:val="clear" w:pos="740"/>
        <w:tab w:val="left" w:pos="520"/>
        <w:tab w:val="left" w:pos="840"/>
      </w:tabs>
      <w:ind w:left="423" w:hangingChars="423" w:hanging="423"/>
    </w:pPr>
  </w:style>
  <w:style w:type="paragraph" w:customStyle="1" w:styleId="23">
    <w:name w:val="비고2(번호)"/>
    <w:basedOn w:val="a6"/>
    <w:rsid w:val="00014BB8"/>
    <w:pPr>
      <w:numPr>
        <w:ilvl w:val="1"/>
        <w:numId w:val="15"/>
      </w:numPr>
    </w:pPr>
  </w:style>
  <w:style w:type="paragraph" w:customStyle="1" w:styleId="33">
    <w:name w:val="비고3(번호)"/>
    <w:basedOn w:val="a6"/>
    <w:rsid w:val="00014BB8"/>
    <w:pPr>
      <w:numPr>
        <w:ilvl w:val="2"/>
        <w:numId w:val="15"/>
      </w:numPr>
    </w:pPr>
  </w:style>
  <w:style w:type="paragraph" w:customStyle="1" w:styleId="43">
    <w:name w:val="비고4(번호)"/>
    <w:basedOn w:val="a6"/>
    <w:rsid w:val="00014BB8"/>
    <w:pPr>
      <w:numPr>
        <w:ilvl w:val="3"/>
        <w:numId w:val="15"/>
      </w:numPr>
    </w:pPr>
  </w:style>
  <w:style w:type="paragraph" w:customStyle="1" w:styleId="20">
    <w:name w:val="참고2"/>
    <w:basedOn w:val="a6"/>
    <w:rsid w:val="00014BB8"/>
    <w:pPr>
      <w:numPr>
        <w:ilvl w:val="1"/>
        <w:numId w:val="16"/>
      </w:numPr>
    </w:pPr>
  </w:style>
  <w:style w:type="paragraph" w:customStyle="1" w:styleId="30">
    <w:name w:val="참고3"/>
    <w:basedOn w:val="a6"/>
    <w:rsid w:val="00014BB8"/>
    <w:pPr>
      <w:numPr>
        <w:ilvl w:val="2"/>
        <w:numId w:val="16"/>
      </w:numPr>
    </w:pPr>
  </w:style>
  <w:style w:type="paragraph" w:customStyle="1" w:styleId="40">
    <w:name w:val="참고4"/>
    <w:basedOn w:val="a6"/>
    <w:rsid w:val="00014BB8"/>
    <w:pPr>
      <w:numPr>
        <w:ilvl w:val="3"/>
        <w:numId w:val="16"/>
      </w:numPr>
    </w:pPr>
  </w:style>
  <w:style w:type="paragraph" w:customStyle="1" w:styleId="26">
    <w:name w:val="참고2(번호)"/>
    <w:basedOn w:val="a6"/>
    <w:rsid w:val="00014BB8"/>
    <w:pPr>
      <w:numPr>
        <w:ilvl w:val="1"/>
        <w:numId w:val="17"/>
      </w:numPr>
    </w:pPr>
  </w:style>
  <w:style w:type="paragraph" w:customStyle="1" w:styleId="36">
    <w:name w:val="참고3(번호)"/>
    <w:basedOn w:val="a6"/>
    <w:rsid w:val="00014BB8"/>
    <w:pPr>
      <w:numPr>
        <w:ilvl w:val="2"/>
        <w:numId w:val="17"/>
      </w:numPr>
    </w:pPr>
  </w:style>
  <w:style w:type="paragraph" w:customStyle="1" w:styleId="46">
    <w:name w:val="참고4(번호)"/>
    <w:basedOn w:val="a6"/>
    <w:rsid w:val="00014BB8"/>
    <w:pPr>
      <w:numPr>
        <w:ilvl w:val="3"/>
        <w:numId w:val="17"/>
      </w:numPr>
    </w:pPr>
  </w:style>
  <w:style w:type="paragraph" w:customStyle="1" w:styleId="KSDTff2">
    <w:name w:val="[KSDT] 부도제목"/>
    <w:basedOn w:val="a6"/>
    <w:next w:val="a6"/>
    <w:qFormat/>
    <w:rsid w:val="001C5D35"/>
    <w:pPr>
      <w:jc w:val="center"/>
    </w:pPr>
    <w:rPr>
      <w:rFonts w:eastAsia="돋움" w:cs="바탕"/>
      <w:b/>
      <w:bCs/>
      <w:kern w:val="2"/>
    </w:rPr>
  </w:style>
  <w:style w:type="paragraph" w:customStyle="1" w:styleId="KSDTff3">
    <w:name w:val="[KSDT] 부표제목"/>
    <w:basedOn w:val="a6"/>
    <w:next w:val="a6"/>
    <w:rsid w:val="001C5D35"/>
    <w:pPr>
      <w:jc w:val="center"/>
    </w:pPr>
    <w:rPr>
      <w:rFonts w:eastAsia="돋움" w:cs="바탕"/>
      <w:b/>
      <w:bCs/>
      <w:kern w:val="2"/>
    </w:rPr>
  </w:style>
  <w:style w:type="paragraph" w:customStyle="1" w:styleId="KSDTff4">
    <w:name w:val="[KSDT] 그림제목"/>
    <w:basedOn w:val="a6"/>
    <w:next w:val="a6"/>
    <w:rsid w:val="001C5D35"/>
    <w:pPr>
      <w:jc w:val="center"/>
    </w:pPr>
    <w:rPr>
      <w:rFonts w:eastAsia="돋움" w:cs="바탕"/>
      <w:b/>
      <w:bCs/>
      <w:kern w:val="2"/>
    </w:rPr>
  </w:style>
  <w:style w:type="character" w:styleId="ab">
    <w:name w:val="Hyperlink"/>
    <w:basedOn w:val="a7"/>
    <w:uiPriority w:val="99"/>
    <w:rsid w:val="004042FA"/>
    <w:rPr>
      <w:color w:val="0000FF"/>
      <w:u w:val="single"/>
    </w:rPr>
  </w:style>
  <w:style w:type="character" w:customStyle="1" w:styleId="9Char">
    <w:name w:val="제목 9 Char"/>
    <w:basedOn w:val="a7"/>
    <w:link w:val="9"/>
    <w:rsid w:val="00391212"/>
    <w:rPr>
      <w:rFonts w:ascii="Arial" w:hAnsi="Arial"/>
      <w:lang w:val="en-GB"/>
    </w:rPr>
  </w:style>
  <w:style w:type="paragraph" w:styleId="ac">
    <w:name w:val="header"/>
    <w:basedOn w:val="a6"/>
    <w:link w:val="Char0"/>
    <w:uiPriority w:val="99"/>
    <w:rsid w:val="00391212"/>
    <w:pPr>
      <w:tabs>
        <w:tab w:val="center" w:pos="4252"/>
        <w:tab w:val="right" w:pos="8504"/>
      </w:tabs>
      <w:snapToGrid w:val="0"/>
      <w:spacing w:line="240" w:lineRule="auto"/>
    </w:pPr>
  </w:style>
  <w:style w:type="character" w:customStyle="1" w:styleId="Char0">
    <w:name w:val="머리글 Char"/>
    <w:basedOn w:val="a7"/>
    <w:link w:val="ac"/>
    <w:uiPriority w:val="99"/>
    <w:rsid w:val="00391212"/>
    <w:rPr>
      <w:rFonts w:ascii="Arial" w:hAnsi="Arial"/>
      <w:lang w:val="en-GB"/>
    </w:rPr>
  </w:style>
  <w:style w:type="paragraph" w:styleId="ad">
    <w:name w:val="footer"/>
    <w:basedOn w:val="a6"/>
    <w:link w:val="Char1"/>
    <w:uiPriority w:val="99"/>
    <w:rsid w:val="00391212"/>
    <w:pPr>
      <w:tabs>
        <w:tab w:val="center" w:pos="4252"/>
        <w:tab w:val="right" w:pos="8504"/>
      </w:tabs>
      <w:snapToGrid w:val="0"/>
      <w:spacing w:line="240" w:lineRule="auto"/>
    </w:pPr>
  </w:style>
  <w:style w:type="character" w:customStyle="1" w:styleId="Char1">
    <w:name w:val="바닥글 Char"/>
    <w:basedOn w:val="a7"/>
    <w:link w:val="ad"/>
    <w:uiPriority w:val="99"/>
    <w:rsid w:val="00391212"/>
    <w:rPr>
      <w:rFonts w:ascii="Arial" w:hAnsi="Arial"/>
      <w:lang w:val="en-GB"/>
    </w:rPr>
  </w:style>
  <w:style w:type="character" w:styleId="ae">
    <w:name w:val="page number"/>
    <w:basedOn w:val="a7"/>
    <w:rsid w:val="00391212"/>
  </w:style>
  <w:style w:type="character" w:customStyle="1" w:styleId="12pt">
    <w:name w:val="스타일 12 pt 굵게"/>
    <w:basedOn w:val="a7"/>
    <w:rsid w:val="00391212"/>
    <w:rPr>
      <w:rFonts w:ascii="Times New Roman" w:hAnsi="Times New Roman"/>
      <w:b/>
      <w:bCs/>
      <w:spacing w:val="9"/>
      <w:sz w:val="24"/>
    </w:rPr>
  </w:style>
  <w:style w:type="paragraph" w:styleId="51">
    <w:name w:val="toc 5"/>
    <w:basedOn w:val="a6"/>
    <w:next w:val="a6"/>
    <w:autoRedefine/>
    <w:rsid w:val="00391212"/>
    <w:pPr>
      <w:ind w:leftChars="800" w:left="1700"/>
    </w:pPr>
  </w:style>
  <w:style w:type="paragraph" w:styleId="60">
    <w:name w:val="toc 6"/>
    <w:basedOn w:val="a6"/>
    <w:next w:val="a6"/>
    <w:autoRedefine/>
    <w:rsid w:val="00391212"/>
    <w:pPr>
      <w:ind w:leftChars="1000" w:left="2125"/>
    </w:pPr>
  </w:style>
  <w:style w:type="paragraph" w:styleId="7">
    <w:name w:val="toc 7"/>
    <w:basedOn w:val="a6"/>
    <w:next w:val="a6"/>
    <w:autoRedefine/>
    <w:rsid w:val="00391212"/>
    <w:pPr>
      <w:ind w:leftChars="1200" w:left="2550"/>
    </w:pPr>
  </w:style>
  <w:style w:type="paragraph" w:styleId="8">
    <w:name w:val="toc 8"/>
    <w:basedOn w:val="a6"/>
    <w:next w:val="a6"/>
    <w:autoRedefine/>
    <w:rsid w:val="00391212"/>
    <w:pPr>
      <w:ind w:leftChars="1400" w:left="2975"/>
    </w:pPr>
  </w:style>
  <w:style w:type="paragraph" w:styleId="90">
    <w:name w:val="toc 9"/>
    <w:basedOn w:val="a6"/>
    <w:next w:val="a6"/>
    <w:autoRedefine/>
    <w:rsid w:val="00391212"/>
    <w:pPr>
      <w:ind w:leftChars="1600" w:left="3400"/>
    </w:pPr>
  </w:style>
  <w:style w:type="paragraph" w:customStyle="1" w:styleId="af">
    <w:name w:val="선그리기"/>
    <w:basedOn w:val="a6"/>
    <w:rsid w:val="00391212"/>
    <w:pPr>
      <w:widowControl/>
      <w:wordWrap/>
      <w:autoSpaceDE/>
      <w:autoSpaceDN/>
      <w:snapToGrid w:val="0"/>
      <w:spacing w:line="384" w:lineRule="auto"/>
    </w:pPr>
    <w:rPr>
      <w:rFonts w:ascii="한양신명조" w:eastAsia="한양신명조" w:hAnsi="산세리프" w:cs="굴림"/>
      <w:color w:val="000000"/>
      <w:lang w:val="en-US"/>
    </w:rPr>
  </w:style>
  <w:style w:type="paragraph" w:styleId="af0">
    <w:name w:val="Balloon Text"/>
    <w:basedOn w:val="a6"/>
    <w:link w:val="Char2"/>
    <w:rsid w:val="002153AF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7"/>
    <w:link w:val="af0"/>
    <w:rsid w:val="002153AF"/>
    <w:rPr>
      <w:rFonts w:asciiTheme="majorHAnsi" w:eastAsiaTheme="majorEastAsia" w:hAnsiTheme="majorHAnsi" w:cstheme="majorBidi"/>
      <w:sz w:val="18"/>
      <w:szCs w:val="18"/>
      <w:lang w:val="en-GB"/>
    </w:rPr>
  </w:style>
  <w:style w:type="paragraph" w:styleId="af1">
    <w:name w:val="Date"/>
    <w:basedOn w:val="a6"/>
    <w:next w:val="a6"/>
    <w:link w:val="Char3"/>
    <w:rsid w:val="00EB6CDB"/>
  </w:style>
  <w:style w:type="character" w:customStyle="1" w:styleId="Char3">
    <w:name w:val="날짜 Char"/>
    <w:basedOn w:val="a7"/>
    <w:link w:val="af1"/>
    <w:rsid w:val="00EB6CDB"/>
    <w:rPr>
      <w:rFonts w:ascii="Arial" w:hAnsi="Arial"/>
      <w:lang w:val="en-GB"/>
    </w:rPr>
  </w:style>
  <w:style w:type="paragraph" w:styleId="af2">
    <w:name w:val="endnote text"/>
    <w:basedOn w:val="a6"/>
    <w:link w:val="Char4"/>
    <w:rsid w:val="00A24F59"/>
    <w:pPr>
      <w:snapToGrid w:val="0"/>
      <w:jc w:val="left"/>
    </w:pPr>
  </w:style>
  <w:style w:type="character" w:customStyle="1" w:styleId="Char4">
    <w:name w:val="미주 텍스트 Char"/>
    <w:basedOn w:val="a7"/>
    <w:link w:val="af2"/>
    <w:rsid w:val="00A24F59"/>
    <w:rPr>
      <w:rFonts w:ascii="Arial" w:hAnsi="Arial"/>
      <w:lang w:val="en-GB"/>
    </w:rPr>
  </w:style>
  <w:style w:type="character" w:styleId="af3">
    <w:name w:val="endnote reference"/>
    <w:basedOn w:val="a7"/>
    <w:rsid w:val="00A24F59"/>
    <w:rPr>
      <w:vertAlign w:val="superscript"/>
    </w:rPr>
  </w:style>
  <w:style w:type="character" w:styleId="af4">
    <w:name w:val="Placeholder Text"/>
    <w:basedOn w:val="a7"/>
    <w:uiPriority w:val="99"/>
    <w:semiHidden/>
    <w:rsid w:val="00DD6EA5"/>
    <w:rPr>
      <w:color w:val="808080"/>
    </w:rPr>
  </w:style>
  <w:style w:type="paragraph" w:customStyle="1" w:styleId="hstyle0">
    <w:name w:val="hstyle0"/>
    <w:basedOn w:val="a6"/>
    <w:rsid w:val="0027753B"/>
    <w:pPr>
      <w:widowControl/>
      <w:wordWrap/>
      <w:autoSpaceDE/>
      <w:autoSpaceDN/>
      <w:spacing w:line="384" w:lineRule="auto"/>
    </w:pPr>
    <w:rPr>
      <w:rFonts w:ascii="바탕" w:hAnsi="바탕"/>
      <w:color w:val="000000"/>
      <w:lang w:val="en-US"/>
    </w:rPr>
  </w:style>
  <w:style w:type="character" w:customStyle="1" w:styleId="Char">
    <w:name w:val="바탕글 Char"/>
    <w:link w:val="aa"/>
    <w:rsid w:val="00356B9D"/>
    <w:rPr>
      <w:color w:val="000000"/>
      <w:sz w:val="19"/>
    </w:rPr>
  </w:style>
  <w:style w:type="paragraph" w:styleId="af5">
    <w:name w:val="Title"/>
    <w:basedOn w:val="a6"/>
    <w:next w:val="a6"/>
    <w:link w:val="Char5"/>
    <w:qFormat/>
    <w:rsid w:val="007D2605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5">
    <w:name w:val="제목 Char"/>
    <w:basedOn w:val="a7"/>
    <w:link w:val="af5"/>
    <w:rsid w:val="007D2605"/>
    <w:rPr>
      <w:rFonts w:asciiTheme="majorHAnsi" w:eastAsiaTheme="majorEastAsia" w:hAnsiTheme="majorHAnsi" w:cstheme="majorBidi"/>
      <w:b/>
      <w:bCs/>
      <w:sz w:val="32"/>
      <w:szCs w:val="32"/>
      <w:lang w:val="en-GB"/>
    </w:rPr>
  </w:style>
  <w:style w:type="paragraph" w:styleId="af6">
    <w:name w:val="List Paragraph"/>
    <w:basedOn w:val="a6"/>
    <w:uiPriority w:val="34"/>
    <w:qFormat/>
    <w:rsid w:val="00E07977"/>
    <w:pPr>
      <w:ind w:leftChars="400" w:left="800"/>
    </w:pPr>
  </w:style>
  <w:style w:type="paragraph" w:customStyle="1" w:styleId="af7">
    <w:name w:val="제목차례 그림 중앙정렬"/>
    <w:basedOn w:val="a6"/>
    <w:rsid w:val="00C55255"/>
    <w:pPr>
      <w:spacing w:line="384" w:lineRule="auto"/>
      <w:textAlignment w:val="baseline"/>
    </w:pPr>
    <w:rPr>
      <w:rFonts w:ascii="굴림" w:eastAsia="굴림" w:hAnsi="굴림" w:cs="굴림"/>
      <w:b/>
      <w:bCs/>
      <w:noProof w:val="0"/>
      <w:color w:val="920092"/>
      <w:lang w:val="en-US"/>
    </w:rPr>
  </w:style>
  <w:style w:type="character" w:customStyle="1" w:styleId="2Char">
    <w:name w:val="제목 2 Char"/>
    <w:aliases w:val="[KSDT] 조항 1.1 Char,표지 회색 심볼 Char,h2 Char"/>
    <w:basedOn w:val="a7"/>
    <w:link w:val="24"/>
    <w:rsid w:val="00C55255"/>
    <w:rPr>
      <w:rFonts w:ascii="Arial" w:eastAsia="돋움" w:hAnsi="Arial"/>
      <w:b/>
      <w:noProof/>
      <w:lang w:val="de-DE" w:eastAsia="ja-JP"/>
    </w:rPr>
  </w:style>
  <w:style w:type="paragraph" w:customStyle="1" w:styleId="2b">
    <w:name w:val="개요 2"/>
    <w:basedOn w:val="a6"/>
    <w:rsid w:val="00160F59"/>
    <w:pPr>
      <w:spacing w:line="384" w:lineRule="auto"/>
      <w:textAlignment w:val="baseline"/>
    </w:pPr>
    <w:rPr>
      <w:rFonts w:ascii="굴림" w:eastAsia="굴림" w:hAnsi="굴림" w:cs="굴림"/>
      <w:b/>
      <w:bCs/>
      <w:noProof w:val="0"/>
      <w:color w:val="008000"/>
      <w:sz w:val="28"/>
      <w:szCs w:val="28"/>
      <w:lang w:val="en-US"/>
    </w:rPr>
  </w:style>
  <w:style w:type="paragraph" w:customStyle="1" w:styleId="af8">
    <w:name w:val="그림"/>
    <w:basedOn w:val="a6"/>
    <w:rsid w:val="00160F59"/>
    <w:pPr>
      <w:wordWrap/>
      <w:spacing w:line="384" w:lineRule="auto"/>
      <w:jc w:val="center"/>
      <w:textAlignment w:val="baseline"/>
    </w:pPr>
    <w:rPr>
      <w:rFonts w:ascii="굴림" w:eastAsia="굴림" w:hAnsi="굴림" w:cs="굴림"/>
      <w:b/>
      <w:bCs/>
      <w:noProof w:val="0"/>
      <w:color w:val="B24700"/>
      <w:sz w:val="22"/>
      <w:szCs w:val="22"/>
      <w:lang w:val="en-US"/>
    </w:rPr>
  </w:style>
  <w:style w:type="paragraph" w:customStyle="1" w:styleId="17">
    <w:name w:val="개요 1"/>
    <w:basedOn w:val="a6"/>
    <w:rsid w:val="00160F59"/>
    <w:pPr>
      <w:spacing w:line="384" w:lineRule="auto"/>
      <w:textAlignment w:val="baseline"/>
      <w:outlineLvl w:val="0"/>
    </w:pPr>
    <w:rPr>
      <w:rFonts w:ascii="굴림" w:eastAsia="굴림" w:hAnsi="굴림" w:cs="굴림"/>
      <w:b/>
      <w:bCs/>
      <w:noProof w:val="0"/>
      <w:color w:val="0000FF"/>
      <w:sz w:val="32"/>
      <w:szCs w:val="32"/>
      <w:lang w:val="en-US"/>
    </w:rPr>
  </w:style>
  <w:style w:type="paragraph" w:customStyle="1" w:styleId="3a">
    <w:name w:val="개요 3"/>
    <w:basedOn w:val="a6"/>
    <w:rsid w:val="004D7495"/>
    <w:pPr>
      <w:spacing w:line="384" w:lineRule="auto"/>
      <w:textAlignment w:val="baseline"/>
    </w:pPr>
    <w:rPr>
      <w:rFonts w:ascii="굴림" w:eastAsia="굴림" w:hAnsi="굴림" w:cs="굴림"/>
      <w:b/>
      <w:bCs/>
      <w:noProof w:val="0"/>
      <w:color w:val="000000"/>
      <w:sz w:val="24"/>
      <w:szCs w:val="24"/>
      <w:lang w:val="en-US"/>
    </w:rPr>
  </w:style>
  <w:style w:type="paragraph" w:styleId="af9">
    <w:name w:val="Body Text"/>
    <w:basedOn w:val="a6"/>
    <w:link w:val="Char6"/>
    <w:uiPriority w:val="99"/>
    <w:semiHidden/>
    <w:unhideWhenUsed/>
    <w:rsid w:val="004E5776"/>
    <w:pPr>
      <w:spacing w:line="384" w:lineRule="auto"/>
      <w:ind w:left="300"/>
      <w:textAlignment w:val="baseline"/>
    </w:pPr>
    <w:rPr>
      <w:rFonts w:ascii="굴림" w:eastAsia="굴림" w:hAnsi="굴림" w:cs="굴림"/>
      <w:noProof w:val="0"/>
      <w:color w:val="000000"/>
      <w:sz w:val="22"/>
      <w:szCs w:val="22"/>
      <w:lang w:val="en-US"/>
    </w:rPr>
  </w:style>
  <w:style w:type="character" w:customStyle="1" w:styleId="Char6">
    <w:name w:val="본문 Char"/>
    <w:basedOn w:val="a7"/>
    <w:link w:val="af9"/>
    <w:uiPriority w:val="99"/>
    <w:semiHidden/>
    <w:rsid w:val="004E5776"/>
    <w:rPr>
      <w:rFonts w:ascii="굴림" w:eastAsia="굴림" w:hAnsi="굴림" w:cs="굴림"/>
      <w:color w:val="000000"/>
      <w:sz w:val="22"/>
      <w:szCs w:val="22"/>
    </w:rPr>
  </w:style>
  <w:style w:type="character" w:customStyle="1" w:styleId="3Char">
    <w:name w:val="제목 3 Char"/>
    <w:aliases w:val="[KSDT] 조항 1.1.1 Char,h3 Char"/>
    <w:basedOn w:val="a7"/>
    <w:link w:val="34"/>
    <w:rsid w:val="00C17128"/>
    <w:rPr>
      <w:rFonts w:ascii="Arial" w:eastAsia="돋움" w:hAnsi="Arial"/>
      <w:b/>
      <w:noProof/>
      <w:lang w:val="de-DE" w:eastAsia="ja-JP"/>
    </w:rPr>
  </w:style>
  <w:style w:type="character" w:customStyle="1" w:styleId="4Char">
    <w:name w:val="제목 4 Char"/>
    <w:aliases w:val="[KSDT] 조항 1.1.1.1 Char,h4 Char"/>
    <w:basedOn w:val="a7"/>
    <w:link w:val="44"/>
    <w:rsid w:val="002B49A0"/>
    <w:rPr>
      <w:rFonts w:ascii="Arial" w:eastAsia="돋움" w:hAnsi="Arial"/>
      <w:b/>
      <w:noProof/>
      <w:lang w:val="de-DE" w:eastAsia="ja-JP"/>
    </w:rPr>
  </w:style>
  <w:style w:type="character" w:styleId="afa">
    <w:name w:val="annotation reference"/>
    <w:basedOn w:val="a7"/>
    <w:semiHidden/>
    <w:unhideWhenUsed/>
    <w:rsid w:val="009F784A"/>
    <w:rPr>
      <w:sz w:val="18"/>
      <w:szCs w:val="18"/>
    </w:rPr>
  </w:style>
  <w:style w:type="paragraph" w:styleId="afb">
    <w:name w:val="annotation text"/>
    <w:basedOn w:val="a6"/>
    <w:link w:val="Char7"/>
    <w:unhideWhenUsed/>
    <w:rsid w:val="009F784A"/>
    <w:pPr>
      <w:jc w:val="left"/>
    </w:pPr>
  </w:style>
  <w:style w:type="character" w:customStyle="1" w:styleId="Char7">
    <w:name w:val="메모 텍스트 Char"/>
    <w:basedOn w:val="a7"/>
    <w:link w:val="afb"/>
    <w:rsid w:val="009F784A"/>
    <w:rPr>
      <w:rFonts w:ascii="Arial" w:hAnsi="Arial"/>
      <w:noProof/>
      <w:lang w:val="en-GB"/>
    </w:rPr>
  </w:style>
  <w:style w:type="paragraph" w:styleId="afc">
    <w:name w:val="annotation subject"/>
    <w:basedOn w:val="afb"/>
    <w:next w:val="afb"/>
    <w:link w:val="Char8"/>
    <w:semiHidden/>
    <w:unhideWhenUsed/>
    <w:rsid w:val="009F784A"/>
    <w:rPr>
      <w:b/>
      <w:bCs/>
    </w:rPr>
  </w:style>
  <w:style w:type="character" w:customStyle="1" w:styleId="Char8">
    <w:name w:val="메모 주제 Char"/>
    <w:basedOn w:val="Char7"/>
    <w:link w:val="afc"/>
    <w:semiHidden/>
    <w:rsid w:val="009F784A"/>
    <w:rPr>
      <w:rFonts w:ascii="Arial" w:hAnsi="Arial"/>
      <w:b/>
      <w:bCs/>
      <w:noProof/>
      <w:lang w:val="en-GB"/>
    </w:rPr>
  </w:style>
  <w:style w:type="character" w:styleId="afd">
    <w:name w:val="Emphasis"/>
    <w:basedOn w:val="a7"/>
    <w:uiPriority w:val="20"/>
    <w:qFormat/>
    <w:rsid w:val="007817B1"/>
    <w:rPr>
      <w:i/>
      <w:iCs/>
    </w:rPr>
  </w:style>
  <w:style w:type="paragraph" w:styleId="afe">
    <w:name w:val="Revision"/>
    <w:hidden/>
    <w:uiPriority w:val="99"/>
    <w:semiHidden/>
    <w:rsid w:val="00DB2BCC"/>
    <w:rPr>
      <w:rFonts w:ascii="Arial" w:hAnsi="Arial"/>
      <w:noProof/>
      <w:lang w:val="en-GB"/>
    </w:rPr>
  </w:style>
  <w:style w:type="paragraph" w:styleId="aff">
    <w:name w:val="caption"/>
    <w:basedOn w:val="a6"/>
    <w:next w:val="a6"/>
    <w:semiHidden/>
    <w:unhideWhenUsed/>
    <w:qFormat/>
    <w:rsid w:val="002C63BA"/>
    <w:rPr>
      <w:b/>
      <w:bCs/>
      <w:noProof w:val="0"/>
    </w:rPr>
  </w:style>
  <w:style w:type="paragraph" w:customStyle="1" w:styleId="Reference">
    <w:name w:val="Reference"/>
    <w:basedOn w:val="a6"/>
    <w:rsid w:val="00087689"/>
    <w:pPr>
      <w:widowControl/>
      <w:numPr>
        <w:numId w:val="47"/>
      </w:numPr>
      <w:wordWrap/>
      <w:autoSpaceDE/>
      <w:autoSpaceDN/>
      <w:spacing w:after="240" w:line="240" w:lineRule="auto"/>
      <w:ind w:right="29"/>
    </w:pPr>
    <w:rPr>
      <w:rFonts w:ascii="Times New Roman" w:hAnsi="Times New Roman"/>
      <w:noProof w:val="0"/>
      <w:lang w:val="en-US" w:eastAsia="fr-FR"/>
    </w:rPr>
  </w:style>
  <w:style w:type="table" w:styleId="aff0">
    <w:name w:val="Table Grid"/>
    <w:basedOn w:val="a8"/>
    <w:rsid w:val="00743A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8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1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0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5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0171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927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9649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597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9493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413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300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25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5115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0475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121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06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8711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915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24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0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9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93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7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9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6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4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2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1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8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1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0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2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0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3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5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8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05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0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6384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6665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210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2124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96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2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4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9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3625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0647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9528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34956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666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26291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698296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36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8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0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3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9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6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8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3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8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6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4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1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9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3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4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6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0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6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9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4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1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8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5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8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9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0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5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footer" Target="footer4.xml"/><Relationship Id="rId26" Type="http://schemas.openxmlformats.org/officeDocument/2006/relationships/oleObject" Target="embeddings/oleObject2.bin"/><Relationship Id="rId39" Type="http://schemas.openxmlformats.org/officeDocument/2006/relationships/image" Target="media/image14.png"/><Relationship Id="rId21" Type="http://schemas.openxmlformats.org/officeDocument/2006/relationships/header" Target="header7.xml"/><Relationship Id="rId34" Type="http://schemas.openxmlformats.org/officeDocument/2006/relationships/image" Target="media/image9.emf"/><Relationship Id="rId42" Type="http://schemas.openxmlformats.org/officeDocument/2006/relationships/image" Target="media/image17.png"/><Relationship Id="rId47" Type="http://schemas.openxmlformats.org/officeDocument/2006/relationships/header" Target="header10.xml"/><Relationship Id="rId50" Type="http://schemas.openxmlformats.org/officeDocument/2006/relationships/header" Target="header12.xm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9" Type="http://schemas.openxmlformats.org/officeDocument/2006/relationships/image" Target="media/image6.png"/><Relationship Id="rId11" Type="http://schemas.openxmlformats.org/officeDocument/2006/relationships/header" Target="header2.xml"/><Relationship Id="rId24" Type="http://schemas.openxmlformats.org/officeDocument/2006/relationships/image" Target="media/image3.emf"/><Relationship Id="rId32" Type="http://schemas.openxmlformats.org/officeDocument/2006/relationships/image" Target="media/image8.emf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45" Type="http://schemas.openxmlformats.org/officeDocument/2006/relationships/footer" Target="footer7.xm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19" Type="http://schemas.openxmlformats.org/officeDocument/2006/relationships/header" Target="header6.xml"/><Relationship Id="rId31" Type="http://schemas.openxmlformats.org/officeDocument/2006/relationships/oleObject" Target="embeddings/oleObject3.bin"/><Relationship Id="rId44" Type="http://schemas.openxmlformats.org/officeDocument/2006/relationships/header" Target="header9.xml"/><Relationship Id="rId52" Type="http://schemas.openxmlformats.org/officeDocument/2006/relationships/footer" Target="footer1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footer" Target="footer2.xml"/><Relationship Id="rId22" Type="http://schemas.openxmlformats.org/officeDocument/2006/relationships/footer" Target="footer6.xml"/><Relationship Id="rId27" Type="http://schemas.openxmlformats.org/officeDocument/2006/relationships/image" Target="media/image5.emf"/><Relationship Id="rId30" Type="http://schemas.openxmlformats.org/officeDocument/2006/relationships/image" Target="media/image7.wmf"/><Relationship Id="rId35" Type="http://schemas.openxmlformats.org/officeDocument/2006/relationships/image" Target="media/image10.emf"/><Relationship Id="rId43" Type="http://schemas.openxmlformats.org/officeDocument/2006/relationships/header" Target="header8.xml"/><Relationship Id="rId48" Type="http://schemas.openxmlformats.org/officeDocument/2006/relationships/footer" Target="footer9.xml"/><Relationship Id="rId8" Type="http://schemas.openxmlformats.org/officeDocument/2006/relationships/image" Target="media/image1.wmf"/><Relationship Id="rId51" Type="http://schemas.openxmlformats.org/officeDocument/2006/relationships/footer" Target="footer10.xm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footer" Target="footer3.xml"/><Relationship Id="rId25" Type="http://schemas.openxmlformats.org/officeDocument/2006/relationships/image" Target="media/image4.wmf"/><Relationship Id="rId33" Type="http://schemas.openxmlformats.org/officeDocument/2006/relationships/oleObject" Target="embeddings/Microsoft_Visio_2003-2010____1.vsd"/><Relationship Id="rId38" Type="http://schemas.openxmlformats.org/officeDocument/2006/relationships/image" Target="media/image13.png"/><Relationship Id="rId46" Type="http://schemas.openxmlformats.org/officeDocument/2006/relationships/footer" Target="footer8.xml"/><Relationship Id="rId20" Type="http://schemas.openxmlformats.org/officeDocument/2006/relationships/footer" Target="footer5.xml"/><Relationship Id="rId41" Type="http://schemas.openxmlformats.org/officeDocument/2006/relationships/image" Target="media/image16.png"/><Relationship Id="rId54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image" Target="media/image2.png"/><Relationship Id="rId28" Type="http://schemas.openxmlformats.org/officeDocument/2006/relationships/oleObject" Target="embeddings/Microsoft_Visio_2003-2010____.vsd"/><Relationship Id="rId36" Type="http://schemas.openxmlformats.org/officeDocument/2006/relationships/image" Target="media/image11.png"/><Relationship Id="rId49" Type="http://schemas.openxmlformats.org/officeDocument/2006/relationships/header" Target="header1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KSDT\KSDT%202007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32E787-6E01-436D-BAB7-29C3D860FB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KSDT 2007</Template>
  <TotalTime>1844</TotalTime>
  <Pages>32</Pages>
  <Words>6552</Words>
  <Characters>37351</Characters>
  <Application>Microsoft Office Word</Application>
  <DocSecurity>0</DocSecurity>
  <Lines>311</Lines>
  <Paragraphs>87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</dc:creator>
  <cp:lastModifiedBy>Windows 사용자</cp:lastModifiedBy>
  <cp:revision>130</cp:revision>
  <cp:lastPrinted>2019-11-04T12:12:00Z</cp:lastPrinted>
  <dcterms:created xsi:type="dcterms:W3CDTF">2017-12-08T12:27:00Z</dcterms:created>
  <dcterms:modified xsi:type="dcterms:W3CDTF">2019-12-17T03:39:00Z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처리">
    <vt:lpwstr>aa</vt:lpwstr>
  </property>
  <property fmtid="{D5CDD505-2E9C-101B-9397-08002B2CF9AE}" pid="3" name="SE_SELECTION">
    <vt:lpwstr>4</vt:lpwstr>
  </property>
  <property fmtid="{D5CDD505-2E9C-101B-9397-08002B2CF9AE}" pid="4" name="SE_PAGE">
    <vt:lpwstr>0</vt:lpwstr>
  </property>
  <property fmtid="{D5CDD505-2E9C-101B-9397-08002B2CF9AE}" pid="5" name="UseSubCoop">
    <vt:lpwstr/>
  </property>
  <property fmtid="{D5CDD505-2E9C-101B-9397-08002B2CF9AE}" pid="6" name="Cooperation">
    <vt:lpwstr/>
  </property>
  <property fmtid="{D5CDD505-2E9C-101B-9397-08002B2CF9AE}" pid="7" name="Expert">
    <vt:lpwstr/>
  </property>
  <property fmtid="{D5CDD505-2E9C-101B-9397-08002B2CF9AE}" pid="8" name="CooperTopTitle">
    <vt:lpwstr/>
  </property>
  <property fmtid="{D5CDD505-2E9C-101B-9397-08002B2CF9AE}" pid="9" name="CooperBotTitle">
    <vt:lpwstr/>
  </property>
  <property fmtid="{D5CDD505-2E9C-101B-9397-08002B2CF9AE}" pid="10" name="Cor_ComTotal">
    <vt:lpwstr>0</vt:lpwstr>
  </property>
  <property fmtid="{D5CDD505-2E9C-101B-9397-08002B2CF9AE}" pid="11" name="Exp_ComTotal">
    <vt:lpwstr>0</vt:lpwstr>
  </property>
  <property fmtid="{D5CDD505-2E9C-101B-9397-08002B2CF9AE}" pid="12" name="FirstCoverSheetDocSection">
    <vt:lpwstr>1</vt:lpwstr>
  </property>
  <property fmtid="{D5CDD505-2E9C-101B-9397-08002B2CF9AE}" pid="13" name="MainDocSection">
    <vt:lpwstr>3</vt:lpwstr>
  </property>
  <property fmtid="{D5CDD505-2E9C-101B-9397-08002B2CF9AE}" pid="14" name="CommentaryDocSection">
    <vt:lpwstr>-1</vt:lpwstr>
  </property>
  <property fmtid="{D5CDD505-2E9C-101B-9397-08002B2CF9AE}" pid="15" name="LatterCoverSheetDocSection">
    <vt:lpwstr>4</vt:lpwstr>
  </property>
  <property fmtid="{D5CDD505-2E9C-101B-9397-08002B2CF9AE}" pid="16" name="Comm_1">
    <vt:lpwstr>(회      장)</vt:lpwstr>
  </property>
  <property fmtid="{D5CDD505-2E9C-101B-9397-08002B2CF9AE}" pid="17" name="Name_1">
    <vt:lpwstr>신명철</vt:lpwstr>
  </property>
  <property fmtid="{D5CDD505-2E9C-101B-9397-08002B2CF9AE}" pid="18" name="Pos_1">
    <vt:lpwstr>성균관대학교</vt:lpwstr>
  </property>
  <property fmtid="{D5CDD505-2E9C-101B-9397-08002B2CF9AE}" pid="19" name="Duty_1">
    <vt:lpwstr>교수</vt:lpwstr>
  </property>
  <property fmtid="{D5CDD505-2E9C-101B-9397-08002B2CF9AE}" pid="20" name="Comm_2">
    <vt:lpwstr>(위      원)</vt:lpwstr>
  </property>
  <property fmtid="{D5CDD505-2E9C-101B-9397-08002B2CF9AE}" pid="21" name="Name_2">
    <vt:lpwstr>김관중</vt:lpwstr>
  </property>
  <property fmtid="{D5CDD505-2E9C-101B-9397-08002B2CF9AE}" pid="22" name="Pos_2">
    <vt:lpwstr>동양컨설턴트(주)</vt:lpwstr>
  </property>
  <property fmtid="{D5CDD505-2E9C-101B-9397-08002B2CF9AE}" pid="23" name="Duty_2">
    <vt:lpwstr>기술이사</vt:lpwstr>
  </property>
  <property fmtid="{D5CDD505-2E9C-101B-9397-08002B2CF9AE}" pid="24" name="Comm_3">
    <vt:lpwstr/>
  </property>
  <property fmtid="{D5CDD505-2E9C-101B-9397-08002B2CF9AE}" pid="25" name="Name_3">
    <vt:lpwstr>김재철</vt:lpwstr>
  </property>
  <property fmtid="{D5CDD505-2E9C-101B-9397-08002B2CF9AE}" pid="26" name="Pos_3">
    <vt:lpwstr>숭실대학교</vt:lpwstr>
  </property>
  <property fmtid="{D5CDD505-2E9C-101B-9397-08002B2CF9AE}" pid="27" name="Duty_3">
    <vt:lpwstr>교수</vt:lpwstr>
  </property>
  <property fmtid="{D5CDD505-2E9C-101B-9397-08002B2CF9AE}" pid="28" name="Comm_4">
    <vt:lpwstr/>
  </property>
  <property fmtid="{D5CDD505-2E9C-101B-9397-08002B2CF9AE}" pid="29" name="Name_4">
    <vt:lpwstr>김혜림</vt:lpwstr>
  </property>
  <property fmtid="{D5CDD505-2E9C-101B-9397-08002B2CF9AE}" pid="30" name="Pos_4">
    <vt:lpwstr>전력연구원</vt:lpwstr>
  </property>
  <property fmtid="{D5CDD505-2E9C-101B-9397-08002B2CF9AE}" pid="31" name="Duty_4">
    <vt:lpwstr>책임연구원</vt:lpwstr>
  </property>
  <property fmtid="{D5CDD505-2E9C-101B-9397-08002B2CF9AE}" pid="32" name="Comm_5">
    <vt:lpwstr/>
  </property>
  <property fmtid="{D5CDD505-2E9C-101B-9397-08002B2CF9AE}" pid="33" name="Name_5">
    <vt:lpwstr>김효진</vt:lpwstr>
  </property>
  <property fmtid="{D5CDD505-2E9C-101B-9397-08002B2CF9AE}" pid="34" name="Pos_5">
    <vt:lpwstr>한국전기공사협회</vt:lpwstr>
  </property>
  <property fmtid="{D5CDD505-2E9C-101B-9397-08002B2CF9AE}" pid="35" name="Duty_5">
    <vt:lpwstr>기술지원실장</vt:lpwstr>
  </property>
  <property fmtid="{D5CDD505-2E9C-101B-9397-08002B2CF9AE}" pid="36" name="Comm_6">
    <vt:lpwstr/>
  </property>
  <property fmtid="{D5CDD505-2E9C-101B-9397-08002B2CF9AE}" pid="37" name="Name_6">
    <vt:lpwstr>박현숙</vt:lpwstr>
  </property>
  <property fmtid="{D5CDD505-2E9C-101B-9397-08002B2CF9AE}" pid="38" name="Pos_6">
    <vt:lpwstr>동아방송예술대학</vt:lpwstr>
  </property>
  <property fmtid="{D5CDD505-2E9C-101B-9397-08002B2CF9AE}" pid="39" name="Duty_6">
    <vt:lpwstr>교수</vt:lpwstr>
  </property>
  <property fmtid="{D5CDD505-2E9C-101B-9397-08002B2CF9AE}" pid="40" name="Comm_7">
    <vt:lpwstr/>
  </property>
  <property fmtid="{D5CDD505-2E9C-101B-9397-08002B2CF9AE}" pid="41" name="Name_7">
    <vt:lpwstr>이주철</vt:lpwstr>
  </property>
  <property fmtid="{D5CDD505-2E9C-101B-9397-08002B2CF9AE}" pid="42" name="Pos_7">
    <vt:lpwstr>대한전기협회</vt:lpwstr>
  </property>
  <property fmtid="{D5CDD505-2E9C-101B-9397-08002B2CF9AE}" pid="43" name="Duty_7">
    <vt:lpwstr>실장</vt:lpwstr>
  </property>
  <property fmtid="{D5CDD505-2E9C-101B-9397-08002B2CF9AE}" pid="44" name="Comm_8">
    <vt:lpwstr/>
  </property>
  <property fmtid="{D5CDD505-2E9C-101B-9397-08002B2CF9AE}" pid="45" name="Name_8">
    <vt:lpwstr>전기중</vt:lpwstr>
  </property>
  <property fmtid="{D5CDD505-2E9C-101B-9397-08002B2CF9AE}" pid="46" name="Pos_8">
    <vt:lpwstr>한국전기안전공사</vt:lpwstr>
  </property>
  <property fmtid="{D5CDD505-2E9C-101B-9397-08002B2CF9AE}" pid="47" name="Duty_8">
    <vt:lpwstr>부장</vt:lpwstr>
  </property>
  <property fmtid="{D5CDD505-2E9C-101B-9397-08002B2CF9AE}" pid="48" name="Comm_9">
    <vt:lpwstr/>
  </property>
  <property fmtid="{D5CDD505-2E9C-101B-9397-08002B2CF9AE}" pid="49" name="Name_9">
    <vt:lpwstr>전중구</vt:lpwstr>
  </property>
  <property fmtid="{D5CDD505-2E9C-101B-9397-08002B2CF9AE}" pid="50" name="Pos_9">
    <vt:lpwstr>한국전력공사</vt:lpwstr>
  </property>
  <property fmtid="{D5CDD505-2E9C-101B-9397-08002B2CF9AE}" pid="51" name="Duty_9">
    <vt:lpwstr>품질표준팀</vt:lpwstr>
  </property>
  <property fmtid="{D5CDD505-2E9C-101B-9397-08002B2CF9AE}" pid="52" name="Comm_10">
    <vt:lpwstr/>
  </property>
  <property fmtid="{D5CDD505-2E9C-101B-9397-08002B2CF9AE}" pid="53" name="Name_10">
    <vt:lpwstr>홍순찬</vt:lpwstr>
  </property>
  <property fmtid="{D5CDD505-2E9C-101B-9397-08002B2CF9AE}" pid="54" name="Pos_10">
    <vt:lpwstr>단국대학교</vt:lpwstr>
  </property>
  <property fmtid="{D5CDD505-2E9C-101B-9397-08002B2CF9AE}" pid="55" name="Duty_10">
    <vt:lpwstr>교수</vt:lpwstr>
  </property>
  <property fmtid="{D5CDD505-2E9C-101B-9397-08002B2CF9AE}" pid="56" name="CoverInit">
    <vt:lpwstr>1</vt:lpwstr>
  </property>
  <property fmtid="{D5CDD505-2E9C-101B-9397-08002B2CF9AE}" pid="57" name="TempVerion">
    <vt:lpwstr/>
  </property>
  <property fmtid="{D5CDD505-2E9C-101B-9397-08002B2CF9AE}" pid="58" name="WordVerion">
    <vt:lpwstr/>
  </property>
  <property fmtid="{D5CDD505-2E9C-101B-9397-08002B2CF9AE}" pid="59" name="DocKnd">
    <vt:lpwstr>KS</vt:lpwstr>
  </property>
  <property fmtid="{D5CDD505-2E9C-101B-9397-08002B2CF9AE}" pid="60" name="NCKnd">
    <vt:lpwstr>1</vt:lpwstr>
  </property>
  <property fmtid="{D5CDD505-2E9C-101B-9397-08002B2CF9AE}" pid="61" name="Amendment">
    <vt:lpwstr/>
  </property>
  <property fmtid="{D5CDD505-2E9C-101B-9397-08002B2CF9AE}" pid="62" name="AmendmentNo">
    <vt:lpwstr/>
  </property>
  <property fmtid="{D5CDD505-2E9C-101B-9397-08002B2CF9AE}" pid="63" name="TxtConfirm">
    <vt:lpwstr/>
  </property>
  <property fmtid="{D5CDD505-2E9C-101B-9397-08002B2CF9AE}" pid="64" name="ChkConfirm">
    <vt:lpwstr/>
  </property>
  <property fmtid="{D5CDD505-2E9C-101B-9397-08002B2CF9AE}" pid="65" name="ChkAmendment">
    <vt:lpwstr/>
  </property>
  <property fmtid="{D5CDD505-2E9C-101B-9397-08002B2CF9AE}" pid="66" name="Coress">
    <vt:lpwstr>0</vt:lpwstr>
  </property>
  <property fmtid="{D5CDD505-2E9C-101B-9397-08002B2CF9AE}" pid="67" name="ModStdCnt">
    <vt:lpwstr>0</vt:lpwstr>
  </property>
  <property fmtid="{D5CDD505-2E9C-101B-9397-08002B2CF9AE}" pid="68" name="Mod1Exist">
    <vt:lpwstr>0</vt:lpwstr>
  </property>
  <property fmtid="{D5CDD505-2E9C-101B-9397-08002B2CF9AE}" pid="69" name="Mod1No">
    <vt:lpwstr/>
  </property>
  <property fmtid="{D5CDD505-2E9C-101B-9397-08002B2CF9AE}" pid="70" name="Mod2Exist">
    <vt:lpwstr>0</vt:lpwstr>
  </property>
  <property fmtid="{D5CDD505-2E9C-101B-9397-08002B2CF9AE}" pid="71" name="Mod2No">
    <vt:lpwstr/>
  </property>
  <property fmtid="{D5CDD505-2E9C-101B-9397-08002B2CF9AE}" pid="72" name="Mod3Exist">
    <vt:lpwstr>0</vt:lpwstr>
  </property>
  <property fmtid="{D5CDD505-2E9C-101B-9397-08002B2CF9AE}" pid="73" name="Mod3No">
    <vt:lpwstr/>
  </property>
  <property fmtid="{D5CDD505-2E9C-101B-9397-08002B2CF9AE}" pid="74" name="TxtModList">
    <vt:lpwstr/>
  </property>
  <property fmtid="{D5CDD505-2E9C-101B-9397-08002B2CF9AE}" pid="75" name="DrafterPost1">
    <vt:lpwstr/>
  </property>
  <property fmtid="{D5CDD505-2E9C-101B-9397-08002B2CF9AE}" pid="76" name="DrafterName1">
    <vt:lpwstr/>
  </property>
  <property fmtid="{D5CDD505-2E9C-101B-9397-08002B2CF9AE}" pid="77" name="DrafterZipcode11">
    <vt:lpwstr/>
  </property>
  <property fmtid="{D5CDD505-2E9C-101B-9397-08002B2CF9AE}" pid="78" name="DrafterZipcode12">
    <vt:lpwstr/>
  </property>
  <property fmtid="{D5CDD505-2E9C-101B-9397-08002B2CF9AE}" pid="79" name="DrafterAddress1">
    <vt:lpwstr/>
  </property>
  <property fmtid="{D5CDD505-2E9C-101B-9397-08002B2CF9AE}" pid="80" name="Drafterposition1">
    <vt:lpwstr/>
  </property>
  <property fmtid="{D5CDD505-2E9C-101B-9397-08002B2CF9AE}" pid="81" name="DrafterPhone11">
    <vt:lpwstr/>
  </property>
  <property fmtid="{D5CDD505-2E9C-101B-9397-08002B2CF9AE}" pid="82" name="DrafterPhone12">
    <vt:lpwstr/>
  </property>
  <property fmtid="{D5CDD505-2E9C-101B-9397-08002B2CF9AE}" pid="83" name="DrafterPhone13">
    <vt:lpwstr/>
  </property>
  <property fmtid="{D5CDD505-2E9C-101B-9397-08002B2CF9AE}" pid="84" name="DrafterHPhone11">
    <vt:lpwstr/>
  </property>
  <property fmtid="{D5CDD505-2E9C-101B-9397-08002B2CF9AE}" pid="85" name="DrafterHPhone12">
    <vt:lpwstr/>
  </property>
  <property fmtid="{D5CDD505-2E9C-101B-9397-08002B2CF9AE}" pid="86" name="DrafterHPhone13">
    <vt:lpwstr/>
  </property>
  <property fmtid="{D5CDD505-2E9C-101B-9397-08002B2CF9AE}" pid="87" name="DrafterPost2">
    <vt:lpwstr/>
  </property>
  <property fmtid="{D5CDD505-2E9C-101B-9397-08002B2CF9AE}" pid="88" name="DrafterName2">
    <vt:lpwstr/>
  </property>
  <property fmtid="{D5CDD505-2E9C-101B-9397-08002B2CF9AE}" pid="89" name="DrafterZipcode21">
    <vt:lpwstr/>
  </property>
  <property fmtid="{D5CDD505-2E9C-101B-9397-08002B2CF9AE}" pid="90" name="DrafterZipcode22">
    <vt:lpwstr/>
  </property>
  <property fmtid="{D5CDD505-2E9C-101B-9397-08002B2CF9AE}" pid="91" name="DrafterAddress2">
    <vt:lpwstr/>
  </property>
  <property fmtid="{D5CDD505-2E9C-101B-9397-08002B2CF9AE}" pid="92" name="Drafterposition2">
    <vt:lpwstr/>
  </property>
  <property fmtid="{D5CDD505-2E9C-101B-9397-08002B2CF9AE}" pid="93" name="DrafterPhone21">
    <vt:lpwstr/>
  </property>
  <property fmtid="{D5CDD505-2E9C-101B-9397-08002B2CF9AE}" pid="94" name="DrafterPhone22">
    <vt:lpwstr/>
  </property>
  <property fmtid="{D5CDD505-2E9C-101B-9397-08002B2CF9AE}" pid="95" name="DrafterPhone23">
    <vt:lpwstr/>
  </property>
  <property fmtid="{D5CDD505-2E9C-101B-9397-08002B2CF9AE}" pid="96" name="DrafterHPhone21">
    <vt:lpwstr/>
  </property>
  <property fmtid="{D5CDD505-2E9C-101B-9397-08002B2CF9AE}" pid="97" name="DrafterHPhone22">
    <vt:lpwstr/>
  </property>
  <property fmtid="{D5CDD505-2E9C-101B-9397-08002B2CF9AE}" pid="98" name="DrafterHPhone23">
    <vt:lpwstr/>
  </property>
  <property fmtid="{D5CDD505-2E9C-101B-9397-08002B2CF9AE}" pid="99" name="DrafterPost3">
    <vt:lpwstr/>
  </property>
  <property fmtid="{D5CDD505-2E9C-101B-9397-08002B2CF9AE}" pid="100" name="DrafterName3">
    <vt:lpwstr/>
  </property>
  <property fmtid="{D5CDD505-2E9C-101B-9397-08002B2CF9AE}" pid="101" name="DrafterZipcode31">
    <vt:lpwstr/>
  </property>
  <property fmtid="{D5CDD505-2E9C-101B-9397-08002B2CF9AE}" pid="102" name="DrafterZipcode32">
    <vt:lpwstr/>
  </property>
  <property fmtid="{D5CDD505-2E9C-101B-9397-08002B2CF9AE}" pid="103" name="DrafterAddress3">
    <vt:lpwstr/>
  </property>
  <property fmtid="{D5CDD505-2E9C-101B-9397-08002B2CF9AE}" pid="104" name="Drafterposition3">
    <vt:lpwstr/>
  </property>
  <property fmtid="{D5CDD505-2E9C-101B-9397-08002B2CF9AE}" pid="105" name="DrafterPhone31">
    <vt:lpwstr/>
  </property>
  <property fmtid="{D5CDD505-2E9C-101B-9397-08002B2CF9AE}" pid="106" name="DrafterPhone32">
    <vt:lpwstr/>
  </property>
  <property fmtid="{D5CDD505-2E9C-101B-9397-08002B2CF9AE}" pid="107" name="DrafterPhone33">
    <vt:lpwstr/>
  </property>
  <property fmtid="{D5CDD505-2E9C-101B-9397-08002B2CF9AE}" pid="108" name="DrafterHPhone31">
    <vt:lpwstr/>
  </property>
  <property fmtid="{D5CDD505-2E9C-101B-9397-08002B2CF9AE}" pid="109" name="DrafterHPhone32">
    <vt:lpwstr/>
  </property>
  <property fmtid="{D5CDD505-2E9C-101B-9397-08002B2CF9AE}" pid="110" name="DrafterHPhone33">
    <vt:lpwstr/>
  </property>
  <property fmtid="{D5CDD505-2E9C-101B-9397-08002B2CF9AE}" pid="111" name="TitleComments">
    <vt:lpwstr/>
  </property>
  <property fmtid="{D5CDD505-2E9C-101B-9397-08002B2CF9AE}" pid="112" name="ComTotal">
    <vt:lpwstr>0</vt:lpwstr>
  </property>
  <property fmtid="{D5CDD505-2E9C-101B-9397-08002B2CF9AE}" pid="113" name="DocSymPart">
    <vt:lpwstr>C</vt:lpwstr>
  </property>
  <property fmtid="{D5CDD505-2E9C-101B-9397-08002B2CF9AE}" pid="114" name="DocNoPart">
    <vt:lpwstr>0000</vt:lpwstr>
  </property>
  <property fmtid="{D5CDD505-2E9C-101B-9397-08002B2CF9AE}" pid="115" name="DocNoPart1">
    <vt:lpwstr>0000</vt:lpwstr>
  </property>
  <property fmtid="{D5CDD505-2E9C-101B-9397-08002B2CF9AE}" pid="116" name="TitleKr">
    <vt:lpwstr>저압 마이크로그리드 성능시험</vt:lpwstr>
  </property>
  <property fmtid="{D5CDD505-2E9C-101B-9397-08002B2CF9AE}" pid="117" name="TitleEn">
    <vt:lpwstr>Performance evaluation (procedures) for microgrid system </vt:lpwstr>
  </property>
  <property fmtid="{D5CDD505-2E9C-101B-9397-08002B2CF9AE}" pid="118" name="IsoIdtNo">
    <vt:lpwstr/>
  </property>
  <property fmtid="{D5CDD505-2E9C-101B-9397-08002B2CF9AE}" pid="119" name="ICSCnt">
    <vt:lpwstr>0</vt:lpwstr>
  </property>
  <property fmtid="{D5CDD505-2E9C-101B-9397-08002B2CF9AE}" pid="120" name="ICS">
    <vt:lpwstr/>
  </property>
  <property fmtid="{D5CDD505-2E9C-101B-9397-08002B2CF9AE}" pid="121" name="NewYear">
    <vt:lpwstr>2012</vt:lpwstr>
  </property>
  <property fmtid="{D5CDD505-2E9C-101B-9397-08002B2CF9AE}" pid="122" name="NewMonth">
    <vt:lpwstr>8</vt:lpwstr>
  </property>
  <property fmtid="{D5CDD505-2E9C-101B-9397-08002B2CF9AE}" pid="123" name="NewDay">
    <vt:lpwstr>1</vt:lpwstr>
  </property>
  <property fmtid="{D5CDD505-2E9C-101B-9397-08002B2CF9AE}" pid="124" name="ChgYear">
    <vt:lpwstr/>
  </property>
  <property fmtid="{D5CDD505-2E9C-101B-9397-08002B2CF9AE}" pid="125" name="ChgMonth">
    <vt:lpwstr/>
  </property>
  <property fmtid="{D5CDD505-2E9C-101B-9397-08002B2CF9AE}" pid="126" name="ChgDAy">
    <vt:lpwstr/>
  </property>
  <property fmtid="{D5CDD505-2E9C-101B-9397-08002B2CF9AE}" pid="127" name="ComYear">
    <vt:lpwstr/>
  </property>
  <property fmtid="{D5CDD505-2E9C-101B-9397-08002B2CF9AE}" pid="128" name="ComMonth">
    <vt:lpwstr/>
  </property>
  <property fmtid="{D5CDD505-2E9C-101B-9397-08002B2CF9AE}" pid="129" name="ComDAy">
    <vt:lpwstr/>
  </property>
  <property fmtid="{D5CDD505-2E9C-101B-9397-08002B2CF9AE}" pid="130" name="PubYear">
    <vt:lpwstr/>
  </property>
  <property fmtid="{D5CDD505-2E9C-101B-9397-08002B2CF9AE}" pid="131" name="PubMonth">
    <vt:lpwstr/>
  </property>
  <property fmtid="{D5CDD505-2E9C-101B-9397-08002B2CF9AE}" pid="132" name="PubDay">
    <vt:lpwstr/>
  </property>
  <property fmtid="{D5CDD505-2E9C-101B-9397-08002B2CF9AE}" pid="133" name="KSMark">
    <vt:lpwstr/>
  </property>
  <property fmtid="{D5CDD505-2E9C-101B-9397-08002B2CF9AE}" pid="134" name="OfficeChief">
    <vt:lpwstr>기술표준원장</vt:lpwstr>
  </property>
  <property fmtid="{D5CDD505-2E9C-101B-9397-08002B2CF9AE}" pid="135" name="Office">
    <vt:lpwstr>기술표준원</vt:lpwstr>
  </property>
  <property fmtid="{D5CDD505-2E9C-101B-9397-08002B2CF9AE}" pid="136" name="TechnicalCouncil">
    <vt:lpwstr>전력기기기술심의회</vt:lpwstr>
  </property>
  <property fmtid="{D5CDD505-2E9C-101B-9397-08002B2CF9AE}" pid="137" name="CouncilChief">
    <vt:lpwstr/>
  </property>
  <property fmtid="{D5CDD505-2E9C-101B-9397-08002B2CF9AE}" pid="138" name="Post">
    <vt:lpwstr/>
  </property>
  <property fmtid="{D5CDD505-2E9C-101B-9397-08002B2CF9AE}" pid="139" name="Dept">
    <vt:lpwstr/>
  </property>
  <property fmtid="{D5CDD505-2E9C-101B-9397-08002B2CF9AE}" pid="140" name="NoticeNo">
    <vt:lpwstr>2008-0000</vt:lpwstr>
  </property>
  <property fmtid="{D5CDD505-2E9C-101B-9397-08002B2CF9AE}" pid="141" name="DeptTel">
    <vt:lpwstr/>
  </property>
  <property fmtid="{D5CDD505-2E9C-101B-9397-08002B2CF9AE}" pid="142" name="Council">
    <vt:lpwstr>지식경제부</vt:lpwstr>
  </property>
  <property fmtid="{D5CDD505-2E9C-101B-9397-08002B2CF9AE}" pid="143" name="Publication">
    <vt:lpwstr>http://www.kats.go.kr</vt:lpwstr>
  </property>
  <property fmtid="{D5CDD505-2E9C-101B-9397-08002B2CF9AE}" pid="144" name="QuoteStdCnt">
    <vt:lpwstr>0</vt:lpwstr>
  </property>
</Properties>
</file>